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1D622" w14:textId="0FDF26B6" w:rsidR="00EA5CE9" w:rsidRPr="00C35B57" w:rsidRDefault="003E5A2E">
      <w:pPr>
        <w:pStyle w:val="zzCover"/>
        <w:rPr>
          <w:color w:val="0000FF"/>
          <w:sz w:val="52"/>
        </w:rPr>
      </w:pPr>
      <w:bookmarkStart w:id="0" w:name="_Hlk106640244"/>
      <w:bookmarkStart w:id="1" w:name="Cover_RemoveText1"/>
      <w:bookmarkEnd w:id="0"/>
      <w:r w:rsidRPr="00C35B57">
        <w:rPr>
          <w:b w:val="0"/>
          <w:color w:val="0000FF"/>
          <w:sz w:val="20"/>
        </w:rPr>
        <w:t xml:space="preserve">Reference number of working document: </w:t>
      </w:r>
      <w:bookmarkEnd w:id="1"/>
      <w:r w:rsidRPr="00C35B57">
        <w:rPr>
          <w:color w:val="FF0000"/>
        </w:rPr>
        <w:t>ISO</w:t>
      </w:r>
      <w:bookmarkStart w:id="2" w:name="SK_TCSeparator1"/>
      <w:r w:rsidRPr="00C35B57">
        <w:rPr>
          <w:color w:val="FF0000"/>
        </w:rPr>
        <w:t>/</w:t>
      </w:r>
      <w:bookmarkEnd w:id="2"/>
      <w:r w:rsidRPr="00C35B57">
        <w:rPr>
          <w:color w:val="FF0000"/>
        </w:rPr>
        <w:t>TC </w:t>
      </w:r>
      <w:r w:rsidR="00DF378C" w:rsidRPr="00C35B57">
        <w:rPr>
          <w:color w:val="FF0000"/>
        </w:rPr>
        <w:t>23</w:t>
      </w:r>
      <w:r w:rsidRPr="00C35B57">
        <w:rPr>
          <w:color w:val="FF0000"/>
        </w:rPr>
        <w:t>/SC </w:t>
      </w:r>
      <w:r w:rsidR="00DF378C" w:rsidRPr="00C35B57">
        <w:rPr>
          <w:color w:val="FF0000"/>
        </w:rPr>
        <w:t>19</w:t>
      </w:r>
      <w:r w:rsidRPr="00C35B57">
        <w:rPr>
          <w:color w:val="FF0000"/>
        </w:rPr>
        <w:t> N </w:t>
      </w:r>
      <w:r w:rsidRPr="00C35B57">
        <w:rPr>
          <w:color w:val="FF0000"/>
          <w:sz w:val="52"/>
        </w:rPr>
        <w:t>000</w:t>
      </w:r>
    </w:p>
    <w:p w14:paraId="6301D623" w14:textId="77777777" w:rsidR="00EA5CE9" w:rsidRPr="00C35B57" w:rsidRDefault="003E5A2E">
      <w:pPr>
        <w:pStyle w:val="zzCover"/>
        <w:rPr>
          <w:b w:val="0"/>
          <w:color w:val="0000FF"/>
          <w:sz w:val="20"/>
        </w:rPr>
      </w:pPr>
      <w:r w:rsidRPr="00C35B57">
        <w:rPr>
          <w:b w:val="0"/>
          <w:color w:val="0000FF"/>
          <w:sz w:val="20"/>
        </w:rPr>
        <w:t xml:space="preserve">Date: </w:t>
      </w:r>
      <w:proofErr w:type="spellStart"/>
      <w:r w:rsidRPr="00C35B57">
        <w:rPr>
          <w:b w:val="0"/>
          <w:color w:val="FF0000"/>
          <w:sz w:val="20"/>
        </w:rPr>
        <w:t>yyyy</w:t>
      </w:r>
      <w:proofErr w:type="spellEnd"/>
      <w:r w:rsidRPr="00C35B57">
        <w:rPr>
          <w:b w:val="0"/>
          <w:color w:val="FF0000"/>
          <w:sz w:val="20"/>
        </w:rPr>
        <w:t>-mm-dd</w:t>
      </w:r>
    </w:p>
    <w:p w14:paraId="6301D624" w14:textId="6A1F97A3" w:rsidR="00EA5CE9" w:rsidRPr="00C35B57" w:rsidRDefault="003E5A2E">
      <w:pPr>
        <w:pStyle w:val="zzCover"/>
        <w:spacing w:before="220"/>
        <w:rPr>
          <w:color w:val="0000FF"/>
        </w:rPr>
      </w:pPr>
      <w:bookmarkStart w:id="3" w:name="Cover_RemoveText2"/>
      <w:r w:rsidRPr="00C35B57">
        <w:rPr>
          <w:b w:val="0"/>
          <w:color w:val="0000FF"/>
          <w:sz w:val="20"/>
        </w:rPr>
        <w:t xml:space="preserve">Reference number of document: </w:t>
      </w:r>
      <w:bookmarkEnd w:id="3"/>
      <w:r w:rsidRPr="00C35B57">
        <w:rPr>
          <w:color w:val="FF0000"/>
        </w:rPr>
        <w:t>ISO/WD </w:t>
      </w:r>
      <w:r w:rsidR="00DF378C" w:rsidRPr="00C35B57">
        <w:rPr>
          <w:color w:val="FF0000"/>
        </w:rPr>
        <w:t>7673</w:t>
      </w:r>
      <w:r w:rsidRPr="00C35B57">
        <w:rPr>
          <w:color w:val="FF0000"/>
        </w:rPr>
        <w:noBreakHyphen/>
      </w:r>
      <w:r w:rsidR="00DF378C" w:rsidRPr="00C35B57">
        <w:rPr>
          <w:color w:val="FF0000"/>
        </w:rPr>
        <w:t>1</w:t>
      </w:r>
    </w:p>
    <w:p w14:paraId="6301D625" w14:textId="3D428EDF" w:rsidR="00EA5CE9" w:rsidRPr="00C35B57" w:rsidRDefault="003E5A2E">
      <w:pPr>
        <w:pStyle w:val="zzCover"/>
        <w:spacing w:before="220"/>
        <w:rPr>
          <w:b w:val="0"/>
          <w:color w:val="0000FF"/>
          <w:sz w:val="20"/>
        </w:rPr>
      </w:pPr>
      <w:bookmarkStart w:id="4" w:name="Cover_RemoveText3"/>
      <w:r w:rsidRPr="00C35B57">
        <w:rPr>
          <w:b w:val="0"/>
          <w:color w:val="0000FF"/>
          <w:sz w:val="20"/>
        </w:rPr>
        <w:t xml:space="preserve">Committee identification: </w:t>
      </w:r>
      <w:bookmarkEnd w:id="4"/>
      <w:r w:rsidRPr="00C35B57">
        <w:rPr>
          <w:b w:val="0"/>
          <w:color w:val="FF0000"/>
          <w:sz w:val="20"/>
        </w:rPr>
        <w:t>ISO</w:t>
      </w:r>
      <w:bookmarkStart w:id="5" w:name="SK_TCSeparator2"/>
      <w:r w:rsidRPr="00C35B57">
        <w:rPr>
          <w:b w:val="0"/>
          <w:color w:val="FF0000"/>
          <w:sz w:val="20"/>
        </w:rPr>
        <w:t>/</w:t>
      </w:r>
      <w:bookmarkEnd w:id="5"/>
      <w:r w:rsidRPr="00C35B57">
        <w:rPr>
          <w:b w:val="0"/>
          <w:color w:val="FF0000"/>
          <w:sz w:val="20"/>
        </w:rPr>
        <w:t>TC </w:t>
      </w:r>
      <w:r w:rsidR="00DF378C" w:rsidRPr="00C35B57">
        <w:rPr>
          <w:b w:val="0"/>
          <w:color w:val="FF0000"/>
          <w:sz w:val="20"/>
        </w:rPr>
        <w:t>23</w:t>
      </w:r>
      <w:r w:rsidRPr="00C35B57">
        <w:rPr>
          <w:b w:val="0"/>
          <w:color w:val="FF0000"/>
          <w:sz w:val="20"/>
        </w:rPr>
        <w:t>/SC </w:t>
      </w:r>
      <w:r w:rsidR="00DF378C" w:rsidRPr="00C35B57">
        <w:rPr>
          <w:b w:val="0"/>
          <w:color w:val="FF0000"/>
          <w:sz w:val="20"/>
        </w:rPr>
        <w:t>19</w:t>
      </w:r>
      <w:r w:rsidRPr="00C35B57">
        <w:rPr>
          <w:b w:val="0"/>
          <w:color w:val="FF0000"/>
          <w:sz w:val="20"/>
        </w:rPr>
        <w:t>/</w:t>
      </w:r>
      <w:bookmarkStart w:id="6" w:name="CVP_WG_Location"/>
      <w:r w:rsidRPr="00C35B57">
        <w:rPr>
          <w:b w:val="0"/>
          <w:color w:val="FF0000"/>
          <w:sz w:val="20"/>
        </w:rPr>
        <w:t>WG</w:t>
      </w:r>
      <w:bookmarkEnd w:id="6"/>
      <w:r w:rsidRPr="00C35B57">
        <w:rPr>
          <w:b w:val="0"/>
          <w:color w:val="FF0000"/>
          <w:sz w:val="20"/>
        </w:rPr>
        <w:t> </w:t>
      </w:r>
      <w:r w:rsidR="00DF378C" w:rsidRPr="00C35B57">
        <w:rPr>
          <w:b w:val="0"/>
          <w:color w:val="FF0000"/>
          <w:sz w:val="20"/>
        </w:rPr>
        <w:t>1</w:t>
      </w:r>
    </w:p>
    <w:p w14:paraId="6301D626" w14:textId="77777777" w:rsidR="00EA5CE9" w:rsidRPr="00C35B57" w:rsidRDefault="003E5A2E">
      <w:pPr>
        <w:pStyle w:val="zzCover"/>
        <w:spacing w:after="2000"/>
        <w:rPr>
          <w:b w:val="0"/>
          <w:color w:val="0000FF"/>
        </w:rPr>
      </w:pPr>
      <w:bookmarkStart w:id="7" w:name="CVP_Secretariat_Location"/>
      <w:r w:rsidRPr="00C35B57">
        <w:rPr>
          <w:b w:val="0"/>
          <w:color w:val="0000FF"/>
          <w:sz w:val="20"/>
        </w:rPr>
        <w:t>Secretariat</w:t>
      </w:r>
      <w:bookmarkEnd w:id="7"/>
      <w:r w:rsidRPr="00C35B57">
        <w:rPr>
          <w:b w:val="0"/>
          <w:color w:val="0000FF"/>
          <w:sz w:val="20"/>
        </w:rPr>
        <w:t xml:space="preserve">: </w:t>
      </w:r>
      <w:r w:rsidRPr="00C35B57">
        <w:rPr>
          <w:b w:val="0"/>
          <w:color w:val="FF0000"/>
          <w:sz w:val="20"/>
        </w:rPr>
        <w:t>XXXX</w:t>
      </w:r>
    </w:p>
    <w:p w14:paraId="6301D627" w14:textId="50803991" w:rsidR="00EA5CE9" w:rsidRPr="00C35B57" w:rsidDel="00BC1BAD" w:rsidRDefault="00BC1BAD">
      <w:pPr>
        <w:pStyle w:val="zzCover"/>
        <w:jc w:val="left"/>
        <w:rPr>
          <w:del w:id="8" w:author="Ben Craker" w:date="2024-03-11T09:58:00Z"/>
          <w:b w:val="0"/>
          <w:color w:val="0000FF"/>
          <w:sz w:val="28"/>
        </w:rPr>
      </w:pPr>
      <w:ins w:id="9" w:author="Ben Craker" w:date="2024-03-11T09:58:00Z">
        <w:r w:rsidRPr="00BC1BAD">
          <w:rPr>
            <w:color w:val="FF0000"/>
            <w:sz w:val="28"/>
          </w:rPr>
          <w:t xml:space="preserve">Agricultural Field Operations Data - Part 1: Core </w:t>
        </w:r>
        <w:proofErr w:type="spellStart"/>
        <w:r w:rsidRPr="00BC1BAD">
          <w:rPr>
            <w:color w:val="FF0000"/>
            <w:sz w:val="28"/>
          </w:rPr>
          <w:t>Concepts</w:t>
        </w:r>
      </w:ins>
      <w:del w:id="10" w:author="Ben Craker" w:date="2024-03-11T09:58:00Z">
        <w:r w:rsidR="00DF378C" w:rsidRPr="00C35B57" w:rsidDel="00BC1BAD">
          <w:rPr>
            <w:color w:val="FF0000"/>
            <w:sz w:val="28"/>
          </w:rPr>
          <w:delText>Precision Agriculture</w:delText>
        </w:r>
        <w:r w:rsidR="003E5A2E" w:rsidRPr="00C35B57" w:rsidDel="00BC1BAD">
          <w:rPr>
            <w:color w:val="FF0000"/>
            <w:sz w:val="28"/>
          </w:rPr>
          <w:delText> </w:delText>
        </w:r>
        <w:r w:rsidR="00DF378C" w:rsidRPr="00C35B57" w:rsidDel="00BC1BAD">
          <w:rPr>
            <w:color w:val="FF0000"/>
            <w:sz w:val="28"/>
          </w:rPr>
          <w:delText xml:space="preserve">Irrigation </w:delText>
        </w:r>
        <w:r w:rsidR="00350211" w:rsidRPr="00C35B57" w:rsidDel="00BC1BAD">
          <w:rPr>
            <w:color w:val="FF0000"/>
            <w:sz w:val="28"/>
          </w:rPr>
          <w:delText>L</w:delText>
        </w:r>
        <w:r w:rsidR="00DF378C" w:rsidRPr="00C35B57" w:rsidDel="00BC1BAD">
          <w:rPr>
            <w:color w:val="FF0000"/>
            <w:sz w:val="28"/>
          </w:rPr>
          <w:delText>anguage</w:delText>
        </w:r>
        <w:r w:rsidR="003E5A2E" w:rsidRPr="00C35B57" w:rsidDel="00BC1BAD">
          <w:rPr>
            <w:color w:val="FF0000"/>
            <w:sz w:val="28"/>
          </w:rPr>
          <w:delText> — Part </w:delText>
        </w:r>
        <w:r w:rsidR="000A29C8" w:rsidRPr="00C35B57" w:rsidDel="00BC1BAD">
          <w:rPr>
            <w:color w:val="FF0000"/>
            <w:sz w:val="28"/>
          </w:rPr>
          <w:delText>1</w:delText>
        </w:r>
        <w:r w:rsidR="003E5A2E" w:rsidRPr="00C35B57" w:rsidDel="00BC1BAD">
          <w:rPr>
            <w:color w:val="FF0000"/>
            <w:sz w:val="28"/>
          </w:rPr>
          <w:delText xml:space="preserve">: </w:delText>
        </w:r>
        <w:r w:rsidR="00DF378C" w:rsidRPr="00C35B57" w:rsidDel="00BC1BAD">
          <w:rPr>
            <w:color w:val="FF0000"/>
            <w:sz w:val="28"/>
          </w:rPr>
          <w:delText>Core Concepts, Processes, and Objects</w:delText>
        </w:r>
      </w:del>
    </w:p>
    <w:p w14:paraId="6301D628" w14:textId="77777777" w:rsidR="00EA5CE9" w:rsidRPr="00C35B57" w:rsidRDefault="003E5A2E">
      <w:pPr>
        <w:pStyle w:val="zzCover"/>
        <w:framePr w:hSpace="142" w:vSpace="142" w:wrap="auto" w:hAnchor="margin" w:yAlign="bottom"/>
        <w:suppressAutoHyphens/>
        <w:spacing w:after="0"/>
        <w:jc w:val="left"/>
        <w:rPr>
          <w:b w:val="0"/>
          <w:color w:val="0000FF"/>
          <w:sz w:val="20"/>
        </w:rPr>
      </w:pPr>
      <w:r w:rsidRPr="00C35B57">
        <w:rPr>
          <w:b w:val="0"/>
          <w:color w:val="0000FF"/>
          <w:sz w:val="20"/>
        </w:rPr>
        <w:t>Document</w:t>
      </w:r>
      <w:proofErr w:type="spellEnd"/>
      <w:r w:rsidRPr="00C35B57">
        <w:rPr>
          <w:b w:val="0"/>
          <w:color w:val="0000FF"/>
          <w:sz w:val="20"/>
        </w:rPr>
        <w:t xml:space="preserve"> type: </w:t>
      </w:r>
      <w:r w:rsidRPr="00C35B57">
        <w:rPr>
          <w:b w:val="0"/>
          <w:color w:val="FF0000"/>
          <w:sz w:val="20"/>
        </w:rPr>
        <w:t xml:space="preserve">International </w:t>
      </w:r>
      <w:proofErr w:type="gramStart"/>
      <w:r w:rsidRPr="00C35B57">
        <w:rPr>
          <w:b w:val="0"/>
          <w:color w:val="FF0000"/>
          <w:sz w:val="20"/>
        </w:rPr>
        <w:t>standard</w:t>
      </w:r>
      <w:proofErr w:type="gramEnd"/>
    </w:p>
    <w:p w14:paraId="6301D629" w14:textId="77777777" w:rsidR="00EA5CE9" w:rsidRPr="00C35B57" w:rsidRDefault="003E5A2E">
      <w:pPr>
        <w:pStyle w:val="zzCover"/>
        <w:framePr w:hSpace="142" w:vSpace="142" w:wrap="auto" w:hAnchor="margin" w:yAlign="bottom"/>
        <w:suppressAutoHyphens/>
        <w:spacing w:after="0"/>
        <w:jc w:val="left"/>
        <w:rPr>
          <w:b w:val="0"/>
          <w:color w:val="0000FF"/>
          <w:sz w:val="20"/>
        </w:rPr>
      </w:pPr>
      <w:r w:rsidRPr="00C35B57">
        <w:rPr>
          <w:b w:val="0"/>
          <w:color w:val="0000FF"/>
          <w:sz w:val="20"/>
        </w:rPr>
        <w:t xml:space="preserve">Document subtype: </w:t>
      </w:r>
      <w:r w:rsidRPr="00C35B57">
        <w:rPr>
          <w:b w:val="0"/>
          <w:color w:val="FF0000"/>
          <w:sz w:val="20"/>
        </w:rPr>
        <w:t>if applicable</w:t>
      </w:r>
    </w:p>
    <w:p w14:paraId="6301D62A" w14:textId="77777777" w:rsidR="00EA5CE9" w:rsidRPr="00C35B57" w:rsidRDefault="003E5A2E">
      <w:pPr>
        <w:pStyle w:val="zzCover"/>
        <w:framePr w:hSpace="142" w:vSpace="142" w:wrap="auto" w:hAnchor="margin" w:yAlign="bottom"/>
        <w:suppressAutoHyphens/>
        <w:spacing w:after="0"/>
        <w:jc w:val="left"/>
        <w:rPr>
          <w:b w:val="0"/>
          <w:color w:val="0000FF"/>
          <w:sz w:val="20"/>
        </w:rPr>
      </w:pPr>
      <w:r w:rsidRPr="00C35B57">
        <w:rPr>
          <w:b w:val="0"/>
          <w:color w:val="0000FF"/>
          <w:sz w:val="20"/>
        </w:rPr>
        <w:t xml:space="preserve">Document stage: </w:t>
      </w:r>
      <w:r w:rsidRPr="00C35B57">
        <w:rPr>
          <w:b w:val="0"/>
          <w:color w:val="FF0000"/>
          <w:sz w:val="20"/>
        </w:rPr>
        <w:t>(20) Preparation</w:t>
      </w:r>
    </w:p>
    <w:p w14:paraId="6301D62B" w14:textId="77777777" w:rsidR="00EA5CE9" w:rsidRPr="00C35B57" w:rsidRDefault="003E5A2E">
      <w:pPr>
        <w:pStyle w:val="zzCover"/>
        <w:framePr w:hSpace="142" w:vSpace="142" w:wrap="auto" w:hAnchor="margin" w:yAlign="bottom"/>
        <w:suppressAutoHyphens/>
        <w:spacing w:after="0"/>
        <w:jc w:val="left"/>
        <w:rPr>
          <w:b w:val="0"/>
          <w:color w:val="0000FF"/>
          <w:sz w:val="20"/>
        </w:rPr>
      </w:pPr>
      <w:r w:rsidRPr="00C35B57">
        <w:rPr>
          <w:b w:val="0"/>
          <w:color w:val="0000FF"/>
          <w:sz w:val="20"/>
        </w:rPr>
        <w:t xml:space="preserve">Document language: </w:t>
      </w:r>
      <w:r w:rsidRPr="00C35B57">
        <w:rPr>
          <w:b w:val="0"/>
          <w:color w:val="FF0000"/>
          <w:sz w:val="20"/>
        </w:rPr>
        <w:t>E</w:t>
      </w:r>
    </w:p>
    <w:p w14:paraId="6301D62C" w14:textId="77777777" w:rsidR="00EA5CE9" w:rsidRPr="00C35B57" w:rsidRDefault="00EA5CE9">
      <w:pPr>
        <w:pStyle w:val="zzCover"/>
        <w:framePr w:hSpace="142" w:vSpace="142" w:wrap="auto" w:hAnchor="margin" w:yAlign="bottom"/>
        <w:suppressAutoHyphens/>
        <w:spacing w:after="0"/>
        <w:jc w:val="left"/>
        <w:rPr>
          <w:b w:val="0"/>
          <w:color w:val="0000FF"/>
          <w:sz w:val="20"/>
        </w:rPr>
      </w:pPr>
    </w:p>
    <w:p w14:paraId="6301D62D" w14:textId="77777777" w:rsidR="00EA5CE9" w:rsidRPr="00C35B57" w:rsidRDefault="00EA5CE9">
      <w:pPr>
        <w:pStyle w:val="zzCover"/>
        <w:framePr w:hSpace="142" w:vSpace="142" w:wrap="auto" w:hAnchor="margin" w:yAlign="bottom"/>
        <w:suppressAutoHyphens/>
        <w:spacing w:after="0"/>
        <w:jc w:val="left"/>
        <w:rPr>
          <w:b w:val="0"/>
          <w:color w:val="0000FF"/>
          <w:sz w:val="20"/>
        </w:rPr>
      </w:pPr>
    </w:p>
    <w:p w14:paraId="6301D62E" w14:textId="77777777" w:rsidR="00EA5CE9" w:rsidRPr="00C35B57" w:rsidRDefault="00EA5CE9">
      <w:pPr>
        <w:pStyle w:val="zzCover"/>
        <w:framePr w:hSpace="142" w:vSpace="142" w:wrap="auto" w:hAnchor="margin" w:yAlign="bottom"/>
        <w:spacing w:after="0"/>
        <w:jc w:val="left"/>
        <w:rPr>
          <w:b w:val="0"/>
          <w:color w:val="0000FF"/>
          <w:sz w:val="20"/>
        </w:rPr>
      </w:pPr>
    </w:p>
    <w:p w14:paraId="6301D630" w14:textId="77777777" w:rsidR="00EA5CE9" w:rsidRPr="00C35B57" w:rsidRDefault="00EA5CE9">
      <w:pPr>
        <w:pStyle w:val="zzCover"/>
        <w:jc w:val="left"/>
        <w:rPr>
          <w:b w:val="0"/>
          <w:color w:val="0000FF"/>
          <w:sz w:val="20"/>
        </w:rPr>
      </w:pPr>
    </w:p>
    <w:p w14:paraId="6301D631" w14:textId="77777777" w:rsidR="00EA5CE9" w:rsidRPr="00C35B57" w:rsidRDefault="003E5A2E">
      <w:pPr>
        <w:pStyle w:val="zzCover"/>
        <w:pBdr>
          <w:top w:val="single" w:sz="6" w:space="1" w:color="auto"/>
          <w:left w:val="single" w:sz="6" w:space="4" w:color="auto"/>
          <w:bottom w:val="single" w:sz="6" w:space="1" w:color="auto"/>
          <w:right w:val="single" w:sz="6" w:space="4" w:color="auto"/>
        </w:pBdr>
        <w:spacing w:before="240"/>
        <w:jc w:val="center"/>
        <w:rPr>
          <w:color w:val="0000FF"/>
          <w:sz w:val="20"/>
        </w:rPr>
      </w:pPr>
      <w:r w:rsidRPr="00C35B57">
        <w:rPr>
          <w:color w:val="0000FF"/>
          <w:sz w:val="20"/>
        </w:rPr>
        <w:t>Warning</w:t>
      </w:r>
    </w:p>
    <w:p w14:paraId="6301D632" w14:textId="77777777" w:rsidR="00EA5CE9" w:rsidRPr="00C35B57" w:rsidRDefault="003E5A2E">
      <w:pPr>
        <w:pStyle w:val="zzCover"/>
        <w:pBdr>
          <w:top w:val="single" w:sz="6" w:space="1" w:color="auto"/>
          <w:left w:val="single" w:sz="6" w:space="4" w:color="auto"/>
          <w:bottom w:val="single" w:sz="6" w:space="1" w:color="auto"/>
          <w:right w:val="single" w:sz="6" w:space="4" w:color="auto"/>
        </w:pBdr>
        <w:jc w:val="left"/>
        <w:rPr>
          <w:b w:val="0"/>
          <w:color w:val="0000FF"/>
          <w:sz w:val="20"/>
        </w:rPr>
      </w:pPr>
      <w:r w:rsidRPr="00C35B57">
        <w:rPr>
          <w:b w:val="0"/>
          <w:color w:val="0000FF"/>
          <w:sz w:val="20"/>
        </w:rPr>
        <w:t>This document is not an ISO International Standard. It is distributed for review and comment. It is subject to change without notice and may not be referred to as an International Standard.</w:t>
      </w:r>
    </w:p>
    <w:p w14:paraId="6301D633" w14:textId="77777777" w:rsidR="00EA5CE9" w:rsidRPr="00C35B57" w:rsidRDefault="003E5A2E">
      <w:pPr>
        <w:pStyle w:val="zzCover"/>
        <w:pBdr>
          <w:top w:val="single" w:sz="6" w:space="1" w:color="auto"/>
          <w:left w:val="single" w:sz="6" w:space="4" w:color="auto"/>
          <w:bottom w:val="single" w:sz="6" w:space="1" w:color="auto"/>
          <w:right w:val="single" w:sz="6" w:space="4" w:color="auto"/>
        </w:pBdr>
        <w:jc w:val="left"/>
        <w:rPr>
          <w:b w:val="0"/>
          <w:color w:val="0000FF"/>
          <w:sz w:val="20"/>
        </w:rPr>
      </w:pPr>
      <w:r w:rsidRPr="00C35B57">
        <w:rPr>
          <w:b w:val="0"/>
          <w:color w:val="0000FF"/>
          <w:sz w:val="20"/>
        </w:rPr>
        <w:t>Recipients of this draft are invited to submit, with their comments, notification of any relevant patent rights of which they are aware and to provide supporting documentation.</w:t>
      </w:r>
    </w:p>
    <w:p w14:paraId="6301D634" w14:textId="77777777" w:rsidR="00EA5CE9" w:rsidRPr="00C35B57" w:rsidRDefault="00EA5CE9"/>
    <w:p w14:paraId="6301D635" w14:textId="77777777" w:rsidR="00EA5CE9" w:rsidRPr="00C35B57" w:rsidRDefault="00EA5CE9">
      <w:pPr>
        <w:sectPr w:rsidR="00EA5CE9" w:rsidRPr="00C35B57" w:rsidSect="00ED7BDF">
          <w:headerReference w:type="first" r:id="rId9"/>
          <w:footerReference w:type="first" r:id="rId10"/>
          <w:type w:val="oddPage"/>
          <w:pgSz w:w="11906" w:h="16838" w:code="9"/>
          <w:pgMar w:top="794" w:right="737" w:bottom="567" w:left="851" w:header="709" w:footer="284" w:gutter="567"/>
          <w:cols w:space="720"/>
          <w:titlePg/>
        </w:sectPr>
      </w:pPr>
    </w:p>
    <w:p w14:paraId="6301D636" w14:textId="77777777" w:rsidR="00EA5CE9" w:rsidRPr="00C35B57" w:rsidRDefault="003E5A2E">
      <w:pPr>
        <w:pStyle w:val="zzCopyright"/>
        <w:jc w:val="center"/>
        <w:rPr>
          <w:b/>
          <w:sz w:val="24"/>
        </w:rPr>
      </w:pPr>
      <w:r w:rsidRPr="00C35B57">
        <w:rPr>
          <w:b/>
          <w:sz w:val="24"/>
        </w:rPr>
        <w:lastRenderedPageBreak/>
        <w:t>Copyright notice</w:t>
      </w:r>
    </w:p>
    <w:p w14:paraId="6301D637" w14:textId="77777777" w:rsidR="00EA5CE9" w:rsidRPr="00C35B57" w:rsidRDefault="003E5A2E">
      <w:pPr>
        <w:pStyle w:val="zzCopyright"/>
      </w:pPr>
      <w:r w:rsidRPr="00C35B57">
        <w:t xml:space="preserve">This ISO document is a working draft or committee draft and is copyright-protected by ISO. While the reproduction of working drafts or committee drafts in any form for use by participants in the ISO standards development process is permitted without prior permission from ISO, neither this document nor any extract from it may be reproduced, </w:t>
      </w:r>
      <w:proofErr w:type="gramStart"/>
      <w:r w:rsidRPr="00C35B57">
        <w:t>stored</w:t>
      </w:r>
      <w:proofErr w:type="gramEnd"/>
      <w:r w:rsidRPr="00C35B57">
        <w:t xml:space="preserve"> or transmitted in any form for any other purpose without prior written permission from ISO.</w:t>
      </w:r>
    </w:p>
    <w:p w14:paraId="6301D638" w14:textId="77777777" w:rsidR="00EA5CE9" w:rsidRPr="00C35B57" w:rsidRDefault="003E5A2E">
      <w:pPr>
        <w:pStyle w:val="zzCopyright"/>
      </w:pPr>
      <w:r w:rsidRPr="00C35B57">
        <w:t>Requests for permission to reproduce this document for the purpose of selling it should be addressed as shown below or to ISO’s member body in the country of the requester:</w:t>
      </w:r>
    </w:p>
    <w:p w14:paraId="6301D639" w14:textId="558C5D73" w:rsidR="00EA5CE9" w:rsidRPr="00C35B57" w:rsidRDefault="003E5A2E">
      <w:pPr>
        <w:pStyle w:val="zzCopyright"/>
        <w:spacing w:after="0"/>
        <w:ind w:firstLine="400"/>
        <w:jc w:val="left"/>
        <w:rPr>
          <w:i/>
          <w:color w:val="FF0000"/>
        </w:rPr>
      </w:pPr>
      <w:r w:rsidRPr="00C35B57">
        <w:rPr>
          <w:i/>
          <w:color w:val="FF0000"/>
        </w:rPr>
        <w:t>[Indicate:</w:t>
      </w:r>
    </w:p>
    <w:p w14:paraId="6301D63A" w14:textId="77777777" w:rsidR="00EA5CE9" w:rsidRPr="00C35B57" w:rsidRDefault="003E5A2E">
      <w:pPr>
        <w:pStyle w:val="zzCopyright"/>
        <w:spacing w:after="0"/>
        <w:ind w:firstLine="400"/>
        <w:jc w:val="left"/>
        <w:rPr>
          <w:i/>
          <w:color w:val="FF0000"/>
        </w:rPr>
      </w:pPr>
      <w:r w:rsidRPr="00C35B57">
        <w:rPr>
          <w:i/>
          <w:color w:val="FF0000"/>
        </w:rPr>
        <w:t>the full address</w:t>
      </w:r>
    </w:p>
    <w:p w14:paraId="6301D63B" w14:textId="77777777" w:rsidR="00EA5CE9" w:rsidRPr="00C35B57" w:rsidRDefault="003E5A2E">
      <w:pPr>
        <w:pStyle w:val="zzCopyright"/>
        <w:spacing w:after="0"/>
        <w:ind w:firstLine="400"/>
        <w:jc w:val="left"/>
        <w:rPr>
          <w:i/>
          <w:color w:val="FF0000"/>
        </w:rPr>
      </w:pPr>
      <w:r w:rsidRPr="00C35B57">
        <w:rPr>
          <w:i/>
          <w:color w:val="FF0000"/>
        </w:rPr>
        <w:t>telephone number</w:t>
      </w:r>
    </w:p>
    <w:p w14:paraId="6301D63C" w14:textId="77777777" w:rsidR="00EA5CE9" w:rsidRPr="00C35B57" w:rsidRDefault="003E5A2E">
      <w:pPr>
        <w:pStyle w:val="zzCopyright"/>
        <w:spacing w:after="0"/>
        <w:ind w:firstLine="400"/>
        <w:jc w:val="left"/>
        <w:rPr>
          <w:i/>
          <w:color w:val="FF0000"/>
        </w:rPr>
      </w:pPr>
      <w:r w:rsidRPr="00C35B57">
        <w:rPr>
          <w:i/>
          <w:color w:val="FF0000"/>
        </w:rPr>
        <w:t>fax number</w:t>
      </w:r>
    </w:p>
    <w:p w14:paraId="6301D63D" w14:textId="77777777" w:rsidR="00EA5CE9" w:rsidRPr="00C35B57" w:rsidRDefault="003E5A2E">
      <w:pPr>
        <w:pStyle w:val="zzCopyright"/>
        <w:spacing w:after="0"/>
        <w:ind w:firstLine="400"/>
        <w:jc w:val="left"/>
        <w:rPr>
          <w:i/>
          <w:color w:val="FF0000"/>
        </w:rPr>
      </w:pPr>
      <w:r w:rsidRPr="00C35B57">
        <w:rPr>
          <w:i/>
          <w:color w:val="FF0000"/>
        </w:rPr>
        <w:t>telex number</w:t>
      </w:r>
    </w:p>
    <w:p w14:paraId="6301D63E" w14:textId="77777777" w:rsidR="00EA5CE9" w:rsidRPr="00C35B57" w:rsidRDefault="003E5A2E">
      <w:pPr>
        <w:pStyle w:val="zzCopyright"/>
        <w:ind w:firstLine="400"/>
        <w:rPr>
          <w:i/>
          <w:color w:val="FF0000"/>
        </w:rPr>
      </w:pPr>
      <w:r w:rsidRPr="00C35B57">
        <w:rPr>
          <w:i/>
          <w:color w:val="FF0000"/>
        </w:rPr>
        <w:t>and electronic mail address</w:t>
      </w:r>
    </w:p>
    <w:p w14:paraId="6301D63F" w14:textId="77777777" w:rsidR="00EA5CE9" w:rsidRPr="00C35B57" w:rsidRDefault="003E5A2E">
      <w:pPr>
        <w:pStyle w:val="zzCopyright"/>
        <w:rPr>
          <w:i/>
          <w:color w:val="FF0000"/>
        </w:rPr>
      </w:pPr>
      <w:r w:rsidRPr="00C35B57">
        <w:rPr>
          <w:i/>
          <w:color w:val="FF0000"/>
        </w:rPr>
        <w:t>as appropriate, of the Copyright Manager of the ISO member body responsible for the secretariat of the TC or SC within the framework of which the draft has been prepared]</w:t>
      </w:r>
    </w:p>
    <w:p w14:paraId="6301D640" w14:textId="77777777" w:rsidR="00EA5CE9" w:rsidRPr="00C35B57" w:rsidRDefault="003E5A2E">
      <w:pPr>
        <w:pStyle w:val="zzCopyright"/>
      </w:pPr>
      <w:r w:rsidRPr="00C35B57">
        <w:t>Reproduction for sales purposes may be subject to royalty payments or a licensing agreement.</w:t>
      </w:r>
    </w:p>
    <w:p w14:paraId="6301D641" w14:textId="77777777" w:rsidR="00EA5CE9" w:rsidRPr="00C35B57" w:rsidRDefault="003E5A2E">
      <w:pPr>
        <w:pStyle w:val="zzCopyright"/>
      </w:pPr>
      <w:r w:rsidRPr="00C35B57">
        <w:t>Violators may be prosecuted.</w:t>
      </w:r>
    </w:p>
    <w:p w14:paraId="6301D642" w14:textId="77777777" w:rsidR="00EA5CE9" w:rsidRPr="00C35B57" w:rsidRDefault="003E5A2E">
      <w:pPr>
        <w:pStyle w:val="zzContents"/>
        <w:tabs>
          <w:tab w:val="right" w:pos="9752"/>
        </w:tabs>
      </w:pPr>
      <w:r w:rsidRPr="00C35B57">
        <w:lastRenderedPageBreak/>
        <w:t>Contents</w:t>
      </w:r>
      <w:r w:rsidRPr="00C35B57">
        <w:tab/>
      </w:r>
      <w:r w:rsidRPr="00C35B57">
        <w:rPr>
          <w:b w:val="0"/>
          <w:sz w:val="20"/>
        </w:rPr>
        <w:t>Page</w:t>
      </w:r>
    </w:p>
    <w:p w14:paraId="76E3B33E" w14:textId="240C68D3" w:rsidR="00707850" w:rsidRDefault="003E5A2E">
      <w:pPr>
        <w:pStyle w:val="TOC1"/>
        <w:rPr>
          <w:rFonts w:asciiTheme="minorHAnsi" w:eastAsiaTheme="minorEastAsia" w:hAnsiTheme="minorHAnsi" w:cstheme="minorBidi"/>
          <w:b w:val="0"/>
          <w:kern w:val="2"/>
          <w:sz w:val="22"/>
          <w:szCs w:val="22"/>
          <w:lang w:val="en-US"/>
          <w14:ligatures w14:val="standardContextual"/>
        </w:rPr>
      </w:pPr>
      <w:r w:rsidRPr="00C35B57">
        <w:fldChar w:fldCharType="begin"/>
      </w:r>
      <w:r w:rsidRPr="00C35B57">
        <w:instrText xml:space="preserve"> TOC \o "1-3" \h \z \t "ANNEX,1,Introduction,1,zzBiblio,1,zzForeword,1" </w:instrText>
      </w:r>
      <w:r w:rsidRPr="00C35B57">
        <w:fldChar w:fldCharType="separate"/>
      </w:r>
      <w:hyperlink w:anchor="_Toc160650399" w:history="1">
        <w:r w:rsidR="00707850" w:rsidRPr="00A91A0A">
          <w:rPr>
            <w:rStyle w:val="Hyperlink"/>
          </w:rPr>
          <w:t>Introduction</w:t>
        </w:r>
        <w:r w:rsidR="00707850">
          <w:rPr>
            <w:webHidden/>
          </w:rPr>
          <w:tab/>
        </w:r>
        <w:r w:rsidR="00707850">
          <w:rPr>
            <w:webHidden/>
          </w:rPr>
          <w:fldChar w:fldCharType="begin"/>
        </w:r>
        <w:r w:rsidR="00707850">
          <w:rPr>
            <w:webHidden/>
          </w:rPr>
          <w:instrText xml:space="preserve"> PAGEREF _Toc160650399 \h </w:instrText>
        </w:r>
        <w:r w:rsidR="00707850">
          <w:rPr>
            <w:webHidden/>
          </w:rPr>
        </w:r>
        <w:r w:rsidR="00707850">
          <w:rPr>
            <w:webHidden/>
          </w:rPr>
          <w:fldChar w:fldCharType="separate"/>
        </w:r>
        <w:r w:rsidR="00707850">
          <w:rPr>
            <w:webHidden/>
          </w:rPr>
          <w:t>v</w:t>
        </w:r>
        <w:r w:rsidR="00707850">
          <w:rPr>
            <w:webHidden/>
          </w:rPr>
          <w:fldChar w:fldCharType="end"/>
        </w:r>
      </w:hyperlink>
    </w:p>
    <w:p w14:paraId="18603A80" w14:textId="3F91017F" w:rsidR="00707850" w:rsidRDefault="003652A2">
      <w:pPr>
        <w:pStyle w:val="TOC1"/>
        <w:rPr>
          <w:rFonts w:asciiTheme="minorHAnsi" w:eastAsiaTheme="minorEastAsia" w:hAnsiTheme="minorHAnsi" w:cstheme="minorBidi"/>
          <w:b w:val="0"/>
          <w:kern w:val="2"/>
          <w:sz w:val="22"/>
          <w:szCs w:val="22"/>
          <w:lang w:val="en-US"/>
          <w14:ligatures w14:val="standardContextual"/>
        </w:rPr>
      </w:pPr>
      <w:hyperlink w:anchor="_Toc160650400" w:history="1">
        <w:r w:rsidR="00707850" w:rsidRPr="00A91A0A">
          <w:rPr>
            <w:rStyle w:val="Hyperlink"/>
          </w:rPr>
          <w:t>1</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Scope</w:t>
        </w:r>
        <w:r w:rsidR="00707850">
          <w:rPr>
            <w:webHidden/>
          </w:rPr>
          <w:tab/>
        </w:r>
        <w:r w:rsidR="00707850">
          <w:rPr>
            <w:webHidden/>
          </w:rPr>
          <w:fldChar w:fldCharType="begin"/>
        </w:r>
        <w:r w:rsidR="00707850">
          <w:rPr>
            <w:webHidden/>
          </w:rPr>
          <w:instrText xml:space="preserve"> PAGEREF _Toc160650400 \h </w:instrText>
        </w:r>
        <w:r w:rsidR="00707850">
          <w:rPr>
            <w:webHidden/>
          </w:rPr>
        </w:r>
        <w:r w:rsidR="00707850">
          <w:rPr>
            <w:webHidden/>
          </w:rPr>
          <w:fldChar w:fldCharType="separate"/>
        </w:r>
        <w:r w:rsidR="00707850">
          <w:rPr>
            <w:webHidden/>
          </w:rPr>
          <w:t>1</w:t>
        </w:r>
        <w:r w:rsidR="00707850">
          <w:rPr>
            <w:webHidden/>
          </w:rPr>
          <w:fldChar w:fldCharType="end"/>
        </w:r>
      </w:hyperlink>
    </w:p>
    <w:p w14:paraId="3EB10669" w14:textId="3D7EC6A4" w:rsidR="00707850" w:rsidRDefault="003652A2">
      <w:pPr>
        <w:pStyle w:val="TOC1"/>
        <w:rPr>
          <w:rFonts w:asciiTheme="minorHAnsi" w:eastAsiaTheme="minorEastAsia" w:hAnsiTheme="minorHAnsi" w:cstheme="minorBidi"/>
          <w:b w:val="0"/>
          <w:kern w:val="2"/>
          <w:sz w:val="22"/>
          <w:szCs w:val="22"/>
          <w:lang w:val="en-US"/>
          <w14:ligatures w14:val="standardContextual"/>
        </w:rPr>
      </w:pPr>
      <w:hyperlink w:anchor="_Toc160650401" w:history="1">
        <w:r w:rsidR="00707850" w:rsidRPr="00A91A0A">
          <w:rPr>
            <w:rStyle w:val="Hyperlink"/>
          </w:rPr>
          <w:t>2</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Conformance</w:t>
        </w:r>
        <w:r w:rsidR="00707850">
          <w:rPr>
            <w:webHidden/>
          </w:rPr>
          <w:tab/>
        </w:r>
        <w:r w:rsidR="00707850">
          <w:rPr>
            <w:webHidden/>
          </w:rPr>
          <w:fldChar w:fldCharType="begin"/>
        </w:r>
        <w:r w:rsidR="00707850">
          <w:rPr>
            <w:webHidden/>
          </w:rPr>
          <w:instrText xml:space="preserve"> PAGEREF _Toc160650401 \h </w:instrText>
        </w:r>
        <w:r w:rsidR="00707850">
          <w:rPr>
            <w:webHidden/>
          </w:rPr>
        </w:r>
        <w:r w:rsidR="00707850">
          <w:rPr>
            <w:webHidden/>
          </w:rPr>
          <w:fldChar w:fldCharType="separate"/>
        </w:r>
        <w:r w:rsidR="00707850">
          <w:rPr>
            <w:webHidden/>
          </w:rPr>
          <w:t>2</w:t>
        </w:r>
        <w:r w:rsidR="00707850">
          <w:rPr>
            <w:webHidden/>
          </w:rPr>
          <w:fldChar w:fldCharType="end"/>
        </w:r>
      </w:hyperlink>
    </w:p>
    <w:p w14:paraId="284FAFAE" w14:textId="4302B12D" w:rsidR="00707850" w:rsidRDefault="003652A2">
      <w:pPr>
        <w:pStyle w:val="TOC1"/>
        <w:rPr>
          <w:rFonts w:asciiTheme="minorHAnsi" w:eastAsiaTheme="minorEastAsia" w:hAnsiTheme="minorHAnsi" w:cstheme="minorBidi"/>
          <w:b w:val="0"/>
          <w:kern w:val="2"/>
          <w:sz w:val="22"/>
          <w:szCs w:val="22"/>
          <w:lang w:val="en-US"/>
          <w14:ligatures w14:val="standardContextual"/>
        </w:rPr>
      </w:pPr>
      <w:hyperlink w:anchor="_Toc160650402" w:history="1">
        <w:r w:rsidR="00707850" w:rsidRPr="00A91A0A">
          <w:rPr>
            <w:rStyle w:val="Hyperlink"/>
          </w:rPr>
          <w:t>3</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Normative references</w:t>
        </w:r>
        <w:r w:rsidR="00707850">
          <w:rPr>
            <w:webHidden/>
          </w:rPr>
          <w:tab/>
        </w:r>
        <w:r w:rsidR="00707850">
          <w:rPr>
            <w:webHidden/>
          </w:rPr>
          <w:fldChar w:fldCharType="begin"/>
        </w:r>
        <w:r w:rsidR="00707850">
          <w:rPr>
            <w:webHidden/>
          </w:rPr>
          <w:instrText xml:space="preserve"> PAGEREF _Toc160650402 \h </w:instrText>
        </w:r>
        <w:r w:rsidR="00707850">
          <w:rPr>
            <w:webHidden/>
          </w:rPr>
        </w:r>
        <w:r w:rsidR="00707850">
          <w:rPr>
            <w:webHidden/>
          </w:rPr>
          <w:fldChar w:fldCharType="separate"/>
        </w:r>
        <w:r w:rsidR="00707850">
          <w:rPr>
            <w:webHidden/>
          </w:rPr>
          <w:t>2</w:t>
        </w:r>
        <w:r w:rsidR="00707850">
          <w:rPr>
            <w:webHidden/>
          </w:rPr>
          <w:fldChar w:fldCharType="end"/>
        </w:r>
      </w:hyperlink>
    </w:p>
    <w:p w14:paraId="14136F45" w14:textId="41D33A01" w:rsidR="00707850" w:rsidRDefault="003652A2">
      <w:pPr>
        <w:pStyle w:val="TOC1"/>
        <w:rPr>
          <w:rFonts w:asciiTheme="minorHAnsi" w:eastAsiaTheme="minorEastAsia" w:hAnsiTheme="minorHAnsi" w:cstheme="minorBidi"/>
          <w:b w:val="0"/>
          <w:kern w:val="2"/>
          <w:sz w:val="22"/>
          <w:szCs w:val="22"/>
          <w:lang w:val="en-US"/>
          <w14:ligatures w14:val="standardContextual"/>
        </w:rPr>
      </w:pPr>
      <w:hyperlink w:anchor="_Toc160650403" w:history="1">
        <w:r w:rsidR="00707850" w:rsidRPr="00A91A0A">
          <w:rPr>
            <w:rStyle w:val="Hyperlink"/>
          </w:rPr>
          <w:t>4</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Terms and definitions</w:t>
        </w:r>
        <w:r w:rsidR="00707850">
          <w:rPr>
            <w:webHidden/>
          </w:rPr>
          <w:tab/>
        </w:r>
        <w:r w:rsidR="00707850">
          <w:rPr>
            <w:webHidden/>
          </w:rPr>
          <w:fldChar w:fldCharType="begin"/>
        </w:r>
        <w:r w:rsidR="00707850">
          <w:rPr>
            <w:webHidden/>
          </w:rPr>
          <w:instrText xml:space="preserve"> PAGEREF _Toc160650403 \h </w:instrText>
        </w:r>
        <w:r w:rsidR="00707850">
          <w:rPr>
            <w:webHidden/>
          </w:rPr>
        </w:r>
        <w:r w:rsidR="00707850">
          <w:rPr>
            <w:webHidden/>
          </w:rPr>
          <w:fldChar w:fldCharType="separate"/>
        </w:r>
        <w:r w:rsidR="00707850">
          <w:rPr>
            <w:webHidden/>
          </w:rPr>
          <w:t>2</w:t>
        </w:r>
        <w:r w:rsidR="00707850">
          <w:rPr>
            <w:webHidden/>
          </w:rPr>
          <w:fldChar w:fldCharType="end"/>
        </w:r>
      </w:hyperlink>
    </w:p>
    <w:p w14:paraId="48A0615D" w14:textId="347ECAD8" w:rsidR="00707850" w:rsidRDefault="003652A2">
      <w:pPr>
        <w:pStyle w:val="TOC1"/>
        <w:rPr>
          <w:rFonts w:asciiTheme="minorHAnsi" w:eastAsiaTheme="minorEastAsia" w:hAnsiTheme="minorHAnsi" w:cstheme="minorBidi"/>
          <w:b w:val="0"/>
          <w:kern w:val="2"/>
          <w:sz w:val="22"/>
          <w:szCs w:val="22"/>
          <w:lang w:val="en-US"/>
          <w14:ligatures w14:val="standardContextual"/>
        </w:rPr>
      </w:pPr>
      <w:hyperlink w:anchor="_Toc160650404" w:history="1">
        <w:r w:rsidR="00707850" w:rsidRPr="00A91A0A">
          <w:rPr>
            <w:rStyle w:val="Hyperlink"/>
          </w:rPr>
          <w:t>5</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Symbols (and abbreviated terms)</w:t>
        </w:r>
        <w:r w:rsidR="00707850">
          <w:rPr>
            <w:webHidden/>
          </w:rPr>
          <w:tab/>
        </w:r>
        <w:r w:rsidR="00707850">
          <w:rPr>
            <w:webHidden/>
          </w:rPr>
          <w:fldChar w:fldCharType="begin"/>
        </w:r>
        <w:r w:rsidR="00707850">
          <w:rPr>
            <w:webHidden/>
          </w:rPr>
          <w:instrText xml:space="preserve"> PAGEREF _Toc160650404 \h </w:instrText>
        </w:r>
        <w:r w:rsidR="00707850">
          <w:rPr>
            <w:webHidden/>
          </w:rPr>
        </w:r>
        <w:r w:rsidR="00707850">
          <w:rPr>
            <w:webHidden/>
          </w:rPr>
          <w:fldChar w:fldCharType="separate"/>
        </w:r>
        <w:r w:rsidR="00707850">
          <w:rPr>
            <w:webHidden/>
          </w:rPr>
          <w:t>4</w:t>
        </w:r>
        <w:r w:rsidR="00707850">
          <w:rPr>
            <w:webHidden/>
          </w:rPr>
          <w:fldChar w:fldCharType="end"/>
        </w:r>
      </w:hyperlink>
    </w:p>
    <w:p w14:paraId="4BC40892" w14:textId="2FDDB68B" w:rsidR="00707850" w:rsidRDefault="003652A2">
      <w:pPr>
        <w:pStyle w:val="TOC1"/>
        <w:rPr>
          <w:rFonts w:asciiTheme="minorHAnsi" w:eastAsiaTheme="minorEastAsia" w:hAnsiTheme="minorHAnsi" w:cstheme="minorBidi"/>
          <w:b w:val="0"/>
          <w:kern w:val="2"/>
          <w:sz w:val="22"/>
          <w:szCs w:val="22"/>
          <w:lang w:val="en-US"/>
          <w14:ligatures w14:val="standardContextual"/>
        </w:rPr>
      </w:pPr>
      <w:hyperlink w:anchor="_Toc160650405" w:history="1">
        <w:r w:rsidR="00707850" w:rsidRPr="00A91A0A">
          <w:rPr>
            <w:rStyle w:val="Hyperlink"/>
          </w:rPr>
          <w:t>6</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The Management Process</w:t>
        </w:r>
        <w:r w:rsidR="00707850">
          <w:rPr>
            <w:webHidden/>
          </w:rPr>
          <w:tab/>
        </w:r>
        <w:r w:rsidR="00707850">
          <w:rPr>
            <w:webHidden/>
          </w:rPr>
          <w:fldChar w:fldCharType="begin"/>
        </w:r>
        <w:r w:rsidR="00707850">
          <w:rPr>
            <w:webHidden/>
          </w:rPr>
          <w:instrText xml:space="preserve"> PAGEREF _Toc160650405 \h </w:instrText>
        </w:r>
        <w:r w:rsidR="00707850">
          <w:rPr>
            <w:webHidden/>
          </w:rPr>
        </w:r>
        <w:r w:rsidR="00707850">
          <w:rPr>
            <w:webHidden/>
          </w:rPr>
          <w:fldChar w:fldCharType="separate"/>
        </w:r>
        <w:r w:rsidR="00707850">
          <w:rPr>
            <w:webHidden/>
          </w:rPr>
          <w:t>4</w:t>
        </w:r>
        <w:r w:rsidR="00707850">
          <w:rPr>
            <w:webHidden/>
          </w:rPr>
          <w:fldChar w:fldCharType="end"/>
        </w:r>
      </w:hyperlink>
    </w:p>
    <w:p w14:paraId="3A89B66F" w14:textId="5AFCE6A1" w:rsidR="00707850" w:rsidRDefault="003652A2">
      <w:pPr>
        <w:pStyle w:val="TOC1"/>
        <w:rPr>
          <w:rFonts w:asciiTheme="minorHAnsi" w:eastAsiaTheme="minorEastAsia" w:hAnsiTheme="minorHAnsi" w:cstheme="minorBidi"/>
          <w:b w:val="0"/>
          <w:kern w:val="2"/>
          <w:sz w:val="22"/>
          <w:szCs w:val="22"/>
          <w:lang w:val="en-US"/>
          <w14:ligatures w14:val="standardContextual"/>
        </w:rPr>
      </w:pPr>
      <w:hyperlink w:anchor="_Toc160650406" w:history="1">
        <w:r w:rsidR="00707850" w:rsidRPr="00A91A0A">
          <w:rPr>
            <w:rStyle w:val="Hyperlink"/>
          </w:rPr>
          <w:t>7</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Business Process Model and Notation (ISO/IEC 19510:2013)</w:t>
        </w:r>
        <w:r w:rsidR="00707850">
          <w:rPr>
            <w:webHidden/>
          </w:rPr>
          <w:tab/>
        </w:r>
        <w:r w:rsidR="00707850">
          <w:rPr>
            <w:webHidden/>
          </w:rPr>
          <w:fldChar w:fldCharType="begin"/>
        </w:r>
        <w:r w:rsidR="00707850">
          <w:rPr>
            <w:webHidden/>
          </w:rPr>
          <w:instrText xml:space="preserve"> PAGEREF _Toc160650406 \h </w:instrText>
        </w:r>
        <w:r w:rsidR="00707850">
          <w:rPr>
            <w:webHidden/>
          </w:rPr>
        </w:r>
        <w:r w:rsidR="00707850">
          <w:rPr>
            <w:webHidden/>
          </w:rPr>
          <w:fldChar w:fldCharType="separate"/>
        </w:r>
        <w:r w:rsidR="00707850">
          <w:rPr>
            <w:webHidden/>
          </w:rPr>
          <w:t>5</w:t>
        </w:r>
        <w:r w:rsidR="00707850">
          <w:rPr>
            <w:webHidden/>
          </w:rPr>
          <w:fldChar w:fldCharType="end"/>
        </w:r>
      </w:hyperlink>
    </w:p>
    <w:p w14:paraId="5028A1A8" w14:textId="4BC762F4" w:rsidR="00707850" w:rsidRDefault="003652A2">
      <w:pPr>
        <w:pStyle w:val="TOC2"/>
        <w:rPr>
          <w:rFonts w:asciiTheme="minorHAnsi" w:eastAsiaTheme="minorEastAsia" w:hAnsiTheme="minorHAnsi" w:cstheme="minorBidi"/>
          <w:b w:val="0"/>
          <w:kern w:val="2"/>
          <w:sz w:val="22"/>
          <w:szCs w:val="22"/>
          <w:lang w:val="en-US"/>
          <w14:ligatures w14:val="standardContextual"/>
        </w:rPr>
      </w:pPr>
      <w:hyperlink w:anchor="_Toc160650407" w:history="1">
        <w:r w:rsidR="00707850" w:rsidRPr="00A91A0A">
          <w:rPr>
            <w:rStyle w:val="Hyperlink"/>
          </w:rPr>
          <w:t>7.1</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The Actors</w:t>
        </w:r>
        <w:r w:rsidR="00707850">
          <w:rPr>
            <w:webHidden/>
          </w:rPr>
          <w:tab/>
        </w:r>
        <w:r w:rsidR="00707850">
          <w:rPr>
            <w:webHidden/>
          </w:rPr>
          <w:fldChar w:fldCharType="begin"/>
        </w:r>
        <w:r w:rsidR="00707850">
          <w:rPr>
            <w:webHidden/>
          </w:rPr>
          <w:instrText xml:space="preserve"> PAGEREF _Toc160650407 \h </w:instrText>
        </w:r>
        <w:r w:rsidR="00707850">
          <w:rPr>
            <w:webHidden/>
          </w:rPr>
        </w:r>
        <w:r w:rsidR="00707850">
          <w:rPr>
            <w:webHidden/>
          </w:rPr>
          <w:fldChar w:fldCharType="separate"/>
        </w:r>
        <w:r w:rsidR="00707850">
          <w:rPr>
            <w:webHidden/>
          </w:rPr>
          <w:t>7</w:t>
        </w:r>
        <w:r w:rsidR="00707850">
          <w:rPr>
            <w:webHidden/>
          </w:rPr>
          <w:fldChar w:fldCharType="end"/>
        </w:r>
      </w:hyperlink>
    </w:p>
    <w:p w14:paraId="41CE81FF" w14:textId="57DAAC08" w:rsidR="00707850" w:rsidRDefault="003652A2">
      <w:pPr>
        <w:pStyle w:val="TOC2"/>
        <w:rPr>
          <w:rFonts w:asciiTheme="minorHAnsi" w:eastAsiaTheme="minorEastAsia" w:hAnsiTheme="minorHAnsi" w:cstheme="minorBidi"/>
          <w:b w:val="0"/>
          <w:kern w:val="2"/>
          <w:sz w:val="22"/>
          <w:szCs w:val="22"/>
          <w:lang w:val="en-US"/>
          <w14:ligatures w14:val="standardContextual"/>
        </w:rPr>
      </w:pPr>
      <w:hyperlink w:anchor="_Toc160650408" w:history="1">
        <w:r w:rsidR="00707850" w:rsidRPr="00A91A0A">
          <w:rPr>
            <w:rStyle w:val="Hyperlink"/>
          </w:rPr>
          <w:t>7.2</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Core Document Model</w:t>
        </w:r>
        <w:r w:rsidR="00707850">
          <w:rPr>
            <w:webHidden/>
          </w:rPr>
          <w:tab/>
        </w:r>
        <w:r w:rsidR="00707850">
          <w:rPr>
            <w:webHidden/>
          </w:rPr>
          <w:fldChar w:fldCharType="begin"/>
        </w:r>
        <w:r w:rsidR="00707850">
          <w:rPr>
            <w:webHidden/>
          </w:rPr>
          <w:instrText xml:space="preserve"> PAGEREF _Toc160650408 \h </w:instrText>
        </w:r>
        <w:r w:rsidR="00707850">
          <w:rPr>
            <w:webHidden/>
          </w:rPr>
        </w:r>
        <w:r w:rsidR="00707850">
          <w:rPr>
            <w:webHidden/>
          </w:rPr>
          <w:fldChar w:fldCharType="separate"/>
        </w:r>
        <w:r w:rsidR="00707850">
          <w:rPr>
            <w:webHidden/>
          </w:rPr>
          <w:t>7</w:t>
        </w:r>
        <w:r w:rsidR="00707850">
          <w:rPr>
            <w:webHidden/>
          </w:rPr>
          <w:fldChar w:fldCharType="end"/>
        </w:r>
      </w:hyperlink>
    </w:p>
    <w:p w14:paraId="2A5DF6EB" w14:textId="38E402B2"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09" w:history="1">
        <w:r w:rsidR="00707850" w:rsidRPr="00A91A0A">
          <w:rPr>
            <w:rStyle w:val="Hyperlink"/>
          </w:rPr>
          <w:t>7.2.1</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Document Contents</w:t>
        </w:r>
        <w:r w:rsidR="00707850">
          <w:rPr>
            <w:webHidden/>
          </w:rPr>
          <w:tab/>
        </w:r>
        <w:r w:rsidR="00707850">
          <w:rPr>
            <w:webHidden/>
          </w:rPr>
          <w:fldChar w:fldCharType="begin"/>
        </w:r>
        <w:r w:rsidR="00707850">
          <w:rPr>
            <w:webHidden/>
          </w:rPr>
          <w:instrText xml:space="preserve"> PAGEREF _Toc160650409 \h </w:instrText>
        </w:r>
        <w:r w:rsidR="00707850">
          <w:rPr>
            <w:webHidden/>
          </w:rPr>
        </w:r>
        <w:r w:rsidR="00707850">
          <w:rPr>
            <w:webHidden/>
          </w:rPr>
          <w:fldChar w:fldCharType="separate"/>
        </w:r>
        <w:r w:rsidR="00707850">
          <w:rPr>
            <w:webHidden/>
          </w:rPr>
          <w:t>8</w:t>
        </w:r>
        <w:r w:rsidR="00707850">
          <w:rPr>
            <w:webHidden/>
          </w:rPr>
          <w:fldChar w:fldCharType="end"/>
        </w:r>
      </w:hyperlink>
    </w:p>
    <w:p w14:paraId="71D662B2" w14:textId="3EA86256"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10" w:history="1">
        <w:r w:rsidR="00707850" w:rsidRPr="00A91A0A">
          <w:rPr>
            <w:rStyle w:val="Hyperlink"/>
          </w:rPr>
          <w:t>7.2.2</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Relationship among the Core Documents</w:t>
        </w:r>
        <w:r w:rsidR="00707850">
          <w:rPr>
            <w:webHidden/>
          </w:rPr>
          <w:tab/>
        </w:r>
        <w:r w:rsidR="00707850">
          <w:rPr>
            <w:webHidden/>
          </w:rPr>
          <w:fldChar w:fldCharType="begin"/>
        </w:r>
        <w:r w:rsidR="00707850">
          <w:rPr>
            <w:webHidden/>
          </w:rPr>
          <w:instrText xml:space="preserve"> PAGEREF _Toc160650410 \h </w:instrText>
        </w:r>
        <w:r w:rsidR="00707850">
          <w:rPr>
            <w:webHidden/>
          </w:rPr>
        </w:r>
        <w:r w:rsidR="00707850">
          <w:rPr>
            <w:webHidden/>
          </w:rPr>
          <w:fldChar w:fldCharType="separate"/>
        </w:r>
        <w:r w:rsidR="00707850">
          <w:rPr>
            <w:webHidden/>
          </w:rPr>
          <w:t>8</w:t>
        </w:r>
        <w:r w:rsidR="00707850">
          <w:rPr>
            <w:webHidden/>
          </w:rPr>
          <w:fldChar w:fldCharType="end"/>
        </w:r>
      </w:hyperlink>
    </w:p>
    <w:p w14:paraId="489531E3" w14:textId="0DD8482C"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11" w:history="1">
        <w:r w:rsidR="00707850" w:rsidRPr="00A91A0A">
          <w:rPr>
            <w:rStyle w:val="Hyperlink"/>
          </w:rPr>
          <w:t>7.2.3</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Formalizing the concept of document</w:t>
        </w:r>
        <w:r w:rsidR="00707850">
          <w:rPr>
            <w:webHidden/>
          </w:rPr>
          <w:tab/>
        </w:r>
        <w:r w:rsidR="00707850">
          <w:rPr>
            <w:webHidden/>
          </w:rPr>
          <w:fldChar w:fldCharType="begin"/>
        </w:r>
        <w:r w:rsidR="00707850">
          <w:rPr>
            <w:webHidden/>
          </w:rPr>
          <w:instrText xml:space="preserve"> PAGEREF _Toc160650411 \h </w:instrText>
        </w:r>
        <w:r w:rsidR="00707850">
          <w:rPr>
            <w:webHidden/>
          </w:rPr>
        </w:r>
        <w:r w:rsidR="00707850">
          <w:rPr>
            <w:webHidden/>
          </w:rPr>
          <w:fldChar w:fldCharType="separate"/>
        </w:r>
        <w:r w:rsidR="00707850">
          <w:rPr>
            <w:webHidden/>
          </w:rPr>
          <w:t>9</w:t>
        </w:r>
        <w:r w:rsidR="00707850">
          <w:rPr>
            <w:webHidden/>
          </w:rPr>
          <w:fldChar w:fldCharType="end"/>
        </w:r>
      </w:hyperlink>
    </w:p>
    <w:p w14:paraId="1EA7A89C" w14:textId="67AE0B89" w:rsidR="00707850" w:rsidRDefault="003652A2">
      <w:pPr>
        <w:pStyle w:val="TOC1"/>
        <w:rPr>
          <w:rFonts w:asciiTheme="minorHAnsi" w:eastAsiaTheme="minorEastAsia" w:hAnsiTheme="minorHAnsi" w:cstheme="minorBidi"/>
          <w:b w:val="0"/>
          <w:kern w:val="2"/>
          <w:sz w:val="22"/>
          <w:szCs w:val="22"/>
          <w:lang w:val="en-US"/>
          <w14:ligatures w14:val="standardContextual"/>
        </w:rPr>
      </w:pPr>
      <w:hyperlink w:anchor="_Toc160650412" w:history="1">
        <w:r w:rsidR="00707850" w:rsidRPr="00A91A0A">
          <w:rPr>
            <w:rStyle w:val="Hyperlink"/>
          </w:rPr>
          <w:t>8</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Central Concepts</w:t>
        </w:r>
        <w:r w:rsidR="00707850">
          <w:rPr>
            <w:webHidden/>
          </w:rPr>
          <w:tab/>
        </w:r>
        <w:r w:rsidR="00707850">
          <w:rPr>
            <w:webHidden/>
          </w:rPr>
          <w:fldChar w:fldCharType="begin"/>
        </w:r>
        <w:r w:rsidR="00707850">
          <w:rPr>
            <w:webHidden/>
          </w:rPr>
          <w:instrText xml:space="preserve"> PAGEREF _Toc160650412 \h </w:instrText>
        </w:r>
        <w:r w:rsidR="00707850">
          <w:rPr>
            <w:webHidden/>
          </w:rPr>
        </w:r>
        <w:r w:rsidR="00707850">
          <w:rPr>
            <w:webHidden/>
          </w:rPr>
          <w:fldChar w:fldCharType="separate"/>
        </w:r>
        <w:r w:rsidR="00707850">
          <w:rPr>
            <w:webHidden/>
          </w:rPr>
          <w:t>9</w:t>
        </w:r>
        <w:r w:rsidR="00707850">
          <w:rPr>
            <w:webHidden/>
          </w:rPr>
          <w:fldChar w:fldCharType="end"/>
        </w:r>
      </w:hyperlink>
    </w:p>
    <w:p w14:paraId="20FC25AA" w14:textId="620EDB67" w:rsidR="00707850" w:rsidRDefault="003652A2">
      <w:pPr>
        <w:pStyle w:val="TOC2"/>
        <w:rPr>
          <w:rFonts w:asciiTheme="minorHAnsi" w:eastAsiaTheme="minorEastAsia" w:hAnsiTheme="minorHAnsi" w:cstheme="minorBidi"/>
          <w:b w:val="0"/>
          <w:kern w:val="2"/>
          <w:sz w:val="22"/>
          <w:szCs w:val="22"/>
          <w:lang w:val="en-US"/>
          <w14:ligatures w14:val="standardContextual"/>
        </w:rPr>
      </w:pPr>
      <w:hyperlink w:anchor="_Toc160650413" w:history="1">
        <w:r w:rsidR="00707850" w:rsidRPr="00A91A0A">
          <w:rPr>
            <w:rStyle w:val="Hyperlink"/>
          </w:rPr>
          <w:t>8.1</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Identity</w:t>
        </w:r>
        <w:r w:rsidR="00707850">
          <w:rPr>
            <w:webHidden/>
          </w:rPr>
          <w:tab/>
        </w:r>
        <w:r w:rsidR="00707850">
          <w:rPr>
            <w:webHidden/>
          </w:rPr>
          <w:fldChar w:fldCharType="begin"/>
        </w:r>
        <w:r w:rsidR="00707850">
          <w:rPr>
            <w:webHidden/>
          </w:rPr>
          <w:instrText xml:space="preserve"> PAGEREF _Toc160650413 \h </w:instrText>
        </w:r>
        <w:r w:rsidR="00707850">
          <w:rPr>
            <w:webHidden/>
          </w:rPr>
        </w:r>
        <w:r w:rsidR="00707850">
          <w:rPr>
            <w:webHidden/>
          </w:rPr>
          <w:fldChar w:fldCharType="separate"/>
        </w:r>
        <w:r w:rsidR="00707850">
          <w:rPr>
            <w:webHidden/>
          </w:rPr>
          <w:t>9</w:t>
        </w:r>
        <w:r w:rsidR="00707850">
          <w:rPr>
            <w:webHidden/>
          </w:rPr>
          <w:fldChar w:fldCharType="end"/>
        </w:r>
      </w:hyperlink>
    </w:p>
    <w:p w14:paraId="043DBF0E" w14:textId="637E05E4"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14" w:history="1">
        <w:r w:rsidR="00707850" w:rsidRPr="00A91A0A">
          <w:rPr>
            <w:rStyle w:val="Hyperlink"/>
          </w:rPr>
          <w:t>8.1.1</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Compound Identifier Type</w:t>
        </w:r>
        <w:r w:rsidR="00707850">
          <w:rPr>
            <w:webHidden/>
          </w:rPr>
          <w:tab/>
        </w:r>
        <w:r w:rsidR="00707850">
          <w:rPr>
            <w:webHidden/>
          </w:rPr>
          <w:fldChar w:fldCharType="begin"/>
        </w:r>
        <w:r w:rsidR="00707850">
          <w:rPr>
            <w:webHidden/>
          </w:rPr>
          <w:instrText xml:space="preserve"> PAGEREF _Toc160650414 \h </w:instrText>
        </w:r>
        <w:r w:rsidR="00707850">
          <w:rPr>
            <w:webHidden/>
          </w:rPr>
        </w:r>
        <w:r w:rsidR="00707850">
          <w:rPr>
            <w:webHidden/>
          </w:rPr>
          <w:fldChar w:fldCharType="separate"/>
        </w:r>
        <w:r w:rsidR="00707850">
          <w:rPr>
            <w:webHidden/>
          </w:rPr>
          <w:t>10</w:t>
        </w:r>
        <w:r w:rsidR="00707850">
          <w:rPr>
            <w:webHidden/>
          </w:rPr>
          <w:fldChar w:fldCharType="end"/>
        </w:r>
      </w:hyperlink>
    </w:p>
    <w:p w14:paraId="4FD73CD3" w14:textId="70515189"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15" w:history="1">
        <w:r w:rsidR="00707850" w:rsidRPr="00A91A0A">
          <w:rPr>
            <w:rStyle w:val="Hyperlink"/>
          </w:rPr>
          <w:t>8.1.2</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UniqueId</w:t>
        </w:r>
        <w:r w:rsidR="00707850">
          <w:rPr>
            <w:webHidden/>
          </w:rPr>
          <w:tab/>
        </w:r>
        <w:r w:rsidR="00707850">
          <w:rPr>
            <w:webHidden/>
          </w:rPr>
          <w:fldChar w:fldCharType="begin"/>
        </w:r>
        <w:r w:rsidR="00707850">
          <w:rPr>
            <w:webHidden/>
          </w:rPr>
          <w:instrText xml:space="preserve"> PAGEREF _Toc160650415 \h </w:instrText>
        </w:r>
        <w:r w:rsidR="00707850">
          <w:rPr>
            <w:webHidden/>
          </w:rPr>
        </w:r>
        <w:r w:rsidR="00707850">
          <w:rPr>
            <w:webHidden/>
          </w:rPr>
          <w:fldChar w:fldCharType="separate"/>
        </w:r>
        <w:r w:rsidR="00707850">
          <w:rPr>
            <w:webHidden/>
          </w:rPr>
          <w:t>10</w:t>
        </w:r>
        <w:r w:rsidR="00707850">
          <w:rPr>
            <w:webHidden/>
          </w:rPr>
          <w:fldChar w:fldCharType="end"/>
        </w:r>
      </w:hyperlink>
    </w:p>
    <w:p w14:paraId="0F454219" w14:textId="05089F9E"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16" w:history="1">
        <w:r w:rsidR="00707850" w:rsidRPr="00A91A0A">
          <w:rPr>
            <w:rStyle w:val="Hyperlink"/>
          </w:rPr>
          <w:t>8.1.3</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Sharing UniqueIds</w:t>
        </w:r>
        <w:r w:rsidR="00707850">
          <w:rPr>
            <w:webHidden/>
          </w:rPr>
          <w:tab/>
        </w:r>
        <w:r w:rsidR="00707850">
          <w:rPr>
            <w:webHidden/>
          </w:rPr>
          <w:fldChar w:fldCharType="begin"/>
        </w:r>
        <w:r w:rsidR="00707850">
          <w:rPr>
            <w:webHidden/>
          </w:rPr>
          <w:instrText xml:space="preserve"> PAGEREF _Toc160650416 \h </w:instrText>
        </w:r>
        <w:r w:rsidR="00707850">
          <w:rPr>
            <w:webHidden/>
          </w:rPr>
        </w:r>
        <w:r w:rsidR="00707850">
          <w:rPr>
            <w:webHidden/>
          </w:rPr>
          <w:fldChar w:fldCharType="separate"/>
        </w:r>
        <w:r w:rsidR="00707850">
          <w:rPr>
            <w:webHidden/>
          </w:rPr>
          <w:t>11</w:t>
        </w:r>
        <w:r w:rsidR="00707850">
          <w:rPr>
            <w:webHidden/>
          </w:rPr>
          <w:fldChar w:fldCharType="end"/>
        </w:r>
      </w:hyperlink>
    </w:p>
    <w:p w14:paraId="6F056B95" w14:textId="280C7AAC" w:rsidR="00707850" w:rsidRDefault="003652A2">
      <w:pPr>
        <w:pStyle w:val="TOC2"/>
        <w:rPr>
          <w:rFonts w:asciiTheme="minorHAnsi" w:eastAsiaTheme="minorEastAsia" w:hAnsiTheme="minorHAnsi" w:cstheme="minorBidi"/>
          <w:b w:val="0"/>
          <w:kern w:val="2"/>
          <w:sz w:val="22"/>
          <w:szCs w:val="22"/>
          <w:lang w:val="en-US"/>
          <w14:ligatures w14:val="standardContextual"/>
        </w:rPr>
      </w:pPr>
      <w:hyperlink w:anchor="_Toc160650417" w:history="1">
        <w:r w:rsidR="00707850" w:rsidRPr="00A91A0A">
          <w:rPr>
            <w:rStyle w:val="Hyperlink"/>
          </w:rPr>
          <w:t>8.2</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Time</w:t>
        </w:r>
        <w:r w:rsidR="00707850">
          <w:rPr>
            <w:webHidden/>
          </w:rPr>
          <w:tab/>
        </w:r>
        <w:r w:rsidR="00707850">
          <w:rPr>
            <w:webHidden/>
          </w:rPr>
          <w:fldChar w:fldCharType="begin"/>
        </w:r>
        <w:r w:rsidR="00707850">
          <w:rPr>
            <w:webHidden/>
          </w:rPr>
          <w:instrText xml:space="preserve"> PAGEREF _Toc160650417 \h </w:instrText>
        </w:r>
        <w:r w:rsidR="00707850">
          <w:rPr>
            <w:webHidden/>
          </w:rPr>
        </w:r>
        <w:r w:rsidR="00707850">
          <w:rPr>
            <w:webHidden/>
          </w:rPr>
          <w:fldChar w:fldCharType="separate"/>
        </w:r>
        <w:r w:rsidR="00707850">
          <w:rPr>
            <w:webHidden/>
          </w:rPr>
          <w:t>12</w:t>
        </w:r>
        <w:r w:rsidR="00707850">
          <w:rPr>
            <w:webHidden/>
          </w:rPr>
          <w:fldChar w:fldCharType="end"/>
        </w:r>
      </w:hyperlink>
    </w:p>
    <w:p w14:paraId="3DFD1D4E" w14:textId="4D7BE897"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18" w:history="1">
        <w:r w:rsidR="00707850" w:rsidRPr="00A91A0A">
          <w:rPr>
            <w:rStyle w:val="Hyperlink"/>
          </w:rPr>
          <w:t>8.2.1</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TimeScope</w:t>
        </w:r>
        <w:r w:rsidR="00707850">
          <w:rPr>
            <w:webHidden/>
          </w:rPr>
          <w:tab/>
        </w:r>
        <w:r w:rsidR="00707850">
          <w:rPr>
            <w:webHidden/>
          </w:rPr>
          <w:fldChar w:fldCharType="begin"/>
        </w:r>
        <w:r w:rsidR="00707850">
          <w:rPr>
            <w:webHidden/>
          </w:rPr>
          <w:instrText xml:space="preserve"> PAGEREF _Toc160650418 \h </w:instrText>
        </w:r>
        <w:r w:rsidR="00707850">
          <w:rPr>
            <w:webHidden/>
          </w:rPr>
        </w:r>
        <w:r w:rsidR="00707850">
          <w:rPr>
            <w:webHidden/>
          </w:rPr>
          <w:fldChar w:fldCharType="separate"/>
        </w:r>
        <w:r w:rsidR="00707850">
          <w:rPr>
            <w:webHidden/>
          </w:rPr>
          <w:t>13</w:t>
        </w:r>
        <w:r w:rsidR="00707850">
          <w:rPr>
            <w:webHidden/>
          </w:rPr>
          <w:fldChar w:fldCharType="end"/>
        </w:r>
      </w:hyperlink>
    </w:p>
    <w:p w14:paraId="3259FBA6" w14:textId="1E42EBD5"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19" w:history="1">
        <w:r w:rsidR="00707850" w:rsidRPr="00A91A0A">
          <w:rPr>
            <w:rStyle w:val="Hyperlink"/>
          </w:rPr>
          <w:t>8.2.2</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TimeDataSourceEnum</w:t>
        </w:r>
        <w:r w:rsidR="00707850">
          <w:rPr>
            <w:webHidden/>
          </w:rPr>
          <w:tab/>
        </w:r>
        <w:r w:rsidR="00707850">
          <w:rPr>
            <w:webHidden/>
          </w:rPr>
          <w:fldChar w:fldCharType="begin"/>
        </w:r>
        <w:r w:rsidR="00707850">
          <w:rPr>
            <w:webHidden/>
          </w:rPr>
          <w:instrText xml:space="preserve"> PAGEREF _Toc160650419 \h </w:instrText>
        </w:r>
        <w:r w:rsidR="00707850">
          <w:rPr>
            <w:webHidden/>
          </w:rPr>
        </w:r>
        <w:r w:rsidR="00707850">
          <w:rPr>
            <w:webHidden/>
          </w:rPr>
          <w:fldChar w:fldCharType="separate"/>
        </w:r>
        <w:r w:rsidR="00707850">
          <w:rPr>
            <w:webHidden/>
          </w:rPr>
          <w:t>14</w:t>
        </w:r>
        <w:r w:rsidR="00707850">
          <w:rPr>
            <w:webHidden/>
          </w:rPr>
          <w:fldChar w:fldCharType="end"/>
        </w:r>
      </w:hyperlink>
    </w:p>
    <w:p w14:paraId="4117DFA1" w14:textId="3FBB53BA" w:rsidR="00707850" w:rsidRDefault="003652A2">
      <w:pPr>
        <w:pStyle w:val="TOC2"/>
        <w:rPr>
          <w:rFonts w:asciiTheme="minorHAnsi" w:eastAsiaTheme="minorEastAsia" w:hAnsiTheme="minorHAnsi" w:cstheme="minorBidi"/>
          <w:b w:val="0"/>
          <w:kern w:val="2"/>
          <w:sz w:val="22"/>
          <w:szCs w:val="22"/>
          <w:lang w:val="en-US"/>
          <w14:ligatures w14:val="standardContextual"/>
        </w:rPr>
      </w:pPr>
      <w:hyperlink w:anchor="_Toc160650420" w:history="1">
        <w:r w:rsidR="00707850" w:rsidRPr="00A91A0A">
          <w:rPr>
            <w:rStyle w:val="Hyperlink"/>
          </w:rPr>
          <w:t>8.3</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Space</w:t>
        </w:r>
        <w:r w:rsidR="00707850">
          <w:rPr>
            <w:webHidden/>
          </w:rPr>
          <w:tab/>
        </w:r>
        <w:r w:rsidR="00707850">
          <w:rPr>
            <w:webHidden/>
          </w:rPr>
          <w:fldChar w:fldCharType="begin"/>
        </w:r>
        <w:r w:rsidR="00707850">
          <w:rPr>
            <w:webHidden/>
          </w:rPr>
          <w:instrText xml:space="preserve"> PAGEREF _Toc160650420 \h </w:instrText>
        </w:r>
        <w:r w:rsidR="00707850">
          <w:rPr>
            <w:webHidden/>
          </w:rPr>
        </w:r>
        <w:r w:rsidR="00707850">
          <w:rPr>
            <w:webHidden/>
          </w:rPr>
          <w:fldChar w:fldCharType="separate"/>
        </w:r>
        <w:r w:rsidR="00707850">
          <w:rPr>
            <w:webHidden/>
          </w:rPr>
          <w:t>14</w:t>
        </w:r>
        <w:r w:rsidR="00707850">
          <w:rPr>
            <w:webHidden/>
          </w:rPr>
          <w:fldChar w:fldCharType="end"/>
        </w:r>
      </w:hyperlink>
    </w:p>
    <w:p w14:paraId="4BEAF28A" w14:textId="10E0B1B9"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21" w:history="1">
        <w:r w:rsidR="00707850" w:rsidRPr="00A91A0A">
          <w:rPr>
            <w:rStyle w:val="Hyperlink"/>
          </w:rPr>
          <w:t>8.3.1</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Position</w:t>
        </w:r>
        <w:r w:rsidR="00707850">
          <w:rPr>
            <w:webHidden/>
          </w:rPr>
          <w:tab/>
        </w:r>
        <w:r w:rsidR="00707850">
          <w:rPr>
            <w:webHidden/>
          </w:rPr>
          <w:fldChar w:fldCharType="begin"/>
        </w:r>
        <w:r w:rsidR="00707850">
          <w:rPr>
            <w:webHidden/>
          </w:rPr>
          <w:instrText xml:space="preserve"> PAGEREF _Toc160650421 \h </w:instrText>
        </w:r>
        <w:r w:rsidR="00707850">
          <w:rPr>
            <w:webHidden/>
          </w:rPr>
        </w:r>
        <w:r w:rsidR="00707850">
          <w:rPr>
            <w:webHidden/>
          </w:rPr>
          <w:fldChar w:fldCharType="separate"/>
        </w:r>
        <w:r w:rsidR="00707850">
          <w:rPr>
            <w:webHidden/>
          </w:rPr>
          <w:t>15</w:t>
        </w:r>
        <w:r w:rsidR="00707850">
          <w:rPr>
            <w:webHidden/>
          </w:rPr>
          <w:fldChar w:fldCharType="end"/>
        </w:r>
      </w:hyperlink>
    </w:p>
    <w:p w14:paraId="0F6763D0" w14:textId="51F75842"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22" w:history="1">
        <w:r w:rsidR="00707850" w:rsidRPr="00A91A0A">
          <w:rPr>
            <w:rStyle w:val="Hyperlink"/>
          </w:rPr>
          <w:t>8.3.2</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Location</w:t>
        </w:r>
        <w:r w:rsidR="00707850">
          <w:rPr>
            <w:webHidden/>
          </w:rPr>
          <w:tab/>
        </w:r>
        <w:r w:rsidR="00707850">
          <w:rPr>
            <w:webHidden/>
          </w:rPr>
          <w:fldChar w:fldCharType="begin"/>
        </w:r>
        <w:r w:rsidR="00707850">
          <w:rPr>
            <w:webHidden/>
          </w:rPr>
          <w:instrText xml:space="preserve"> PAGEREF _Toc160650422 \h </w:instrText>
        </w:r>
        <w:r w:rsidR="00707850">
          <w:rPr>
            <w:webHidden/>
          </w:rPr>
        </w:r>
        <w:r w:rsidR="00707850">
          <w:rPr>
            <w:webHidden/>
          </w:rPr>
          <w:fldChar w:fldCharType="separate"/>
        </w:r>
        <w:r w:rsidR="00707850">
          <w:rPr>
            <w:webHidden/>
          </w:rPr>
          <w:t>15</w:t>
        </w:r>
        <w:r w:rsidR="00707850">
          <w:rPr>
            <w:webHidden/>
          </w:rPr>
          <w:fldChar w:fldCharType="end"/>
        </w:r>
      </w:hyperlink>
    </w:p>
    <w:p w14:paraId="0C6CE793" w14:textId="05234BDA"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23" w:history="1">
        <w:r w:rsidR="00707850" w:rsidRPr="00A91A0A">
          <w:rPr>
            <w:rStyle w:val="Hyperlink"/>
          </w:rPr>
          <w:t>8.3.3</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SpatialScope</w:t>
        </w:r>
        <w:r w:rsidR="00707850">
          <w:rPr>
            <w:webHidden/>
          </w:rPr>
          <w:tab/>
        </w:r>
        <w:r w:rsidR="00707850">
          <w:rPr>
            <w:webHidden/>
          </w:rPr>
          <w:fldChar w:fldCharType="begin"/>
        </w:r>
        <w:r w:rsidR="00707850">
          <w:rPr>
            <w:webHidden/>
          </w:rPr>
          <w:instrText xml:space="preserve"> PAGEREF _Toc160650423 \h </w:instrText>
        </w:r>
        <w:r w:rsidR="00707850">
          <w:rPr>
            <w:webHidden/>
          </w:rPr>
        </w:r>
        <w:r w:rsidR="00707850">
          <w:rPr>
            <w:webHidden/>
          </w:rPr>
          <w:fldChar w:fldCharType="separate"/>
        </w:r>
        <w:r w:rsidR="00707850">
          <w:rPr>
            <w:webHidden/>
          </w:rPr>
          <w:t>15</w:t>
        </w:r>
        <w:r w:rsidR="00707850">
          <w:rPr>
            <w:webHidden/>
          </w:rPr>
          <w:fldChar w:fldCharType="end"/>
        </w:r>
      </w:hyperlink>
    </w:p>
    <w:p w14:paraId="48FCB10B" w14:textId="15991623"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24" w:history="1">
        <w:r w:rsidR="00707850" w:rsidRPr="00A91A0A">
          <w:rPr>
            <w:rStyle w:val="Hyperlink"/>
          </w:rPr>
          <w:t>8.3.4</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RadialSpatialScope</w:t>
        </w:r>
        <w:r w:rsidR="00707850">
          <w:rPr>
            <w:webHidden/>
          </w:rPr>
          <w:tab/>
        </w:r>
        <w:r w:rsidR="00707850">
          <w:rPr>
            <w:webHidden/>
          </w:rPr>
          <w:fldChar w:fldCharType="begin"/>
        </w:r>
        <w:r w:rsidR="00707850">
          <w:rPr>
            <w:webHidden/>
          </w:rPr>
          <w:instrText xml:space="preserve"> PAGEREF _Toc160650424 \h </w:instrText>
        </w:r>
        <w:r w:rsidR="00707850">
          <w:rPr>
            <w:webHidden/>
          </w:rPr>
        </w:r>
        <w:r w:rsidR="00707850">
          <w:rPr>
            <w:webHidden/>
          </w:rPr>
          <w:fldChar w:fldCharType="separate"/>
        </w:r>
        <w:r w:rsidR="00707850">
          <w:rPr>
            <w:webHidden/>
          </w:rPr>
          <w:t>16</w:t>
        </w:r>
        <w:r w:rsidR="00707850">
          <w:rPr>
            <w:webHidden/>
          </w:rPr>
          <w:fldChar w:fldCharType="end"/>
        </w:r>
      </w:hyperlink>
    </w:p>
    <w:p w14:paraId="2120C725" w14:textId="23AE8964"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25" w:history="1">
        <w:r w:rsidR="00707850" w:rsidRPr="00A91A0A">
          <w:rPr>
            <w:rStyle w:val="Hyperlink"/>
          </w:rPr>
          <w:t>8.3.5</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MultiPolygonSpatialScope</w:t>
        </w:r>
        <w:r w:rsidR="00707850">
          <w:rPr>
            <w:webHidden/>
          </w:rPr>
          <w:tab/>
        </w:r>
        <w:r w:rsidR="00707850">
          <w:rPr>
            <w:webHidden/>
          </w:rPr>
          <w:fldChar w:fldCharType="begin"/>
        </w:r>
        <w:r w:rsidR="00707850">
          <w:rPr>
            <w:webHidden/>
          </w:rPr>
          <w:instrText xml:space="preserve"> PAGEREF _Toc160650425 \h </w:instrText>
        </w:r>
        <w:r w:rsidR="00707850">
          <w:rPr>
            <w:webHidden/>
          </w:rPr>
        </w:r>
        <w:r w:rsidR="00707850">
          <w:rPr>
            <w:webHidden/>
          </w:rPr>
          <w:fldChar w:fldCharType="separate"/>
        </w:r>
        <w:r w:rsidR="00707850">
          <w:rPr>
            <w:webHidden/>
          </w:rPr>
          <w:t>16</w:t>
        </w:r>
        <w:r w:rsidR="00707850">
          <w:rPr>
            <w:webHidden/>
          </w:rPr>
          <w:fldChar w:fldCharType="end"/>
        </w:r>
      </w:hyperlink>
    </w:p>
    <w:p w14:paraId="0184893F" w14:textId="049DE8F9"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26" w:history="1">
        <w:r w:rsidR="00707850" w:rsidRPr="00A91A0A">
          <w:rPr>
            <w:rStyle w:val="Hyperlink"/>
          </w:rPr>
          <w:t>8.3.6</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LineString</w:t>
        </w:r>
        <w:r w:rsidR="00707850">
          <w:rPr>
            <w:webHidden/>
          </w:rPr>
          <w:tab/>
        </w:r>
        <w:r w:rsidR="00707850">
          <w:rPr>
            <w:webHidden/>
          </w:rPr>
          <w:fldChar w:fldCharType="begin"/>
        </w:r>
        <w:r w:rsidR="00707850">
          <w:rPr>
            <w:webHidden/>
          </w:rPr>
          <w:instrText xml:space="preserve"> PAGEREF _Toc160650426 \h </w:instrText>
        </w:r>
        <w:r w:rsidR="00707850">
          <w:rPr>
            <w:webHidden/>
          </w:rPr>
        </w:r>
        <w:r w:rsidR="00707850">
          <w:rPr>
            <w:webHidden/>
          </w:rPr>
          <w:fldChar w:fldCharType="separate"/>
        </w:r>
        <w:r w:rsidR="00707850">
          <w:rPr>
            <w:webHidden/>
          </w:rPr>
          <w:t>16</w:t>
        </w:r>
        <w:r w:rsidR="00707850">
          <w:rPr>
            <w:webHidden/>
          </w:rPr>
          <w:fldChar w:fldCharType="end"/>
        </w:r>
      </w:hyperlink>
    </w:p>
    <w:p w14:paraId="5491EF35" w14:textId="07782212"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27" w:history="1">
        <w:r w:rsidR="00707850" w:rsidRPr="00A91A0A">
          <w:rPr>
            <w:rStyle w:val="Hyperlink"/>
          </w:rPr>
          <w:t>8.3.7</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PositionDataSourceEnum</w:t>
        </w:r>
        <w:r w:rsidR="00707850">
          <w:rPr>
            <w:webHidden/>
          </w:rPr>
          <w:tab/>
        </w:r>
        <w:r w:rsidR="00707850">
          <w:rPr>
            <w:webHidden/>
          </w:rPr>
          <w:fldChar w:fldCharType="begin"/>
        </w:r>
        <w:r w:rsidR="00707850">
          <w:rPr>
            <w:webHidden/>
          </w:rPr>
          <w:instrText xml:space="preserve"> PAGEREF _Toc160650427 \h </w:instrText>
        </w:r>
        <w:r w:rsidR="00707850">
          <w:rPr>
            <w:webHidden/>
          </w:rPr>
        </w:r>
        <w:r w:rsidR="00707850">
          <w:rPr>
            <w:webHidden/>
          </w:rPr>
          <w:fldChar w:fldCharType="separate"/>
        </w:r>
        <w:r w:rsidR="00707850">
          <w:rPr>
            <w:webHidden/>
          </w:rPr>
          <w:t>16</w:t>
        </w:r>
        <w:r w:rsidR="00707850">
          <w:rPr>
            <w:webHidden/>
          </w:rPr>
          <w:fldChar w:fldCharType="end"/>
        </w:r>
      </w:hyperlink>
    </w:p>
    <w:p w14:paraId="7D929C5E" w14:textId="323948B3"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28" w:history="1">
        <w:r w:rsidR="00707850" w:rsidRPr="00A91A0A">
          <w:rPr>
            <w:rStyle w:val="Hyperlink"/>
          </w:rPr>
          <w:t>8.3.8</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Gazetteer</w:t>
        </w:r>
        <w:r w:rsidR="00707850">
          <w:rPr>
            <w:webHidden/>
          </w:rPr>
          <w:tab/>
        </w:r>
        <w:r w:rsidR="00707850">
          <w:rPr>
            <w:webHidden/>
          </w:rPr>
          <w:fldChar w:fldCharType="begin"/>
        </w:r>
        <w:r w:rsidR="00707850">
          <w:rPr>
            <w:webHidden/>
          </w:rPr>
          <w:instrText xml:space="preserve"> PAGEREF _Toc160650428 \h </w:instrText>
        </w:r>
        <w:r w:rsidR="00707850">
          <w:rPr>
            <w:webHidden/>
          </w:rPr>
        </w:r>
        <w:r w:rsidR="00707850">
          <w:rPr>
            <w:webHidden/>
          </w:rPr>
          <w:fldChar w:fldCharType="separate"/>
        </w:r>
        <w:r w:rsidR="00707850">
          <w:rPr>
            <w:webHidden/>
          </w:rPr>
          <w:t>16</w:t>
        </w:r>
        <w:r w:rsidR="00707850">
          <w:rPr>
            <w:webHidden/>
          </w:rPr>
          <w:fldChar w:fldCharType="end"/>
        </w:r>
      </w:hyperlink>
    </w:p>
    <w:p w14:paraId="7C85BED3" w14:textId="46455790" w:rsidR="00707850" w:rsidRDefault="003652A2">
      <w:pPr>
        <w:pStyle w:val="TOC2"/>
        <w:rPr>
          <w:rFonts w:asciiTheme="minorHAnsi" w:eastAsiaTheme="minorEastAsia" w:hAnsiTheme="minorHAnsi" w:cstheme="minorBidi"/>
          <w:b w:val="0"/>
          <w:kern w:val="2"/>
          <w:sz w:val="22"/>
          <w:szCs w:val="22"/>
          <w:lang w:val="en-US"/>
          <w14:ligatures w14:val="standardContextual"/>
        </w:rPr>
      </w:pPr>
      <w:hyperlink w:anchor="_Toc160650429" w:history="1">
        <w:r w:rsidR="00707850" w:rsidRPr="00A91A0A">
          <w:rPr>
            <w:rStyle w:val="Hyperlink"/>
          </w:rPr>
          <w:t>8.4</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Units of Measure</w:t>
        </w:r>
        <w:r w:rsidR="00707850">
          <w:rPr>
            <w:webHidden/>
          </w:rPr>
          <w:tab/>
        </w:r>
        <w:r w:rsidR="00707850">
          <w:rPr>
            <w:webHidden/>
          </w:rPr>
          <w:fldChar w:fldCharType="begin"/>
        </w:r>
        <w:r w:rsidR="00707850">
          <w:rPr>
            <w:webHidden/>
          </w:rPr>
          <w:instrText xml:space="preserve"> PAGEREF _Toc160650429 \h </w:instrText>
        </w:r>
        <w:r w:rsidR="00707850">
          <w:rPr>
            <w:webHidden/>
          </w:rPr>
        </w:r>
        <w:r w:rsidR="00707850">
          <w:rPr>
            <w:webHidden/>
          </w:rPr>
          <w:fldChar w:fldCharType="separate"/>
        </w:r>
        <w:r w:rsidR="00707850">
          <w:rPr>
            <w:webHidden/>
          </w:rPr>
          <w:t>17</w:t>
        </w:r>
        <w:r w:rsidR="00707850">
          <w:rPr>
            <w:webHidden/>
          </w:rPr>
          <w:fldChar w:fldCharType="end"/>
        </w:r>
      </w:hyperlink>
    </w:p>
    <w:p w14:paraId="31F6AE72" w14:textId="49F1C664"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30" w:history="1">
        <w:r w:rsidR="00707850" w:rsidRPr="00A91A0A">
          <w:rPr>
            <w:rStyle w:val="Hyperlink"/>
          </w:rPr>
          <w:t>8.4.1</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Implementation</w:t>
        </w:r>
        <w:r w:rsidR="00707850">
          <w:rPr>
            <w:webHidden/>
          </w:rPr>
          <w:tab/>
        </w:r>
        <w:r w:rsidR="00707850">
          <w:rPr>
            <w:webHidden/>
          </w:rPr>
          <w:fldChar w:fldCharType="begin"/>
        </w:r>
        <w:r w:rsidR="00707850">
          <w:rPr>
            <w:webHidden/>
          </w:rPr>
          <w:instrText xml:space="preserve"> PAGEREF _Toc160650430 \h </w:instrText>
        </w:r>
        <w:r w:rsidR="00707850">
          <w:rPr>
            <w:webHidden/>
          </w:rPr>
        </w:r>
        <w:r w:rsidR="00707850">
          <w:rPr>
            <w:webHidden/>
          </w:rPr>
          <w:fldChar w:fldCharType="separate"/>
        </w:r>
        <w:r w:rsidR="00707850">
          <w:rPr>
            <w:webHidden/>
          </w:rPr>
          <w:t>18</w:t>
        </w:r>
        <w:r w:rsidR="00707850">
          <w:rPr>
            <w:webHidden/>
          </w:rPr>
          <w:fldChar w:fldCharType="end"/>
        </w:r>
      </w:hyperlink>
    </w:p>
    <w:p w14:paraId="5F8F26C0" w14:textId="5ED3C720"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31" w:history="1">
        <w:r w:rsidR="00707850" w:rsidRPr="00A91A0A">
          <w:rPr>
            <w:rStyle w:val="Hyperlink"/>
          </w:rPr>
          <w:t>8.4.2</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NumericValue</w:t>
        </w:r>
        <w:r w:rsidR="00707850">
          <w:rPr>
            <w:webHidden/>
          </w:rPr>
          <w:tab/>
        </w:r>
        <w:r w:rsidR="00707850">
          <w:rPr>
            <w:webHidden/>
          </w:rPr>
          <w:fldChar w:fldCharType="begin"/>
        </w:r>
        <w:r w:rsidR="00707850">
          <w:rPr>
            <w:webHidden/>
          </w:rPr>
          <w:instrText xml:space="preserve"> PAGEREF _Toc160650431 \h </w:instrText>
        </w:r>
        <w:r w:rsidR="00707850">
          <w:rPr>
            <w:webHidden/>
          </w:rPr>
        </w:r>
        <w:r w:rsidR="00707850">
          <w:rPr>
            <w:webHidden/>
          </w:rPr>
          <w:fldChar w:fldCharType="separate"/>
        </w:r>
        <w:r w:rsidR="00707850">
          <w:rPr>
            <w:webHidden/>
          </w:rPr>
          <w:t>18</w:t>
        </w:r>
        <w:r w:rsidR="00707850">
          <w:rPr>
            <w:webHidden/>
          </w:rPr>
          <w:fldChar w:fldCharType="end"/>
        </w:r>
      </w:hyperlink>
    </w:p>
    <w:p w14:paraId="11CE7DB4" w14:textId="1F709BD7" w:rsidR="00707850" w:rsidRDefault="003652A2">
      <w:pPr>
        <w:pStyle w:val="TOC2"/>
        <w:rPr>
          <w:rFonts w:asciiTheme="minorHAnsi" w:eastAsiaTheme="minorEastAsia" w:hAnsiTheme="minorHAnsi" w:cstheme="minorBidi"/>
          <w:b w:val="0"/>
          <w:kern w:val="2"/>
          <w:sz w:val="22"/>
          <w:szCs w:val="22"/>
          <w:lang w:val="en-US"/>
          <w14:ligatures w14:val="standardContextual"/>
        </w:rPr>
      </w:pPr>
      <w:hyperlink w:anchor="_Toc160650432" w:history="1">
        <w:r w:rsidR="00707850" w:rsidRPr="00A91A0A">
          <w:rPr>
            <w:rStyle w:val="Hyperlink"/>
          </w:rPr>
          <w:t>8.5</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Geopolitical-Context-Dependent-Data: ContextItems</w:t>
        </w:r>
        <w:r w:rsidR="00707850">
          <w:rPr>
            <w:webHidden/>
          </w:rPr>
          <w:tab/>
        </w:r>
        <w:r w:rsidR="00707850">
          <w:rPr>
            <w:webHidden/>
          </w:rPr>
          <w:fldChar w:fldCharType="begin"/>
        </w:r>
        <w:r w:rsidR="00707850">
          <w:rPr>
            <w:webHidden/>
          </w:rPr>
          <w:instrText xml:space="preserve"> PAGEREF _Toc160650432 \h </w:instrText>
        </w:r>
        <w:r w:rsidR="00707850">
          <w:rPr>
            <w:webHidden/>
          </w:rPr>
        </w:r>
        <w:r w:rsidR="00707850">
          <w:rPr>
            <w:webHidden/>
          </w:rPr>
          <w:fldChar w:fldCharType="separate"/>
        </w:r>
        <w:r w:rsidR="00707850">
          <w:rPr>
            <w:webHidden/>
          </w:rPr>
          <w:t>18</w:t>
        </w:r>
        <w:r w:rsidR="00707850">
          <w:rPr>
            <w:webHidden/>
          </w:rPr>
          <w:fldChar w:fldCharType="end"/>
        </w:r>
      </w:hyperlink>
    </w:p>
    <w:p w14:paraId="39B90FB9" w14:textId="31359759"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33" w:history="1">
        <w:r w:rsidR="00707850" w:rsidRPr="00A91A0A">
          <w:rPr>
            <w:rStyle w:val="Hyperlink"/>
          </w:rPr>
          <w:t>8.5.1</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Handling Static and Dynamic Requirements within a Data Model</w:t>
        </w:r>
        <w:r w:rsidR="00707850">
          <w:rPr>
            <w:webHidden/>
          </w:rPr>
          <w:tab/>
        </w:r>
        <w:r w:rsidR="00707850">
          <w:rPr>
            <w:webHidden/>
          </w:rPr>
          <w:fldChar w:fldCharType="begin"/>
        </w:r>
        <w:r w:rsidR="00707850">
          <w:rPr>
            <w:webHidden/>
          </w:rPr>
          <w:instrText xml:space="preserve"> PAGEREF _Toc160650433 \h </w:instrText>
        </w:r>
        <w:r w:rsidR="00707850">
          <w:rPr>
            <w:webHidden/>
          </w:rPr>
        </w:r>
        <w:r w:rsidR="00707850">
          <w:rPr>
            <w:webHidden/>
          </w:rPr>
          <w:fldChar w:fldCharType="separate"/>
        </w:r>
        <w:r w:rsidR="00707850">
          <w:rPr>
            <w:webHidden/>
          </w:rPr>
          <w:t>18</w:t>
        </w:r>
        <w:r w:rsidR="00707850">
          <w:rPr>
            <w:webHidden/>
          </w:rPr>
          <w:fldChar w:fldCharType="end"/>
        </w:r>
      </w:hyperlink>
    </w:p>
    <w:p w14:paraId="0B9D01EE" w14:textId="75C7E5EE"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34" w:history="1">
        <w:r w:rsidR="00707850" w:rsidRPr="00A91A0A">
          <w:rPr>
            <w:rStyle w:val="Hyperlink"/>
          </w:rPr>
          <w:t>8.5.2</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The ContextItem System Data Model</w:t>
        </w:r>
        <w:r w:rsidR="00707850">
          <w:rPr>
            <w:webHidden/>
          </w:rPr>
          <w:tab/>
        </w:r>
        <w:r w:rsidR="00707850">
          <w:rPr>
            <w:webHidden/>
          </w:rPr>
          <w:fldChar w:fldCharType="begin"/>
        </w:r>
        <w:r w:rsidR="00707850">
          <w:rPr>
            <w:webHidden/>
          </w:rPr>
          <w:instrText xml:space="preserve"> PAGEREF _Toc160650434 \h </w:instrText>
        </w:r>
        <w:r w:rsidR="00707850">
          <w:rPr>
            <w:webHidden/>
          </w:rPr>
        </w:r>
        <w:r w:rsidR="00707850">
          <w:rPr>
            <w:webHidden/>
          </w:rPr>
          <w:fldChar w:fldCharType="separate"/>
        </w:r>
        <w:r w:rsidR="00707850">
          <w:rPr>
            <w:webHidden/>
          </w:rPr>
          <w:t>19</w:t>
        </w:r>
        <w:r w:rsidR="00707850">
          <w:rPr>
            <w:webHidden/>
          </w:rPr>
          <w:fldChar w:fldCharType="end"/>
        </w:r>
      </w:hyperlink>
    </w:p>
    <w:p w14:paraId="215FB325" w14:textId="1C9EE692"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35" w:history="1">
        <w:r w:rsidR="00707850" w:rsidRPr="00A91A0A">
          <w:rPr>
            <w:rStyle w:val="Hyperlink"/>
          </w:rPr>
          <w:t>8.5.3</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Properties of ContextItem and ContextItemDefinition</w:t>
        </w:r>
        <w:r w:rsidR="00707850">
          <w:rPr>
            <w:webHidden/>
          </w:rPr>
          <w:tab/>
        </w:r>
        <w:r w:rsidR="00707850">
          <w:rPr>
            <w:webHidden/>
          </w:rPr>
          <w:fldChar w:fldCharType="begin"/>
        </w:r>
        <w:r w:rsidR="00707850">
          <w:rPr>
            <w:webHidden/>
          </w:rPr>
          <w:instrText xml:space="preserve"> PAGEREF _Toc160650435 \h </w:instrText>
        </w:r>
        <w:r w:rsidR="00707850">
          <w:rPr>
            <w:webHidden/>
          </w:rPr>
        </w:r>
        <w:r w:rsidR="00707850">
          <w:rPr>
            <w:webHidden/>
          </w:rPr>
          <w:fldChar w:fldCharType="separate"/>
        </w:r>
        <w:r w:rsidR="00707850">
          <w:rPr>
            <w:webHidden/>
          </w:rPr>
          <w:t>20</w:t>
        </w:r>
        <w:r w:rsidR="00707850">
          <w:rPr>
            <w:webHidden/>
          </w:rPr>
          <w:fldChar w:fldCharType="end"/>
        </w:r>
      </w:hyperlink>
    </w:p>
    <w:p w14:paraId="6F68684F" w14:textId="7C0EF2EC"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36" w:history="1">
        <w:r w:rsidR="00707850" w:rsidRPr="00A91A0A">
          <w:rPr>
            <w:rStyle w:val="Hyperlink"/>
          </w:rPr>
          <w:t xml:space="preserve">8.5.4 </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ContextItem</w:t>
        </w:r>
        <w:r w:rsidR="00707850">
          <w:rPr>
            <w:webHidden/>
          </w:rPr>
          <w:tab/>
        </w:r>
        <w:r w:rsidR="00707850">
          <w:rPr>
            <w:webHidden/>
          </w:rPr>
          <w:fldChar w:fldCharType="begin"/>
        </w:r>
        <w:r w:rsidR="00707850">
          <w:rPr>
            <w:webHidden/>
          </w:rPr>
          <w:instrText xml:space="preserve"> PAGEREF _Toc160650436 \h </w:instrText>
        </w:r>
        <w:r w:rsidR="00707850">
          <w:rPr>
            <w:webHidden/>
          </w:rPr>
        </w:r>
        <w:r w:rsidR="00707850">
          <w:rPr>
            <w:webHidden/>
          </w:rPr>
          <w:fldChar w:fldCharType="separate"/>
        </w:r>
        <w:r w:rsidR="00707850">
          <w:rPr>
            <w:webHidden/>
          </w:rPr>
          <w:t>21</w:t>
        </w:r>
        <w:r w:rsidR="00707850">
          <w:rPr>
            <w:webHidden/>
          </w:rPr>
          <w:fldChar w:fldCharType="end"/>
        </w:r>
      </w:hyperlink>
    </w:p>
    <w:p w14:paraId="13767EAF" w14:textId="242DD70E"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37" w:history="1">
        <w:r w:rsidR="00707850" w:rsidRPr="00A91A0A">
          <w:rPr>
            <w:rStyle w:val="Hyperlink"/>
          </w:rPr>
          <w:t xml:space="preserve">8.5.5 </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ContextItemDefinition properties</w:t>
        </w:r>
        <w:r w:rsidR="00707850">
          <w:rPr>
            <w:webHidden/>
          </w:rPr>
          <w:tab/>
        </w:r>
        <w:r w:rsidR="00707850">
          <w:rPr>
            <w:webHidden/>
          </w:rPr>
          <w:fldChar w:fldCharType="begin"/>
        </w:r>
        <w:r w:rsidR="00707850">
          <w:rPr>
            <w:webHidden/>
          </w:rPr>
          <w:instrText xml:space="preserve"> PAGEREF _Toc160650437 \h </w:instrText>
        </w:r>
        <w:r w:rsidR="00707850">
          <w:rPr>
            <w:webHidden/>
          </w:rPr>
        </w:r>
        <w:r w:rsidR="00707850">
          <w:rPr>
            <w:webHidden/>
          </w:rPr>
          <w:fldChar w:fldCharType="separate"/>
        </w:r>
        <w:r w:rsidR="00707850">
          <w:rPr>
            <w:webHidden/>
          </w:rPr>
          <w:t>22</w:t>
        </w:r>
        <w:r w:rsidR="00707850">
          <w:rPr>
            <w:webHidden/>
          </w:rPr>
          <w:fldChar w:fldCharType="end"/>
        </w:r>
      </w:hyperlink>
    </w:p>
    <w:p w14:paraId="43E6CD46" w14:textId="63A21A49"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38" w:history="1">
        <w:r w:rsidR="00707850" w:rsidRPr="00A91A0A">
          <w:rPr>
            <w:rStyle w:val="Hyperlink"/>
          </w:rPr>
          <w:t>8.5.6</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ContextItemDefinition: Associations</w:t>
        </w:r>
        <w:r w:rsidR="00707850">
          <w:rPr>
            <w:webHidden/>
          </w:rPr>
          <w:tab/>
        </w:r>
        <w:r w:rsidR="00707850">
          <w:rPr>
            <w:webHidden/>
          </w:rPr>
          <w:fldChar w:fldCharType="begin"/>
        </w:r>
        <w:r w:rsidR="00707850">
          <w:rPr>
            <w:webHidden/>
          </w:rPr>
          <w:instrText xml:space="preserve"> PAGEREF _Toc160650438 \h </w:instrText>
        </w:r>
        <w:r w:rsidR="00707850">
          <w:rPr>
            <w:webHidden/>
          </w:rPr>
        </w:r>
        <w:r w:rsidR="00707850">
          <w:rPr>
            <w:webHidden/>
          </w:rPr>
          <w:fldChar w:fldCharType="separate"/>
        </w:r>
        <w:r w:rsidR="00707850">
          <w:rPr>
            <w:webHidden/>
          </w:rPr>
          <w:t>23</w:t>
        </w:r>
        <w:r w:rsidR="00707850">
          <w:rPr>
            <w:webHidden/>
          </w:rPr>
          <w:fldChar w:fldCharType="end"/>
        </w:r>
      </w:hyperlink>
    </w:p>
    <w:p w14:paraId="085DDE22" w14:textId="41DA1AC8"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39" w:history="1">
        <w:r w:rsidR="00707850" w:rsidRPr="00A91A0A">
          <w:rPr>
            <w:rStyle w:val="Hyperlink"/>
          </w:rPr>
          <w:t>8.5.7</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ContextItemEnumItem</w:t>
        </w:r>
        <w:r w:rsidR="00707850">
          <w:rPr>
            <w:webHidden/>
          </w:rPr>
          <w:tab/>
        </w:r>
        <w:r w:rsidR="00707850">
          <w:rPr>
            <w:webHidden/>
          </w:rPr>
          <w:fldChar w:fldCharType="begin"/>
        </w:r>
        <w:r w:rsidR="00707850">
          <w:rPr>
            <w:webHidden/>
          </w:rPr>
          <w:instrText xml:space="preserve"> PAGEREF _Toc160650439 \h </w:instrText>
        </w:r>
        <w:r w:rsidR="00707850">
          <w:rPr>
            <w:webHidden/>
          </w:rPr>
        </w:r>
        <w:r w:rsidR="00707850">
          <w:rPr>
            <w:webHidden/>
          </w:rPr>
          <w:fldChar w:fldCharType="separate"/>
        </w:r>
        <w:r w:rsidR="00707850">
          <w:rPr>
            <w:webHidden/>
          </w:rPr>
          <w:t>23</w:t>
        </w:r>
        <w:r w:rsidR="00707850">
          <w:rPr>
            <w:webHidden/>
          </w:rPr>
          <w:fldChar w:fldCharType="end"/>
        </w:r>
      </w:hyperlink>
    </w:p>
    <w:p w14:paraId="141F80D1" w14:textId="1CAD2EE6"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40" w:history="1">
        <w:r w:rsidR="00707850" w:rsidRPr="00A91A0A">
          <w:rPr>
            <w:rStyle w:val="Hyperlink"/>
          </w:rPr>
          <w:t>8.5.8</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GeopoliticalContext</w:t>
        </w:r>
        <w:r w:rsidR="00707850">
          <w:rPr>
            <w:webHidden/>
          </w:rPr>
          <w:tab/>
        </w:r>
        <w:r w:rsidR="00707850">
          <w:rPr>
            <w:webHidden/>
          </w:rPr>
          <w:fldChar w:fldCharType="begin"/>
        </w:r>
        <w:r w:rsidR="00707850">
          <w:rPr>
            <w:webHidden/>
          </w:rPr>
          <w:instrText xml:space="preserve"> PAGEREF _Toc160650440 \h </w:instrText>
        </w:r>
        <w:r w:rsidR="00707850">
          <w:rPr>
            <w:webHidden/>
          </w:rPr>
        </w:r>
        <w:r w:rsidR="00707850">
          <w:rPr>
            <w:webHidden/>
          </w:rPr>
          <w:fldChar w:fldCharType="separate"/>
        </w:r>
        <w:r w:rsidR="00707850">
          <w:rPr>
            <w:webHidden/>
          </w:rPr>
          <w:t>24</w:t>
        </w:r>
        <w:r w:rsidR="00707850">
          <w:rPr>
            <w:webHidden/>
          </w:rPr>
          <w:fldChar w:fldCharType="end"/>
        </w:r>
      </w:hyperlink>
    </w:p>
    <w:p w14:paraId="179D89D3" w14:textId="43AE7591"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41" w:history="1">
        <w:r w:rsidR="00707850" w:rsidRPr="00A91A0A">
          <w:rPr>
            <w:rStyle w:val="Hyperlink"/>
          </w:rPr>
          <w:t>8.5.9</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Language</w:t>
        </w:r>
        <w:r w:rsidR="00707850">
          <w:rPr>
            <w:webHidden/>
          </w:rPr>
          <w:tab/>
        </w:r>
        <w:r w:rsidR="00707850">
          <w:rPr>
            <w:webHidden/>
          </w:rPr>
          <w:fldChar w:fldCharType="begin"/>
        </w:r>
        <w:r w:rsidR="00707850">
          <w:rPr>
            <w:webHidden/>
          </w:rPr>
          <w:instrText xml:space="preserve"> PAGEREF _Toc160650441 \h </w:instrText>
        </w:r>
        <w:r w:rsidR="00707850">
          <w:rPr>
            <w:webHidden/>
          </w:rPr>
        </w:r>
        <w:r w:rsidR="00707850">
          <w:rPr>
            <w:webHidden/>
          </w:rPr>
          <w:fldChar w:fldCharType="separate"/>
        </w:r>
        <w:r w:rsidR="00707850">
          <w:rPr>
            <w:webHidden/>
          </w:rPr>
          <w:t>24</w:t>
        </w:r>
        <w:r w:rsidR="00707850">
          <w:rPr>
            <w:webHidden/>
          </w:rPr>
          <w:fldChar w:fldCharType="end"/>
        </w:r>
      </w:hyperlink>
    </w:p>
    <w:p w14:paraId="11BD2A76" w14:textId="6F429781"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42" w:history="1">
        <w:r w:rsidR="00707850" w:rsidRPr="00A91A0A">
          <w:rPr>
            <w:rStyle w:val="Hyperlink"/>
          </w:rPr>
          <w:t>8.5.10</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ModelScope</w:t>
        </w:r>
        <w:r w:rsidR="00707850">
          <w:rPr>
            <w:webHidden/>
          </w:rPr>
          <w:tab/>
        </w:r>
        <w:r w:rsidR="00707850">
          <w:rPr>
            <w:webHidden/>
          </w:rPr>
          <w:fldChar w:fldCharType="begin"/>
        </w:r>
        <w:r w:rsidR="00707850">
          <w:rPr>
            <w:webHidden/>
          </w:rPr>
          <w:instrText xml:space="preserve"> PAGEREF _Toc160650442 \h </w:instrText>
        </w:r>
        <w:r w:rsidR="00707850">
          <w:rPr>
            <w:webHidden/>
          </w:rPr>
        </w:r>
        <w:r w:rsidR="00707850">
          <w:rPr>
            <w:webHidden/>
          </w:rPr>
          <w:fldChar w:fldCharType="separate"/>
        </w:r>
        <w:r w:rsidR="00707850">
          <w:rPr>
            <w:webHidden/>
          </w:rPr>
          <w:t>24</w:t>
        </w:r>
        <w:r w:rsidR="00707850">
          <w:rPr>
            <w:webHidden/>
          </w:rPr>
          <w:fldChar w:fldCharType="end"/>
        </w:r>
      </w:hyperlink>
    </w:p>
    <w:p w14:paraId="2112BD4C" w14:textId="3C5E83F5"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43" w:history="1">
        <w:r w:rsidR="00707850" w:rsidRPr="00A91A0A">
          <w:rPr>
            <w:rStyle w:val="Hyperlink"/>
          </w:rPr>
          <w:t>8.5.11</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Label</w:t>
        </w:r>
        <w:r w:rsidR="00707850">
          <w:rPr>
            <w:webHidden/>
          </w:rPr>
          <w:tab/>
        </w:r>
        <w:r w:rsidR="00707850">
          <w:rPr>
            <w:webHidden/>
          </w:rPr>
          <w:fldChar w:fldCharType="begin"/>
        </w:r>
        <w:r w:rsidR="00707850">
          <w:rPr>
            <w:webHidden/>
          </w:rPr>
          <w:instrText xml:space="preserve"> PAGEREF _Toc160650443 \h </w:instrText>
        </w:r>
        <w:r w:rsidR="00707850">
          <w:rPr>
            <w:webHidden/>
          </w:rPr>
        </w:r>
        <w:r w:rsidR="00707850">
          <w:rPr>
            <w:webHidden/>
          </w:rPr>
          <w:fldChar w:fldCharType="separate"/>
        </w:r>
        <w:r w:rsidR="00707850">
          <w:rPr>
            <w:webHidden/>
          </w:rPr>
          <w:t>25</w:t>
        </w:r>
        <w:r w:rsidR="00707850">
          <w:rPr>
            <w:webHidden/>
          </w:rPr>
          <w:fldChar w:fldCharType="end"/>
        </w:r>
      </w:hyperlink>
    </w:p>
    <w:p w14:paraId="66F4CA93" w14:textId="003A9C99"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44" w:history="1">
        <w:r w:rsidR="00707850" w:rsidRPr="00A91A0A">
          <w:rPr>
            <w:rStyle w:val="Hyperlink"/>
          </w:rPr>
          <w:t xml:space="preserve">8.5.10 </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Implementation Examples</w:t>
        </w:r>
        <w:r w:rsidR="00707850">
          <w:rPr>
            <w:webHidden/>
          </w:rPr>
          <w:tab/>
        </w:r>
        <w:r w:rsidR="00707850">
          <w:rPr>
            <w:webHidden/>
          </w:rPr>
          <w:fldChar w:fldCharType="begin"/>
        </w:r>
        <w:r w:rsidR="00707850">
          <w:rPr>
            <w:webHidden/>
          </w:rPr>
          <w:instrText xml:space="preserve"> PAGEREF _Toc160650444 \h </w:instrText>
        </w:r>
        <w:r w:rsidR="00707850">
          <w:rPr>
            <w:webHidden/>
          </w:rPr>
        </w:r>
        <w:r w:rsidR="00707850">
          <w:rPr>
            <w:webHidden/>
          </w:rPr>
          <w:fldChar w:fldCharType="separate"/>
        </w:r>
        <w:r w:rsidR="00707850">
          <w:rPr>
            <w:webHidden/>
          </w:rPr>
          <w:t>25</w:t>
        </w:r>
        <w:r w:rsidR="00707850">
          <w:rPr>
            <w:webHidden/>
          </w:rPr>
          <w:fldChar w:fldCharType="end"/>
        </w:r>
      </w:hyperlink>
    </w:p>
    <w:p w14:paraId="580C4B8F" w14:textId="3D4A9D9D" w:rsidR="00707850" w:rsidRDefault="003652A2">
      <w:pPr>
        <w:pStyle w:val="TOC1"/>
        <w:rPr>
          <w:rFonts w:asciiTheme="minorHAnsi" w:eastAsiaTheme="minorEastAsia" w:hAnsiTheme="minorHAnsi" w:cstheme="minorBidi"/>
          <w:b w:val="0"/>
          <w:kern w:val="2"/>
          <w:sz w:val="22"/>
          <w:szCs w:val="22"/>
          <w:lang w:val="en-US"/>
          <w14:ligatures w14:val="standardContextual"/>
        </w:rPr>
      </w:pPr>
      <w:hyperlink w:anchor="_Toc160650445" w:history="1">
        <w:r w:rsidR="00707850" w:rsidRPr="00A91A0A">
          <w:rPr>
            <w:rStyle w:val="Hyperlink"/>
          </w:rPr>
          <w:t>9</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Reference, Setup and Configuration Data</w:t>
        </w:r>
        <w:r w:rsidR="00707850">
          <w:rPr>
            <w:webHidden/>
          </w:rPr>
          <w:tab/>
        </w:r>
        <w:r w:rsidR="00707850">
          <w:rPr>
            <w:webHidden/>
          </w:rPr>
          <w:fldChar w:fldCharType="begin"/>
        </w:r>
        <w:r w:rsidR="00707850">
          <w:rPr>
            <w:webHidden/>
          </w:rPr>
          <w:instrText xml:space="preserve"> PAGEREF _Toc160650445 \h </w:instrText>
        </w:r>
        <w:r w:rsidR="00707850">
          <w:rPr>
            <w:webHidden/>
          </w:rPr>
        </w:r>
        <w:r w:rsidR="00707850">
          <w:rPr>
            <w:webHidden/>
          </w:rPr>
          <w:fldChar w:fldCharType="separate"/>
        </w:r>
        <w:r w:rsidR="00707850">
          <w:rPr>
            <w:webHidden/>
          </w:rPr>
          <w:t>27</w:t>
        </w:r>
        <w:r w:rsidR="00707850">
          <w:rPr>
            <w:webHidden/>
          </w:rPr>
          <w:fldChar w:fldCharType="end"/>
        </w:r>
      </w:hyperlink>
    </w:p>
    <w:p w14:paraId="6ABB84D6" w14:textId="12966896" w:rsidR="00707850" w:rsidRDefault="003652A2">
      <w:pPr>
        <w:pStyle w:val="TOC2"/>
        <w:rPr>
          <w:rFonts w:asciiTheme="minorHAnsi" w:eastAsiaTheme="minorEastAsia" w:hAnsiTheme="minorHAnsi" w:cstheme="minorBidi"/>
          <w:b w:val="0"/>
          <w:kern w:val="2"/>
          <w:sz w:val="22"/>
          <w:szCs w:val="22"/>
          <w:lang w:val="en-US"/>
          <w14:ligatures w14:val="standardContextual"/>
        </w:rPr>
      </w:pPr>
      <w:hyperlink w:anchor="_Toc160650446" w:history="1">
        <w:r w:rsidR="00707850" w:rsidRPr="00A91A0A">
          <w:rPr>
            <w:rStyle w:val="Hyperlink"/>
          </w:rPr>
          <w:t>9.1</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Reference Data</w:t>
        </w:r>
        <w:r w:rsidR="00707850">
          <w:rPr>
            <w:webHidden/>
          </w:rPr>
          <w:tab/>
        </w:r>
        <w:r w:rsidR="00707850">
          <w:rPr>
            <w:webHidden/>
          </w:rPr>
          <w:fldChar w:fldCharType="begin"/>
        </w:r>
        <w:r w:rsidR="00707850">
          <w:rPr>
            <w:webHidden/>
          </w:rPr>
          <w:instrText xml:space="preserve"> PAGEREF _Toc160650446 \h </w:instrText>
        </w:r>
        <w:r w:rsidR="00707850">
          <w:rPr>
            <w:webHidden/>
          </w:rPr>
        </w:r>
        <w:r w:rsidR="00707850">
          <w:rPr>
            <w:webHidden/>
          </w:rPr>
          <w:fldChar w:fldCharType="separate"/>
        </w:r>
        <w:r w:rsidR="00707850">
          <w:rPr>
            <w:webHidden/>
          </w:rPr>
          <w:t>27</w:t>
        </w:r>
        <w:r w:rsidR="00707850">
          <w:rPr>
            <w:webHidden/>
          </w:rPr>
          <w:fldChar w:fldCharType="end"/>
        </w:r>
      </w:hyperlink>
    </w:p>
    <w:p w14:paraId="36E4086B" w14:textId="59A1C5C3" w:rsidR="00707850" w:rsidRDefault="003652A2">
      <w:pPr>
        <w:pStyle w:val="TOC2"/>
        <w:rPr>
          <w:rFonts w:asciiTheme="minorHAnsi" w:eastAsiaTheme="minorEastAsia" w:hAnsiTheme="minorHAnsi" w:cstheme="minorBidi"/>
          <w:b w:val="0"/>
          <w:kern w:val="2"/>
          <w:sz w:val="22"/>
          <w:szCs w:val="22"/>
          <w:lang w:val="en-US"/>
          <w14:ligatures w14:val="standardContextual"/>
        </w:rPr>
      </w:pPr>
      <w:hyperlink w:anchor="_Toc160650447" w:history="1">
        <w:r w:rsidR="00707850" w:rsidRPr="00A91A0A">
          <w:rPr>
            <w:rStyle w:val="Hyperlink"/>
          </w:rPr>
          <w:t>9.2</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Setup Data</w:t>
        </w:r>
        <w:r w:rsidR="00707850">
          <w:rPr>
            <w:webHidden/>
          </w:rPr>
          <w:tab/>
        </w:r>
        <w:r w:rsidR="00707850">
          <w:rPr>
            <w:webHidden/>
          </w:rPr>
          <w:fldChar w:fldCharType="begin"/>
        </w:r>
        <w:r w:rsidR="00707850">
          <w:rPr>
            <w:webHidden/>
          </w:rPr>
          <w:instrText xml:space="preserve"> PAGEREF _Toc160650447 \h </w:instrText>
        </w:r>
        <w:r w:rsidR="00707850">
          <w:rPr>
            <w:webHidden/>
          </w:rPr>
        </w:r>
        <w:r w:rsidR="00707850">
          <w:rPr>
            <w:webHidden/>
          </w:rPr>
          <w:fldChar w:fldCharType="separate"/>
        </w:r>
        <w:r w:rsidR="00707850">
          <w:rPr>
            <w:webHidden/>
          </w:rPr>
          <w:t>28</w:t>
        </w:r>
        <w:r w:rsidR="00707850">
          <w:rPr>
            <w:webHidden/>
          </w:rPr>
          <w:fldChar w:fldCharType="end"/>
        </w:r>
      </w:hyperlink>
    </w:p>
    <w:p w14:paraId="6523C251" w14:textId="62DA374F"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48" w:history="1">
        <w:r w:rsidR="00707850" w:rsidRPr="00A91A0A">
          <w:rPr>
            <w:rStyle w:val="Hyperlink"/>
          </w:rPr>
          <w:t>9.2.1</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Self-contained data vs. URLs</w:t>
        </w:r>
        <w:r w:rsidR="00707850">
          <w:rPr>
            <w:webHidden/>
          </w:rPr>
          <w:tab/>
        </w:r>
        <w:r w:rsidR="00707850">
          <w:rPr>
            <w:webHidden/>
          </w:rPr>
          <w:fldChar w:fldCharType="begin"/>
        </w:r>
        <w:r w:rsidR="00707850">
          <w:rPr>
            <w:webHidden/>
          </w:rPr>
          <w:instrText xml:space="preserve"> PAGEREF _Toc160650448 \h </w:instrText>
        </w:r>
        <w:r w:rsidR="00707850">
          <w:rPr>
            <w:webHidden/>
          </w:rPr>
        </w:r>
        <w:r w:rsidR="00707850">
          <w:rPr>
            <w:webHidden/>
          </w:rPr>
          <w:fldChar w:fldCharType="separate"/>
        </w:r>
        <w:r w:rsidR="00707850">
          <w:rPr>
            <w:webHidden/>
          </w:rPr>
          <w:t>28</w:t>
        </w:r>
        <w:r w:rsidR="00707850">
          <w:rPr>
            <w:webHidden/>
          </w:rPr>
          <w:fldChar w:fldCharType="end"/>
        </w:r>
      </w:hyperlink>
    </w:p>
    <w:p w14:paraId="27E28846" w14:textId="47D6AD41"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49" w:history="1">
        <w:r w:rsidR="00707850" w:rsidRPr="00A91A0A">
          <w:rPr>
            <w:rStyle w:val="Hyperlink"/>
          </w:rPr>
          <w:t xml:space="preserve">9.2.2 </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Meaning of Producer</w:t>
        </w:r>
        <w:r w:rsidR="00707850">
          <w:rPr>
            <w:webHidden/>
          </w:rPr>
          <w:tab/>
        </w:r>
        <w:r w:rsidR="00707850">
          <w:rPr>
            <w:webHidden/>
          </w:rPr>
          <w:fldChar w:fldCharType="begin"/>
        </w:r>
        <w:r w:rsidR="00707850">
          <w:rPr>
            <w:webHidden/>
          </w:rPr>
          <w:instrText xml:space="preserve"> PAGEREF _Toc160650449 \h </w:instrText>
        </w:r>
        <w:r w:rsidR="00707850">
          <w:rPr>
            <w:webHidden/>
          </w:rPr>
        </w:r>
        <w:r w:rsidR="00707850">
          <w:rPr>
            <w:webHidden/>
          </w:rPr>
          <w:fldChar w:fldCharType="separate"/>
        </w:r>
        <w:r w:rsidR="00707850">
          <w:rPr>
            <w:webHidden/>
          </w:rPr>
          <w:t>28</w:t>
        </w:r>
        <w:r w:rsidR="00707850">
          <w:rPr>
            <w:webHidden/>
          </w:rPr>
          <w:fldChar w:fldCharType="end"/>
        </w:r>
      </w:hyperlink>
    </w:p>
    <w:p w14:paraId="3892C005" w14:textId="48A4D1FE"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50" w:history="1">
        <w:r w:rsidR="00707850" w:rsidRPr="00A91A0A">
          <w:rPr>
            <w:rStyle w:val="Hyperlink"/>
          </w:rPr>
          <w:t xml:space="preserve">9.2.3 </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Producer</w:t>
        </w:r>
        <w:r w:rsidR="00707850">
          <w:rPr>
            <w:webHidden/>
          </w:rPr>
          <w:tab/>
        </w:r>
        <w:r w:rsidR="00707850">
          <w:rPr>
            <w:webHidden/>
          </w:rPr>
          <w:fldChar w:fldCharType="begin"/>
        </w:r>
        <w:r w:rsidR="00707850">
          <w:rPr>
            <w:webHidden/>
          </w:rPr>
          <w:instrText xml:space="preserve"> PAGEREF _Toc160650450 \h </w:instrText>
        </w:r>
        <w:r w:rsidR="00707850">
          <w:rPr>
            <w:webHidden/>
          </w:rPr>
        </w:r>
        <w:r w:rsidR="00707850">
          <w:rPr>
            <w:webHidden/>
          </w:rPr>
          <w:fldChar w:fldCharType="separate"/>
        </w:r>
        <w:r w:rsidR="00707850">
          <w:rPr>
            <w:webHidden/>
          </w:rPr>
          <w:t>29</w:t>
        </w:r>
        <w:r w:rsidR="00707850">
          <w:rPr>
            <w:webHidden/>
          </w:rPr>
          <w:fldChar w:fldCharType="end"/>
        </w:r>
      </w:hyperlink>
    </w:p>
    <w:p w14:paraId="70DD4A71" w14:textId="3C51DCD6"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51" w:history="1">
        <w:r w:rsidR="00707850" w:rsidRPr="00A91A0A">
          <w:rPr>
            <w:rStyle w:val="Hyperlink"/>
          </w:rPr>
          <w:t>9.2.4</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Party</w:t>
        </w:r>
        <w:r w:rsidR="00707850">
          <w:rPr>
            <w:webHidden/>
          </w:rPr>
          <w:tab/>
        </w:r>
        <w:r w:rsidR="00707850">
          <w:rPr>
            <w:webHidden/>
          </w:rPr>
          <w:fldChar w:fldCharType="begin"/>
        </w:r>
        <w:r w:rsidR="00707850">
          <w:rPr>
            <w:webHidden/>
          </w:rPr>
          <w:instrText xml:space="preserve"> PAGEREF _Toc160650451 \h </w:instrText>
        </w:r>
        <w:r w:rsidR="00707850">
          <w:rPr>
            <w:webHidden/>
          </w:rPr>
        </w:r>
        <w:r w:rsidR="00707850">
          <w:rPr>
            <w:webHidden/>
          </w:rPr>
          <w:fldChar w:fldCharType="separate"/>
        </w:r>
        <w:r w:rsidR="00707850">
          <w:rPr>
            <w:webHidden/>
          </w:rPr>
          <w:t>29</w:t>
        </w:r>
        <w:r w:rsidR="00707850">
          <w:rPr>
            <w:webHidden/>
          </w:rPr>
          <w:fldChar w:fldCharType="end"/>
        </w:r>
      </w:hyperlink>
    </w:p>
    <w:p w14:paraId="747DCDF4" w14:textId="0AA2A230"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52" w:history="1">
        <w:r w:rsidR="00707850" w:rsidRPr="00A91A0A">
          <w:rPr>
            <w:rStyle w:val="Hyperlink"/>
          </w:rPr>
          <w:t>9.2.5</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PartyRole</w:t>
        </w:r>
        <w:r w:rsidR="00707850">
          <w:rPr>
            <w:webHidden/>
          </w:rPr>
          <w:tab/>
        </w:r>
        <w:r w:rsidR="00707850">
          <w:rPr>
            <w:webHidden/>
          </w:rPr>
          <w:fldChar w:fldCharType="begin"/>
        </w:r>
        <w:r w:rsidR="00707850">
          <w:rPr>
            <w:webHidden/>
          </w:rPr>
          <w:instrText xml:space="preserve"> PAGEREF _Toc160650452 \h </w:instrText>
        </w:r>
        <w:r w:rsidR="00707850">
          <w:rPr>
            <w:webHidden/>
          </w:rPr>
        </w:r>
        <w:r w:rsidR="00707850">
          <w:rPr>
            <w:webHidden/>
          </w:rPr>
          <w:fldChar w:fldCharType="separate"/>
        </w:r>
        <w:r w:rsidR="00707850">
          <w:rPr>
            <w:webHidden/>
          </w:rPr>
          <w:t>30</w:t>
        </w:r>
        <w:r w:rsidR="00707850">
          <w:rPr>
            <w:webHidden/>
          </w:rPr>
          <w:fldChar w:fldCharType="end"/>
        </w:r>
      </w:hyperlink>
    </w:p>
    <w:p w14:paraId="1953020E" w14:textId="1DA3B934"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53" w:history="1">
        <w:r w:rsidR="00707850" w:rsidRPr="00A91A0A">
          <w:rPr>
            <w:rStyle w:val="Hyperlink"/>
          </w:rPr>
          <w:t>9.2.6</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PartyRoleEnum</w:t>
        </w:r>
        <w:r w:rsidR="00707850">
          <w:rPr>
            <w:webHidden/>
          </w:rPr>
          <w:tab/>
        </w:r>
        <w:r w:rsidR="00707850">
          <w:rPr>
            <w:webHidden/>
          </w:rPr>
          <w:fldChar w:fldCharType="begin"/>
        </w:r>
        <w:r w:rsidR="00707850">
          <w:rPr>
            <w:webHidden/>
          </w:rPr>
          <w:instrText xml:space="preserve"> PAGEREF _Toc160650453 \h </w:instrText>
        </w:r>
        <w:r w:rsidR="00707850">
          <w:rPr>
            <w:webHidden/>
          </w:rPr>
        </w:r>
        <w:r w:rsidR="00707850">
          <w:rPr>
            <w:webHidden/>
          </w:rPr>
          <w:fldChar w:fldCharType="separate"/>
        </w:r>
        <w:r w:rsidR="00707850">
          <w:rPr>
            <w:webHidden/>
          </w:rPr>
          <w:t>30</w:t>
        </w:r>
        <w:r w:rsidR="00707850">
          <w:rPr>
            <w:webHidden/>
          </w:rPr>
          <w:fldChar w:fldCharType="end"/>
        </w:r>
      </w:hyperlink>
    </w:p>
    <w:p w14:paraId="208282AB" w14:textId="68EC799D"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54" w:history="1">
        <w:r w:rsidR="00707850" w:rsidRPr="00A91A0A">
          <w:rPr>
            <w:rStyle w:val="Hyperlink"/>
          </w:rPr>
          <w:t>9.2.7</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Farm</w:t>
        </w:r>
        <w:r w:rsidR="00707850">
          <w:rPr>
            <w:webHidden/>
          </w:rPr>
          <w:tab/>
        </w:r>
        <w:r w:rsidR="00707850">
          <w:rPr>
            <w:webHidden/>
          </w:rPr>
          <w:fldChar w:fldCharType="begin"/>
        </w:r>
        <w:r w:rsidR="00707850">
          <w:rPr>
            <w:webHidden/>
          </w:rPr>
          <w:instrText xml:space="preserve"> PAGEREF _Toc160650454 \h </w:instrText>
        </w:r>
        <w:r w:rsidR="00707850">
          <w:rPr>
            <w:webHidden/>
          </w:rPr>
        </w:r>
        <w:r w:rsidR="00707850">
          <w:rPr>
            <w:webHidden/>
          </w:rPr>
          <w:fldChar w:fldCharType="separate"/>
        </w:r>
        <w:r w:rsidR="00707850">
          <w:rPr>
            <w:webHidden/>
          </w:rPr>
          <w:t>30</w:t>
        </w:r>
        <w:r w:rsidR="00707850">
          <w:rPr>
            <w:webHidden/>
          </w:rPr>
          <w:fldChar w:fldCharType="end"/>
        </w:r>
      </w:hyperlink>
    </w:p>
    <w:p w14:paraId="49DB9AB6" w14:textId="3F4E5E53"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55" w:history="1">
        <w:r w:rsidR="00707850" w:rsidRPr="00A91A0A">
          <w:rPr>
            <w:rStyle w:val="Hyperlink"/>
          </w:rPr>
          <w:t>9.2.8</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Field</w:t>
        </w:r>
        <w:r w:rsidR="00707850">
          <w:rPr>
            <w:webHidden/>
          </w:rPr>
          <w:tab/>
        </w:r>
        <w:r w:rsidR="00707850">
          <w:rPr>
            <w:webHidden/>
          </w:rPr>
          <w:fldChar w:fldCharType="begin"/>
        </w:r>
        <w:r w:rsidR="00707850">
          <w:rPr>
            <w:webHidden/>
          </w:rPr>
          <w:instrText xml:space="preserve"> PAGEREF _Toc160650455 \h </w:instrText>
        </w:r>
        <w:r w:rsidR="00707850">
          <w:rPr>
            <w:webHidden/>
          </w:rPr>
        </w:r>
        <w:r w:rsidR="00707850">
          <w:rPr>
            <w:webHidden/>
          </w:rPr>
          <w:fldChar w:fldCharType="separate"/>
        </w:r>
        <w:r w:rsidR="00707850">
          <w:rPr>
            <w:webHidden/>
          </w:rPr>
          <w:t>31</w:t>
        </w:r>
        <w:r w:rsidR="00707850">
          <w:rPr>
            <w:webHidden/>
          </w:rPr>
          <w:fldChar w:fldCharType="end"/>
        </w:r>
      </w:hyperlink>
    </w:p>
    <w:p w14:paraId="08CB01A0" w14:textId="4D42A311"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56" w:history="1">
        <w:r w:rsidR="00707850" w:rsidRPr="00A91A0A">
          <w:rPr>
            <w:rStyle w:val="Hyperlink"/>
          </w:rPr>
          <w:t>9.2.9</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FieldBoundary</w:t>
        </w:r>
        <w:r w:rsidR="00707850">
          <w:rPr>
            <w:webHidden/>
          </w:rPr>
          <w:tab/>
        </w:r>
        <w:r w:rsidR="00707850">
          <w:rPr>
            <w:webHidden/>
          </w:rPr>
          <w:fldChar w:fldCharType="begin"/>
        </w:r>
        <w:r w:rsidR="00707850">
          <w:rPr>
            <w:webHidden/>
          </w:rPr>
          <w:instrText xml:space="preserve"> PAGEREF _Toc160650456 \h </w:instrText>
        </w:r>
        <w:r w:rsidR="00707850">
          <w:rPr>
            <w:webHidden/>
          </w:rPr>
        </w:r>
        <w:r w:rsidR="00707850">
          <w:rPr>
            <w:webHidden/>
          </w:rPr>
          <w:fldChar w:fldCharType="separate"/>
        </w:r>
        <w:r w:rsidR="00707850">
          <w:rPr>
            <w:webHidden/>
          </w:rPr>
          <w:t>31</w:t>
        </w:r>
        <w:r w:rsidR="00707850">
          <w:rPr>
            <w:webHidden/>
          </w:rPr>
          <w:fldChar w:fldCharType="end"/>
        </w:r>
      </w:hyperlink>
    </w:p>
    <w:p w14:paraId="6F0A11DE" w14:textId="6B6A9CCB"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57" w:history="1">
        <w:r w:rsidR="00707850" w:rsidRPr="00A91A0A">
          <w:rPr>
            <w:rStyle w:val="Hyperlink"/>
          </w:rPr>
          <w:t>9.2.10</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Cropzone</w:t>
        </w:r>
        <w:r w:rsidR="00707850">
          <w:rPr>
            <w:webHidden/>
          </w:rPr>
          <w:tab/>
        </w:r>
        <w:r w:rsidR="00707850">
          <w:rPr>
            <w:webHidden/>
          </w:rPr>
          <w:fldChar w:fldCharType="begin"/>
        </w:r>
        <w:r w:rsidR="00707850">
          <w:rPr>
            <w:webHidden/>
          </w:rPr>
          <w:instrText xml:space="preserve"> PAGEREF _Toc160650457 \h </w:instrText>
        </w:r>
        <w:r w:rsidR="00707850">
          <w:rPr>
            <w:webHidden/>
          </w:rPr>
        </w:r>
        <w:r w:rsidR="00707850">
          <w:rPr>
            <w:webHidden/>
          </w:rPr>
          <w:fldChar w:fldCharType="separate"/>
        </w:r>
        <w:r w:rsidR="00707850">
          <w:rPr>
            <w:webHidden/>
          </w:rPr>
          <w:t>32</w:t>
        </w:r>
        <w:r w:rsidR="00707850">
          <w:rPr>
            <w:webHidden/>
          </w:rPr>
          <w:fldChar w:fldCharType="end"/>
        </w:r>
      </w:hyperlink>
    </w:p>
    <w:p w14:paraId="705C5B12" w14:textId="04048757"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58" w:history="1">
        <w:r w:rsidR="00707850" w:rsidRPr="00A91A0A">
          <w:rPr>
            <w:rStyle w:val="Hyperlink"/>
          </w:rPr>
          <w:t>9.2.11</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ConfigurationDataPedigreeEnum</w:t>
        </w:r>
        <w:r w:rsidR="00707850">
          <w:rPr>
            <w:webHidden/>
          </w:rPr>
          <w:tab/>
        </w:r>
        <w:r w:rsidR="00707850">
          <w:rPr>
            <w:webHidden/>
          </w:rPr>
          <w:fldChar w:fldCharType="begin"/>
        </w:r>
        <w:r w:rsidR="00707850">
          <w:rPr>
            <w:webHidden/>
          </w:rPr>
          <w:instrText xml:space="preserve"> PAGEREF _Toc160650458 \h </w:instrText>
        </w:r>
        <w:r w:rsidR="00707850">
          <w:rPr>
            <w:webHidden/>
          </w:rPr>
        </w:r>
        <w:r w:rsidR="00707850">
          <w:rPr>
            <w:webHidden/>
          </w:rPr>
          <w:fldChar w:fldCharType="separate"/>
        </w:r>
        <w:r w:rsidR="00707850">
          <w:rPr>
            <w:webHidden/>
          </w:rPr>
          <w:t>33</w:t>
        </w:r>
        <w:r w:rsidR="00707850">
          <w:rPr>
            <w:webHidden/>
          </w:rPr>
          <w:fldChar w:fldCharType="end"/>
        </w:r>
      </w:hyperlink>
    </w:p>
    <w:p w14:paraId="221EB142" w14:textId="30CAAE7A" w:rsidR="00707850" w:rsidRDefault="003652A2">
      <w:pPr>
        <w:pStyle w:val="TOC2"/>
        <w:rPr>
          <w:rFonts w:asciiTheme="minorHAnsi" w:eastAsiaTheme="minorEastAsia" w:hAnsiTheme="minorHAnsi" w:cstheme="minorBidi"/>
          <w:b w:val="0"/>
          <w:kern w:val="2"/>
          <w:sz w:val="22"/>
          <w:szCs w:val="22"/>
          <w:lang w:val="en-US"/>
          <w14:ligatures w14:val="standardContextual"/>
        </w:rPr>
      </w:pPr>
      <w:hyperlink w:anchor="_Toc160650459" w:history="1">
        <w:r w:rsidR="00707850" w:rsidRPr="00A91A0A">
          <w:rPr>
            <w:rStyle w:val="Hyperlink"/>
          </w:rPr>
          <w:t>9.3</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Configuration Data</w:t>
        </w:r>
        <w:r w:rsidR="00707850">
          <w:rPr>
            <w:webHidden/>
          </w:rPr>
          <w:tab/>
        </w:r>
        <w:r w:rsidR="00707850">
          <w:rPr>
            <w:webHidden/>
          </w:rPr>
          <w:fldChar w:fldCharType="begin"/>
        </w:r>
        <w:r w:rsidR="00707850">
          <w:rPr>
            <w:webHidden/>
          </w:rPr>
          <w:instrText xml:space="preserve"> PAGEREF _Toc160650459 \h </w:instrText>
        </w:r>
        <w:r w:rsidR="00707850">
          <w:rPr>
            <w:webHidden/>
          </w:rPr>
        </w:r>
        <w:r w:rsidR="00707850">
          <w:rPr>
            <w:webHidden/>
          </w:rPr>
          <w:fldChar w:fldCharType="separate"/>
        </w:r>
        <w:r w:rsidR="00707850">
          <w:rPr>
            <w:webHidden/>
          </w:rPr>
          <w:t>33</w:t>
        </w:r>
        <w:r w:rsidR="00707850">
          <w:rPr>
            <w:webHidden/>
          </w:rPr>
          <w:fldChar w:fldCharType="end"/>
        </w:r>
      </w:hyperlink>
    </w:p>
    <w:p w14:paraId="0E83043A" w14:textId="542DCD90"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60" w:history="1">
        <w:r w:rsidR="00707850" w:rsidRPr="00A91A0A">
          <w:rPr>
            <w:rStyle w:val="Hyperlink"/>
            <w:rFonts w:cs="Arial"/>
          </w:rPr>
          <w:t>9.3.1</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Fonts w:cs="Arial"/>
          </w:rPr>
          <w:t xml:space="preserve">  Rationale for configuration management</w:t>
        </w:r>
        <w:r w:rsidR="00707850">
          <w:rPr>
            <w:webHidden/>
          </w:rPr>
          <w:tab/>
        </w:r>
        <w:r w:rsidR="00707850">
          <w:rPr>
            <w:webHidden/>
          </w:rPr>
          <w:fldChar w:fldCharType="begin"/>
        </w:r>
        <w:r w:rsidR="00707850">
          <w:rPr>
            <w:webHidden/>
          </w:rPr>
          <w:instrText xml:space="preserve"> PAGEREF _Toc160650460 \h </w:instrText>
        </w:r>
        <w:r w:rsidR="00707850">
          <w:rPr>
            <w:webHidden/>
          </w:rPr>
        </w:r>
        <w:r w:rsidR="00707850">
          <w:rPr>
            <w:webHidden/>
          </w:rPr>
          <w:fldChar w:fldCharType="separate"/>
        </w:r>
        <w:r w:rsidR="00707850">
          <w:rPr>
            <w:webHidden/>
          </w:rPr>
          <w:t>34</w:t>
        </w:r>
        <w:r w:rsidR="00707850">
          <w:rPr>
            <w:webHidden/>
          </w:rPr>
          <w:fldChar w:fldCharType="end"/>
        </w:r>
      </w:hyperlink>
    </w:p>
    <w:p w14:paraId="5345D0FA" w14:textId="41855208" w:rsidR="00707850" w:rsidRDefault="003652A2">
      <w:pPr>
        <w:pStyle w:val="TOC3"/>
        <w:rPr>
          <w:rFonts w:asciiTheme="minorHAnsi" w:eastAsiaTheme="minorEastAsia" w:hAnsiTheme="minorHAnsi" w:cstheme="minorBidi"/>
          <w:b w:val="0"/>
          <w:kern w:val="2"/>
          <w:sz w:val="22"/>
          <w:szCs w:val="22"/>
          <w:lang w:val="en-US"/>
          <w14:ligatures w14:val="standardContextual"/>
        </w:rPr>
      </w:pPr>
      <w:hyperlink w:anchor="_Toc160650461" w:history="1">
        <w:r w:rsidR="00707850" w:rsidRPr="00A91A0A">
          <w:rPr>
            <w:rStyle w:val="Hyperlink"/>
          </w:rPr>
          <w:t>9.3.2</w:t>
        </w:r>
        <w:r w:rsidR="00707850">
          <w:rPr>
            <w:rFonts w:asciiTheme="minorHAnsi" w:eastAsiaTheme="minorEastAsia" w:hAnsiTheme="minorHAnsi" w:cstheme="minorBidi"/>
            <w:b w:val="0"/>
            <w:kern w:val="2"/>
            <w:sz w:val="22"/>
            <w:szCs w:val="22"/>
            <w:lang w:val="en-US"/>
            <w14:ligatures w14:val="standardContextual"/>
          </w:rPr>
          <w:tab/>
        </w:r>
        <w:r w:rsidR="00707850" w:rsidRPr="00A91A0A">
          <w:rPr>
            <w:rStyle w:val="Hyperlink"/>
          </w:rPr>
          <w:t xml:space="preserve">  Guiding principles for configuration management</w:t>
        </w:r>
        <w:r w:rsidR="00707850">
          <w:rPr>
            <w:webHidden/>
          </w:rPr>
          <w:tab/>
        </w:r>
        <w:r w:rsidR="00707850">
          <w:rPr>
            <w:webHidden/>
          </w:rPr>
          <w:fldChar w:fldCharType="begin"/>
        </w:r>
        <w:r w:rsidR="00707850">
          <w:rPr>
            <w:webHidden/>
          </w:rPr>
          <w:instrText xml:space="preserve"> PAGEREF _Toc160650461 \h </w:instrText>
        </w:r>
        <w:r w:rsidR="00707850">
          <w:rPr>
            <w:webHidden/>
          </w:rPr>
        </w:r>
        <w:r w:rsidR="00707850">
          <w:rPr>
            <w:webHidden/>
          </w:rPr>
          <w:fldChar w:fldCharType="separate"/>
        </w:r>
        <w:r w:rsidR="00707850">
          <w:rPr>
            <w:webHidden/>
          </w:rPr>
          <w:t>36</w:t>
        </w:r>
        <w:r w:rsidR="00707850">
          <w:rPr>
            <w:webHidden/>
          </w:rPr>
          <w:fldChar w:fldCharType="end"/>
        </w:r>
      </w:hyperlink>
    </w:p>
    <w:p w14:paraId="386EF198" w14:textId="22EFCEC6" w:rsidR="00707850" w:rsidRDefault="003652A2">
      <w:pPr>
        <w:pStyle w:val="TOC1"/>
        <w:rPr>
          <w:rFonts w:asciiTheme="minorHAnsi" w:eastAsiaTheme="minorEastAsia" w:hAnsiTheme="minorHAnsi" w:cstheme="minorBidi"/>
          <w:b w:val="0"/>
          <w:kern w:val="2"/>
          <w:sz w:val="22"/>
          <w:szCs w:val="22"/>
          <w:lang w:val="en-US"/>
          <w14:ligatures w14:val="standardContextual"/>
        </w:rPr>
      </w:pPr>
      <w:hyperlink w:anchor="_Toc160650462" w:history="1">
        <w:r w:rsidR="00707850" w:rsidRPr="00A91A0A">
          <w:rPr>
            <w:rStyle w:val="Hyperlink"/>
          </w:rPr>
          <w:t>Bibliography</w:t>
        </w:r>
        <w:r w:rsidR="00707850">
          <w:rPr>
            <w:webHidden/>
          </w:rPr>
          <w:tab/>
        </w:r>
        <w:r w:rsidR="00707850">
          <w:rPr>
            <w:webHidden/>
          </w:rPr>
          <w:fldChar w:fldCharType="begin"/>
        </w:r>
        <w:r w:rsidR="00707850">
          <w:rPr>
            <w:webHidden/>
          </w:rPr>
          <w:instrText xml:space="preserve"> PAGEREF _Toc160650462 \h </w:instrText>
        </w:r>
        <w:r w:rsidR="00707850">
          <w:rPr>
            <w:webHidden/>
          </w:rPr>
        </w:r>
        <w:r w:rsidR="00707850">
          <w:rPr>
            <w:webHidden/>
          </w:rPr>
          <w:fldChar w:fldCharType="separate"/>
        </w:r>
        <w:r w:rsidR="00707850">
          <w:rPr>
            <w:webHidden/>
          </w:rPr>
          <w:t>36</w:t>
        </w:r>
        <w:r w:rsidR="00707850">
          <w:rPr>
            <w:webHidden/>
          </w:rPr>
          <w:fldChar w:fldCharType="end"/>
        </w:r>
      </w:hyperlink>
    </w:p>
    <w:p w14:paraId="6301D659" w14:textId="133727D7" w:rsidR="00EA5CE9" w:rsidRPr="00C35B57" w:rsidRDefault="003E5A2E">
      <w:r w:rsidRPr="00C35B57">
        <w:rPr>
          <w:noProof/>
        </w:rPr>
        <w:fldChar w:fldCharType="end"/>
      </w:r>
    </w:p>
    <w:p w14:paraId="6404CB16" w14:textId="77777777" w:rsidR="00BC1BAD" w:rsidRDefault="00BC1BAD" w:rsidP="00BC1BAD">
      <w:pPr>
        <w:pStyle w:val="Heading1"/>
        <w:rPr>
          <w:ins w:id="13" w:author="Ben Craker" w:date="2024-03-11T10:00:00Z"/>
        </w:rPr>
        <w:pPrChange w:id="14" w:author="Ben Craker" w:date="2024-03-11T10:00:00Z">
          <w:pPr>
            <w:pStyle w:val="zzHelp"/>
          </w:pPr>
        </w:pPrChange>
      </w:pPr>
      <w:commentRangeStart w:id="15"/>
      <w:ins w:id="16" w:author="Ben Craker" w:date="2024-03-11T10:00:00Z">
        <w:r>
          <w:t>Foreword</w:t>
        </w:r>
      </w:ins>
      <w:commentRangeEnd w:id="15"/>
      <w:ins w:id="17" w:author="Ben Craker" w:date="2024-03-11T12:38:00Z">
        <w:r w:rsidR="002D2614">
          <w:rPr>
            <w:rStyle w:val="CommentReference"/>
            <w:b w:val="0"/>
          </w:rPr>
          <w:commentReference w:id="15"/>
        </w:r>
      </w:ins>
    </w:p>
    <w:p w14:paraId="26F000B5" w14:textId="77777777" w:rsidR="00BC1BAD" w:rsidRDefault="00BC1BAD" w:rsidP="00BC1BAD">
      <w:pPr>
        <w:pStyle w:val="zzHelp"/>
        <w:rPr>
          <w:ins w:id="18" w:author="Ben Craker" w:date="2024-03-11T10:00:00Z"/>
        </w:rPr>
      </w:pPr>
      <w:ins w:id="19" w:author="Ben Craker" w:date="2024-03-11T10:00:00Z">
        <w:r>
          <w:t>ISO (the International Organization for Standardization) is a worldwide federation of national standards bodies (ISO member bodies). The work of preparing International Standards is normally carried out through ISO technical committees. Each member body interested in a subject for which a technical committee has been established has the right to be represented on that committee. International organizations, governmental and non-governmental, in liaison with ISO, also take part in the work. ISO collaborates closely with the International Electrotechnical Commission (IEC) on all matters of electrotechnical standardization.</w:t>
        </w:r>
      </w:ins>
    </w:p>
    <w:p w14:paraId="6057E0F1" w14:textId="77777777" w:rsidR="00BC1BAD" w:rsidRDefault="00BC1BAD" w:rsidP="00BC1BAD">
      <w:pPr>
        <w:pStyle w:val="zzHelp"/>
        <w:rPr>
          <w:ins w:id="20" w:author="Ben Craker" w:date="2024-03-11T10:00:00Z"/>
        </w:rPr>
      </w:pPr>
      <w:ins w:id="21" w:author="Ben Craker" w:date="2024-03-11T10:00:00Z">
        <w:r>
          <w:t>International Standards are drafted in accordance with the rules given in the ISO/IEC Directives, Part 2.</w:t>
        </w:r>
      </w:ins>
    </w:p>
    <w:p w14:paraId="265D5871" w14:textId="77777777" w:rsidR="00BC1BAD" w:rsidRDefault="00BC1BAD" w:rsidP="00BC1BAD">
      <w:pPr>
        <w:pStyle w:val="zzHelp"/>
        <w:rPr>
          <w:ins w:id="22" w:author="Ben Craker" w:date="2024-03-11T10:00:00Z"/>
        </w:rPr>
      </w:pPr>
      <w:ins w:id="23" w:author="Ben Craker" w:date="2024-03-11T10:00:00Z">
        <w:r>
          <w:t>The main task of technical committees is to prepare International Standards. Draft International Standards adopted by the technical committees are circulated to the member bodies for voting. Publication as an International Standard requires approval by at least 75 % of the member bodies casting a vote.</w:t>
        </w:r>
      </w:ins>
    </w:p>
    <w:p w14:paraId="6616A730" w14:textId="77777777" w:rsidR="00BC1BAD" w:rsidRDefault="00BC1BAD" w:rsidP="00BC1BAD">
      <w:pPr>
        <w:pStyle w:val="zzHelp"/>
        <w:rPr>
          <w:ins w:id="24" w:author="Ben Craker" w:date="2024-03-11T10:00:00Z"/>
        </w:rPr>
      </w:pPr>
      <w:ins w:id="25" w:author="Ben Craker" w:date="2024-03-11T10:00:00Z">
        <w:r>
          <w:t>Attention is drawn to the possibility that some of the elements of this document may be the subject of patent rights. ISO shall not be held responsible for identifying any or all such patent rights.</w:t>
        </w:r>
      </w:ins>
    </w:p>
    <w:p w14:paraId="4435A11C" w14:textId="0E18C8DD" w:rsidR="001849F3" w:rsidRPr="00C35B57" w:rsidRDefault="00BC1BAD" w:rsidP="00BC1BAD">
      <w:pPr>
        <w:pStyle w:val="zzHelp"/>
      </w:pPr>
      <w:ins w:id="26" w:author="Ben Craker" w:date="2024-03-11T10:00:00Z">
        <w:r>
          <w:t xml:space="preserve">ISO </w:t>
        </w:r>
        <w:proofErr w:type="spellStart"/>
        <w:r>
          <w:t>nnn</w:t>
        </w:r>
        <w:proofErr w:type="spellEnd"/>
        <w:r>
          <w:t xml:space="preserve"> n was prepared by Technical Committee ISO/TC 23, TC title, Subcommittee SC 19, SC title.</w:t>
        </w:r>
      </w:ins>
    </w:p>
    <w:p w14:paraId="6301D674" w14:textId="1363154E" w:rsidR="00EA5CE9" w:rsidRPr="00C35B57" w:rsidRDefault="003E5A2E" w:rsidP="00FC2C04">
      <w:pPr>
        <w:pStyle w:val="Introduction"/>
      </w:pPr>
      <w:bookmarkStart w:id="27" w:name="_Toc443470359"/>
      <w:bookmarkStart w:id="28" w:name="_Toc450303209"/>
      <w:bookmarkStart w:id="29" w:name="_Toc160650399"/>
      <w:r w:rsidRPr="00C35B57">
        <w:lastRenderedPageBreak/>
        <w:t>Introduction</w:t>
      </w:r>
      <w:bookmarkEnd w:id="27"/>
      <w:bookmarkEnd w:id="28"/>
      <w:bookmarkEnd w:id="29"/>
    </w:p>
    <w:p w14:paraId="3DAC5466" w14:textId="03A337E3" w:rsidR="00C2792C" w:rsidRDefault="009A32EB" w:rsidP="00FC2C04">
      <w:r>
        <w:t xml:space="preserve">Agricultural and food producers find themselves needing to </w:t>
      </w:r>
      <w:r w:rsidR="00FC2C04" w:rsidRPr="00C35B57">
        <w:t xml:space="preserve">feed a growing global population with limited resources, in the context of ever-increasing regulatory pressure, </w:t>
      </w:r>
      <w:r w:rsidR="009B3D2B">
        <w:t xml:space="preserve">market price volatility, and </w:t>
      </w:r>
      <w:r w:rsidR="00FC2C04" w:rsidRPr="00C35B57">
        <w:t>supply-chain interest in traceability and sustainability</w:t>
      </w:r>
      <w:r>
        <w:t>. This</w:t>
      </w:r>
      <w:r w:rsidR="00FC2C04" w:rsidRPr="00C35B57">
        <w:t xml:space="preserve"> </w:t>
      </w:r>
      <w:r w:rsidR="001B4976">
        <w:t xml:space="preserve">increasingly </w:t>
      </w:r>
      <w:r w:rsidR="00FC2C04" w:rsidRPr="00C35B57">
        <w:t xml:space="preserve">requires </w:t>
      </w:r>
      <w:r w:rsidR="002D7886">
        <w:t xml:space="preserve">data-driven </w:t>
      </w:r>
      <w:r w:rsidR="00FC2C04" w:rsidRPr="00C35B57">
        <w:t xml:space="preserve">decision-making </w:t>
      </w:r>
      <w:r w:rsidR="00A97B71">
        <w:t xml:space="preserve">based </w:t>
      </w:r>
      <w:r w:rsidR="00957C8C">
        <w:t xml:space="preserve">on </w:t>
      </w:r>
      <w:r w:rsidR="00A97B71">
        <w:t>sound scientific principles</w:t>
      </w:r>
      <w:r w:rsidR="00FC2C04" w:rsidRPr="00C35B57">
        <w:t xml:space="preserve"> regarding the us</w:t>
      </w:r>
      <w:r w:rsidR="002D7886">
        <w:t>e</w:t>
      </w:r>
      <w:r w:rsidR="00FC2C04" w:rsidRPr="00C35B57">
        <w:t xml:space="preserve"> of crop inputs </w:t>
      </w:r>
      <w:r w:rsidR="00957C8C">
        <w:t xml:space="preserve">(applied to crops through </w:t>
      </w:r>
      <w:r w:rsidR="00957C8C" w:rsidRPr="009E0E89">
        <w:rPr>
          <w:i/>
          <w:iCs/>
        </w:rPr>
        <w:t>field operations</w:t>
      </w:r>
      <w:r w:rsidR="00957C8C">
        <w:t xml:space="preserve">) </w:t>
      </w:r>
      <w:r w:rsidR="00FC2C04" w:rsidRPr="00C35B57">
        <w:t xml:space="preserve">such as water, </w:t>
      </w:r>
      <w:r w:rsidR="003E11B5">
        <w:t xml:space="preserve">seeds, </w:t>
      </w:r>
      <w:r w:rsidR="00FC2C04" w:rsidRPr="00C35B57">
        <w:t>fertilizers, and crop protection</w:t>
      </w:r>
      <w:r w:rsidR="005B3BF2">
        <w:t xml:space="preserve"> products</w:t>
      </w:r>
      <w:r w:rsidR="00FC2C04" w:rsidRPr="00C35B57">
        <w:t>.</w:t>
      </w:r>
      <w:r w:rsidR="005B3BF2">
        <w:t xml:space="preserve"> </w:t>
      </w:r>
      <w:r w:rsidR="009E0E89">
        <w:t>The d</w:t>
      </w:r>
      <w:r w:rsidR="00413C66">
        <w:t>ata</w:t>
      </w:r>
      <w:r w:rsidR="009E0E89">
        <w:t xml:space="preserve"> to drive these d</w:t>
      </w:r>
      <w:r w:rsidR="00413C66">
        <w:t xml:space="preserve">ecision processes </w:t>
      </w:r>
      <w:r w:rsidR="008E43E3">
        <w:t xml:space="preserve">are often </w:t>
      </w:r>
      <w:r w:rsidR="00FC2C04" w:rsidRPr="00C35B57">
        <w:t>capture</w:t>
      </w:r>
      <w:r w:rsidR="0033351E">
        <w:t>d</w:t>
      </w:r>
      <w:r w:rsidR="00FC2C04" w:rsidRPr="00C35B57">
        <w:t xml:space="preserve"> and shar</w:t>
      </w:r>
      <w:r w:rsidR="0033351E">
        <w:t>ed across</w:t>
      </w:r>
      <w:r w:rsidR="00FC2C04" w:rsidRPr="00C35B57">
        <w:t xml:space="preserve"> multiple hardware and software platforms</w:t>
      </w:r>
      <w:r w:rsidR="002D3E61">
        <w:t xml:space="preserve">, </w:t>
      </w:r>
      <w:r w:rsidR="005460BF">
        <w:t xml:space="preserve">each of which may have its own formats and </w:t>
      </w:r>
      <w:r w:rsidR="00C2792C">
        <w:t>code lists for representing the meaning of data.</w:t>
      </w:r>
      <w:r w:rsidR="00622B4B">
        <w:t xml:space="preserve"> Th</w:t>
      </w:r>
      <w:r w:rsidR="00A46D33">
        <w:t>is</w:t>
      </w:r>
      <w:r w:rsidR="00622B4B">
        <w:t xml:space="preserve"> lack of uniformity in data representation </w:t>
      </w:r>
      <w:r w:rsidR="00A46D33">
        <w:t xml:space="preserve">prevents the </w:t>
      </w:r>
      <w:r w:rsidR="006211AE">
        <w:t xml:space="preserve">agrifood </w:t>
      </w:r>
      <w:r w:rsidR="00A46D33">
        <w:t xml:space="preserve">industry from realizing the promise of </w:t>
      </w:r>
      <w:r w:rsidR="006211AE">
        <w:t>data-driven, principled decision-makin</w:t>
      </w:r>
      <w:r w:rsidR="00DC4B4D">
        <w:t>g at scale, and making a greater contribution to the Sustainable Development Goals.</w:t>
      </w:r>
    </w:p>
    <w:p w14:paraId="149B6D26" w14:textId="7FC0D79B" w:rsidR="00FC2C04" w:rsidRPr="00C35B57" w:rsidRDefault="009F606F" w:rsidP="00FC2C04">
      <w:r w:rsidRPr="00C35B57">
        <w:t xml:space="preserve">Data exchange standards that enable the free flow of data </w:t>
      </w:r>
      <w:r>
        <w:t>among</w:t>
      </w:r>
      <w:r w:rsidR="00FC2C04" w:rsidRPr="00C35B57">
        <w:t xml:space="preserve"> </w:t>
      </w:r>
      <w:r w:rsidR="00EC7BB4">
        <w:t xml:space="preserve">the sources of the </w:t>
      </w:r>
      <w:r w:rsidR="009159B6">
        <w:t xml:space="preserve">data </w:t>
      </w:r>
      <w:r w:rsidR="00FC2C04" w:rsidRPr="00C35B57">
        <w:t xml:space="preserve">inputs </w:t>
      </w:r>
      <w:r w:rsidR="00EC7BB4">
        <w:t xml:space="preserve">that drive decision-making, the systems that </w:t>
      </w:r>
      <w:r w:rsidR="009159B6">
        <w:t xml:space="preserve">use those inputs to </w:t>
      </w:r>
      <w:r w:rsidR="00EC7BB4">
        <w:t>produce</w:t>
      </w:r>
      <w:r w:rsidR="009159B6">
        <w:t xml:space="preserve"> insights and support decisions</w:t>
      </w:r>
      <w:r w:rsidR="007E25EB">
        <w:t xml:space="preserve"> regarding field operations</w:t>
      </w:r>
      <w:r w:rsidR="009159B6">
        <w:t xml:space="preserve">, and the systems that </w:t>
      </w:r>
      <w:r w:rsidR="007E25EB">
        <w:t>control the equipment that performs those operations</w:t>
      </w:r>
      <w:r w:rsidR="004709C5">
        <w:t xml:space="preserve">, </w:t>
      </w:r>
      <w:r w:rsidR="00FC2C04" w:rsidRPr="00C35B57">
        <w:t xml:space="preserve">are fundamental </w:t>
      </w:r>
      <w:r w:rsidR="004709C5">
        <w:t>for</w:t>
      </w:r>
      <w:r w:rsidR="00FC2C04" w:rsidRPr="00C35B57">
        <w:t xml:space="preserve"> allowing </w:t>
      </w:r>
      <w:r w:rsidR="002D5964">
        <w:t>producer</w:t>
      </w:r>
      <w:r w:rsidR="00FC2C04" w:rsidRPr="00C35B57">
        <w:t xml:space="preserve">s and vendors alike to manage data and to make better decisions that use less </w:t>
      </w:r>
      <w:r w:rsidR="003E04D4">
        <w:t>crop inputs</w:t>
      </w:r>
      <w:r w:rsidR="00FC2C04" w:rsidRPr="00C35B57">
        <w:t xml:space="preserve"> and energy resources while protecting harvest yield</w:t>
      </w:r>
      <w:r w:rsidR="003E04D4">
        <w:t>, quality, and sustainability</w:t>
      </w:r>
      <w:r w:rsidR="00FC2C04" w:rsidRPr="00C35B57">
        <w:t xml:space="preserve">. </w:t>
      </w:r>
      <w:r w:rsidR="004709C5">
        <w:t xml:space="preserve">Two noteworthy benefits </w:t>
      </w:r>
      <w:r w:rsidR="00FC2C04" w:rsidRPr="00C35B57">
        <w:t>they provide are: </w:t>
      </w:r>
    </w:p>
    <w:p w14:paraId="29B70BEB" w14:textId="77777777" w:rsidR="00FC2C04" w:rsidRPr="00C35B57" w:rsidRDefault="00FC2C04" w:rsidP="00506DAD">
      <w:pPr>
        <w:numPr>
          <w:ilvl w:val="0"/>
          <w:numId w:val="26"/>
        </w:numPr>
      </w:pPr>
      <w:r w:rsidRPr="00C35B57">
        <w:t>Data exchange standards facilitate broader (i.e., more technologies) and more comprehensive (i.e., greater level of detail and precision) systems integration. This is achieved by reducing development and maintenance costs for data handling systems. </w:t>
      </w:r>
    </w:p>
    <w:p w14:paraId="6301D675" w14:textId="60BCE087" w:rsidR="00EA5CE9" w:rsidRPr="00C35B57" w:rsidRDefault="00FC2C04" w:rsidP="00533362">
      <w:pPr>
        <w:numPr>
          <w:ilvl w:val="0"/>
          <w:numId w:val="26"/>
        </w:numPr>
        <w:sectPr w:rsidR="00EA5CE9" w:rsidRPr="00C35B57" w:rsidSect="00ED7BDF">
          <w:headerReference w:type="even" r:id="rId15"/>
          <w:headerReference w:type="default" r:id="rId16"/>
          <w:footerReference w:type="even" r:id="rId17"/>
          <w:footerReference w:type="default" r:id="rId18"/>
          <w:headerReference w:type="first" r:id="rId19"/>
          <w:footerReference w:type="first" r:id="rId20"/>
          <w:type w:val="evenPage"/>
          <w:pgSz w:w="11906" w:h="16838" w:code="9"/>
          <w:pgMar w:top="794" w:right="737" w:bottom="567" w:left="851" w:header="709" w:footer="284" w:gutter="567"/>
          <w:pgNumType w:fmt="lowerRoman"/>
          <w:cols w:space="720"/>
        </w:sectPr>
      </w:pPr>
      <w:r w:rsidRPr="00C35B57">
        <w:t>The standards promote reliable system interoperation: standards-compliant tools are expected to work together; the end user benefits by having confidence that two products from differen</w:t>
      </w:r>
      <w:r w:rsidR="757F6DE2" w:rsidRPr="00C35B57">
        <w:t>t</w:t>
      </w:r>
      <w:r w:rsidRPr="00C35B57">
        <w:t xml:space="preserve"> sources will work together as expected.</w:t>
      </w:r>
    </w:p>
    <w:p w14:paraId="6301D676" w14:textId="77777777" w:rsidR="00EA5CE9" w:rsidRPr="00C35B57" w:rsidRDefault="003E5A2E">
      <w:pPr>
        <w:pStyle w:val="zzSTDTitle"/>
      </w:pPr>
      <w:r w:rsidRPr="00C35B57">
        <w:rPr>
          <w:color w:val="FF0000"/>
        </w:rPr>
        <w:lastRenderedPageBreak/>
        <w:t>Introductory element — Main element — Part n: Part title</w:t>
      </w:r>
    </w:p>
    <w:p w14:paraId="77692A98" w14:textId="77777777" w:rsidR="0065248E" w:rsidRPr="00C35B57" w:rsidRDefault="0065248E" w:rsidP="0065248E">
      <w:pPr>
        <w:pStyle w:val="Heading1"/>
      </w:pPr>
      <w:bookmarkStart w:id="30" w:name="_Toc160650400"/>
      <w:bookmarkStart w:id="31" w:name="_Toc443461092"/>
      <w:bookmarkStart w:id="32" w:name="_Toc443470361"/>
      <w:bookmarkStart w:id="33" w:name="_Toc450303211"/>
      <w:r w:rsidRPr="00C35B57">
        <w:t>1</w:t>
      </w:r>
      <w:r w:rsidRPr="00C35B57">
        <w:tab/>
        <w:t>Scope</w:t>
      </w:r>
      <w:bookmarkEnd w:id="30"/>
    </w:p>
    <w:p w14:paraId="4CDD35E4" w14:textId="5D695D1E" w:rsidR="00947D30" w:rsidRDefault="003314BA" w:rsidP="003314BA">
      <w:r w:rsidRPr="00C35B57">
        <w:t xml:space="preserve">This Standard enables the exchange </w:t>
      </w:r>
      <w:r w:rsidR="00947D30">
        <w:t xml:space="preserve">at scale </w:t>
      </w:r>
      <w:r w:rsidRPr="00C35B57">
        <w:t xml:space="preserve">of </w:t>
      </w:r>
      <w:r w:rsidR="0030172D">
        <w:t>agricultural field operations</w:t>
      </w:r>
      <w:r w:rsidR="00947D30">
        <w:t xml:space="preserve"> data. This includes:</w:t>
      </w:r>
    </w:p>
    <w:p w14:paraId="24E9CA37" w14:textId="6B8EAE10" w:rsidR="00B41234" w:rsidRDefault="00947D30" w:rsidP="00506DAD">
      <w:pPr>
        <w:pStyle w:val="ListParagraph"/>
        <w:numPr>
          <w:ilvl w:val="0"/>
          <w:numId w:val="29"/>
        </w:numPr>
      </w:pPr>
      <w:r>
        <w:t>T</w:t>
      </w:r>
      <w:r w:rsidR="0030172D">
        <w:t xml:space="preserve">he data used to drive agricultural field operation </w:t>
      </w:r>
      <w:r w:rsidR="002D654F">
        <w:t xml:space="preserve">(4.9) </w:t>
      </w:r>
      <w:r w:rsidR="0030172D">
        <w:t>decisions</w:t>
      </w:r>
      <w:r>
        <w:t xml:space="preserve">, such as </w:t>
      </w:r>
      <w:r w:rsidR="003314BA" w:rsidRPr="00C35B57">
        <w:t xml:space="preserve">weather, soil moisture, </w:t>
      </w:r>
      <w:r w:rsidR="001F51C8">
        <w:t xml:space="preserve">and </w:t>
      </w:r>
      <w:r>
        <w:t>field scouting</w:t>
      </w:r>
      <w:r w:rsidR="00B41234">
        <w:t>, and</w:t>
      </w:r>
    </w:p>
    <w:p w14:paraId="1BF2FD59" w14:textId="7C73F059" w:rsidR="002D654F" w:rsidRDefault="00B41234" w:rsidP="00506DAD">
      <w:pPr>
        <w:pStyle w:val="ListParagraph"/>
        <w:numPr>
          <w:ilvl w:val="0"/>
          <w:numId w:val="29"/>
        </w:numPr>
      </w:pPr>
      <w:r>
        <w:t xml:space="preserve">The data used to implement </w:t>
      </w:r>
      <w:r w:rsidR="002D654F">
        <w:t xml:space="preserve">those decisions as field operations (such as irrigation, spraying, </w:t>
      </w:r>
      <w:r w:rsidR="001F51C8">
        <w:t xml:space="preserve">and </w:t>
      </w:r>
      <w:r w:rsidR="002D654F">
        <w:t>planting)</w:t>
      </w:r>
    </w:p>
    <w:p w14:paraId="4911A94F" w14:textId="03EDCB8D" w:rsidR="003314BA" w:rsidRPr="00C35B57" w:rsidRDefault="001F51C8" w:rsidP="001F51C8">
      <w:pPr>
        <w:ind w:left="58"/>
      </w:pPr>
      <w:r>
        <w:t xml:space="preserve">These data are </w:t>
      </w:r>
      <w:r w:rsidR="003314BA" w:rsidRPr="00C35B57">
        <w:t xml:space="preserve">currently stored </w:t>
      </w:r>
      <w:r>
        <w:t xml:space="preserve">and represented </w:t>
      </w:r>
      <w:r w:rsidR="003314BA" w:rsidRPr="00C35B57">
        <w:t>in a variety of proprietary original equipment manufacturer (OEM) formats</w:t>
      </w:r>
      <w:r w:rsidR="00E1270B">
        <w:t xml:space="preserve">. This standard seeks to provide </w:t>
      </w:r>
      <w:r w:rsidR="003314BA" w:rsidRPr="00C35B57">
        <w:t xml:space="preserve">an industry-wide </w:t>
      </w:r>
      <w:r w:rsidR="00533362">
        <w:t>data model</w:t>
      </w:r>
      <w:r w:rsidR="003314BA" w:rsidRPr="00C35B57">
        <w:t xml:space="preserve"> that can be used </w:t>
      </w:r>
      <w:r w:rsidR="00E1270B">
        <w:t xml:space="preserve">for </w:t>
      </w:r>
      <w:r w:rsidR="00747C5E">
        <w:t xml:space="preserve">unambiguous </w:t>
      </w:r>
      <w:r w:rsidR="00E1270B">
        <w:t xml:space="preserve">data exchange </w:t>
      </w:r>
      <w:r w:rsidR="003314BA" w:rsidRPr="00C35B57">
        <w:t xml:space="preserve">by </w:t>
      </w:r>
      <w:r w:rsidR="00747C5E">
        <w:t xml:space="preserve">actors in the </w:t>
      </w:r>
      <w:r w:rsidR="00071FF2">
        <w:t>agrifood</w:t>
      </w:r>
      <w:r w:rsidR="00747C5E">
        <w:t xml:space="preserve"> industry</w:t>
      </w:r>
      <w:r w:rsidR="003314BA" w:rsidRPr="00C35B57">
        <w:t>.</w:t>
      </w:r>
    </w:p>
    <w:p w14:paraId="45991E88" w14:textId="14A7DFAF" w:rsidR="003314BA" w:rsidRPr="00C35B57" w:rsidRDefault="003314BA" w:rsidP="003314BA">
      <w:r w:rsidRPr="00C35B57">
        <w:rPr>
          <w:b/>
          <w:bCs/>
        </w:rPr>
        <w:t>1.1</w:t>
      </w:r>
      <w:r w:rsidRPr="00C35B57">
        <w:t xml:space="preserve"> The scope of the Standard is based on two major </w:t>
      </w:r>
      <w:r w:rsidR="00FD6895">
        <w:t xml:space="preserve">aspects of </w:t>
      </w:r>
      <w:r w:rsidR="00FD52D7">
        <w:t>agricultural and food processes</w:t>
      </w:r>
      <w:r w:rsidRPr="00C35B57">
        <w:t>: </w:t>
      </w:r>
    </w:p>
    <w:p w14:paraId="1E35114A" w14:textId="4C066263" w:rsidR="003314BA" w:rsidRPr="00C35B57" w:rsidRDefault="003314BA" w:rsidP="003314BA">
      <w:r w:rsidRPr="00C35B57">
        <w:t xml:space="preserve">1. </w:t>
      </w:r>
      <w:r w:rsidRPr="000C125B">
        <w:rPr>
          <w:b/>
          <w:bCs/>
        </w:rPr>
        <w:t>Observations</w:t>
      </w:r>
      <w:r w:rsidR="00404CA7">
        <w:t>:</w:t>
      </w:r>
      <w:r w:rsidRPr="00C35B57">
        <w:t xml:space="preserve"> the field, atmospheric, plant, or other </w:t>
      </w:r>
      <w:r w:rsidRPr="00C35B57">
        <w:rPr>
          <w:i/>
          <w:iCs/>
        </w:rPr>
        <w:t xml:space="preserve">in situ </w:t>
      </w:r>
      <w:r w:rsidRPr="00C35B57">
        <w:t xml:space="preserve">measurements that </w:t>
      </w:r>
      <w:r w:rsidR="004A347A">
        <w:t xml:space="preserve">can drive decision-making in </w:t>
      </w:r>
      <w:r w:rsidR="00D3772D">
        <w:t>agricultural and food systems</w:t>
      </w:r>
      <w:r w:rsidRPr="00C35B57">
        <w:t>. This includes weather stations, soil moisture sensors, or crop-related sensing</w:t>
      </w:r>
      <w:r w:rsidR="00D40E2C">
        <w:t xml:space="preserve">, as well as other inputs usable </w:t>
      </w:r>
      <w:r w:rsidR="005007DB">
        <w:t>by</w:t>
      </w:r>
      <w:r w:rsidR="00D40E2C">
        <w:t xml:space="preserve"> decision-support systems (4.5)</w:t>
      </w:r>
      <w:r w:rsidRPr="00C35B57">
        <w:t>. Th</w:t>
      </w:r>
      <w:r w:rsidR="00D04074">
        <w:t>is</w:t>
      </w:r>
      <w:r w:rsidRPr="00C35B57">
        <w:t xml:space="preserve"> is an agri</w:t>
      </w:r>
      <w:r w:rsidR="009C2B30">
        <w:t>food systems</w:t>
      </w:r>
      <w:r w:rsidRPr="00C35B57">
        <w:t xml:space="preserve"> implementation of the ISO 19156 standard for observations and measurements (ISO, 2011). </w:t>
      </w:r>
    </w:p>
    <w:p w14:paraId="74E4FB1A" w14:textId="101AD468" w:rsidR="003314BA" w:rsidRPr="00C35B57" w:rsidRDefault="003314BA" w:rsidP="003314BA">
      <w:r w:rsidRPr="00C35B57">
        <w:t xml:space="preserve">2. </w:t>
      </w:r>
      <w:r w:rsidRPr="000C125B">
        <w:rPr>
          <w:b/>
          <w:bCs/>
        </w:rPr>
        <w:t>Operations</w:t>
      </w:r>
      <w:r w:rsidR="00C66E5B" w:rsidRPr="000C125B">
        <w:rPr>
          <w:b/>
          <w:bCs/>
        </w:rPr>
        <w:t>, or field operations</w:t>
      </w:r>
      <w:r w:rsidR="00C66E5B">
        <w:t xml:space="preserve"> (4.9)</w:t>
      </w:r>
      <w:r w:rsidR="00404CA7">
        <w:t xml:space="preserve">: </w:t>
      </w:r>
      <w:r w:rsidRPr="00C35B57">
        <w:t xml:space="preserve">activities associated with the </w:t>
      </w:r>
      <w:r w:rsidR="00C66E5B">
        <w:t xml:space="preserve">production of a crop in the field. This includes </w:t>
      </w:r>
      <w:r w:rsidRPr="00C35B57">
        <w:t xml:space="preserve">application of </w:t>
      </w:r>
      <w:r w:rsidR="003349D9">
        <w:t xml:space="preserve">products such as seeds (i.e., planting), chemicals, fertilizers, and </w:t>
      </w:r>
      <w:r w:rsidRPr="00C35B57">
        <w:t xml:space="preserve">water </w:t>
      </w:r>
      <w:r w:rsidR="00A0174B">
        <w:t>(</w:t>
      </w:r>
      <w:r w:rsidR="00C7477D" w:rsidRPr="00C35B57">
        <w:t xml:space="preserve">using </w:t>
      </w:r>
      <w:r w:rsidRPr="00C35B57">
        <w:t>an irrigation system</w:t>
      </w:r>
      <w:r w:rsidR="00C07306">
        <w:t xml:space="preserve"> (4.1</w:t>
      </w:r>
      <w:r w:rsidR="009A4026">
        <w:t>1</w:t>
      </w:r>
      <w:r w:rsidR="00C07306">
        <w:t>)</w:t>
      </w:r>
      <w:r w:rsidR="003C0EFB">
        <w:t>)</w:t>
      </w:r>
      <w:r w:rsidRPr="00C35B57">
        <w:t xml:space="preserve">. </w:t>
      </w:r>
      <w:r w:rsidR="00D04074">
        <w:t>It</w:t>
      </w:r>
      <w:r w:rsidRPr="00C35B57">
        <w:t xml:space="preserve"> includes, but is not restricted to, management-level communications and record keeping. </w:t>
      </w:r>
      <w:r w:rsidR="009A4026">
        <w:t xml:space="preserve">Field operations </w:t>
      </w:r>
      <w:r w:rsidRPr="00C35B57">
        <w:t xml:space="preserve">data </w:t>
      </w:r>
      <w:r w:rsidR="009A4026">
        <w:t>are</w:t>
      </w:r>
      <w:r w:rsidRPr="00C35B57">
        <w:t xml:space="preserve"> based around a </w:t>
      </w:r>
      <w:r w:rsidRPr="009A4026">
        <w:t>Recommendation</w:t>
      </w:r>
      <w:r w:rsidR="000E05E2">
        <w:rPr>
          <w:i/>
          <w:iCs/>
        </w:rPr>
        <w:t xml:space="preserve"> </w:t>
      </w:r>
      <w:r w:rsidR="000E05E2">
        <w:t>(4.1</w:t>
      </w:r>
      <w:r w:rsidR="0099359E">
        <w:t>4</w:t>
      </w:r>
      <w:r w:rsidR="000E05E2">
        <w:t>)</w:t>
      </w:r>
      <w:r w:rsidRPr="00C35B57">
        <w:t xml:space="preserve">, which describes a suggested course of action; a </w:t>
      </w:r>
      <w:r w:rsidRPr="0099359E">
        <w:t>Work Order</w:t>
      </w:r>
      <w:r w:rsidR="006B5F48" w:rsidRPr="0099359E">
        <w:t xml:space="preserve"> (</w:t>
      </w:r>
      <w:r w:rsidR="006B5F48">
        <w:t>4.</w:t>
      </w:r>
      <w:r w:rsidR="0099359E">
        <w:t>1</w:t>
      </w:r>
      <w:r w:rsidR="005945D7">
        <w:t>5</w:t>
      </w:r>
      <w:r w:rsidR="006B5F48">
        <w:t>)</w:t>
      </w:r>
      <w:r w:rsidRPr="00C35B57">
        <w:t>, which describes a</w:t>
      </w:r>
      <w:r w:rsidR="00A80788" w:rsidRPr="00C35B57">
        <w:t>n</w:t>
      </w:r>
      <w:r w:rsidRPr="00C35B57">
        <w:t xml:space="preserve"> </w:t>
      </w:r>
      <w:r w:rsidR="00A80788" w:rsidRPr="00C35B57">
        <w:t xml:space="preserve">ordered </w:t>
      </w:r>
      <w:r w:rsidRPr="00C35B57">
        <w:t>course of action; and a</w:t>
      </w:r>
      <w:r w:rsidRPr="00094846">
        <w:t xml:space="preserve"> Work Record</w:t>
      </w:r>
      <w:r w:rsidR="00834C78" w:rsidRPr="00094846">
        <w:t xml:space="preserve"> (</w:t>
      </w:r>
      <w:r w:rsidR="00834C78">
        <w:t>4.</w:t>
      </w:r>
      <w:r w:rsidR="00094846">
        <w:t>1</w:t>
      </w:r>
      <w:r w:rsidR="005945D7">
        <w:t>6</w:t>
      </w:r>
      <w:r w:rsidR="00834C78">
        <w:t>)</w:t>
      </w:r>
      <w:r w:rsidRPr="00C35B57">
        <w:t xml:space="preserve">, which describes what </w:t>
      </w:r>
      <w:proofErr w:type="gramStart"/>
      <w:r w:rsidRPr="00C35B57">
        <w:rPr>
          <w:i/>
          <w:iCs/>
        </w:rPr>
        <w:t>actually happened</w:t>
      </w:r>
      <w:proofErr w:type="gramEnd"/>
      <w:r w:rsidRPr="00C35B57">
        <w:t xml:space="preserve">. This work is based on, and extends, the ISO11783-10 standard </w:t>
      </w:r>
      <w:r w:rsidR="000E5837" w:rsidRPr="00C35B57">
        <w:t xml:space="preserve">(ISO, 2015) </w:t>
      </w:r>
      <w:r w:rsidRPr="00C35B57">
        <w:t xml:space="preserve">for communications between agricultural machinery and </w:t>
      </w:r>
      <w:r w:rsidR="00A44D9A" w:rsidRPr="00C35B57">
        <w:t xml:space="preserve">farm management information systems </w:t>
      </w:r>
      <w:r w:rsidR="00094846">
        <w:t xml:space="preserve">or </w:t>
      </w:r>
      <w:r w:rsidRPr="00C35B57">
        <w:t>FMIS</w:t>
      </w:r>
      <w:r w:rsidR="00094846">
        <w:t xml:space="preserve"> (</w:t>
      </w:r>
      <w:r w:rsidR="00FA4A45" w:rsidRPr="00C35B57">
        <w:t>4.</w:t>
      </w:r>
      <w:r w:rsidR="00696E1A">
        <w:t>8</w:t>
      </w:r>
      <w:r w:rsidRPr="00C35B57">
        <w:t>). </w:t>
      </w:r>
    </w:p>
    <w:p w14:paraId="0F820FA1" w14:textId="3148843E" w:rsidR="003314BA" w:rsidRPr="00C35B57" w:rsidRDefault="003314BA" w:rsidP="003314BA">
      <w:r w:rsidRPr="00C35B57">
        <w:rPr>
          <w:b/>
          <w:bCs/>
        </w:rPr>
        <w:t>1.2</w:t>
      </w:r>
      <w:r w:rsidRPr="00C35B57">
        <w:t xml:space="preserve"> The Standard </w:t>
      </w:r>
      <w:r w:rsidR="000C125B">
        <w:t xml:space="preserve">currently </w:t>
      </w:r>
      <w:r w:rsidRPr="00C35B57">
        <w:t>consists of three parts: </w:t>
      </w:r>
    </w:p>
    <w:p w14:paraId="0B9E5EA5" w14:textId="709C0A4F" w:rsidR="003314BA" w:rsidRPr="00C35B57" w:rsidRDefault="003314BA" w:rsidP="003314BA">
      <w:r w:rsidRPr="00C35B57">
        <w:rPr>
          <w:b/>
          <w:bCs/>
        </w:rPr>
        <w:t>1.2.1</w:t>
      </w:r>
      <w:r w:rsidRPr="00C35B57">
        <w:t xml:space="preserve"> Part 1 (this docum</w:t>
      </w:r>
      <w:r w:rsidR="001345F7" w:rsidRPr="00C35B57">
        <w:t>ent)</w:t>
      </w:r>
      <w:r w:rsidRPr="00C35B57">
        <w:t>: Core Concepts, Processes, and Objects </w:t>
      </w:r>
    </w:p>
    <w:p w14:paraId="55A19A89" w14:textId="5E979545" w:rsidR="003314BA" w:rsidRPr="00C35B57" w:rsidRDefault="003314BA" w:rsidP="00506DAD">
      <w:pPr>
        <w:numPr>
          <w:ilvl w:val="0"/>
          <w:numId w:val="19"/>
        </w:numPr>
      </w:pPr>
      <w:r w:rsidRPr="00C35B57">
        <w:t xml:space="preserve">Business processes associated with field </w:t>
      </w:r>
      <w:proofErr w:type="gramStart"/>
      <w:r w:rsidRPr="00C35B57">
        <w:t>operation</w:t>
      </w:r>
      <w:r w:rsidR="00466A0F">
        <w:t>s</w:t>
      </w:r>
      <w:proofErr w:type="gramEnd"/>
      <w:r w:rsidRPr="00C35B57">
        <w:t> </w:t>
      </w:r>
    </w:p>
    <w:p w14:paraId="33B25542" w14:textId="77777777" w:rsidR="003314BA" w:rsidRPr="00C35B57" w:rsidRDefault="003314BA" w:rsidP="00506DAD">
      <w:pPr>
        <w:numPr>
          <w:ilvl w:val="0"/>
          <w:numId w:val="20"/>
        </w:numPr>
      </w:pPr>
      <w:r w:rsidRPr="00C35B57">
        <w:t>The Actors and their role(s) in the process </w:t>
      </w:r>
    </w:p>
    <w:p w14:paraId="5B7D967F" w14:textId="41643901" w:rsidR="003314BA" w:rsidRPr="00C35B57" w:rsidRDefault="003314BA" w:rsidP="00506DAD">
      <w:pPr>
        <w:numPr>
          <w:ilvl w:val="0"/>
          <w:numId w:val="20"/>
        </w:numPr>
      </w:pPr>
      <w:r w:rsidRPr="00C35B57">
        <w:t xml:space="preserve">Core </w:t>
      </w:r>
      <w:r w:rsidR="00466A0F">
        <w:t>d</w:t>
      </w:r>
      <w:r w:rsidRPr="00C35B57">
        <w:t>ocuments and their relationships </w:t>
      </w:r>
    </w:p>
    <w:p w14:paraId="7C0377F3" w14:textId="77777777" w:rsidR="003314BA" w:rsidRPr="00C35B57" w:rsidRDefault="003314BA" w:rsidP="00506DAD">
      <w:pPr>
        <w:numPr>
          <w:ilvl w:val="0"/>
          <w:numId w:val="20"/>
        </w:numPr>
      </w:pPr>
      <w:r w:rsidRPr="00C35B57">
        <w:t>Common components </w:t>
      </w:r>
    </w:p>
    <w:p w14:paraId="2C1DA21C" w14:textId="77777777" w:rsidR="003314BA" w:rsidRPr="00C35B57" w:rsidRDefault="003314BA" w:rsidP="00506DAD">
      <w:pPr>
        <w:numPr>
          <w:ilvl w:val="0"/>
          <w:numId w:val="20"/>
        </w:numPr>
      </w:pPr>
      <w:r w:rsidRPr="00C35B57">
        <w:t>Identity ― Compound identifiers </w:t>
      </w:r>
    </w:p>
    <w:p w14:paraId="07E0D754" w14:textId="3CEBC516" w:rsidR="003314BA" w:rsidRPr="00C35B57" w:rsidRDefault="003314BA" w:rsidP="00506DAD">
      <w:pPr>
        <w:numPr>
          <w:ilvl w:val="0"/>
          <w:numId w:val="20"/>
        </w:numPr>
      </w:pPr>
      <w:r w:rsidRPr="00C35B57">
        <w:t>Time, space, people, geopolitical-context-dependent data </w:t>
      </w:r>
    </w:p>
    <w:p w14:paraId="57B16C1C" w14:textId="77777777" w:rsidR="003314BA" w:rsidRPr="00C35B57" w:rsidRDefault="003314BA" w:rsidP="00506DAD">
      <w:pPr>
        <w:numPr>
          <w:ilvl w:val="0"/>
          <w:numId w:val="21"/>
        </w:numPr>
      </w:pPr>
      <w:r w:rsidRPr="00C35B57">
        <w:t>Reference data </w:t>
      </w:r>
    </w:p>
    <w:p w14:paraId="4C8D49A9" w14:textId="6A6D3897" w:rsidR="003314BA" w:rsidRPr="00C35B57" w:rsidRDefault="003314BA" w:rsidP="00506DAD">
      <w:pPr>
        <w:numPr>
          <w:ilvl w:val="0"/>
          <w:numId w:val="21"/>
        </w:numPr>
      </w:pPr>
      <w:r w:rsidRPr="00C35B57">
        <w:t>Setup and configuration data </w:t>
      </w:r>
    </w:p>
    <w:p w14:paraId="634FA9EA" w14:textId="558DC79B" w:rsidR="003314BA" w:rsidRPr="00C35B57" w:rsidRDefault="003314BA" w:rsidP="003314BA">
      <w:r w:rsidRPr="00C35B57">
        <w:rPr>
          <w:b/>
          <w:bCs/>
        </w:rPr>
        <w:t>1.2.2</w:t>
      </w:r>
      <w:r w:rsidRPr="00C35B57">
        <w:t xml:space="preserve"> Part 2: Observations</w:t>
      </w:r>
      <w:r w:rsidR="005C4475">
        <w:t xml:space="preserve"> (4.</w:t>
      </w:r>
      <w:r w:rsidR="00304431">
        <w:t>1</w:t>
      </w:r>
      <w:r w:rsidR="005945D7">
        <w:t>3</w:t>
      </w:r>
      <w:r w:rsidR="00304431">
        <w:t>)</w:t>
      </w:r>
      <w:r w:rsidRPr="00C35B57">
        <w:t xml:space="preserve"> and </w:t>
      </w:r>
      <w:r w:rsidR="005945D7">
        <w:t>m</w:t>
      </w:r>
      <w:r w:rsidRPr="00C35B57">
        <w:t>easurements</w:t>
      </w:r>
      <w:r w:rsidR="005945D7">
        <w:t xml:space="preserve"> (4.12) in agrifood systems</w:t>
      </w:r>
      <w:r w:rsidRPr="00C35B57">
        <w:t> </w:t>
      </w:r>
    </w:p>
    <w:p w14:paraId="023667D4" w14:textId="77777777" w:rsidR="003314BA" w:rsidRPr="00C35B57" w:rsidRDefault="003314BA" w:rsidP="00506DAD">
      <w:pPr>
        <w:numPr>
          <w:ilvl w:val="0"/>
          <w:numId w:val="22"/>
        </w:numPr>
      </w:pPr>
      <w:r w:rsidRPr="00C35B57">
        <w:lastRenderedPageBreak/>
        <w:t>Observations: An agriculture-specific implementation of the ISO 19156 standard </w:t>
      </w:r>
    </w:p>
    <w:p w14:paraId="7C39E01E" w14:textId="77777777" w:rsidR="003314BA" w:rsidRPr="00C35B57" w:rsidRDefault="003314BA" w:rsidP="00506DAD">
      <w:pPr>
        <w:numPr>
          <w:ilvl w:val="0"/>
          <w:numId w:val="22"/>
        </w:numPr>
      </w:pPr>
      <w:r w:rsidRPr="00C35B57">
        <w:t xml:space="preserve">Field observations, including soil water content and local field </w:t>
      </w:r>
      <w:proofErr w:type="gramStart"/>
      <w:r w:rsidRPr="00C35B57">
        <w:t>weather</w:t>
      </w:r>
      <w:proofErr w:type="gramEnd"/>
      <w:r w:rsidRPr="00C35B57">
        <w:t> </w:t>
      </w:r>
    </w:p>
    <w:p w14:paraId="5357D044" w14:textId="77777777" w:rsidR="003314BA" w:rsidRPr="00C35B57" w:rsidRDefault="003314BA" w:rsidP="00506DAD">
      <w:pPr>
        <w:numPr>
          <w:ilvl w:val="0"/>
          <w:numId w:val="23"/>
        </w:numPr>
      </w:pPr>
      <w:r w:rsidRPr="00C35B57">
        <w:t>Setup and configuration of sensors and loggers </w:t>
      </w:r>
    </w:p>
    <w:p w14:paraId="6ADDAAB9" w14:textId="77777777" w:rsidR="003314BA" w:rsidRPr="00C35B57" w:rsidRDefault="003314BA" w:rsidP="00506DAD">
      <w:pPr>
        <w:numPr>
          <w:ilvl w:val="0"/>
          <w:numId w:val="23"/>
        </w:numPr>
      </w:pPr>
      <w:r w:rsidRPr="00C35B57">
        <w:t>Derived weather data </w:t>
      </w:r>
    </w:p>
    <w:p w14:paraId="54EB7C3C" w14:textId="77777777" w:rsidR="003314BA" w:rsidRPr="00C35B57" w:rsidRDefault="003314BA" w:rsidP="003314BA">
      <w:r w:rsidRPr="00C35B57">
        <w:rPr>
          <w:b/>
          <w:bCs/>
        </w:rPr>
        <w:t>1.2.3</w:t>
      </w:r>
      <w:r w:rsidRPr="00C35B57">
        <w:t xml:space="preserve"> Part 3: Irrigation System Operations </w:t>
      </w:r>
    </w:p>
    <w:p w14:paraId="6909DB8B" w14:textId="77777777" w:rsidR="003314BA" w:rsidRPr="00C35B57" w:rsidRDefault="003314BA" w:rsidP="00506DAD">
      <w:pPr>
        <w:numPr>
          <w:ilvl w:val="0"/>
          <w:numId w:val="24"/>
        </w:numPr>
      </w:pPr>
      <w:r w:rsidRPr="00C35B57">
        <w:t>Location and geometry of the irrigation system </w:t>
      </w:r>
    </w:p>
    <w:p w14:paraId="3A3843DB" w14:textId="056147C4" w:rsidR="003314BA" w:rsidRPr="00C35B57" w:rsidRDefault="006D7EE0" w:rsidP="00506DAD">
      <w:pPr>
        <w:numPr>
          <w:ilvl w:val="0"/>
          <w:numId w:val="24"/>
        </w:numPr>
      </w:pPr>
      <w:r>
        <w:t>Documenting the operation of different parts of an irrigation system</w:t>
      </w:r>
      <w:r w:rsidR="003314BA" w:rsidRPr="00C35B57">
        <w:t> </w:t>
      </w:r>
    </w:p>
    <w:p w14:paraId="1B8FF2AA" w14:textId="77777777" w:rsidR="003314BA" w:rsidRPr="00C35B57" w:rsidRDefault="003314BA" w:rsidP="00506DAD">
      <w:pPr>
        <w:numPr>
          <w:ilvl w:val="0"/>
          <w:numId w:val="25"/>
        </w:numPr>
      </w:pPr>
      <w:r w:rsidRPr="00C35B57">
        <w:t>Flows and pressure schedules (how much and when) </w:t>
      </w:r>
    </w:p>
    <w:p w14:paraId="7C5D2FE2" w14:textId="13C9422C" w:rsidR="003314BA" w:rsidRPr="00C35B57" w:rsidRDefault="007A6329" w:rsidP="00506DAD">
      <w:pPr>
        <w:numPr>
          <w:ilvl w:val="0"/>
          <w:numId w:val="25"/>
        </w:numPr>
      </w:pPr>
      <w:r>
        <w:t>W</w:t>
      </w:r>
      <w:r w:rsidR="003314BA" w:rsidRPr="00C35B57">
        <w:t xml:space="preserve">ork orders </w:t>
      </w:r>
      <w:r w:rsidR="002D0BA8">
        <w:t>for irrigation systems</w:t>
      </w:r>
    </w:p>
    <w:p w14:paraId="1893EFE0" w14:textId="40A27BFE" w:rsidR="0065248E" w:rsidRPr="00EE7B3B" w:rsidRDefault="003314BA" w:rsidP="0065248E">
      <w:pPr>
        <w:numPr>
          <w:ilvl w:val="0"/>
          <w:numId w:val="25"/>
        </w:numPr>
      </w:pPr>
      <w:r w:rsidRPr="00C35B57">
        <w:t>Work records: Reporting how much</w:t>
      </w:r>
      <w:r w:rsidR="00AA41F5">
        <w:t xml:space="preserve"> </w:t>
      </w:r>
      <w:r w:rsidRPr="00C35B57">
        <w:t xml:space="preserve">and where, water </w:t>
      </w:r>
      <w:r w:rsidR="00C50007">
        <w:t xml:space="preserve">and (possibly) chemicals </w:t>
      </w:r>
      <w:r w:rsidRPr="00C35B57">
        <w:t>w</w:t>
      </w:r>
      <w:r w:rsidR="00C50007">
        <w:t>ere</w:t>
      </w:r>
      <w:r w:rsidRPr="00C35B57">
        <w:t xml:space="preserve"> applied</w:t>
      </w:r>
      <w:r w:rsidR="00EE7B3B">
        <w:t>.</w:t>
      </w:r>
    </w:p>
    <w:p w14:paraId="6301D683" w14:textId="56EADF7E" w:rsidR="00EA5CE9" w:rsidRPr="00C35B57" w:rsidRDefault="58B003FE">
      <w:pPr>
        <w:pStyle w:val="Heading1"/>
      </w:pPr>
      <w:bookmarkStart w:id="34" w:name="_Toc160650401"/>
      <w:r w:rsidRPr="00C35B57">
        <w:t>2</w:t>
      </w:r>
      <w:r w:rsidR="003E5A2E" w:rsidRPr="00C35B57">
        <w:tab/>
      </w:r>
      <w:r w:rsidRPr="00C35B57">
        <w:t>Conformance</w:t>
      </w:r>
      <w:bookmarkEnd w:id="34"/>
    </w:p>
    <w:p w14:paraId="51E6164B" w14:textId="6F44F27D" w:rsidR="00E64F47" w:rsidRDefault="00C70C58" w:rsidP="00EC4FDA">
      <w:pPr>
        <w:spacing w:after="120"/>
      </w:pPr>
      <w:r w:rsidRPr="00C70C58">
        <w:t xml:space="preserve">ISO 7673 defines an abstract object model. Applications intending to use the ISO 7673 object model will need an implementation of the object model that is appropriate for the </w:t>
      </w:r>
      <w:proofErr w:type="gramStart"/>
      <w:r w:rsidRPr="00C70C58">
        <w:t>particular application</w:t>
      </w:r>
      <w:proofErr w:type="gramEnd"/>
      <w:r w:rsidRPr="00C70C58">
        <w:t xml:space="preserve"> </w:t>
      </w:r>
      <w:r w:rsidR="00300A05">
        <w:t xml:space="preserve">under </w:t>
      </w:r>
      <w:r w:rsidRPr="00C70C58">
        <w:t>development. Future parts of the standard (or versions thereof) will include reference serialization implementations.</w:t>
      </w:r>
    </w:p>
    <w:p w14:paraId="229F9328" w14:textId="04C29456" w:rsidR="14449B0B" w:rsidRPr="00C35B57" w:rsidRDefault="00C70C58" w:rsidP="0073608F">
      <w:pPr>
        <w:spacing w:after="120"/>
        <w:rPr>
          <w:color w:val="008000"/>
        </w:rPr>
      </w:pPr>
      <w:r w:rsidRPr="00C70C58">
        <w:t>A particular implementation of the object model, whether it is for serialization or application development, would need to demonstrate some conformance to the business rules and constraints defined in 7673. Conformance testing is essential for the expectation that two separate implementations can interoperate successfully. Given the large size and scope of ISO 7673, specification of conformance requirements and associated tests will be covered in a separate part of the series.</w:t>
      </w:r>
    </w:p>
    <w:p w14:paraId="6301D686" w14:textId="77777777" w:rsidR="00EA5CE9" w:rsidRPr="00C35B57" w:rsidRDefault="003E5A2E">
      <w:pPr>
        <w:pStyle w:val="Heading1"/>
      </w:pPr>
      <w:bookmarkStart w:id="35" w:name="_Toc443461093"/>
      <w:bookmarkStart w:id="36" w:name="_Toc443470362"/>
      <w:bookmarkStart w:id="37" w:name="_Toc450303212"/>
      <w:bookmarkStart w:id="38" w:name="_Toc160650402"/>
      <w:bookmarkEnd w:id="31"/>
      <w:bookmarkEnd w:id="32"/>
      <w:bookmarkEnd w:id="33"/>
      <w:r w:rsidRPr="00C35B57">
        <w:t>3</w:t>
      </w:r>
      <w:r w:rsidRPr="00C35B57">
        <w:tab/>
        <w:t>Normative references</w:t>
      </w:r>
      <w:bookmarkEnd w:id="35"/>
      <w:bookmarkEnd w:id="36"/>
      <w:bookmarkEnd w:id="37"/>
      <w:bookmarkEnd w:id="38"/>
    </w:p>
    <w:p w14:paraId="3AA82BF8" w14:textId="77777777" w:rsidR="004A568E" w:rsidRPr="00C35B57" w:rsidRDefault="004A568E" w:rsidP="004A568E">
      <w:pPr>
        <w:keepNext/>
      </w:pPr>
      <w:r w:rsidRPr="00C35B57">
        <w:t>The following referenced documents are indispensable for the application of this document. For dated references, only the edition cited applies. For undated references, the latest edition of the referenced document (including any amendments) applies.</w:t>
      </w:r>
    </w:p>
    <w:p w14:paraId="60AB9631" w14:textId="146E89B6" w:rsidR="004A568E" w:rsidRPr="00C35B57" w:rsidRDefault="004A568E" w:rsidP="004A568E">
      <w:pPr>
        <w:keepNext/>
      </w:pPr>
      <w:r w:rsidRPr="00C35B57">
        <w:t>ISO/FDIS 6709, Standard representation of geographic point location by coordinates</w:t>
      </w:r>
    </w:p>
    <w:p w14:paraId="31ADD27C" w14:textId="01A791B1" w:rsidR="004A568E" w:rsidRPr="00C35B57" w:rsidRDefault="004A568E" w:rsidP="004A568E">
      <w:pPr>
        <w:keepNext/>
      </w:pPr>
      <w:r w:rsidRPr="00C35B57">
        <w:t>ISO 8601, Data objects and interchange formats ― Information interchange ― Representation of dates and times</w:t>
      </w:r>
    </w:p>
    <w:p w14:paraId="7193783D" w14:textId="4144B9A8" w:rsidR="004A568E" w:rsidRPr="00C35B57" w:rsidRDefault="004A568E" w:rsidP="004A568E">
      <w:pPr>
        <w:keepNext/>
      </w:pPr>
      <w:r w:rsidRPr="00C35B57">
        <w:t>ISO/IEC 13249-3:2011, Information technology ― Database languages ― SQL multimedia and application packages ― Part 3: Spatial (WKT)</w:t>
      </w:r>
    </w:p>
    <w:p w14:paraId="4178A1EA" w14:textId="14DB6B98" w:rsidR="004A568E" w:rsidRPr="00C35B57" w:rsidRDefault="004A568E" w:rsidP="004A568E">
      <w:pPr>
        <w:keepNext/>
      </w:pPr>
      <w:r w:rsidRPr="00C35B57">
        <w:t>ISO 19109, Geographic information ― Rules for application schema</w:t>
      </w:r>
    </w:p>
    <w:p w14:paraId="4BE85B42" w14:textId="13653ADF" w:rsidR="004A568E" w:rsidRPr="00C35B57" w:rsidRDefault="004A568E" w:rsidP="004A568E">
      <w:pPr>
        <w:keepNext/>
      </w:pPr>
      <w:r w:rsidRPr="00C35B57">
        <w:t>ISO 19112:2003, Geographic information ― Spatial referencing by geographic identifiers</w:t>
      </w:r>
    </w:p>
    <w:p w14:paraId="2C01D73B" w14:textId="0F91FDD7" w:rsidR="004A568E" w:rsidRPr="00C35B57" w:rsidRDefault="004A568E" w:rsidP="004A568E">
      <w:pPr>
        <w:keepNext/>
      </w:pPr>
      <w:r w:rsidRPr="00C35B57">
        <w:t>ISO 19156:2011, Geographic information ― Observations and measurements</w:t>
      </w:r>
    </w:p>
    <w:p w14:paraId="5434D76C" w14:textId="202EDC76" w:rsidR="009265DB" w:rsidRDefault="009265DB" w:rsidP="004A568E">
      <w:pPr>
        <w:keepNext/>
      </w:pPr>
      <w:r w:rsidRPr="009265DB">
        <w:t>ISO/IEC 195</w:t>
      </w:r>
      <w:r>
        <w:t>01</w:t>
      </w:r>
      <w:r w:rsidRPr="009265DB">
        <w:t>:20</w:t>
      </w:r>
      <w:r>
        <w:t xml:space="preserve">05, </w:t>
      </w:r>
      <w:r w:rsidRPr="009265DB">
        <w:t xml:space="preserve">Information technology — Open Distributed Processing — Unified </w:t>
      </w:r>
      <w:proofErr w:type="spellStart"/>
      <w:r w:rsidRPr="009265DB">
        <w:t>Modeling</w:t>
      </w:r>
      <w:proofErr w:type="spellEnd"/>
      <w:r w:rsidRPr="009265DB">
        <w:t xml:space="preserve"> Language (UML) Version 1.4.2</w:t>
      </w:r>
    </w:p>
    <w:p w14:paraId="1AFED69E" w14:textId="77777777" w:rsidR="00471C15" w:rsidRPr="00C35B57" w:rsidRDefault="00471C15" w:rsidP="00471C15">
      <w:pPr>
        <w:pStyle w:val="Heading1"/>
      </w:pPr>
      <w:bookmarkStart w:id="39" w:name="_Toc160650403"/>
      <w:bookmarkStart w:id="40" w:name="_Toc443461095"/>
      <w:bookmarkStart w:id="41" w:name="_Toc443470364"/>
      <w:bookmarkStart w:id="42" w:name="_Toc450303214"/>
      <w:r w:rsidRPr="00C35B57">
        <w:t>4</w:t>
      </w:r>
      <w:r w:rsidRPr="00C35B57">
        <w:tab/>
        <w:t>Terms and definitions</w:t>
      </w:r>
      <w:bookmarkEnd w:id="39"/>
    </w:p>
    <w:p w14:paraId="3D7C398D" w14:textId="60F2EFF6" w:rsidR="00471C15" w:rsidRPr="00C35B57" w:rsidRDefault="00471C15" w:rsidP="00471C15">
      <w:r w:rsidRPr="00C35B57">
        <w:t>For the purposes of this document, the following terms and definitions apply</w:t>
      </w:r>
      <w:r w:rsidR="66386A92" w:rsidRPr="00C35B57">
        <w:t>.</w:t>
      </w:r>
    </w:p>
    <w:p w14:paraId="61B89B01" w14:textId="77777777" w:rsidR="00471C15" w:rsidRPr="00C35B57" w:rsidRDefault="00471C15" w:rsidP="00471C15">
      <w:pPr>
        <w:pStyle w:val="TermNum"/>
      </w:pPr>
      <w:r w:rsidRPr="00C35B57">
        <w:lastRenderedPageBreak/>
        <w:t>4.1</w:t>
      </w:r>
    </w:p>
    <w:p w14:paraId="021F6BD4" w14:textId="75C82AC3" w:rsidR="00471C15" w:rsidRPr="00C35B57" w:rsidRDefault="00E93EC5" w:rsidP="00471C15">
      <w:pPr>
        <w:pStyle w:val="Terms"/>
      </w:pPr>
      <w:r w:rsidRPr="00C35B57">
        <w:t>centre</w:t>
      </w:r>
      <w:r w:rsidR="00A96389" w:rsidRPr="00C35B57">
        <w:t xml:space="preserve"> pivot irrigation</w:t>
      </w:r>
      <w:r w:rsidR="5CEEB810">
        <w:t xml:space="preserve"> machine</w:t>
      </w:r>
    </w:p>
    <w:p w14:paraId="276529D4" w14:textId="7069B4F5" w:rsidR="00FF7BE6" w:rsidRPr="00C35B57" w:rsidRDefault="5CEEB810" w:rsidP="00471C15">
      <w:pPr>
        <w:pStyle w:val="Definition"/>
      </w:pPr>
      <w:r>
        <w:rPr>
          <w:rFonts w:eastAsia="Helvetica"/>
        </w:rPr>
        <w:t>automated irrigation machine</w:t>
      </w:r>
      <w:r w:rsidR="00FF7BE6">
        <w:rPr>
          <w:rFonts w:eastAsia="Helvetica"/>
        </w:rPr>
        <w:t xml:space="preserve"> consisting </w:t>
      </w:r>
      <w:r>
        <w:rPr>
          <w:rFonts w:eastAsia="Helvetica"/>
        </w:rPr>
        <w:t>of a</w:t>
      </w:r>
      <w:r w:rsidR="00FF7BE6">
        <w:rPr>
          <w:rFonts w:eastAsia="Helvetica"/>
        </w:rPr>
        <w:t xml:space="preserve"> number of self-propelled towers supporting a pipeline rotating around a pivot point and through which water supplied at the pivot point flows radially outward for distribution by sprayers or sprinklers located along the </w:t>
      </w:r>
      <w:proofErr w:type="gramStart"/>
      <w:r w:rsidR="00FF7BE6">
        <w:rPr>
          <w:rFonts w:eastAsia="Helvetica"/>
        </w:rPr>
        <w:t>pipeline</w:t>
      </w:r>
      <w:proofErr w:type="gramEnd"/>
      <w:r w:rsidR="00FF7BE6" w:rsidRPr="00C35B57">
        <w:t xml:space="preserve"> </w:t>
      </w:r>
    </w:p>
    <w:p w14:paraId="0A785E2A" w14:textId="16C32D3E" w:rsidR="00471C15" w:rsidRPr="00C35B57" w:rsidRDefault="00FF7BE6" w:rsidP="00471C15">
      <w:pPr>
        <w:pStyle w:val="Definition"/>
      </w:pPr>
      <w:r w:rsidRPr="00C35B57">
        <w:t xml:space="preserve">ISO </w:t>
      </w:r>
      <w:r w:rsidR="47128F20">
        <w:t>11545:2009</w:t>
      </w:r>
      <w:r w:rsidR="0064799F">
        <w:t>, 2.1</w:t>
      </w:r>
    </w:p>
    <w:p w14:paraId="300977A3" w14:textId="1556DAA7" w:rsidR="007B2762" w:rsidRPr="00C35B57" w:rsidRDefault="007B2762" w:rsidP="007B2762">
      <w:pPr>
        <w:pStyle w:val="TermNum"/>
      </w:pPr>
      <w:r w:rsidRPr="00C35B57">
        <w:t>4.</w:t>
      </w:r>
      <w:r w:rsidR="00D53E8F">
        <w:t>2</w:t>
      </w:r>
    </w:p>
    <w:p w14:paraId="763F7982" w14:textId="7FD03155" w:rsidR="007B2762" w:rsidRPr="00C35B57" w:rsidRDefault="00AD28A0" w:rsidP="007B2762">
      <w:pPr>
        <w:pStyle w:val="Terms"/>
      </w:pPr>
      <w:r w:rsidRPr="00C35B57">
        <w:t>crop plan</w:t>
      </w:r>
    </w:p>
    <w:p w14:paraId="7C25737F" w14:textId="59F69643" w:rsidR="007B2762" w:rsidRPr="00C35B57" w:rsidRDefault="00650845" w:rsidP="007B2762">
      <w:pPr>
        <w:pStyle w:val="Definition"/>
      </w:pPr>
      <w:r w:rsidRPr="00C35B57">
        <w:t xml:space="preserve">a high-level document describing how a crop will be grown on a given </w:t>
      </w:r>
      <w:r w:rsidR="0064799F">
        <w:t>area</w:t>
      </w:r>
      <w:r w:rsidRPr="00C35B57">
        <w:t xml:space="preserve"> of land during a crop season. It can range from very abstract to very specific.</w:t>
      </w:r>
    </w:p>
    <w:p w14:paraId="471D151D" w14:textId="1D8D6F4B" w:rsidR="00046516" w:rsidRDefault="00046516" w:rsidP="009A7897">
      <w:pPr>
        <w:pStyle w:val="TermNum"/>
      </w:pPr>
      <w:r>
        <w:t>4.3</w:t>
      </w:r>
    </w:p>
    <w:p w14:paraId="69AC46FD" w14:textId="6ED1E132" w:rsidR="00046516" w:rsidRDefault="00046516" w:rsidP="00C66D9B">
      <w:pPr>
        <w:pStyle w:val="Terms"/>
      </w:pPr>
      <w:proofErr w:type="spellStart"/>
      <w:r>
        <w:t>cropzone</w:t>
      </w:r>
      <w:proofErr w:type="spellEnd"/>
    </w:p>
    <w:p w14:paraId="5AE9D226" w14:textId="12D2016D" w:rsidR="00492388" w:rsidRPr="00492388" w:rsidRDefault="00C66D9B" w:rsidP="00492388">
      <w:pPr>
        <w:pStyle w:val="Definition"/>
      </w:pPr>
      <w:r>
        <w:t>A</w:t>
      </w:r>
      <w:r w:rsidR="00D96677">
        <w:t xml:space="preserve"> parcel of land, not necessarily contiguous</w:t>
      </w:r>
      <w:r w:rsidR="00492388">
        <w:t xml:space="preserve"> (e.g., an agricultural field or paddock, or a part thereof)</w:t>
      </w:r>
      <w:r w:rsidR="00D96677">
        <w:t>, that an agricultural producer is growing a particular crop or genotype on</w:t>
      </w:r>
      <w:r w:rsidR="00492388">
        <w:t>, during a specified period of type (e.g., a crop season).</w:t>
      </w:r>
    </w:p>
    <w:p w14:paraId="7AD6613F" w14:textId="71379957" w:rsidR="009A7897" w:rsidRPr="00C35B57" w:rsidRDefault="009A7897" w:rsidP="009A7897">
      <w:pPr>
        <w:pStyle w:val="TermNum"/>
      </w:pPr>
      <w:r w:rsidRPr="00C35B57">
        <w:t>4.</w:t>
      </w:r>
      <w:r w:rsidR="00492388">
        <w:t>4</w:t>
      </w:r>
    </w:p>
    <w:p w14:paraId="0D5DA686" w14:textId="77777777" w:rsidR="009A7897" w:rsidRPr="00C35B57" w:rsidRDefault="009A7897" w:rsidP="009A7897">
      <w:pPr>
        <w:pStyle w:val="Terms"/>
      </w:pPr>
      <w:r w:rsidRPr="00C35B57">
        <w:t>datum</w:t>
      </w:r>
    </w:p>
    <w:p w14:paraId="2AFB1E0D" w14:textId="77777777" w:rsidR="000C7501" w:rsidRDefault="009A7897" w:rsidP="009A7897">
      <w:pPr>
        <w:pStyle w:val="Definition"/>
      </w:pPr>
      <w:r w:rsidRPr="00C35B57">
        <w:t>parameter or set of parameters that define the position of the origin, the scale, and the orientation of a coordinate system.</w:t>
      </w:r>
    </w:p>
    <w:p w14:paraId="5CCA273D" w14:textId="23ABA312" w:rsidR="009A7897" w:rsidRPr="00C35B57" w:rsidRDefault="009A7897" w:rsidP="009A7897">
      <w:pPr>
        <w:pStyle w:val="Definition"/>
      </w:pPr>
      <w:r w:rsidRPr="00C35B57">
        <w:t>ISO 19111:2019, 3.1.15</w:t>
      </w:r>
    </w:p>
    <w:p w14:paraId="7EDBC3ED" w14:textId="33A922A7" w:rsidR="0045739A" w:rsidRPr="00C35B57" w:rsidRDefault="0045739A" w:rsidP="0045739A">
      <w:pPr>
        <w:pStyle w:val="TermNum"/>
      </w:pPr>
      <w:r w:rsidRPr="00C35B57">
        <w:t>4.</w:t>
      </w:r>
      <w:r w:rsidR="003A4D43">
        <w:t>5</w:t>
      </w:r>
    </w:p>
    <w:p w14:paraId="4108A58E" w14:textId="77777777" w:rsidR="00A8576E" w:rsidRDefault="0045739A" w:rsidP="0045739A">
      <w:pPr>
        <w:pStyle w:val="Terms"/>
      </w:pPr>
      <w:r w:rsidRPr="00C35B57">
        <w:t>decision support system</w:t>
      </w:r>
    </w:p>
    <w:p w14:paraId="4FF85142" w14:textId="55655843" w:rsidR="0045739A" w:rsidRPr="00C35B57" w:rsidRDefault="0045739A" w:rsidP="0045739A">
      <w:pPr>
        <w:pStyle w:val="Terms"/>
      </w:pPr>
      <w:r>
        <w:t>DSS</w:t>
      </w:r>
    </w:p>
    <w:p w14:paraId="04523C0E" w14:textId="117C9FC1" w:rsidR="0045739A" w:rsidRPr="00C35B57" w:rsidRDefault="00113013" w:rsidP="0045739A">
      <w:pPr>
        <w:pStyle w:val="Definition"/>
      </w:pPr>
      <w:r>
        <w:t>a</w:t>
      </w:r>
      <w:r w:rsidR="00876ECC">
        <w:t xml:space="preserve"> computerized</w:t>
      </w:r>
      <w:r w:rsidR="002B4CD2">
        <w:t xml:space="preserve"> information system used to help </w:t>
      </w:r>
      <w:r w:rsidR="00876ECC">
        <w:t xml:space="preserve">individuals </w:t>
      </w:r>
      <w:r w:rsidR="007E2B88">
        <w:t>or organizations make informed</w:t>
      </w:r>
      <w:r w:rsidR="00447094">
        <w:t xml:space="preserve">, </w:t>
      </w:r>
      <w:r w:rsidR="002B4CD2">
        <w:t>decision</w:t>
      </w:r>
      <w:r w:rsidR="00447094">
        <w:t xml:space="preserve">s </w:t>
      </w:r>
      <w:r w:rsidR="007038D8">
        <w:t xml:space="preserve">that may involve data analysis, integration of model results, and the application of </w:t>
      </w:r>
      <w:r w:rsidR="0045739A" w:rsidRPr="00C35B57">
        <w:t xml:space="preserve">a set of defined rules, </w:t>
      </w:r>
      <w:proofErr w:type="gramStart"/>
      <w:r w:rsidR="0045739A" w:rsidRPr="00C35B57">
        <w:t>criteria</w:t>
      </w:r>
      <w:proofErr w:type="gramEnd"/>
      <w:r w:rsidR="0045739A" w:rsidRPr="00C35B57">
        <w:t xml:space="preserve"> and guidelines. A Decision Support System is a type of, or may be part of, a Farm Management Information System.</w:t>
      </w:r>
    </w:p>
    <w:p w14:paraId="525030B7" w14:textId="61986F73" w:rsidR="009A7897" w:rsidRPr="00C35B57" w:rsidRDefault="009A7897" w:rsidP="00F40C76">
      <w:pPr>
        <w:pStyle w:val="TermNum"/>
      </w:pPr>
      <w:r w:rsidRPr="00C35B57">
        <w:t>4.</w:t>
      </w:r>
      <w:r w:rsidR="003A4D43">
        <w:t>6</w:t>
      </w:r>
    </w:p>
    <w:p w14:paraId="6969C959" w14:textId="77777777" w:rsidR="009A7897" w:rsidRPr="00C35B57" w:rsidRDefault="009A7897" w:rsidP="00F40C76">
      <w:pPr>
        <w:pStyle w:val="Terms"/>
      </w:pPr>
      <w:r w:rsidRPr="00C35B57">
        <w:t>direct position</w:t>
      </w:r>
    </w:p>
    <w:p w14:paraId="7722435B" w14:textId="77777777" w:rsidR="008862A8" w:rsidRDefault="009A7897" w:rsidP="008862A8">
      <w:pPr>
        <w:pStyle w:val="Definition"/>
      </w:pPr>
      <w:r w:rsidRPr="008862A8">
        <w:t xml:space="preserve">position described by a single set of coordinates within a coordinate reference system. </w:t>
      </w:r>
    </w:p>
    <w:p w14:paraId="1A5E589D" w14:textId="65CA1C01" w:rsidR="009A7897" w:rsidRPr="008862A8" w:rsidRDefault="009A7897" w:rsidP="008862A8">
      <w:pPr>
        <w:pStyle w:val="Definition"/>
      </w:pPr>
      <w:r w:rsidRPr="008862A8">
        <w:t>ISO 19129:2009(</w:t>
      </w:r>
      <w:proofErr w:type="spellStart"/>
      <w:r w:rsidRPr="008862A8">
        <w:t>en</w:t>
      </w:r>
      <w:proofErr w:type="spellEnd"/>
      <w:r w:rsidRPr="008862A8">
        <w:t>), 4.1.11</w:t>
      </w:r>
    </w:p>
    <w:p w14:paraId="7FB1C93B" w14:textId="6C1695ED" w:rsidR="001665BD" w:rsidRDefault="001B2F16" w:rsidP="001665BD">
      <w:pPr>
        <w:pStyle w:val="TermNum"/>
      </w:pPr>
      <w:r>
        <w:t>4.</w:t>
      </w:r>
      <w:r w:rsidR="003A4D43">
        <w:t>7</w:t>
      </w:r>
    </w:p>
    <w:p w14:paraId="5657F69C" w14:textId="06083DAE" w:rsidR="001B2F16" w:rsidRDefault="009D29DC" w:rsidP="001665BD">
      <w:pPr>
        <w:pStyle w:val="Terms"/>
      </w:pPr>
      <w:r>
        <w:t>d</w:t>
      </w:r>
      <w:r w:rsidR="001B2F16">
        <w:t>ocument</w:t>
      </w:r>
    </w:p>
    <w:p w14:paraId="39DC9239" w14:textId="1748AE5F" w:rsidR="001665BD" w:rsidRDefault="009D29DC" w:rsidP="009D29DC">
      <w:pPr>
        <w:pStyle w:val="Definition"/>
      </w:pPr>
      <w:r>
        <w:t>recorded information or material object which can be treated as a unit in a documentation process.</w:t>
      </w:r>
    </w:p>
    <w:p w14:paraId="7AFEABE3" w14:textId="2E390AC5" w:rsidR="00373A12" w:rsidRPr="00373A12" w:rsidRDefault="00373A12" w:rsidP="00373A12">
      <w:r>
        <w:t>ISO 5127:2017</w:t>
      </w:r>
      <w:r w:rsidR="00825BF9">
        <w:t>,</w:t>
      </w:r>
      <w:r>
        <w:t xml:space="preserve"> 3.1.1.38</w:t>
      </w:r>
    </w:p>
    <w:p w14:paraId="32F2592A" w14:textId="5F43C3D0" w:rsidR="007B2762" w:rsidRPr="00C35B57" w:rsidRDefault="007B2762" w:rsidP="007B2762">
      <w:pPr>
        <w:pStyle w:val="TermNum"/>
      </w:pPr>
      <w:r w:rsidRPr="00C35B57">
        <w:t>4.</w:t>
      </w:r>
      <w:r w:rsidR="003A4D43">
        <w:t>8</w:t>
      </w:r>
    </w:p>
    <w:p w14:paraId="63840305" w14:textId="77777777" w:rsidR="001A6151" w:rsidRDefault="002A6CF5" w:rsidP="007B2762">
      <w:pPr>
        <w:pStyle w:val="Terms"/>
      </w:pPr>
      <w:r>
        <w:t>f</w:t>
      </w:r>
      <w:r w:rsidR="00347B48" w:rsidRPr="00C35B57">
        <w:t>arm management information system</w:t>
      </w:r>
    </w:p>
    <w:p w14:paraId="16537441" w14:textId="3215FBE4" w:rsidR="007B2762" w:rsidRPr="00C35B57" w:rsidRDefault="00047036" w:rsidP="007B2762">
      <w:pPr>
        <w:pStyle w:val="Terms"/>
      </w:pPr>
      <w:r w:rsidRPr="00C35B57">
        <w:t>FMIS</w:t>
      </w:r>
    </w:p>
    <w:p w14:paraId="1A9FACD8" w14:textId="57ECC98A" w:rsidR="007B2762" w:rsidRDefault="00CF0A9B" w:rsidP="007B2762">
      <w:pPr>
        <w:pStyle w:val="Definition"/>
        <w:rPr>
          <w:rStyle w:val="normaltextrun"/>
          <w:rFonts w:cs="Arial"/>
          <w:color w:val="000000"/>
          <w:bdr w:val="none" w:sz="0" w:space="0" w:color="auto" w:frame="1"/>
        </w:rPr>
      </w:pPr>
      <w:commentRangeStart w:id="43"/>
      <w:r w:rsidRPr="00CF0A9B">
        <w:rPr>
          <w:rStyle w:val="normaltextrun"/>
          <w:rFonts w:cs="Arial"/>
          <w:color w:val="000000"/>
          <w:bdr w:val="none" w:sz="0" w:space="0" w:color="auto" w:frame="1"/>
        </w:rPr>
        <w:t xml:space="preserve">office </w:t>
      </w:r>
      <w:commentRangeEnd w:id="43"/>
      <w:r w:rsidR="000B6C11">
        <w:rPr>
          <w:rStyle w:val="CommentReference"/>
        </w:rPr>
        <w:commentReference w:id="43"/>
      </w:r>
      <w:r w:rsidRPr="00CF0A9B">
        <w:rPr>
          <w:rStyle w:val="normaltextrun"/>
          <w:rFonts w:cs="Arial"/>
          <w:color w:val="000000"/>
          <w:bdr w:val="none" w:sz="0" w:space="0" w:color="auto" w:frame="1"/>
        </w:rPr>
        <w:t>computer system used by a farmer or contractor that includes the software for farm management, such as book</w:t>
      </w:r>
      <w:r w:rsidR="00825BF9">
        <w:rPr>
          <w:rStyle w:val="normaltextrun"/>
          <w:rFonts w:cs="Arial"/>
          <w:color w:val="000000"/>
          <w:bdr w:val="none" w:sz="0" w:space="0" w:color="auto" w:frame="1"/>
        </w:rPr>
        <w:t>-</w:t>
      </w:r>
      <w:r w:rsidRPr="00CF0A9B">
        <w:rPr>
          <w:rStyle w:val="normaltextrun"/>
          <w:rFonts w:cs="Arial"/>
          <w:color w:val="000000"/>
          <w:bdr w:val="none" w:sz="0" w:space="0" w:color="auto" w:frame="1"/>
        </w:rPr>
        <w:t xml:space="preserve">keeping, payroll, resource management for machines, products, workers, field management, geographical information system, decision support systems and task </w:t>
      </w:r>
      <w:proofErr w:type="gramStart"/>
      <w:r w:rsidRPr="00CF0A9B">
        <w:rPr>
          <w:rStyle w:val="normaltextrun"/>
          <w:rFonts w:cs="Arial"/>
          <w:color w:val="000000"/>
          <w:bdr w:val="none" w:sz="0" w:space="0" w:color="auto" w:frame="1"/>
        </w:rPr>
        <w:t>management</w:t>
      </w:r>
      <w:proofErr w:type="gramEnd"/>
    </w:p>
    <w:p w14:paraId="3FA7EA6A" w14:textId="482E2B1E" w:rsidR="00825BF9" w:rsidRPr="00825BF9" w:rsidRDefault="00825BF9" w:rsidP="00825BF9">
      <w:r w:rsidRPr="00825BF9">
        <w:t>ISO 11783-1:2017(</w:t>
      </w:r>
      <w:proofErr w:type="spellStart"/>
      <w:r w:rsidRPr="00825BF9">
        <w:t>en</w:t>
      </w:r>
      <w:proofErr w:type="spellEnd"/>
      <w:r w:rsidRPr="00825BF9">
        <w:t>)</w:t>
      </w:r>
      <w:r>
        <w:t>, 3.23</w:t>
      </w:r>
    </w:p>
    <w:p w14:paraId="44A50210" w14:textId="529E919E" w:rsidR="00DA4FC7" w:rsidRDefault="00DA4FC7" w:rsidP="00DA4FC7">
      <w:pPr>
        <w:pStyle w:val="TermNum"/>
      </w:pPr>
      <w:r>
        <w:t>4.</w:t>
      </w:r>
      <w:r w:rsidR="003A4D43">
        <w:t>9</w:t>
      </w:r>
    </w:p>
    <w:p w14:paraId="094D008C" w14:textId="77777777" w:rsidR="00DA4FC7" w:rsidRDefault="00DA4FC7" w:rsidP="00DA4FC7">
      <w:pPr>
        <w:pStyle w:val="Terms"/>
      </w:pPr>
      <w:r>
        <w:t>field operation</w:t>
      </w:r>
    </w:p>
    <w:p w14:paraId="437AE2B0" w14:textId="071BAE43" w:rsidR="00DA4FC7" w:rsidRPr="00DA4FC7" w:rsidRDefault="005715E4" w:rsidP="00DA4FC7">
      <w:pPr>
        <w:pStyle w:val="Definition"/>
      </w:pPr>
      <w:r w:rsidRPr="005715E4">
        <w:t xml:space="preserve">a task or activity, whether planned or actual (i.e., that already happened), that </w:t>
      </w:r>
      <w:proofErr w:type="gramStart"/>
      <w:r w:rsidRPr="005715E4">
        <w:t>is connected with</w:t>
      </w:r>
      <w:proofErr w:type="gramEnd"/>
      <w:r w:rsidRPr="005715E4">
        <w:t xml:space="preserve"> the production of a crop. Planting, spraying, spreading, tillage, irrigation and harvest are all examples of field operations.</w:t>
      </w:r>
    </w:p>
    <w:p w14:paraId="43E62F83" w14:textId="24C33DE0" w:rsidR="00E10AA5" w:rsidRDefault="007B2762" w:rsidP="00E10AA5">
      <w:pPr>
        <w:pStyle w:val="TermNum"/>
      </w:pPr>
      <w:r w:rsidRPr="00C35B57">
        <w:lastRenderedPageBreak/>
        <w:t>4.</w:t>
      </w:r>
      <w:r w:rsidR="003A4D43">
        <w:t>10</w:t>
      </w:r>
    </w:p>
    <w:p w14:paraId="03C2FB18" w14:textId="77777777" w:rsidR="000021F6" w:rsidRDefault="000021F6" w:rsidP="00E10AA5">
      <w:pPr>
        <w:pStyle w:val="Terms"/>
      </w:pPr>
      <w:r>
        <w:t>global navigation satellite system</w:t>
      </w:r>
    </w:p>
    <w:p w14:paraId="44F981BD" w14:textId="1717B68D" w:rsidR="007B2762" w:rsidRPr="00C35B57" w:rsidRDefault="00437189" w:rsidP="00E10AA5">
      <w:pPr>
        <w:pStyle w:val="Terms"/>
      </w:pPr>
      <w:r w:rsidRPr="00C35B57">
        <w:t>GNSS</w:t>
      </w:r>
    </w:p>
    <w:p w14:paraId="5D756D2D" w14:textId="77777777" w:rsidR="00EC5B6C" w:rsidRPr="00075B55" w:rsidRDefault="00EC5B6C" w:rsidP="00075B55">
      <w:pPr>
        <w:pStyle w:val="Definition"/>
      </w:pPr>
      <w:r w:rsidRPr="00075B55">
        <w:t>satellite based navigation system that provides autonomous global positioning of a receiving device</w:t>
      </w:r>
    </w:p>
    <w:p w14:paraId="7CEA49C2" w14:textId="77777777" w:rsidR="00EC5B6C" w:rsidRPr="00075B55" w:rsidRDefault="00EC5B6C" w:rsidP="00075B55">
      <w:pPr>
        <w:pStyle w:val="Definition"/>
      </w:pPr>
      <w:r w:rsidRPr="00075B55">
        <w:t>Note 1 to entry: Global positioning system (GPS), and global navigation satellite system (</w:t>
      </w:r>
      <w:proofErr w:type="spellStart"/>
      <w:r w:rsidRPr="00075B55">
        <w:t>Glonass</w:t>
      </w:r>
      <w:proofErr w:type="spellEnd"/>
      <w:r w:rsidRPr="00075B55">
        <w:t xml:space="preserve">), Galileo and </w:t>
      </w:r>
      <w:proofErr w:type="spellStart"/>
      <w:r w:rsidRPr="00075B55">
        <w:t>BeiDo</w:t>
      </w:r>
      <w:proofErr w:type="spellEnd"/>
      <w:r w:rsidRPr="00075B55">
        <w:t xml:space="preserve"> are typical examples of global navigation satellite systems.</w:t>
      </w:r>
    </w:p>
    <w:p w14:paraId="5F3FBB38" w14:textId="431CA5B1" w:rsidR="00EC5B6C" w:rsidRPr="00075B55" w:rsidRDefault="00EC5B6C" w:rsidP="00075B55">
      <w:pPr>
        <w:pStyle w:val="Definition"/>
      </w:pPr>
      <w:r w:rsidRPr="00075B55">
        <w:t>ISO 19901-10:2021(</w:t>
      </w:r>
      <w:proofErr w:type="spellStart"/>
      <w:r w:rsidRPr="00075B55">
        <w:t>en</w:t>
      </w:r>
      <w:proofErr w:type="spellEnd"/>
      <w:r w:rsidRPr="00075B55">
        <w:t>), 3.41</w:t>
      </w:r>
    </w:p>
    <w:p w14:paraId="29153208" w14:textId="7D3BCA41" w:rsidR="007B2762" w:rsidRPr="00C35B57" w:rsidRDefault="007B2762" w:rsidP="007B2762">
      <w:pPr>
        <w:pStyle w:val="TermNum"/>
      </w:pPr>
      <w:r w:rsidRPr="00C35B57">
        <w:t>4.1</w:t>
      </w:r>
      <w:r w:rsidR="00F84858">
        <w:t>1</w:t>
      </w:r>
    </w:p>
    <w:p w14:paraId="2D2D1E9F" w14:textId="0C57E47E" w:rsidR="007B2762" w:rsidRPr="00C35B57" w:rsidRDefault="00425D9E" w:rsidP="007B2762">
      <w:pPr>
        <w:pStyle w:val="Terms"/>
      </w:pPr>
      <w:r w:rsidRPr="00C35B57">
        <w:t>irrig</w:t>
      </w:r>
      <w:r w:rsidR="006A7D9C" w:rsidRPr="00C35B57">
        <w:t>ation system</w:t>
      </w:r>
    </w:p>
    <w:p w14:paraId="28591650" w14:textId="6542D4E9" w:rsidR="00820738" w:rsidRPr="00C35B57" w:rsidRDefault="00597B94" w:rsidP="007B2762">
      <w:pPr>
        <w:pStyle w:val="Definition"/>
      </w:pPr>
      <w:r w:rsidRPr="00597B94">
        <w:t xml:space="preserve">assembly of pipes, components, and devices installed in the field for the purpose of irrigating a specific </w:t>
      </w:r>
      <w:proofErr w:type="gramStart"/>
      <w:r w:rsidRPr="00597B94">
        <w:t>area</w:t>
      </w:r>
      <w:proofErr w:type="gramEnd"/>
    </w:p>
    <w:p w14:paraId="36FC78B4" w14:textId="327331EE" w:rsidR="007B2762" w:rsidRPr="00C35B57" w:rsidRDefault="00820738" w:rsidP="007B2762">
      <w:pPr>
        <w:pStyle w:val="Definition"/>
      </w:pPr>
      <w:r w:rsidRPr="00C35B57">
        <w:t xml:space="preserve">ISO </w:t>
      </w:r>
      <w:r w:rsidR="005945D7">
        <w:t>20670:2023(</w:t>
      </w:r>
      <w:proofErr w:type="spellStart"/>
      <w:r w:rsidR="005945D7">
        <w:t>en</w:t>
      </w:r>
      <w:proofErr w:type="spellEnd"/>
      <w:r w:rsidR="005945D7">
        <w:t>)</w:t>
      </w:r>
      <w:r w:rsidR="00747679">
        <w:t>, 3.</w:t>
      </w:r>
      <w:r w:rsidR="005945D7">
        <w:t>4</w:t>
      </w:r>
      <w:r w:rsidR="00747679">
        <w:t>9</w:t>
      </w:r>
      <w:r w:rsidR="006F5298">
        <w:t xml:space="preserve"> </w:t>
      </w:r>
    </w:p>
    <w:p w14:paraId="7D9C6498" w14:textId="0239D389" w:rsidR="007B2762" w:rsidRPr="00C35B57" w:rsidRDefault="007B2762" w:rsidP="007B2762">
      <w:pPr>
        <w:pStyle w:val="TermNum"/>
      </w:pPr>
      <w:r w:rsidRPr="00C35B57">
        <w:t>4.1</w:t>
      </w:r>
      <w:r w:rsidR="00F84858">
        <w:t>2</w:t>
      </w:r>
    </w:p>
    <w:p w14:paraId="73CC09BC" w14:textId="68A194CF" w:rsidR="007B2762" w:rsidRPr="00C35B57" w:rsidRDefault="00820738" w:rsidP="007B2762">
      <w:pPr>
        <w:pStyle w:val="Terms"/>
      </w:pPr>
      <w:r w:rsidRPr="00C35B57">
        <w:t>measurement</w:t>
      </w:r>
    </w:p>
    <w:p w14:paraId="759E6E80" w14:textId="43F3B65A" w:rsidR="007B2762" w:rsidRDefault="00043D80" w:rsidP="0045739A">
      <w:pPr>
        <w:pStyle w:val="Definition"/>
      </w:pPr>
      <w:r w:rsidRPr="00C35B57">
        <w:t>a set of operations having the object of determining the value of a quantity.</w:t>
      </w:r>
    </w:p>
    <w:p w14:paraId="639C0ACB" w14:textId="45231BAE" w:rsidR="00376B81" w:rsidRPr="00376B81" w:rsidRDefault="0045739A" w:rsidP="0045739A">
      <w:pPr>
        <w:pStyle w:val="Definition"/>
      </w:pPr>
      <w:r w:rsidRPr="0045739A">
        <w:t>ISO 191</w:t>
      </w:r>
      <w:r w:rsidR="005945D7">
        <w:t>01-2</w:t>
      </w:r>
      <w:r w:rsidRPr="0045739A">
        <w:t>:</w:t>
      </w:r>
      <w:r w:rsidR="005945D7">
        <w:t xml:space="preserve"> </w:t>
      </w:r>
      <w:r w:rsidRPr="0045739A">
        <w:t>20</w:t>
      </w:r>
      <w:r w:rsidR="005945D7">
        <w:t>18</w:t>
      </w:r>
      <w:r w:rsidRPr="0045739A">
        <w:t xml:space="preserve">, </w:t>
      </w:r>
      <w:r w:rsidR="005945D7">
        <w:t>3</w:t>
      </w:r>
      <w:r w:rsidRPr="0045739A">
        <w:t>.1</w:t>
      </w:r>
      <w:r w:rsidR="005945D7">
        <w:t>.41</w:t>
      </w:r>
    </w:p>
    <w:p w14:paraId="6FCD31D7" w14:textId="43AACA75" w:rsidR="007B2762" w:rsidRPr="00C35B57" w:rsidRDefault="007B2762" w:rsidP="007B2762">
      <w:pPr>
        <w:pStyle w:val="TermNum"/>
      </w:pPr>
      <w:r w:rsidRPr="00C35B57">
        <w:t>4.1</w:t>
      </w:r>
      <w:r w:rsidR="00F84858">
        <w:t>3</w:t>
      </w:r>
    </w:p>
    <w:p w14:paraId="2DFDFB1E" w14:textId="6190C0BF" w:rsidR="007B2762" w:rsidRPr="00C35B57" w:rsidRDefault="00043D80" w:rsidP="007B2762">
      <w:pPr>
        <w:pStyle w:val="Terms"/>
      </w:pPr>
      <w:r w:rsidRPr="00C35B57">
        <w:t>observation</w:t>
      </w:r>
    </w:p>
    <w:p w14:paraId="03978B0A" w14:textId="3A57550A" w:rsidR="007B2762" w:rsidRDefault="005945D7" w:rsidP="007B2762">
      <w:pPr>
        <w:pStyle w:val="Definition"/>
      </w:pPr>
      <w:r w:rsidRPr="005945D7">
        <w:t>act carried out by an observer to determine the value of an observable property of an object (feature-of-interest) by using a procedure, with the value provided as the result</w:t>
      </w:r>
      <w:r w:rsidR="006C4B4B" w:rsidRPr="00C35B57">
        <w:t>.</w:t>
      </w:r>
    </w:p>
    <w:p w14:paraId="180B2E75" w14:textId="04D961A4" w:rsidR="005945D7" w:rsidRPr="005945D7" w:rsidRDefault="005945D7" w:rsidP="005945D7">
      <w:r>
        <w:t>ISO 19156:2023, 3.13</w:t>
      </w:r>
    </w:p>
    <w:p w14:paraId="1A08569A" w14:textId="6472FD52" w:rsidR="007B2762" w:rsidRPr="00C35B57" w:rsidRDefault="007B2762" w:rsidP="007B2762">
      <w:pPr>
        <w:pStyle w:val="TermNum"/>
      </w:pPr>
      <w:r w:rsidRPr="00C35B57">
        <w:t>4.1</w:t>
      </w:r>
      <w:r w:rsidR="00C40CBC">
        <w:t>4</w:t>
      </w:r>
    </w:p>
    <w:p w14:paraId="4CEF0C04" w14:textId="06618A31" w:rsidR="007B2762" w:rsidRPr="00C35B57" w:rsidRDefault="007B13C6" w:rsidP="007B2762">
      <w:pPr>
        <w:pStyle w:val="Terms"/>
      </w:pPr>
      <w:r w:rsidRPr="00C35B57">
        <w:t>recommendation</w:t>
      </w:r>
    </w:p>
    <w:p w14:paraId="09ACC687" w14:textId="3F6C692D" w:rsidR="007B2762" w:rsidRPr="00C35B57" w:rsidRDefault="007B13C6" w:rsidP="007B2762">
      <w:pPr>
        <w:pStyle w:val="Definition"/>
      </w:pPr>
      <w:r w:rsidRPr="00C35B57">
        <w:t>a course of action proposed by someone with </w:t>
      </w:r>
      <w:r w:rsidRPr="00C35B57">
        <w:rPr>
          <w:i/>
          <w:iCs/>
        </w:rPr>
        <w:t>expertise</w:t>
      </w:r>
      <w:r w:rsidRPr="00C35B57">
        <w:t> (e.g., an agronomist, crop scout or irrigation consultant). A recommendation is advisory (“This is what I recommend we should do.”)</w:t>
      </w:r>
    </w:p>
    <w:p w14:paraId="3D79457B" w14:textId="1F53FD3E" w:rsidR="007B2762" w:rsidRPr="00C35B57" w:rsidRDefault="007B2762" w:rsidP="007B2762">
      <w:pPr>
        <w:pStyle w:val="TermNum"/>
      </w:pPr>
      <w:r w:rsidRPr="00C35B57">
        <w:t>4.</w:t>
      </w:r>
      <w:r w:rsidR="00C40CBC">
        <w:t>1</w:t>
      </w:r>
      <w:r w:rsidR="000C26C2">
        <w:t>5</w:t>
      </w:r>
    </w:p>
    <w:p w14:paraId="706B55A0" w14:textId="1110A805" w:rsidR="007B2762" w:rsidRPr="00C35B57" w:rsidRDefault="009F1991" w:rsidP="007B2762">
      <w:pPr>
        <w:pStyle w:val="Terms"/>
      </w:pPr>
      <w:r w:rsidRPr="00C35B57">
        <w:t>work order</w:t>
      </w:r>
    </w:p>
    <w:p w14:paraId="60C0C213" w14:textId="67334CD0" w:rsidR="007B2762" w:rsidRPr="00C35B57" w:rsidRDefault="009F1991" w:rsidP="007B2762">
      <w:pPr>
        <w:pStyle w:val="Definition"/>
      </w:pPr>
      <w:r w:rsidRPr="00C35B57">
        <w:t>a set of instructions, given by someone with authority for a specific course of action to take</w:t>
      </w:r>
      <w:r w:rsidR="00443510">
        <w:t xml:space="preserve"> in a field operation</w:t>
      </w:r>
      <w:r w:rsidRPr="00C35B57">
        <w:t xml:space="preserve">. (“This is what we are going to do.”) </w:t>
      </w:r>
      <w:r w:rsidR="00D22DBE">
        <w:t>Two</w:t>
      </w:r>
      <w:r w:rsidR="00443510">
        <w:t xml:space="preserve"> example</w:t>
      </w:r>
      <w:r w:rsidR="00D22DBE">
        <w:t>s:</w:t>
      </w:r>
      <w:r w:rsidR="0037777D">
        <w:t xml:space="preserve"> </w:t>
      </w:r>
      <w:r w:rsidR="00443510">
        <w:t>a</w:t>
      </w:r>
      <w:r w:rsidRPr="00C35B57">
        <w:t xml:space="preserve">n irrigation work order describes the amount of water to apply to a </w:t>
      </w:r>
      <w:r w:rsidR="001F6DF5" w:rsidRPr="00C35B57">
        <w:t>specified area</w:t>
      </w:r>
      <w:r w:rsidRPr="00C35B57">
        <w:t xml:space="preserve"> of land over a certain </w:t>
      </w:r>
      <w:proofErr w:type="gramStart"/>
      <w:r w:rsidRPr="00C35B57">
        <w:t>time period</w:t>
      </w:r>
      <w:proofErr w:type="gramEnd"/>
      <w:r w:rsidR="00443510">
        <w:t xml:space="preserve">; a </w:t>
      </w:r>
      <w:r w:rsidR="003601A7">
        <w:t>seed</w:t>
      </w:r>
      <w:r w:rsidR="00443510">
        <w:t xml:space="preserve">ing work order </w:t>
      </w:r>
      <w:r w:rsidR="005A1ECE">
        <w:t xml:space="preserve">describes </w:t>
      </w:r>
      <w:r w:rsidR="003601A7">
        <w:t>seed products (e.g., varieties, seed treatments</w:t>
      </w:r>
      <w:r w:rsidR="009A6868">
        <w:t>)</w:t>
      </w:r>
      <w:r w:rsidR="00C47F3C">
        <w:t xml:space="preserve"> and the rates to apply them with</w:t>
      </w:r>
      <w:r w:rsidR="009A6868">
        <w:t xml:space="preserve"> (e.g., seeds per unit area)</w:t>
      </w:r>
      <w:r w:rsidR="00D07CA2">
        <w:t xml:space="preserve"> over </w:t>
      </w:r>
      <w:r w:rsidR="00FE042D">
        <w:t>a specified area of land, over the time period of interest</w:t>
      </w:r>
      <w:r w:rsidR="00BB5B0D">
        <w:t>.</w:t>
      </w:r>
      <w:r w:rsidR="005A1ECE">
        <w:t xml:space="preserve"> </w:t>
      </w:r>
    </w:p>
    <w:p w14:paraId="3DFC4549" w14:textId="147E50E8" w:rsidR="007B2762" w:rsidRPr="00C35B57" w:rsidRDefault="007B2762" w:rsidP="007B2762">
      <w:pPr>
        <w:pStyle w:val="TermNum"/>
      </w:pPr>
      <w:r w:rsidRPr="00C35B57">
        <w:t>4.</w:t>
      </w:r>
      <w:r w:rsidR="00930772">
        <w:t>1</w:t>
      </w:r>
      <w:r w:rsidR="000C26C2">
        <w:t>6</w:t>
      </w:r>
    </w:p>
    <w:p w14:paraId="11FAD465" w14:textId="7B3E1BF4" w:rsidR="007B2762" w:rsidRPr="00C35B57" w:rsidRDefault="008B269D" w:rsidP="007B2762">
      <w:pPr>
        <w:pStyle w:val="Terms"/>
      </w:pPr>
      <w:r>
        <w:t>w</w:t>
      </w:r>
      <w:r w:rsidR="00626445" w:rsidRPr="00C35B57">
        <w:t>ork record</w:t>
      </w:r>
    </w:p>
    <w:p w14:paraId="707D654F" w14:textId="172015EC" w:rsidR="007C3F67" w:rsidRPr="004030F9" w:rsidRDefault="00626445" w:rsidP="004030F9">
      <w:pPr>
        <w:pStyle w:val="Definition"/>
      </w:pPr>
      <w:r w:rsidRPr="00C35B57">
        <w:t xml:space="preserve">a document that describes what </w:t>
      </w:r>
      <w:proofErr w:type="gramStart"/>
      <w:r w:rsidRPr="00C35B57">
        <w:t>actually happened</w:t>
      </w:r>
      <w:proofErr w:type="gramEnd"/>
      <w:r w:rsidRPr="00C35B57">
        <w:t xml:space="preserve"> while performing the field operation</w:t>
      </w:r>
      <w:r w:rsidR="00D34A90">
        <w:t xml:space="preserve"> (4.</w:t>
      </w:r>
      <w:r w:rsidR="004760FC">
        <w:t>9</w:t>
      </w:r>
      <w:r w:rsidR="00D34A90">
        <w:t>)</w:t>
      </w:r>
      <w:r w:rsidRPr="00C35B57">
        <w:t>. ("This is what was actually done.") It may differ from the work order because the operator performing the field operation may have adjust</w:t>
      </w:r>
      <w:r w:rsidR="003266E2">
        <w:t xml:space="preserve">ed </w:t>
      </w:r>
      <w:r w:rsidRPr="00C35B57">
        <w:t xml:space="preserve">to </w:t>
      </w:r>
      <w:proofErr w:type="gramStart"/>
      <w:r w:rsidRPr="00C35B57">
        <w:t>particular conditions</w:t>
      </w:r>
      <w:proofErr w:type="gramEnd"/>
      <w:r w:rsidRPr="00C35B57">
        <w:t xml:space="preserve"> (e.g., suspended the operation because the ground was too wet and returned the next day.)</w:t>
      </w:r>
    </w:p>
    <w:p w14:paraId="6301D6AE" w14:textId="77777777" w:rsidR="00EA5CE9" w:rsidRPr="00C35B57" w:rsidRDefault="003E5A2E">
      <w:pPr>
        <w:pStyle w:val="Heading1"/>
      </w:pPr>
      <w:bookmarkStart w:id="44" w:name="_Toc160650404"/>
      <w:r w:rsidRPr="00C35B57">
        <w:t>5</w:t>
      </w:r>
      <w:r w:rsidRPr="00C35B57">
        <w:tab/>
        <w:t>Symbols (and abbreviated terms)</w:t>
      </w:r>
      <w:bookmarkEnd w:id="40"/>
      <w:bookmarkEnd w:id="41"/>
      <w:bookmarkEnd w:id="42"/>
      <w:bookmarkEnd w:id="44"/>
    </w:p>
    <w:p w14:paraId="760851BD" w14:textId="3D3B7759" w:rsidR="6CFA7F02" w:rsidRPr="00C35B57" w:rsidRDefault="6CFA7F02" w:rsidP="2B3A6375">
      <w:r w:rsidRPr="00C35B57">
        <w:t>No symbols are defined for this standard.</w:t>
      </w:r>
    </w:p>
    <w:p w14:paraId="507EB840" w14:textId="48039837" w:rsidR="004A68CB" w:rsidRPr="00C35B57" w:rsidRDefault="00AF058B">
      <w:pPr>
        <w:pStyle w:val="Heading1"/>
      </w:pPr>
      <w:bookmarkStart w:id="45" w:name="_Toc160650405"/>
      <w:bookmarkStart w:id="46" w:name="_Toc443461096"/>
      <w:bookmarkStart w:id="47" w:name="_Toc443470365"/>
      <w:bookmarkStart w:id="48" w:name="_Toc450303215"/>
      <w:r w:rsidRPr="00C35B57">
        <w:t>6</w:t>
      </w:r>
      <w:r w:rsidRPr="00C35B57">
        <w:tab/>
      </w:r>
      <w:r w:rsidR="00E57901" w:rsidRPr="00C35B57">
        <w:t>The Management Process</w:t>
      </w:r>
      <w:bookmarkEnd w:id="45"/>
    </w:p>
    <w:p w14:paraId="4A95E980" w14:textId="187E64C2" w:rsidR="00753E15" w:rsidRPr="00C35B57" w:rsidRDefault="00753E15" w:rsidP="00753E15">
      <w:r w:rsidRPr="00C35B57">
        <w:t xml:space="preserve">Field operations such as planting, irrigation and harvest are </w:t>
      </w:r>
      <w:r w:rsidR="002D5964">
        <w:t>producer</w:t>
      </w:r>
      <w:r w:rsidRPr="00C35B57">
        <w:t xml:space="preserve"> business processes. These processes must be supported with data exchange, both for coordination among the different actors directly involved in each process, and for communication with information consumers, such as trade partners and regulatory agencies. These processes vary in detail from </w:t>
      </w:r>
      <w:r w:rsidR="002D5964">
        <w:t>producer</w:t>
      </w:r>
      <w:r w:rsidRPr="00C35B57">
        <w:t xml:space="preserve"> to </w:t>
      </w:r>
      <w:r w:rsidR="002D5964">
        <w:t>producer</w:t>
      </w:r>
      <w:r w:rsidRPr="00C35B57">
        <w:t xml:space="preserve">, but there is value in defining a broadly </w:t>
      </w:r>
      <w:r w:rsidRPr="00C35B57">
        <w:lastRenderedPageBreak/>
        <w:t xml:space="preserve">applicable core set. </w:t>
      </w:r>
      <w:r w:rsidR="006E1C13" w:rsidRPr="00C35B57">
        <w:t>Modelling</w:t>
      </w:r>
      <w:r w:rsidRPr="00C35B57">
        <w:t xml:space="preserve"> </w:t>
      </w:r>
      <w:r w:rsidR="003D3602">
        <w:t>field operations</w:t>
      </w:r>
      <w:r w:rsidRPr="00C35B57">
        <w:t xml:space="preserve"> process</w:t>
      </w:r>
      <w:r w:rsidR="003D3602">
        <w:t>es</w:t>
      </w:r>
      <w:r w:rsidRPr="00C35B57">
        <w:t xml:space="preserve"> enables clarity and quality control </w:t>
      </w:r>
      <w:r w:rsidR="003D3602">
        <w:t>in</w:t>
      </w:r>
      <w:r w:rsidRPr="00C35B57">
        <w:t xml:space="preserve"> decision-making. The models are inevitably a simplification of </w:t>
      </w:r>
      <w:r w:rsidR="003D3602">
        <w:t>what</w:t>
      </w:r>
      <w:r w:rsidRPr="00C35B57">
        <w:t xml:space="preserve"> happens on a farm. Nonetheless, </w:t>
      </w:r>
      <w:r w:rsidR="003D3602">
        <w:t>they can serve as effective tools for supporting data-driven decisions</w:t>
      </w:r>
      <w:r w:rsidRPr="00C35B57">
        <w:t>.</w:t>
      </w:r>
    </w:p>
    <w:p w14:paraId="0C8C9985" w14:textId="5F24D2E4" w:rsidR="00390A2A" w:rsidRPr="00C35B57" w:rsidRDefault="00390A2A">
      <w:pPr>
        <w:pStyle w:val="Heading1"/>
      </w:pPr>
      <w:bookmarkStart w:id="49" w:name="_Toc160650406"/>
      <w:r w:rsidRPr="00C35B57">
        <w:t>7</w:t>
      </w:r>
      <w:r w:rsidR="00260457" w:rsidRPr="00C35B57">
        <w:tab/>
        <w:t>Business Process Model and Notation (ISO/IEC 19510:2013)</w:t>
      </w:r>
      <w:bookmarkEnd w:id="49"/>
    </w:p>
    <w:p w14:paraId="7B70F19F" w14:textId="2ADA6CE6" w:rsidR="00F72C76" w:rsidRPr="00C35B57" w:rsidRDefault="00F72C76" w:rsidP="00F72C76">
      <w:r w:rsidRPr="00C35B57">
        <w:t xml:space="preserve">Business Process </w:t>
      </w:r>
      <w:r w:rsidR="006E1C13" w:rsidRPr="00C35B57">
        <w:t>Modelling</w:t>
      </w:r>
      <w:r w:rsidRPr="00C35B57">
        <w:t xml:space="preserve"> Notation (BPMN) diagrams provide a visual representation of a workflow, and the exchanges of data that take place among the actors participating in it. In this standard, BPMN diagrams represent the workflow for </w:t>
      </w:r>
      <w:r w:rsidR="004679CB">
        <w:t xml:space="preserve">data-driven field operations decision </w:t>
      </w:r>
      <w:r w:rsidRPr="00C35B57">
        <w:t>process</w:t>
      </w:r>
      <w:r w:rsidR="004679CB">
        <w:t>e</w:t>
      </w:r>
      <w:r w:rsidR="003D3602">
        <w:t>s</w:t>
      </w:r>
      <w:r w:rsidRPr="00C35B57">
        <w:t xml:space="preserve">, communicating </w:t>
      </w:r>
      <w:r w:rsidR="003D3602">
        <w:t>a</w:t>
      </w:r>
      <w:r w:rsidRPr="00C35B57">
        <w:t xml:space="preserve"> decision as a </w:t>
      </w:r>
      <w:r w:rsidRPr="00056A81">
        <w:t>Recommendation</w:t>
      </w:r>
      <w:r w:rsidR="00056A81">
        <w:t xml:space="preserve"> </w:t>
      </w:r>
      <w:r w:rsidR="00506D57">
        <w:t>(4.</w:t>
      </w:r>
      <w:r w:rsidR="007F1C96">
        <w:t>1</w:t>
      </w:r>
      <w:r w:rsidR="00DA218F">
        <w:t>4</w:t>
      </w:r>
      <w:r w:rsidR="00506D57">
        <w:t>)</w:t>
      </w:r>
      <w:r w:rsidRPr="00C35B57">
        <w:t xml:space="preserve"> and </w:t>
      </w:r>
      <w:r w:rsidRPr="00056A81">
        <w:t>Work Order</w:t>
      </w:r>
      <w:r w:rsidR="00056A81">
        <w:t xml:space="preserve"> </w:t>
      </w:r>
      <w:r w:rsidR="00506D57">
        <w:t>(4.</w:t>
      </w:r>
      <w:r w:rsidR="00DA218F">
        <w:t>1</w:t>
      </w:r>
      <w:r w:rsidR="00EF044E">
        <w:t>5</w:t>
      </w:r>
      <w:r w:rsidR="00506D57">
        <w:t>)</w:t>
      </w:r>
      <w:r w:rsidRPr="00C35B57">
        <w:t xml:space="preserve">, and acquiring a </w:t>
      </w:r>
      <w:r w:rsidR="000C26C2">
        <w:t>Work R</w:t>
      </w:r>
      <w:r w:rsidRPr="00C35B57">
        <w:t xml:space="preserve">ecord </w:t>
      </w:r>
      <w:r w:rsidR="00EF044E">
        <w:t xml:space="preserve">(4.16) </w:t>
      </w:r>
      <w:r w:rsidRPr="00C35B57">
        <w:t xml:space="preserve">of what happened as the work was executed. The models provide a clear representation of the workflow that can be easily understood by all participants, thus supporting a structured method for achieving high quality </w:t>
      </w:r>
      <w:r w:rsidR="003D3602">
        <w:t>field operations</w:t>
      </w:r>
      <w:r w:rsidRPr="00C35B57">
        <w:t xml:space="preserve"> decision-making.</w:t>
      </w:r>
    </w:p>
    <w:p w14:paraId="22BB6A78" w14:textId="3DEEA58B" w:rsidR="00260457" w:rsidRPr="00C35B57" w:rsidRDefault="00F72C76" w:rsidP="00F72C76">
      <w:r w:rsidRPr="00C35B57">
        <w:t>Figure 1 below shows a BPMN diagram</w:t>
      </w:r>
      <w:r w:rsidR="003D3602">
        <w:t xml:space="preserve"> with a key /</w:t>
      </w:r>
      <w:r w:rsidR="00331BEA">
        <w:t xml:space="preserve"> guide to help interpret the example shown in Figure 2.</w:t>
      </w:r>
      <w:r w:rsidRPr="00C35B57">
        <w:t xml:space="preserve"> The diagram is divided into horizontal pools</w:t>
      </w:r>
      <w:r w:rsidR="006D2D8E">
        <w:t xml:space="preserve">. Each pool describes a process performed by an </w:t>
      </w:r>
      <w:r w:rsidRPr="00C35B57">
        <w:t>actor</w:t>
      </w:r>
      <w:r w:rsidR="006D2D8E">
        <w:t xml:space="preserve">, as a sequence of activities. </w:t>
      </w:r>
      <w:r w:rsidRPr="00C35B57">
        <w:t xml:space="preserve">Interactions among actors are represented as </w:t>
      </w:r>
      <w:r w:rsidRPr="00C35B57">
        <w:rPr>
          <w:i/>
          <w:iCs/>
        </w:rPr>
        <w:t>messages</w:t>
      </w:r>
      <w:r w:rsidRPr="00C35B57">
        <w:t xml:space="preserve"> </w:t>
      </w:r>
      <w:r w:rsidR="003D3602">
        <w:t xml:space="preserve">(shown as dotted lines) </w:t>
      </w:r>
      <w:r w:rsidRPr="00C35B57">
        <w:t xml:space="preserve">that can flow between pools. </w:t>
      </w:r>
    </w:p>
    <w:p w14:paraId="69F8BC0B" w14:textId="7B2ADC76" w:rsidR="00F72C76" w:rsidRPr="00C35B57" w:rsidRDefault="00645489" w:rsidP="001E3BB3">
      <w:pPr>
        <w:jc w:val="center"/>
      </w:pPr>
      <w:r w:rsidRPr="00C35B57">
        <w:rPr>
          <w:noProof/>
        </w:rPr>
        <w:drawing>
          <wp:inline distT="0" distB="0" distL="0" distR="0" wp14:anchorId="5E1A1CDA" wp14:editId="2AD1D141">
            <wp:extent cx="6248400" cy="235312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Symbols Key.png"/>
                    <pic:cNvPicPr/>
                  </pic:nvPicPr>
                  <pic:blipFill rotWithShape="1">
                    <a:blip r:embed="rId21">
                      <a:extLst>
                        <a:ext uri="{28A0092B-C50C-407E-A947-70E740481C1C}">
                          <a14:useLocalDpi xmlns:a14="http://schemas.microsoft.com/office/drawing/2010/main" val="0"/>
                        </a:ext>
                      </a:extLst>
                    </a:blip>
                    <a:srcRect l="2744" t="4600" r="1728" b="4933"/>
                    <a:stretch/>
                  </pic:blipFill>
                  <pic:spPr bwMode="auto">
                    <a:xfrm>
                      <a:off x="0" y="0"/>
                      <a:ext cx="6248400" cy="2353121"/>
                    </a:xfrm>
                    <a:prstGeom prst="rect">
                      <a:avLst/>
                    </a:prstGeom>
                    <a:ln>
                      <a:noFill/>
                    </a:ln>
                    <a:extLst>
                      <a:ext uri="{53640926-AAD7-44D8-BBD7-CCE9431645EC}">
                        <a14:shadowObscured xmlns:a14="http://schemas.microsoft.com/office/drawing/2010/main"/>
                      </a:ext>
                    </a:extLst>
                  </pic:spPr>
                </pic:pic>
              </a:graphicData>
            </a:graphic>
          </wp:inline>
        </w:drawing>
      </w:r>
    </w:p>
    <w:p w14:paraId="3658A75C" w14:textId="50D9246C" w:rsidR="0083085C" w:rsidRPr="00C35B57" w:rsidRDefault="0083085C" w:rsidP="482C2B76">
      <w:pPr>
        <w:jc w:val="center"/>
        <w:rPr>
          <w:b/>
          <w:bCs/>
        </w:rPr>
      </w:pPr>
      <w:r w:rsidRPr="00C35B57">
        <w:rPr>
          <w:b/>
          <w:bCs/>
        </w:rPr>
        <w:t>Figure 1 – BPMN key diagram</w:t>
      </w:r>
    </w:p>
    <w:p w14:paraId="579D5C41" w14:textId="6E283E19" w:rsidR="0083085C" w:rsidRPr="00C35B57" w:rsidRDefault="006E3F84" w:rsidP="006E3F84">
      <w:r w:rsidRPr="00C35B57">
        <w:t xml:space="preserve">Different processes are initiated in different ways. Those processes shown starting with a clock face icon have a scheduled start time. Those that are shown starting with an envelope icon start when the corresponding message is received. </w:t>
      </w:r>
      <w:r w:rsidR="00074975">
        <w:t>As an example, t</w:t>
      </w:r>
      <w:r w:rsidRPr="00C35B57">
        <w:t>he diagram in Figure 2 shows the multiple concurrent processes that take place in an irrigation operation.</w:t>
      </w:r>
    </w:p>
    <w:p w14:paraId="5B690CFC" w14:textId="77777777" w:rsidR="00B1606D" w:rsidRPr="00C35B57" w:rsidRDefault="00B1606D" w:rsidP="00EC4D39">
      <w:pPr>
        <w:keepNext/>
        <w:keepLines/>
        <w:jc w:val="center"/>
      </w:pPr>
      <w:commentRangeStart w:id="50"/>
      <w:r w:rsidRPr="00C35B57">
        <w:rPr>
          <w:noProof/>
        </w:rPr>
        <w:lastRenderedPageBreak/>
        <w:drawing>
          <wp:inline distT="0" distB="0" distL="0" distR="0" wp14:anchorId="4F3EE26D" wp14:editId="3EC5462D">
            <wp:extent cx="7772400" cy="3544535"/>
            <wp:effectExtent l="0" t="318"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2" cstate="print">
                      <a:extLst>
                        <a:ext uri="{28A0092B-C50C-407E-A947-70E740481C1C}">
                          <a14:useLocalDpi xmlns:a14="http://schemas.microsoft.com/office/drawing/2010/main" val="0"/>
                        </a:ext>
                      </a:extLst>
                    </a:blip>
                    <a:srcRect l="793" r="1199" b="2689"/>
                    <a:stretch/>
                  </pic:blipFill>
                  <pic:spPr bwMode="auto">
                    <a:xfrm rot="16200000">
                      <a:off x="0" y="0"/>
                      <a:ext cx="7772400" cy="3544535"/>
                    </a:xfrm>
                    <a:prstGeom prst="rect">
                      <a:avLst/>
                    </a:prstGeom>
                    <a:ln>
                      <a:noFill/>
                    </a:ln>
                    <a:extLst>
                      <a:ext uri="{53640926-AAD7-44D8-BBD7-CCE9431645EC}">
                        <a14:shadowObscured xmlns:a14="http://schemas.microsoft.com/office/drawing/2010/main"/>
                      </a:ext>
                    </a:extLst>
                  </pic:spPr>
                </pic:pic>
              </a:graphicData>
            </a:graphic>
          </wp:inline>
        </w:drawing>
      </w:r>
      <w:commentRangeEnd w:id="50"/>
      <w:r w:rsidR="002D2614">
        <w:rPr>
          <w:rStyle w:val="CommentReference"/>
        </w:rPr>
        <w:commentReference w:id="50"/>
      </w:r>
    </w:p>
    <w:p w14:paraId="2FAD69FB" w14:textId="7C7CD0F4" w:rsidR="00B1606D" w:rsidRPr="00C35B57" w:rsidRDefault="000019F3" w:rsidP="00EC4D39">
      <w:pPr>
        <w:keepNext/>
        <w:keepLines/>
        <w:jc w:val="center"/>
        <w:rPr>
          <w:b/>
          <w:bCs/>
        </w:rPr>
      </w:pPr>
      <w:r w:rsidRPr="00C35B57">
        <w:rPr>
          <w:b/>
          <w:bCs/>
        </w:rPr>
        <w:t>Figure 2 – Sample BPMN diagram for precision irrigation data</w:t>
      </w:r>
    </w:p>
    <w:p w14:paraId="1ECD5D42" w14:textId="30BB9CA4" w:rsidR="006E3F84" w:rsidRPr="00C35B57" w:rsidRDefault="000A5E0F" w:rsidP="006E3F84">
      <w:r w:rsidRPr="00C35B57">
        <w:t xml:space="preserve">Part 2 of this Standard </w:t>
      </w:r>
      <w:r w:rsidR="00DF6E15">
        <w:t>uses a</w:t>
      </w:r>
      <w:r w:rsidRPr="00C35B57">
        <w:t xml:space="preserve"> specific BPMN for observations and measurements, while Part 3 describes a BPMN for irrigation operations.</w:t>
      </w:r>
    </w:p>
    <w:p w14:paraId="5B524C0D" w14:textId="4FDF0A57" w:rsidR="00644608" w:rsidRPr="00C35B57" w:rsidRDefault="00644608" w:rsidP="00644608">
      <w:pPr>
        <w:pStyle w:val="Heading2"/>
      </w:pPr>
      <w:bookmarkStart w:id="51" w:name="_Toc160650407"/>
      <w:r w:rsidRPr="00C35B57">
        <w:lastRenderedPageBreak/>
        <w:t>7.1</w:t>
      </w:r>
      <w:r w:rsidRPr="00C35B57">
        <w:tab/>
      </w:r>
      <w:r w:rsidR="008636EE">
        <w:tab/>
      </w:r>
      <w:r w:rsidRPr="00C35B57">
        <w:t>The Actors</w:t>
      </w:r>
      <w:bookmarkEnd w:id="51"/>
    </w:p>
    <w:p w14:paraId="049ADC1C" w14:textId="0751A5DC" w:rsidR="003D0EEE" w:rsidRDefault="00AC7D25" w:rsidP="482C2B76">
      <w:pPr>
        <w:rPr>
          <w:rStyle w:val="normaltextrun"/>
          <w:rFonts w:cs="Arial"/>
          <w:color w:val="000000"/>
          <w:shd w:val="clear" w:color="auto" w:fill="FFFFFF"/>
        </w:rPr>
      </w:pPr>
      <w:r w:rsidRPr="00C35B57">
        <w:rPr>
          <w:rStyle w:val="normaltextrun"/>
          <w:rFonts w:cs="Arial"/>
          <w:color w:val="000000"/>
          <w:shd w:val="clear" w:color="auto" w:fill="FFFFFF"/>
        </w:rPr>
        <w:t>Th</w:t>
      </w:r>
      <w:r w:rsidR="003A3FBB">
        <w:rPr>
          <w:rStyle w:val="normaltextrun"/>
          <w:rFonts w:cs="Arial"/>
          <w:color w:val="000000"/>
          <w:shd w:val="clear" w:color="auto" w:fill="FFFFFF"/>
        </w:rPr>
        <w:t>is</w:t>
      </w:r>
      <w:r w:rsidRPr="00C35B57">
        <w:rPr>
          <w:rStyle w:val="normaltextrun"/>
          <w:rFonts w:cs="Arial"/>
          <w:color w:val="000000"/>
          <w:shd w:val="clear" w:color="auto" w:fill="FFFFFF"/>
        </w:rPr>
        <w:t xml:space="preserve"> </w:t>
      </w:r>
      <w:r w:rsidR="00562537">
        <w:rPr>
          <w:rStyle w:val="normaltextrun"/>
          <w:rFonts w:cs="Arial"/>
          <w:color w:val="000000"/>
          <w:shd w:val="clear" w:color="auto" w:fill="FFFFFF"/>
        </w:rPr>
        <w:t>s</w:t>
      </w:r>
      <w:r w:rsidRPr="00C35B57">
        <w:rPr>
          <w:rStyle w:val="normaltextrun"/>
          <w:rFonts w:cs="Arial"/>
          <w:color w:val="000000"/>
          <w:shd w:val="clear" w:color="auto" w:fill="FFFFFF"/>
        </w:rPr>
        <w:t xml:space="preserve">tandard </w:t>
      </w:r>
      <w:r w:rsidR="00486B19">
        <w:rPr>
          <w:rStyle w:val="normaltextrun"/>
          <w:rFonts w:cs="Arial"/>
          <w:color w:val="000000"/>
          <w:shd w:val="clear" w:color="auto" w:fill="FFFFFF"/>
        </w:rPr>
        <w:t>seeks to enable the data exchange</w:t>
      </w:r>
      <w:r w:rsidRPr="00C35B57">
        <w:rPr>
          <w:rStyle w:val="normaltextrun"/>
          <w:rFonts w:cs="Arial"/>
          <w:color w:val="000000"/>
          <w:shd w:val="clear" w:color="auto" w:fill="FFFFFF"/>
        </w:rPr>
        <w:t xml:space="preserve"> needs of the various </w:t>
      </w:r>
      <w:r w:rsidRPr="00C35B57">
        <w:rPr>
          <w:rStyle w:val="normaltextrun"/>
          <w:rFonts w:cs="Arial"/>
          <w:i/>
          <w:iCs/>
          <w:color w:val="000000"/>
          <w:shd w:val="clear" w:color="auto" w:fill="FFFFFF"/>
        </w:rPr>
        <w:t>Actors</w:t>
      </w:r>
      <w:r w:rsidRPr="00797D44">
        <w:rPr>
          <w:rStyle w:val="normaltextrun"/>
          <w:rFonts w:cs="Arial"/>
          <w:color w:val="000000"/>
          <w:shd w:val="clear" w:color="auto" w:fill="FFFFFF"/>
        </w:rPr>
        <w:t> </w:t>
      </w:r>
      <w:r w:rsidRPr="00C35B57">
        <w:rPr>
          <w:rStyle w:val="normaltextrun"/>
          <w:rFonts w:cs="Arial"/>
          <w:color w:val="000000"/>
          <w:shd w:val="clear" w:color="auto" w:fill="FFFFFF"/>
        </w:rPr>
        <w:t xml:space="preserve">in </w:t>
      </w:r>
      <w:r w:rsidR="00486B19">
        <w:rPr>
          <w:rStyle w:val="normaltextrun"/>
          <w:rFonts w:cs="Arial"/>
          <w:color w:val="000000"/>
          <w:shd w:val="clear" w:color="auto" w:fill="FFFFFF"/>
        </w:rPr>
        <w:t xml:space="preserve">agricultural field operations, such as </w:t>
      </w:r>
      <w:r w:rsidR="002D5964">
        <w:rPr>
          <w:rStyle w:val="normaltextrun"/>
          <w:rFonts w:cs="Arial"/>
          <w:color w:val="000000"/>
          <w:shd w:val="clear" w:color="auto" w:fill="FFFFFF"/>
        </w:rPr>
        <w:t>producer</w:t>
      </w:r>
      <w:r w:rsidRPr="00C35B57">
        <w:rPr>
          <w:rStyle w:val="normaltextrun"/>
          <w:rFonts w:cs="Arial"/>
          <w:color w:val="000000"/>
          <w:shd w:val="clear" w:color="auto" w:fill="FFFFFF"/>
        </w:rPr>
        <w:t xml:space="preserve">s, their farm staff, consultants, and service providers. The BPMN diagrams </w:t>
      </w:r>
      <w:r w:rsidR="00A17939">
        <w:rPr>
          <w:rStyle w:val="normaltextrun"/>
          <w:rFonts w:cs="Arial"/>
          <w:color w:val="000000"/>
          <w:shd w:val="clear" w:color="auto" w:fill="FFFFFF"/>
        </w:rPr>
        <w:t xml:space="preserve">(e.g., Fig. 2) </w:t>
      </w:r>
      <w:r w:rsidRPr="00C35B57">
        <w:rPr>
          <w:rStyle w:val="normaltextrun"/>
          <w:rFonts w:cs="Arial"/>
          <w:color w:val="000000"/>
          <w:shd w:val="clear" w:color="auto" w:fill="FFFFFF"/>
        </w:rPr>
        <w:t xml:space="preserve">specify </w:t>
      </w:r>
      <w:r w:rsidR="002C08D5">
        <w:rPr>
          <w:rStyle w:val="normaltextrun"/>
          <w:rFonts w:cs="Arial"/>
          <w:color w:val="000000"/>
          <w:shd w:val="clear" w:color="auto" w:fill="FFFFFF"/>
        </w:rPr>
        <w:t xml:space="preserve">field operations </w:t>
      </w:r>
      <w:r w:rsidRPr="00C35B57">
        <w:rPr>
          <w:rStyle w:val="normaltextrun"/>
          <w:rFonts w:cs="Arial"/>
          <w:color w:val="000000"/>
          <w:shd w:val="clear" w:color="auto" w:fill="FFFFFF"/>
        </w:rPr>
        <w:t>actors</w:t>
      </w:r>
      <w:r w:rsidR="00A17939">
        <w:rPr>
          <w:rStyle w:val="normaltextrun"/>
          <w:rFonts w:cs="Arial"/>
          <w:color w:val="000000"/>
          <w:shd w:val="clear" w:color="auto" w:fill="FFFFFF"/>
        </w:rPr>
        <w:t xml:space="preserve">, </w:t>
      </w:r>
      <w:r w:rsidR="00BA33EE">
        <w:rPr>
          <w:rStyle w:val="normaltextrun"/>
          <w:rFonts w:cs="Arial"/>
          <w:color w:val="000000"/>
          <w:shd w:val="clear" w:color="auto" w:fill="FFFFFF"/>
        </w:rPr>
        <w:t>the processes</w:t>
      </w:r>
      <w:r w:rsidR="005337A2">
        <w:rPr>
          <w:rStyle w:val="normaltextrun"/>
          <w:rFonts w:cs="Arial"/>
          <w:color w:val="000000"/>
          <w:shd w:val="clear" w:color="auto" w:fill="FFFFFF"/>
        </w:rPr>
        <w:t xml:space="preserve"> </w:t>
      </w:r>
      <w:r w:rsidR="00933003">
        <w:rPr>
          <w:rStyle w:val="normaltextrun"/>
          <w:rFonts w:cs="Arial"/>
          <w:color w:val="000000"/>
          <w:shd w:val="clear" w:color="auto" w:fill="FFFFFF"/>
        </w:rPr>
        <w:t xml:space="preserve">they participate in </w:t>
      </w:r>
      <w:r w:rsidR="00EC5B96">
        <w:rPr>
          <w:rStyle w:val="normaltextrun"/>
          <w:rFonts w:cs="Arial"/>
          <w:color w:val="000000"/>
          <w:shd w:val="clear" w:color="auto" w:fill="FFFFFF"/>
        </w:rPr>
        <w:t xml:space="preserve">and the </w:t>
      </w:r>
      <w:r w:rsidR="005337A2">
        <w:rPr>
          <w:rStyle w:val="normaltextrun"/>
          <w:rFonts w:cs="Arial"/>
          <w:color w:val="000000"/>
          <w:shd w:val="clear" w:color="auto" w:fill="FFFFFF"/>
        </w:rPr>
        <w:t>component activities</w:t>
      </w:r>
      <w:r w:rsidR="00EC5B96">
        <w:rPr>
          <w:rStyle w:val="normaltextrun"/>
          <w:rFonts w:cs="Arial"/>
          <w:color w:val="000000"/>
          <w:shd w:val="clear" w:color="auto" w:fill="FFFFFF"/>
        </w:rPr>
        <w:t xml:space="preserve"> thereof</w:t>
      </w:r>
      <w:r w:rsidR="00BA33EE">
        <w:rPr>
          <w:rStyle w:val="normaltextrun"/>
          <w:rFonts w:cs="Arial"/>
          <w:color w:val="000000"/>
          <w:shd w:val="clear" w:color="auto" w:fill="FFFFFF"/>
        </w:rPr>
        <w:t xml:space="preserve">, and the data flows that support those processes. </w:t>
      </w:r>
      <w:r w:rsidRPr="00C35B57">
        <w:rPr>
          <w:rStyle w:val="normaltextrun"/>
          <w:rFonts w:cs="Arial"/>
          <w:color w:val="000000"/>
          <w:shd w:val="clear" w:color="auto" w:fill="FFFFFF"/>
        </w:rPr>
        <w:t>The</w:t>
      </w:r>
      <w:r w:rsidR="00E27143">
        <w:rPr>
          <w:rStyle w:val="normaltextrun"/>
          <w:rFonts w:cs="Arial"/>
          <w:color w:val="000000"/>
          <w:shd w:val="clear" w:color="auto" w:fill="FFFFFF"/>
        </w:rPr>
        <w:t>r</w:t>
      </w:r>
      <w:r w:rsidRPr="00C35B57">
        <w:rPr>
          <w:rStyle w:val="normaltextrun"/>
          <w:rFonts w:cs="Arial"/>
          <w:color w:val="000000"/>
          <w:shd w:val="clear" w:color="auto" w:fill="FFFFFF"/>
        </w:rPr>
        <w:t xml:space="preserve">e </w:t>
      </w:r>
      <w:r w:rsidR="00E27143">
        <w:rPr>
          <w:rStyle w:val="normaltextrun"/>
          <w:rFonts w:cs="Arial"/>
          <w:color w:val="000000"/>
          <w:shd w:val="clear" w:color="auto" w:fill="FFFFFF"/>
        </w:rPr>
        <w:t xml:space="preserve">are many actors in </w:t>
      </w:r>
      <w:r w:rsidR="00912A38">
        <w:rPr>
          <w:rStyle w:val="normaltextrun"/>
          <w:rFonts w:cs="Arial"/>
          <w:color w:val="000000"/>
          <w:shd w:val="clear" w:color="auto" w:fill="FFFFFF"/>
        </w:rPr>
        <w:t>agrifood systems</w:t>
      </w:r>
      <w:r w:rsidR="00961DDC">
        <w:rPr>
          <w:rStyle w:val="normaltextrun"/>
          <w:rFonts w:cs="Arial"/>
          <w:color w:val="000000"/>
          <w:shd w:val="clear" w:color="auto" w:fill="FFFFFF"/>
        </w:rPr>
        <w:t>; a</w:t>
      </w:r>
      <w:r w:rsidR="00344AC6">
        <w:rPr>
          <w:rStyle w:val="normaltextrun"/>
          <w:rFonts w:cs="Arial"/>
          <w:color w:val="000000"/>
          <w:shd w:val="clear" w:color="auto" w:fill="FFFFFF"/>
        </w:rPr>
        <w:t xml:space="preserve">n exhaustive listing is outside the scope of this standard, but </w:t>
      </w:r>
      <w:r w:rsidR="007B0F19">
        <w:rPr>
          <w:rStyle w:val="normaltextrun"/>
          <w:rFonts w:cs="Arial"/>
          <w:color w:val="000000"/>
          <w:shd w:val="clear" w:color="auto" w:fill="FFFFFF"/>
        </w:rPr>
        <w:t xml:space="preserve">a small set </w:t>
      </w:r>
      <w:r w:rsidR="003D0EEE">
        <w:rPr>
          <w:rStyle w:val="normaltextrun"/>
          <w:rFonts w:cs="Arial"/>
          <w:color w:val="000000"/>
          <w:shd w:val="clear" w:color="auto" w:fill="FFFFFF"/>
        </w:rPr>
        <w:t>in the context of</w:t>
      </w:r>
      <w:r w:rsidR="00652271">
        <w:rPr>
          <w:rStyle w:val="normaltextrun"/>
          <w:rFonts w:cs="Arial"/>
          <w:color w:val="000000"/>
          <w:shd w:val="clear" w:color="auto" w:fill="FFFFFF"/>
        </w:rPr>
        <w:t xml:space="preserve"> the </w:t>
      </w:r>
      <w:r w:rsidR="00A93641">
        <w:rPr>
          <w:rStyle w:val="normaltextrun"/>
          <w:rFonts w:cs="Arial"/>
          <w:color w:val="000000"/>
          <w:shd w:val="clear" w:color="auto" w:fill="FFFFFF"/>
        </w:rPr>
        <w:t>irrigation example</w:t>
      </w:r>
      <w:r w:rsidR="00652271">
        <w:rPr>
          <w:rStyle w:val="normaltextrun"/>
          <w:rFonts w:cs="Arial"/>
          <w:color w:val="000000"/>
          <w:shd w:val="clear" w:color="auto" w:fill="FFFFFF"/>
        </w:rPr>
        <w:t xml:space="preserve"> </w:t>
      </w:r>
      <w:r w:rsidR="001E7EE9">
        <w:rPr>
          <w:rStyle w:val="normaltextrun"/>
          <w:rFonts w:cs="Arial"/>
          <w:color w:val="000000"/>
          <w:shd w:val="clear" w:color="auto" w:fill="FFFFFF"/>
        </w:rPr>
        <w:t>(Fig 2)</w:t>
      </w:r>
      <w:r w:rsidR="00A93641">
        <w:rPr>
          <w:rStyle w:val="normaltextrun"/>
          <w:rFonts w:cs="Arial"/>
          <w:color w:val="000000"/>
          <w:shd w:val="clear" w:color="auto" w:fill="FFFFFF"/>
        </w:rPr>
        <w:t xml:space="preserve"> </w:t>
      </w:r>
      <w:r w:rsidR="002F2D42">
        <w:rPr>
          <w:rStyle w:val="normaltextrun"/>
          <w:rFonts w:cs="Arial"/>
          <w:color w:val="000000"/>
          <w:shd w:val="clear" w:color="auto" w:fill="FFFFFF"/>
        </w:rPr>
        <w:t>is</w:t>
      </w:r>
      <w:r w:rsidR="00A93641">
        <w:rPr>
          <w:rStyle w:val="normaltextrun"/>
          <w:rFonts w:cs="Arial"/>
          <w:color w:val="000000"/>
          <w:shd w:val="clear" w:color="auto" w:fill="FFFFFF"/>
        </w:rPr>
        <w:t xml:space="preserve"> shown </w:t>
      </w:r>
      <w:r w:rsidRPr="00C35B57">
        <w:rPr>
          <w:rStyle w:val="normaltextrun"/>
          <w:rFonts w:cs="Arial"/>
          <w:color w:val="000000"/>
          <w:shd w:val="clear" w:color="auto" w:fill="FFFFFF"/>
        </w:rPr>
        <w:t xml:space="preserve">in Table 1. </w:t>
      </w:r>
    </w:p>
    <w:p w14:paraId="49F21020" w14:textId="1A6E71AF" w:rsidR="482C2B76" w:rsidRPr="00C35B57" w:rsidRDefault="003D0EEE" w:rsidP="482C2B76">
      <w:pPr>
        <w:rPr>
          <w:rStyle w:val="eop"/>
          <w:rFonts w:cs="Arial"/>
          <w:color w:val="000000"/>
          <w:shd w:val="clear" w:color="auto" w:fill="FFFFFF"/>
        </w:rPr>
      </w:pPr>
      <w:r>
        <w:rPr>
          <w:rStyle w:val="normaltextrun"/>
          <w:rFonts w:cs="Arial"/>
          <w:color w:val="000000"/>
          <w:shd w:val="clear" w:color="auto" w:fill="FFFFFF"/>
        </w:rPr>
        <w:t>Actors</w:t>
      </w:r>
      <w:r w:rsidR="006E1590">
        <w:rPr>
          <w:rStyle w:val="normaltextrun"/>
          <w:rFonts w:cs="Arial"/>
          <w:color w:val="000000"/>
          <w:shd w:val="clear" w:color="auto" w:fill="FFFFFF"/>
        </w:rPr>
        <w:t xml:space="preserve"> exchange data </w:t>
      </w:r>
      <w:r w:rsidR="00D905ED">
        <w:rPr>
          <w:rStyle w:val="normaltextrun"/>
          <w:rFonts w:cs="Arial"/>
          <w:color w:val="000000"/>
          <w:shd w:val="clear" w:color="auto" w:fill="FFFFFF"/>
        </w:rPr>
        <w:t>in the form of documents (4.</w:t>
      </w:r>
      <w:r w:rsidR="00FC19DC">
        <w:rPr>
          <w:rStyle w:val="normaltextrun"/>
          <w:rFonts w:cs="Arial"/>
          <w:color w:val="000000"/>
          <w:shd w:val="clear" w:color="auto" w:fill="FFFFFF"/>
        </w:rPr>
        <w:t>7</w:t>
      </w:r>
      <w:r w:rsidR="00D905ED">
        <w:rPr>
          <w:rStyle w:val="normaltextrun"/>
          <w:rFonts w:cs="Arial"/>
          <w:color w:val="000000"/>
          <w:shd w:val="clear" w:color="auto" w:fill="FFFFFF"/>
        </w:rPr>
        <w:t>)</w:t>
      </w:r>
      <w:r w:rsidR="00EB3EA1">
        <w:rPr>
          <w:rStyle w:val="normaltextrun"/>
          <w:rFonts w:cs="Arial"/>
          <w:color w:val="000000"/>
          <w:shd w:val="clear" w:color="auto" w:fill="FFFFFF"/>
        </w:rPr>
        <w:t xml:space="preserve"> shown as dotted lines in the BPMN diagram</w:t>
      </w:r>
      <w:r w:rsidR="00BD0F1F">
        <w:rPr>
          <w:rStyle w:val="normaltextrun"/>
          <w:rFonts w:cs="Arial"/>
          <w:color w:val="000000"/>
          <w:shd w:val="clear" w:color="auto" w:fill="FFFFFF"/>
        </w:rPr>
        <w:t xml:space="preserve">. These documents are </w:t>
      </w:r>
      <w:r w:rsidR="00EB3EA1">
        <w:rPr>
          <w:rStyle w:val="normaltextrun"/>
          <w:rFonts w:cs="Arial"/>
          <w:color w:val="000000"/>
          <w:shd w:val="clear" w:color="auto" w:fill="FFFFFF"/>
        </w:rPr>
        <w:t xml:space="preserve">described in </w:t>
      </w:r>
      <w:r w:rsidR="002C4F58">
        <w:rPr>
          <w:rStyle w:val="normaltextrun"/>
          <w:rFonts w:cs="Arial"/>
          <w:color w:val="000000"/>
          <w:shd w:val="clear" w:color="auto" w:fill="FFFFFF"/>
        </w:rPr>
        <w:t xml:space="preserve">abstract terms in </w:t>
      </w:r>
      <w:r w:rsidR="006243FE">
        <w:rPr>
          <w:rStyle w:val="normaltextrun"/>
          <w:rFonts w:cs="Arial"/>
          <w:color w:val="000000"/>
          <w:shd w:val="clear" w:color="auto" w:fill="FFFFFF"/>
        </w:rPr>
        <w:t>7.2</w:t>
      </w:r>
      <w:r w:rsidR="002C4F58">
        <w:rPr>
          <w:rStyle w:val="normaltextrun"/>
          <w:rFonts w:cs="Arial"/>
          <w:color w:val="000000"/>
          <w:shd w:val="clear" w:color="auto" w:fill="FFFFFF"/>
        </w:rPr>
        <w:t xml:space="preserve">. There is some field operation specificity </w:t>
      </w:r>
      <w:r w:rsidR="00BD0F1F">
        <w:rPr>
          <w:rStyle w:val="normaltextrun"/>
          <w:rFonts w:cs="Arial"/>
          <w:color w:val="000000"/>
          <w:shd w:val="clear" w:color="auto" w:fill="FFFFFF"/>
        </w:rPr>
        <w:t>in</w:t>
      </w:r>
      <w:r w:rsidR="002C4F58">
        <w:rPr>
          <w:rStyle w:val="normaltextrun"/>
          <w:rFonts w:cs="Arial"/>
          <w:color w:val="000000"/>
          <w:shd w:val="clear" w:color="auto" w:fill="FFFFFF"/>
        </w:rPr>
        <w:t xml:space="preserve"> the properties of these core documents, </w:t>
      </w:r>
      <w:r w:rsidR="00F52BAB">
        <w:rPr>
          <w:rStyle w:val="normaltextrun"/>
          <w:rFonts w:cs="Arial"/>
          <w:color w:val="000000"/>
          <w:shd w:val="clear" w:color="auto" w:fill="FFFFFF"/>
        </w:rPr>
        <w:t>that will be covered in separate parts</w:t>
      </w:r>
      <w:r w:rsidR="00B279B7">
        <w:rPr>
          <w:rStyle w:val="normaltextrun"/>
          <w:rFonts w:cs="Arial"/>
          <w:color w:val="000000"/>
          <w:shd w:val="clear" w:color="auto" w:fill="FFFFFF"/>
        </w:rPr>
        <w:t xml:space="preserve"> of this standard</w:t>
      </w:r>
      <w:r w:rsidR="00130FF6">
        <w:rPr>
          <w:rStyle w:val="normaltextrun"/>
          <w:rFonts w:cs="Arial"/>
          <w:color w:val="000000"/>
          <w:shd w:val="clear" w:color="auto" w:fill="FFFFFF"/>
        </w:rPr>
        <w:t>,</w:t>
      </w:r>
      <w:r w:rsidR="00F52BAB">
        <w:rPr>
          <w:rStyle w:val="normaltextrun"/>
          <w:rFonts w:cs="Arial"/>
          <w:color w:val="000000"/>
          <w:shd w:val="clear" w:color="auto" w:fill="FFFFFF"/>
        </w:rPr>
        <w:t xml:space="preserve"> e.g., </w:t>
      </w:r>
      <w:r w:rsidR="00130FF6">
        <w:rPr>
          <w:rStyle w:val="normaltextrun"/>
          <w:rFonts w:cs="Arial"/>
          <w:color w:val="000000"/>
          <w:shd w:val="clear" w:color="auto" w:fill="FFFFFF"/>
        </w:rPr>
        <w:t xml:space="preserve">core documents for irrigation are described </w:t>
      </w:r>
      <w:r w:rsidR="00562537">
        <w:rPr>
          <w:rStyle w:val="normaltextrun"/>
          <w:rFonts w:cs="Arial"/>
          <w:color w:val="000000"/>
          <w:shd w:val="clear" w:color="auto" w:fill="FFFFFF"/>
        </w:rPr>
        <w:t>in P</w:t>
      </w:r>
      <w:r w:rsidR="00130FF6">
        <w:rPr>
          <w:rStyle w:val="normaltextrun"/>
          <w:rFonts w:cs="Arial"/>
          <w:color w:val="000000"/>
          <w:shd w:val="clear" w:color="auto" w:fill="FFFFFF"/>
        </w:rPr>
        <w:t>art 3.</w:t>
      </w:r>
    </w:p>
    <w:p w14:paraId="272D2BD5" w14:textId="3B6E47DE" w:rsidR="00AC7D25" w:rsidRPr="00C35B57" w:rsidRDefault="00AC7D25" w:rsidP="00AC7D25">
      <w:pPr>
        <w:spacing w:after="0" w:line="240" w:lineRule="auto"/>
        <w:jc w:val="center"/>
        <w:textAlignment w:val="baseline"/>
        <w:rPr>
          <w:rFonts w:cs="Arial"/>
          <w:b/>
          <w:bCs/>
        </w:rPr>
      </w:pPr>
      <w:r w:rsidRPr="00C35B57">
        <w:rPr>
          <w:rFonts w:cs="Arial"/>
          <w:b/>
          <w:bCs/>
        </w:rPr>
        <w:t>Table 1 –Actors </w:t>
      </w:r>
      <w:r w:rsidR="00DC66B6">
        <w:rPr>
          <w:rFonts w:cs="Arial"/>
          <w:b/>
          <w:bCs/>
        </w:rPr>
        <w:t xml:space="preserve">in the irrigation example </w:t>
      </w:r>
      <w:r w:rsidR="00F50CE6">
        <w:rPr>
          <w:rFonts w:cs="Arial"/>
          <w:b/>
          <w:bCs/>
        </w:rPr>
        <w:t>and the co</w:t>
      </w:r>
      <w:r w:rsidR="00DC66B6">
        <w:rPr>
          <w:rFonts w:cs="Arial"/>
          <w:b/>
          <w:bCs/>
        </w:rPr>
        <w:t>r</w:t>
      </w:r>
      <w:r w:rsidR="00F50CE6">
        <w:rPr>
          <w:rFonts w:cs="Arial"/>
          <w:b/>
          <w:bCs/>
        </w:rPr>
        <w:t xml:space="preserve">e documents they </w:t>
      </w:r>
      <w:proofErr w:type="gramStart"/>
      <w:r w:rsidR="00F50CE6">
        <w:rPr>
          <w:rFonts w:cs="Arial"/>
          <w:b/>
          <w:bCs/>
        </w:rPr>
        <w:t>exchange</w:t>
      </w:r>
      <w:proofErr w:type="gramEnd"/>
    </w:p>
    <w:p w14:paraId="5795720C" w14:textId="77777777" w:rsidR="000E4B61" w:rsidRPr="00C35B57" w:rsidRDefault="000E4B61" w:rsidP="00AC7D25">
      <w:pPr>
        <w:spacing w:after="0" w:line="240" w:lineRule="auto"/>
        <w:jc w:val="center"/>
        <w:textAlignment w:val="baseline"/>
        <w:rPr>
          <w:rFonts w:ascii="Segoe UI" w:hAnsi="Segoe UI" w:cs="Segoe UI"/>
          <w:b/>
          <w:bCs/>
          <w:sz w:val="18"/>
          <w:szCs w:val="18"/>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9"/>
        <w:gridCol w:w="8316"/>
      </w:tblGrid>
      <w:tr w:rsidR="00AC7D25" w:rsidRPr="00C35B57" w14:paraId="61371AAB" w14:textId="77777777" w:rsidTr="4FECF68D">
        <w:trPr>
          <w:trHeight w:val="210"/>
          <w:jc w:val="center"/>
        </w:trPr>
        <w:tc>
          <w:tcPr>
            <w:tcW w:w="1425" w:type="dxa"/>
            <w:tcBorders>
              <w:top w:val="single" w:sz="6" w:space="0" w:color="auto"/>
              <w:left w:val="single" w:sz="6" w:space="0" w:color="auto"/>
              <w:bottom w:val="single" w:sz="6" w:space="0" w:color="auto"/>
              <w:right w:val="single" w:sz="6" w:space="0" w:color="auto"/>
            </w:tcBorders>
            <w:shd w:val="clear" w:color="auto" w:fill="auto"/>
            <w:hideMark/>
          </w:tcPr>
          <w:p w14:paraId="0AF76199" w14:textId="4C876FA9" w:rsidR="00AC7D25" w:rsidRPr="00C35B57" w:rsidRDefault="00AC7D25" w:rsidP="00AC7D25">
            <w:pPr>
              <w:spacing w:after="0" w:line="240" w:lineRule="auto"/>
              <w:jc w:val="center"/>
              <w:textAlignment w:val="baseline"/>
              <w:rPr>
                <w:rFonts w:ascii="Times New Roman" w:hAnsi="Times New Roman"/>
                <w:sz w:val="24"/>
                <w:szCs w:val="24"/>
              </w:rPr>
            </w:pPr>
            <w:r w:rsidRPr="00C35B57">
              <w:rPr>
                <w:rFonts w:cs="Arial"/>
                <w:b/>
                <w:bCs/>
                <w:sz w:val="18"/>
                <w:szCs w:val="18"/>
              </w:rPr>
              <w:t>Actor</w:t>
            </w:r>
            <w:r w:rsidRPr="00C35B57">
              <w:rPr>
                <w:rFonts w:cs="Arial"/>
                <w:sz w:val="18"/>
                <w:szCs w:val="18"/>
              </w:rPr>
              <w:t> </w:t>
            </w:r>
          </w:p>
        </w:tc>
        <w:tc>
          <w:tcPr>
            <w:tcW w:w="8400" w:type="dxa"/>
            <w:tcBorders>
              <w:top w:val="single" w:sz="6" w:space="0" w:color="auto"/>
              <w:left w:val="single" w:sz="6" w:space="0" w:color="auto"/>
              <w:bottom w:val="single" w:sz="6" w:space="0" w:color="auto"/>
              <w:right w:val="single" w:sz="6" w:space="0" w:color="auto"/>
            </w:tcBorders>
            <w:shd w:val="clear" w:color="auto" w:fill="auto"/>
            <w:hideMark/>
          </w:tcPr>
          <w:p w14:paraId="4F67EE8B" w14:textId="77777777" w:rsidR="00AC7D25" w:rsidRPr="00C35B57" w:rsidRDefault="00AC7D25" w:rsidP="00AC7D25">
            <w:pPr>
              <w:spacing w:after="0" w:line="240" w:lineRule="auto"/>
              <w:jc w:val="center"/>
              <w:textAlignment w:val="baseline"/>
              <w:rPr>
                <w:rFonts w:ascii="Times New Roman" w:hAnsi="Times New Roman"/>
                <w:sz w:val="24"/>
                <w:szCs w:val="24"/>
              </w:rPr>
            </w:pPr>
            <w:r w:rsidRPr="00C35B57">
              <w:rPr>
                <w:rFonts w:cs="Arial"/>
                <w:b/>
                <w:bCs/>
                <w:sz w:val="18"/>
                <w:szCs w:val="18"/>
              </w:rPr>
              <w:t>Description</w:t>
            </w:r>
            <w:r w:rsidRPr="00C35B57">
              <w:rPr>
                <w:rFonts w:cs="Arial"/>
                <w:sz w:val="18"/>
                <w:szCs w:val="18"/>
              </w:rPr>
              <w:t> </w:t>
            </w:r>
          </w:p>
        </w:tc>
      </w:tr>
      <w:tr w:rsidR="00AC7D25" w:rsidRPr="00C35B57" w14:paraId="2211B720" w14:textId="77777777" w:rsidTr="4FECF68D">
        <w:trPr>
          <w:trHeight w:val="210"/>
          <w:jc w:val="center"/>
        </w:trPr>
        <w:tc>
          <w:tcPr>
            <w:tcW w:w="1425" w:type="dxa"/>
            <w:tcBorders>
              <w:top w:val="single" w:sz="6" w:space="0" w:color="auto"/>
              <w:left w:val="single" w:sz="6" w:space="0" w:color="auto"/>
              <w:bottom w:val="single" w:sz="6" w:space="0" w:color="auto"/>
              <w:right w:val="single" w:sz="6" w:space="0" w:color="auto"/>
            </w:tcBorders>
            <w:shd w:val="clear" w:color="auto" w:fill="auto"/>
            <w:hideMark/>
          </w:tcPr>
          <w:p w14:paraId="1A06F99A" w14:textId="01C85BD0" w:rsidR="00AC7D25" w:rsidRPr="00C35B57" w:rsidRDefault="002D5964" w:rsidP="00AC7D25">
            <w:pPr>
              <w:spacing w:after="0" w:line="240" w:lineRule="auto"/>
              <w:jc w:val="center"/>
              <w:textAlignment w:val="baseline"/>
              <w:rPr>
                <w:rFonts w:ascii="Times New Roman" w:hAnsi="Times New Roman"/>
                <w:sz w:val="24"/>
                <w:szCs w:val="24"/>
              </w:rPr>
            </w:pPr>
            <w:r>
              <w:rPr>
                <w:rFonts w:cs="Arial"/>
                <w:sz w:val="18"/>
                <w:szCs w:val="18"/>
              </w:rPr>
              <w:t>Producer</w:t>
            </w:r>
            <w:r w:rsidR="00AC7D25" w:rsidRPr="00C35B57">
              <w:rPr>
                <w:rFonts w:cs="Arial"/>
                <w:sz w:val="18"/>
                <w:szCs w:val="18"/>
              </w:rPr>
              <w:t> </w:t>
            </w:r>
          </w:p>
        </w:tc>
        <w:tc>
          <w:tcPr>
            <w:tcW w:w="8400" w:type="dxa"/>
            <w:tcBorders>
              <w:top w:val="single" w:sz="6" w:space="0" w:color="auto"/>
              <w:left w:val="single" w:sz="6" w:space="0" w:color="auto"/>
              <w:bottom w:val="single" w:sz="6" w:space="0" w:color="auto"/>
              <w:right w:val="single" w:sz="6" w:space="0" w:color="auto"/>
            </w:tcBorders>
            <w:shd w:val="clear" w:color="auto" w:fill="auto"/>
            <w:hideMark/>
          </w:tcPr>
          <w:p w14:paraId="18A23681" w14:textId="77777777" w:rsidR="00AC7D25" w:rsidRPr="00C35B57" w:rsidRDefault="00AC7D25" w:rsidP="00AC7D25">
            <w:pPr>
              <w:spacing w:after="0" w:line="240" w:lineRule="auto"/>
              <w:jc w:val="left"/>
              <w:textAlignment w:val="baseline"/>
              <w:rPr>
                <w:rFonts w:ascii="Times New Roman" w:hAnsi="Times New Roman"/>
                <w:sz w:val="24"/>
                <w:szCs w:val="24"/>
              </w:rPr>
            </w:pPr>
            <w:r w:rsidRPr="00C35B57">
              <w:rPr>
                <w:rFonts w:cs="Arial"/>
                <w:sz w:val="18"/>
                <w:szCs w:val="18"/>
              </w:rPr>
              <w:t>Has authority. Uses that authority to create Work Orders out of Recommendations received from the Consultant. </w:t>
            </w:r>
          </w:p>
        </w:tc>
      </w:tr>
      <w:tr w:rsidR="00AC7D25" w:rsidRPr="00C35B57" w14:paraId="5AF4A0B8" w14:textId="77777777" w:rsidTr="4FECF68D">
        <w:trPr>
          <w:trHeight w:val="210"/>
          <w:jc w:val="center"/>
        </w:trPr>
        <w:tc>
          <w:tcPr>
            <w:tcW w:w="1425" w:type="dxa"/>
            <w:tcBorders>
              <w:top w:val="single" w:sz="6" w:space="0" w:color="auto"/>
              <w:left w:val="single" w:sz="6" w:space="0" w:color="auto"/>
              <w:bottom w:val="single" w:sz="6" w:space="0" w:color="auto"/>
              <w:right w:val="single" w:sz="6" w:space="0" w:color="auto"/>
            </w:tcBorders>
            <w:shd w:val="clear" w:color="auto" w:fill="auto"/>
            <w:hideMark/>
          </w:tcPr>
          <w:p w14:paraId="1CAB0C50" w14:textId="77777777" w:rsidR="00AC7D25" w:rsidRPr="00C35B57" w:rsidRDefault="00AC7D25" w:rsidP="00AC7D25">
            <w:pPr>
              <w:spacing w:after="0" w:line="240" w:lineRule="auto"/>
              <w:jc w:val="center"/>
              <w:textAlignment w:val="baseline"/>
              <w:rPr>
                <w:rFonts w:ascii="Times New Roman" w:hAnsi="Times New Roman"/>
                <w:sz w:val="24"/>
                <w:szCs w:val="24"/>
              </w:rPr>
            </w:pPr>
            <w:r w:rsidRPr="00C35B57">
              <w:rPr>
                <w:rFonts w:cs="Arial"/>
                <w:sz w:val="18"/>
                <w:szCs w:val="18"/>
              </w:rPr>
              <w:t>Irrigator </w:t>
            </w:r>
          </w:p>
        </w:tc>
        <w:tc>
          <w:tcPr>
            <w:tcW w:w="8400" w:type="dxa"/>
            <w:tcBorders>
              <w:top w:val="single" w:sz="6" w:space="0" w:color="auto"/>
              <w:left w:val="single" w:sz="6" w:space="0" w:color="auto"/>
              <w:bottom w:val="single" w:sz="6" w:space="0" w:color="auto"/>
              <w:right w:val="single" w:sz="6" w:space="0" w:color="auto"/>
            </w:tcBorders>
            <w:shd w:val="clear" w:color="auto" w:fill="auto"/>
            <w:hideMark/>
          </w:tcPr>
          <w:p w14:paraId="690409B0" w14:textId="6FF2EF95" w:rsidR="00AC7D25" w:rsidRPr="00C35B57" w:rsidRDefault="00AC7D25" w:rsidP="00AC7D25">
            <w:pPr>
              <w:spacing w:after="0" w:line="240" w:lineRule="auto"/>
              <w:jc w:val="left"/>
              <w:textAlignment w:val="baseline"/>
              <w:rPr>
                <w:rFonts w:ascii="Times New Roman" w:hAnsi="Times New Roman"/>
                <w:sz w:val="24"/>
                <w:szCs w:val="24"/>
              </w:rPr>
            </w:pPr>
            <w:r w:rsidRPr="00C35B57">
              <w:rPr>
                <w:rFonts w:cs="Arial"/>
                <w:sz w:val="18"/>
                <w:szCs w:val="18"/>
              </w:rPr>
              <w:t xml:space="preserve">Uses Work Order received from the </w:t>
            </w:r>
            <w:r w:rsidR="002D5964">
              <w:rPr>
                <w:rFonts w:cs="Arial"/>
                <w:sz w:val="18"/>
                <w:szCs w:val="18"/>
              </w:rPr>
              <w:t>Producer</w:t>
            </w:r>
            <w:r w:rsidRPr="00C35B57">
              <w:rPr>
                <w:rFonts w:cs="Arial"/>
                <w:sz w:val="18"/>
                <w:szCs w:val="18"/>
              </w:rPr>
              <w:t xml:space="preserve"> to initiate a Field Operation. </w:t>
            </w:r>
          </w:p>
        </w:tc>
      </w:tr>
      <w:tr w:rsidR="00AC7D25" w:rsidRPr="00C35B57" w14:paraId="480E197D" w14:textId="77777777" w:rsidTr="4FECF68D">
        <w:trPr>
          <w:trHeight w:val="210"/>
          <w:jc w:val="center"/>
        </w:trPr>
        <w:tc>
          <w:tcPr>
            <w:tcW w:w="1425" w:type="dxa"/>
            <w:tcBorders>
              <w:top w:val="single" w:sz="6" w:space="0" w:color="auto"/>
              <w:left w:val="single" w:sz="6" w:space="0" w:color="auto"/>
              <w:bottom w:val="single" w:sz="6" w:space="0" w:color="auto"/>
              <w:right w:val="single" w:sz="6" w:space="0" w:color="auto"/>
            </w:tcBorders>
            <w:shd w:val="clear" w:color="auto" w:fill="auto"/>
            <w:hideMark/>
          </w:tcPr>
          <w:p w14:paraId="75C68F61" w14:textId="77777777" w:rsidR="00AC7D25" w:rsidRPr="00C35B57" w:rsidRDefault="00AC7D25" w:rsidP="00AC7D25">
            <w:pPr>
              <w:spacing w:after="0" w:line="240" w:lineRule="auto"/>
              <w:jc w:val="center"/>
              <w:textAlignment w:val="baseline"/>
              <w:rPr>
                <w:rFonts w:ascii="Times New Roman" w:hAnsi="Times New Roman"/>
                <w:sz w:val="24"/>
                <w:szCs w:val="24"/>
              </w:rPr>
            </w:pPr>
            <w:r w:rsidRPr="00C35B57">
              <w:rPr>
                <w:rFonts w:cs="Arial"/>
                <w:sz w:val="18"/>
                <w:szCs w:val="18"/>
              </w:rPr>
              <w:t>Consultant </w:t>
            </w:r>
          </w:p>
        </w:tc>
        <w:tc>
          <w:tcPr>
            <w:tcW w:w="8400" w:type="dxa"/>
            <w:tcBorders>
              <w:top w:val="single" w:sz="6" w:space="0" w:color="auto"/>
              <w:left w:val="single" w:sz="6" w:space="0" w:color="auto"/>
              <w:bottom w:val="single" w:sz="6" w:space="0" w:color="auto"/>
              <w:right w:val="single" w:sz="6" w:space="0" w:color="auto"/>
            </w:tcBorders>
            <w:shd w:val="clear" w:color="auto" w:fill="auto"/>
            <w:hideMark/>
          </w:tcPr>
          <w:p w14:paraId="5D776297" w14:textId="22BD75E7" w:rsidR="00AC7D25" w:rsidRPr="00C35B57" w:rsidRDefault="00AC7D25" w:rsidP="00AC7D25">
            <w:pPr>
              <w:spacing w:after="0" w:line="240" w:lineRule="auto"/>
              <w:jc w:val="left"/>
              <w:textAlignment w:val="baseline"/>
              <w:rPr>
                <w:rFonts w:ascii="Times New Roman" w:hAnsi="Times New Roman"/>
                <w:sz w:val="24"/>
                <w:szCs w:val="24"/>
              </w:rPr>
            </w:pPr>
            <w:r w:rsidRPr="00C35B57">
              <w:rPr>
                <w:rFonts w:cs="Arial"/>
                <w:sz w:val="18"/>
                <w:szCs w:val="18"/>
              </w:rPr>
              <w:t xml:space="preserve">Has expertise. Uses that expertise to translate data into a document called a Recommendation. The data is received from the </w:t>
            </w:r>
            <w:r w:rsidR="002D5964">
              <w:rPr>
                <w:rFonts w:cs="Arial"/>
                <w:sz w:val="18"/>
                <w:szCs w:val="18"/>
              </w:rPr>
              <w:t>Producer</w:t>
            </w:r>
            <w:r w:rsidRPr="00C35B57">
              <w:rPr>
                <w:rFonts w:cs="Arial"/>
                <w:sz w:val="18"/>
                <w:szCs w:val="18"/>
              </w:rPr>
              <w:t xml:space="preserve"> (Crop Plan</w:t>
            </w:r>
            <w:r w:rsidR="00A35F56">
              <w:rPr>
                <w:rFonts w:cs="Arial"/>
                <w:sz w:val="18"/>
                <w:szCs w:val="18"/>
              </w:rPr>
              <w:t xml:space="preserve"> (4.</w:t>
            </w:r>
            <w:r w:rsidR="005945D7">
              <w:rPr>
                <w:rFonts w:cs="Arial"/>
                <w:sz w:val="18"/>
                <w:szCs w:val="18"/>
              </w:rPr>
              <w:t>2</w:t>
            </w:r>
            <w:r w:rsidR="00A35F56">
              <w:rPr>
                <w:rFonts w:cs="Arial"/>
                <w:sz w:val="18"/>
                <w:szCs w:val="18"/>
              </w:rPr>
              <w:t>)</w:t>
            </w:r>
            <w:r w:rsidRPr="00C35B57">
              <w:rPr>
                <w:rFonts w:cs="Arial"/>
                <w:sz w:val="18"/>
                <w:szCs w:val="18"/>
              </w:rPr>
              <w:t>) and procured from a Data Provider (observations &amp; measurements). </w:t>
            </w:r>
          </w:p>
        </w:tc>
      </w:tr>
      <w:tr w:rsidR="00AC7D25" w:rsidRPr="00C35B57" w14:paraId="7AC3BBA1" w14:textId="77777777" w:rsidTr="4FECF68D">
        <w:trPr>
          <w:trHeight w:val="210"/>
          <w:jc w:val="center"/>
        </w:trPr>
        <w:tc>
          <w:tcPr>
            <w:tcW w:w="1425" w:type="dxa"/>
            <w:tcBorders>
              <w:top w:val="single" w:sz="6" w:space="0" w:color="auto"/>
              <w:left w:val="single" w:sz="6" w:space="0" w:color="auto"/>
              <w:bottom w:val="single" w:sz="6" w:space="0" w:color="auto"/>
              <w:right w:val="single" w:sz="6" w:space="0" w:color="auto"/>
            </w:tcBorders>
            <w:shd w:val="clear" w:color="auto" w:fill="auto"/>
            <w:hideMark/>
          </w:tcPr>
          <w:p w14:paraId="5FF4BA0F" w14:textId="77777777" w:rsidR="00AC7D25" w:rsidRPr="00C35B57" w:rsidRDefault="00AC7D25" w:rsidP="00AC7D25">
            <w:pPr>
              <w:spacing w:after="0" w:line="240" w:lineRule="auto"/>
              <w:jc w:val="center"/>
              <w:textAlignment w:val="baseline"/>
              <w:rPr>
                <w:rFonts w:ascii="Times New Roman" w:hAnsi="Times New Roman"/>
                <w:sz w:val="24"/>
                <w:szCs w:val="24"/>
              </w:rPr>
            </w:pPr>
            <w:r w:rsidRPr="00C35B57">
              <w:rPr>
                <w:rFonts w:cs="Arial"/>
                <w:sz w:val="18"/>
                <w:szCs w:val="18"/>
              </w:rPr>
              <w:t>Data Provider </w:t>
            </w:r>
          </w:p>
        </w:tc>
        <w:tc>
          <w:tcPr>
            <w:tcW w:w="8400" w:type="dxa"/>
            <w:tcBorders>
              <w:top w:val="single" w:sz="6" w:space="0" w:color="auto"/>
              <w:left w:val="single" w:sz="6" w:space="0" w:color="auto"/>
              <w:bottom w:val="single" w:sz="6" w:space="0" w:color="auto"/>
              <w:right w:val="single" w:sz="6" w:space="0" w:color="auto"/>
            </w:tcBorders>
            <w:shd w:val="clear" w:color="auto" w:fill="auto"/>
            <w:hideMark/>
          </w:tcPr>
          <w:p w14:paraId="6221CF67" w14:textId="07897706" w:rsidR="00611FE6" w:rsidRPr="00C35B57" w:rsidRDefault="00005A45" w:rsidP="00611FE6">
            <w:pPr>
              <w:spacing w:after="0" w:line="240" w:lineRule="auto"/>
              <w:textAlignment w:val="baseline"/>
              <w:rPr>
                <w:rFonts w:cs="Arial"/>
                <w:sz w:val="18"/>
                <w:szCs w:val="18"/>
              </w:rPr>
            </w:pPr>
            <w:r w:rsidRPr="00C35B57">
              <w:rPr>
                <w:rFonts w:cs="Arial"/>
                <w:sz w:val="18"/>
                <w:szCs w:val="18"/>
              </w:rPr>
              <w:t>A data provider:</w:t>
            </w:r>
          </w:p>
          <w:p w14:paraId="4A92AFA2" w14:textId="1186240D" w:rsidR="00AC7D25" w:rsidRPr="00B67F7F" w:rsidRDefault="00AC7D25" w:rsidP="00506DAD">
            <w:pPr>
              <w:pStyle w:val="ListParagraph"/>
              <w:numPr>
                <w:ilvl w:val="0"/>
                <w:numId w:val="27"/>
              </w:numPr>
              <w:spacing w:after="0" w:line="240" w:lineRule="auto"/>
              <w:textAlignment w:val="baseline"/>
              <w:rPr>
                <w:rFonts w:cs="Arial"/>
                <w:sz w:val="18"/>
                <w:szCs w:val="18"/>
              </w:rPr>
            </w:pPr>
            <w:r w:rsidRPr="00B67F7F">
              <w:rPr>
                <w:rFonts w:cs="Arial"/>
                <w:sz w:val="18"/>
                <w:szCs w:val="18"/>
              </w:rPr>
              <w:t>Collects and stores various forms of observations and measurements (O&amp;M) data. </w:t>
            </w:r>
          </w:p>
          <w:p w14:paraId="7868C00D" w14:textId="77777777" w:rsidR="00AC7D25" w:rsidRPr="00C35B57" w:rsidRDefault="00AC7D25" w:rsidP="00506DAD">
            <w:pPr>
              <w:numPr>
                <w:ilvl w:val="0"/>
                <w:numId w:val="27"/>
              </w:numPr>
              <w:spacing w:after="0" w:line="240" w:lineRule="auto"/>
              <w:textAlignment w:val="baseline"/>
              <w:rPr>
                <w:rFonts w:cs="Arial"/>
                <w:sz w:val="18"/>
                <w:szCs w:val="18"/>
              </w:rPr>
            </w:pPr>
            <w:r w:rsidRPr="00C35B57">
              <w:rPr>
                <w:rFonts w:cs="Arial"/>
                <w:sz w:val="18"/>
                <w:szCs w:val="18"/>
              </w:rPr>
              <w:t>Makes the O&amp;M data available to the Consultant. </w:t>
            </w:r>
          </w:p>
          <w:p w14:paraId="659CA9A2" w14:textId="77777777" w:rsidR="00AC7D25" w:rsidRPr="00C35B57" w:rsidRDefault="00AC7D25" w:rsidP="00506DAD">
            <w:pPr>
              <w:numPr>
                <w:ilvl w:val="0"/>
                <w:numId w:val="27"/>
              </w:numPr>
              <w:spacing w:after="0" w:line="240" w:lineRule="auto"/>
              <w:textAlignment w:val="baseline"/>
              <w:rPr>
                <w:rFonts w:cs="Arial"/>
                <w:sz w:val="18"/>
                <w:szCs w:val="18"/>
              </w:rPr>
            </w:pPr>
            <w:r w:rsidRPr="00C35B57">
              <w:rPr>
                <w:rFonts w:cs="Arial"/>
                <w:sz w:val="18"/>
                <w:szCs w:val="18"/>
              </w:rPr>
              <w:t>Collects and stores proprietary irrigation operations event data. </w:t>
            </w:r>
          </w:p>
          <w:p w14:paraId="46248FE1" w14:textId="77777777" w:rsidR="00AC7D25" w:rsidRPr="00C35B57" w:rsidRDefault="00AC7D25" w:rsidP="00506DAD">
            <w:pPr>
              <w:numPr>
                <w:ilvl w:val="0"/>
                <w:numId w:val="27"/>
              </w:numPr>
              <w:spacing w:after="0" w:line="240" w:lineRule="auto"/>
              <w:textAlignment w:val="baseline"/>
              <w:rPr>
                <w:rFonts w:cs="Arial"/>
                <w:sz w:val="18"/>
                <w:szCs w:val="18"/>
              </w:rPr>
            </w:pPr>
            <w:r w:rsidRPr="00C35B57">
              <w:rPr>
                <w:rFonts w:cs="Arial"/>
                <w:sz w:val="18"/>
                <w:szCs w:val="18"/>
              </w:rPr>
              <w:t xml:space="preserve">Derives Work Records from the irrigation operations event </w:t>
            </w:r>
            <w:proofErr w:type="gramStart"/>
            <w:r w:rsidRPr="00C35B57">
              <w:rPr>
                <w:rFonts w:cs="Arial"/>
                <w:sz w:val="18"/>
                <w:szCs w:val="18"/>
              </w:rPr>
              <w:t>data</w:t>
            </w:r>
            <w:proofErr w:type="gramEnd"/>
            <w:r w:rsidRPr="00C35B57">
              <w:rPr>
                <w:rFonts w:cs="Arial"/>
                <w:sz w:val="18"/>
                <w:szCs w:val="18"/>
              </w:rPr>
              <w:t> </w:t>
            </w:r>
          </w:p>
          <w:p w14:paraId="03B09763" w14:textId="70F5F19F" w:rsidR="00AC7D25" w:rsidRPr="00C35B57" w:rsidRDefault="00AC7D25" w:rsidP="00506DAD">
            <w:pPr>
              <w:numPr>
                <w:ilvl w:val="0"/>
                <w:numId w:val="27"/>
              </w:numPr>
              <w:spacing w:after="0" w:line="240" w:lineRule="auto"/>
              <w:textAlignment w:val="baseline"/>
              <w:rPr>
                <w:rFonts w:cs="Arial"/>
                <w:sz w:val="18"/>
                <w:szCs w:val="18"/>
              </w:rPr>
            </w:pPr>
            <w:r w:rsidRPr="00C35B57">
              <w:rPr>
                <w:rFonts w:cs="Arial"/>
                <w:sz w:val="18"/>
                <w:szCs w:val="18"/>
              </w:rPr>
              <w:t xml:space="preserve">Makes the Work Records available to the </w:t>
            </w:r>
            <w:r w:rsidR="002D5964">
              <w:rPr>
                <w:rFonts w:cs="Arial"/>
                <w:sz w:val="18"/>
                <w:szCs w:val="18"/>
              </w:rPr>
              <w:t>Producer</w:t>
            </w:r>
            <w:r w:rsidRPr="00C35B57">
              <w:rPr>
                <w:rFonts w:cs="Arial"/>
                <w:sz w:val="18"/>
                <w:szCs w:val="18"/>
              </w:rPr>
              <w:t>. </w:t>
            </w:r>
          </w:p>
          <w:p w14:paraId="28AC72FA" w14:textId="77777777" w:rsidR="00AC7D25" w:rsidRPr="00C35B57" w:rsidRDefault="00AC7D25" w:rsidP="00AC7D25">
            <w:pPr>
              <w:spacing w:after="0" w:line="240" w:lineRule="auto"/>
              <w:jc w:val="left"/>
              <w:textAlignment w:val="baseline"/>
              <w:rPr>
                <w:rFonts w:ascii="Times New Roman" w:hAnsi="Times New Roman"/>
                <w:sz w:val="24"/>
                <w:szCs w:val="24"/>
              </w:rPr>
            </w:pPr>
            <w:r w:rsidRPr="00C35B57">
              <w:rPr>
                <w:rFonts w:cs="Arial"/>
                <w:sz w:val="18"/>
                <w:szCs w:val="18"/>
              </w:rPr>
              <w:t>NOTE: more than one Data Provider could perform these tasks. For example, the irrigation operations could be handled by one provider, the weather data by another, and the soil moisture by yet another. </w:t>
            </w:r>
          </w:p>
        </w:tc>
      </w:tr>
    </w:tbl>
    <w:p w14:paraId="27C72033" w14:textId="4B60B0B8" w:rsidR="00AC7D25" w:rsidRPr="00C35B57" w:rsidRDefault="00AC7D25" w:rsidP="482C2B76"/>
    <w:p w14:paraId="57685DE1" w14:textId="0DCCEEA9" w:rsidR="003B69D1" w:rsidRPr="003D3602" w:rsidRDefault="003B69D1" w:rsidP="482C2B76">
      <w:pPr>
        <w:rPr>
          <w:rStyle w:val="normaltextrun"/>
        </w:rPr>
      </w:pPr>
      <w:r w:rsidRPr="003D3602">
        <w:rPr>
          <w:rStyle w:val="normaltextrun"/>
        </w:rPr>
        <w:t xml:space="preserve">Please note: </w:t>
      </w:r>
      <w:proofErr w:type="gramStart"/>
      <w:r w:rsidR="00091661" w:rsidRPr="003D3602">
        <w:rPr>
          <w:rStyle w:val="normaltextrun"/>
        </w:rPr>
        <w:t>All of</w:t>
      </w:r>
      <w:proofErr w:type="gramEnd"/>
      <w:r w:rsidR="00091661" w:rsidRPr="003D3602">
        <w:rPr>
          <w:rStyle w:val="normaltextrun"/>
        </w:rPr>
        <w:t xml:space="preserve"> these actors</w:t>
      </w:r>
      <w:r w:rsidR="00FB3E8E" w:rsidRPr="003D3602">
        <w:rPr>
          <w:rStyle w:val="normaltextrun"/>
        </w:rPr>
        <w:t>, or parties,</w:t>
      </w:r>
      <w:r w:rsidR="00091661" w:rsidRPr="003D3602">
        <w:rPr>
          <w:rStyle w:val="normaltextrun"/>
        </w:rPr>
        <w:t xml:space="preserve"> may refer to persons or to organization </w:t>
      </w:r>
      <w:r w:rsidR="0008284C" w:rsidRPr="003D3602">
        <w:rPr>
          <w:rStyle w:val="normaltextrun"/>
        </w:rPr>
        <w:t xml:space="preserve">fulfilling the stated role (Irrigator, Consultant, etc.). </w:t>
      </w:r>
      <w:r w:rsidR="00411BE5" w:rsidRPr="003D3602">
        <w:rPr>
          <w:rStyle w:val="normaltextrun"/>
        </w:rPr>
        <w:t>See 9.2.4 and 9.2.5 for more detail</w:t>
      </w:r>
      <w:r w:rsidR="00FB3E8E" w:rsidRPr="003D3602">
        <w:rPr>
          <w:rStyle w:val="normaltextrun"/>
        </w:rPr>
        <w:t>s</w:t>
      </w:r>
      <w:r w:rsidR="00385E76" w:rsidRPr="003D3602">
        <w:rPr>
          <w:rStyle w:val="normaltextrun"/>
        </w:rPr>
        <w:t>.</w:t>
      </w:r>
      <w:r w:rsidRPr="003D3602">
        <w:rPr>
          <w:rStyle w:val="normaltextrun"/>
        </w:rPr>
        <w:t xml:space="preserve"> </w:t>
      </w:r>
    </w:p>
    <w:p w14:paraId="3A69B008" w14:textId="7CBBE8CD" w:rsidR="00AC7D25" w:rsidRPr="00C35B57" w:rsidRDefault="00AC7D25" w:rsidP="00AC7D25">
      <w:pPr>
        <w:pStyle w:val="Heading2"/>
      </w:pPr>
      <w:bookmarkStart w:id="52" w:name="_Toc160650408"/>
      <w:r w:rsidRPr="00C35B57">
        <w:t>7.2</w:t>
      </w:r>
      <w:r w:rsidRPr="00C35B57">
        <w:tab/>
      </w:r>
      <w:r w:rsidR="008636EE">
        <w:tab/>
      </w:r>
      <w:r w:rsidRPr="00C35B57">
        <w:t>Core Document Model</w:t>
      </w:r>
      <w:bookmarkEnd w:id="52"/>
    </w:p>
    <w:p w14:paraId="60AEFE6B" w14:textId="3521EC92" w:rsidR="00E8686B" w:rsidRPr="00C35B57" w:rsidRDefault="00E8686B" w:rsidP="00E8686B">
      <w:r w:rsidRPr="00C35B57">
        <w:rPr>
          <w:rStyle w:val="normaltextrun"/>
          <w:rFonts w:cs="Arial"/>
          <w:color w:val="000000"/>
          <w:shd w:val="clear" w:color="auto" w:fill="FFFFFF"/>
        </w:rPr>
        <w:t xml:space="preserve">In the BPMN diagrams shown in Figure 2, </w:t>
      </w:r>
      <w:r w:rsidR="002D5964">
        <w:rPr>
          <w:rStyle w:val="normaltextrun"/>
          <w:rFonts w:cs="Arial"/>
          <w:color w:val="000000"/>
          <w:shd w:val="clear" w:color="auto" w:fill="FFFFFF"/>
        </w:rPr>
        <w:t>Producer</w:t>
      </w:r>
      <w:r w:rsidRPr="00C35B57">
        <w:rPr>
          <w:rStyle w:val="normaltextrun"/>
          <w:rFonts w:cs="Arial"/>
          <w:color w:val="000000"/>
          <w:shd w:val="clear" w:color="auto" w:fill="FFFFFF"/>
        </w:rPr>
        <w:t xml:space="preserve">s and their partners use multiple documents to exchange field operations information as part of their business processes. There has been work done on standardizing </w:t>
      </w:r>
      <w:r w:rsidR="00F62C3F">
        <w:rPr>
          <w:rStyle w:val="normaltextrun"/>
          <w:rFonts w:cs="Arial"/>
          <w:color w:val="000000"/>
          <w:shd w:val="clear" w:color="auto" w:fill="FFFFFF"/>
        </w:rPr>
        <w:t xml:space="preserve">a nomenclature of </w:t>
      </w:r>
      <w:r w:rsidRPr="00C35B57">
        <w:rPr>
          <w:rStyle w:val="normaltextrun"/>
          <w:rFonts w:cs="Arial"/>
          <w:color w:val="000000"/>
          <w:shd w:val="clear" w:color="auto" w:fill="FFFFFF"/>
        </w:rPr>
        <w:t xml:space="preserve">farm processes (ISO 22006), but the documents and many of the terms used within them have yet to be unambiguously defined. The </w:t>
      </w:r>
      <w:r w:rsidR="004D1FF2">
        <w:rPr>
          <w:rStyle w:val="normaltextrun"/>
          <w:rFonts w:cs="Arial"/>
          <w:color w:val="000000"/>
          <w:shd w:val="clear" w:color="auto" w:fill="FFFFFF"/>
        </w:rPr>
        <w:t>c</w:t>
      </w:r>
      <w:r w:rsidRPr="00C35B57">
        <w:rPr>
          <w:rStyle w:val="normaltextrun"/>
          <w:rFonts w:cs="Arial"/>
          <w:color w:val="000000"/>
          <w:shd w:val="clear" w:color="auto" w:fill="FFFFFF"/>
        </w:rPr>
        <w:t xml:space="preserve">ore </w:t>
      </w:r>
      <w:r w:rsidR="004D1FF2">
        <w:rPr>
          <w:rStyle w:val="normaltextrun"/>
          <w:rFonts w:cs="Arial"/>
          <w:color w:val="000000"/>
          <w:shd w:val="clear" w:color="auto" w:fill="FFFFFF"/>
        </w:rPr>
        <w:t>d</w:t>
      </w:r>
      <w:r w:rsidRPr="00C35B57">
        <w:rPr>
          <w:rStyle w:val="normaltextrun"/>
          <w:rFonts w:cs="Arial"/>
          <w:color w:val="000000"/>
          <w:shd w:val="clear" w:color="auto" w:fill="FFFFFF"/>
        </w:rPr>
        <w:t xml:space="preserve">ocuments shown in Table 2 define the data exchanged during </w:t>
      </w:r>
      <w:r w:rsidR="009A076F">
        <w:rPr>
          <w:rStyle w:val="normaltextrun"/>
          <w:rFonts w:cs="Arial"/>
          <w:color w:val="000000"/>
          <w:shd w:val="clear" w:color="auto" w:fill="FFFFFF"/>
        </w:rPr>
        <w:t>a field operation</w:t>
      </w:r>
      <w:r w:rsidR="00CC46C8">
        <w:rPr>
          <w:rStyle w:val="normaltextrun"/>
          <w:rFonts w:cs="Arial"/>
          <w:color w:val="000000"/>
          <w:shd w:val="clear" w:color="auto" w:fill="FFFFFF"/>
        </w:rPr>
        <w:t xml:space="preserve"> (4.</w:t>
      </w:r>
      <w:r w:rsidR="00F62C3F">
        <w:rPr>
          <w:rStyle w:val="normaltextrun"/>
          <w:rFonts w:cs="Arial"/>
          <w:color w:val="000000"/>
          <w:shd w:val="clear" w:color="auto" w:fill="FFFFFF"/>
        </w:rPr>
        <w:t>9</w:t>
      </w:r>
      <w:r w:rsidR="00CC46C8">
        <w:rPr>
          <w:rStyle w:val="normaltextrun"/>
          <w:rFonts w:cs="Arial"/>
          <w:color w:val="000000"/>
          <w:shd w:val="clear" w:color="auto" w:fill="FFFFFF"/>
        </w:rPr>
        <w:t>)</w:t>
      </w:r>
      <w:r w:rsidRPr="00C35B57">
        <w:rPr>
          <w:rStyle w:val="normaltextrun"/>
          <w:rFonts w:cs="Arial"/>
          <w:color w:val="000000"/>
          <w:shd w:val="clear" w:color="auto" w:fill="FFFFFF"/>
        </w:rPr>
        <w:t xml:space="preserve">. The definitions are flexible, in view of the myriad ways in which different </w:t>
      </w:r>
      <w:r w:rsidR="002D5964">
        <w:rPr>
          <w:rStyle w:val="normaltextrun"/>
          <w:rFonts w:cs="Arial"/>
          <w:color w:val="000000"/>
          <w:shd w:val="clear" w:color="auto" w:fill="FFFFFF"/>
        </w:rPr>
        <w:t>producer</w:t>
      </w:r>
      <w:r w:rsidRPr="00C35B57">
        <w:rPr>
          <w:rStyle w:val="normaltextrun"/>
          <w:rFonts w:cs="Arial"/>
          <w:color w:val="000000"/>
          <w:shd w:val="clear" w:color="auto" w:fill="FFFFFF"/>
        </w:rPr>
        <w:t xml:space="preserve">s implement their record-keeping in response to region-specific regulatory requirements, particular characteristics of their markets or farming operations, </w:t>
      </w:r>
      <w:r w:rsidR="00E238BD">
        <w:rPr>
          <w:rStyle w:val="normaltextrun"/>
          <w:rFonts w:cs="Arial"/>
          <w:color w:val="000000"/>
          <w:shd w:val="clear" w:color="auto" w:fill="FFFFFF"/>
        </w:rPr>
        <w:t xml:space="preserve">operation size, </w:t>
      </w:r>
      <w:r w:rsidRPr="00C35B57">
        <w:rPr>
          <w:rStyle w:val="normaltextrun"/>
          <w:rFonts w:cs="Arial"/>
          <w:color w:val="000000"/>
          <w:shd w:val="clear" w:color="auto" w:fill="FFFFFF"/>
        </w:rPr>
        <w:t>and personal preference</w:t>
      </w:r>
      <w:r w:rsidRPr="00C35B57">
        <w:rPr>
          <w:rStyle w:val="normaltextrun"/>
          <w:color w:val="000000"/>
          <w:shd w:val="clear" w:color="auto" w:fill="FFFFFF"/>
        </w:rPr>
        <w:t>.</w:t>
      </w:r>
      <w:r w:rsidRPr="00C35B57">
        <w:rPr>
          <w:rStyle w:val="eop"/>
          <w:color w:val="000000"/>
          <w:shd w:val="clear" w:color="auto" w:fill="FFFFFF"/>
        </w:rPr>
        <w:t> </w:t>
      </w:r>
    </w:p>
    <w:p w14:paraId="235C1AFB" w14:textId="262F266C" w:rsidR="00E8686B" w:rsidRPr="00C35B57" w:rsidRDefault="6D438D77" w:rsidP="00FE2590">
      <w:pPr>
        <w:keepNext/>
        <w:keepLines/>
        <w:spacing w:after="0" w:line="240" w:lineRule="auto"/>
        <w:jc w:val="center"/>
        <w:textAlignment w:val="baseline"/>
        <w:rPr>
          <w:rFonts w:cs="Arial"/>
          <w:b/>
          <w:bCs/>
        </w:rPr>
      </w:pPr>
      <w:r w:rsidRPr="00C35B57">
        <w:rPr>
          <w:rFonts w:cs="Arial"/>
          <w:b/>
          <w:bCs/>
        </w:rPr>
        <w:t xml:space="preserve">Table 2 – The </w:t>
      </w:r>
      <w:r w:rsidR="00D65FA7">
        <w:rPr>
          <w:rFonts w:cs="Arial"/>
          <w:b/>
          <w:bCs/>
        </w:rPr>
        <w:t>c</w:t>
      </w:r>
      <w:r w:rsidRPr="00C35B57">
        <w:rPr>
          <w:rFonts w:cs="Arial"/>
          <w:b/>
          <w:bCs/>
        </w:rPr>
        <w:t xml:space="preserve">ore </w:t>
      </w:r>
      <w:r w:rsidR="00D65FA7">
        <w:rPr>
          <w:rFonts w:cs="Arial"/>
          <w:b/>
          <w:bCs/>
        </w:rPr>
        <w:t>d</w:t>
      </w:r>
      <w:r w:rsidRPr="00C35B57">
        <w:rPr>
          <w:rFonts w:cs="Arial"/>
          <w:b/>
          <w:bCs/>
        </w:rPr>
        <w:t>ocuments</w:t>
      </w:r>
      <w:r w:rsidR="00D65FA7">
        <w:rPr>
          <w:rFonts w:cs="Arial"/>
          <w:b/>
          <w:bCs/>
        </w:rPr>
        <w:t xml:space="preserve"> in field operations</w:t>
      </w:r>
    </w:p>
    <w:tbl>
      <w:tblPr>
        <w:tblW w:w="973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44"/>
        <w:gridCol w:w="943"/>
        <w:gridCol w:w="3605"/>
        <w:gridCol w:w="3622"/>
        <w:gridCol w:w="21"/>
      </w:tblGrid>
      <w:tr w:rsidR="00E8686B" w:rsidRPr="00C35B57" w14:paraId="10E2E1AB" w14:textId="77777777" w:rsidTr="00FE2590">
        <w:trPr>
          <w:jc w:val="center"/>
        </w:trPr>
        <w:tc>
          <w:tcPr>
            <w:tcW w:w="1544" w:type="dxa"/>
            <w:tcBorders>
              <w:top w:val="single" w:sz="6" w:space="0" w:color="auto"/>
              <w:left w:val="single" w:sz="6" w:space="0" w:color="auto"/>
              <w:bottom w:val="single" w:sz="6" w:space="0" w:color="auto"/>
              <w:right w:val="single" w:sz="6" w:space="0" w:color="auto"/>
            </w:tcBorders>
            <w:shd w:val="clear" w:color="auto" w:fill="auto"/>
            <w:hideMark/>
          </w:tcPr>
          <w:p w14:paraId="1F83DD43" w14:textId="77777777" w:rsidR="00E8686B" w:rsidRPr="00C35B57" w:rsidRDefault="00E8686B" w:rsidP="00FE2590">
            <w:pPr>
              <w:keepLines/>
              <w:spacing w:after="0" w:line="240" w:lineRule="auto"/>
              <w:jc w:val="center"/>
              <w:textAlignment w:val="baseline"/>
              <w:rPr>
                <w:rFonts w:ascii="Times New Roman" w:hAnsi="Times New Roman"/>
                <w:sz w:val="24"/>
                <w:szCs w:val="24"/>
              </w:rPr>
            </w:pPr>
            <w:r w:rsidRPr="00C35B57">
              <w:rPr>
                <w:rFonts w:cs="Arial"/>
                <w:b/>
                <w:bCs/>
                <w:sz w:val="18"/>
                <w:szCs w:val="18"/>
              </w:rPr>
              <w:t>Document</w:t>
            </w:r>
            <w:r w:rsidRPr="00C35B57">
              <w:rPr>
                <w:rFonts w:cs="Arial"/>
                <w:sz w:val="18"/>
                <w:szCs w:val="18"/>
              </w:rPr>
              <w:t> </w:t>
            </w:r>
          </w:p>
        </w:tc>
        <w:tc>
          <w:tcPr>
            <w:tcW w:w="943" w:type="dxa"/>
            <w:tcBorders>
              <w:top w:val="single" w:sz="6" w:space="0" w:color="auto"/>
              <w:left w:val="single" w:sz="6" w:space="0" w:color="auto"/>
              <w:bottom w:val="single" w:sz="6" w:space="0" w:color="auto"/>
              <w:right w:val="single" w:sz="6" w:space="0" w:color="auto"/>
            </w:tcBorders>
            <w:shd w:val="clear" w:color="auto" w:fill="auto"/>
            <w:hideMark/>
          </w:tcPr>
          <w:p w14:paraId="20CC1128" w14:textId="555694EE" w:rsidR="00E8686B" w:rsidRPr="00C35B57" w:rsidRDefault="003D62FA" w:rsidP="00FE2590">
            <w:pPr>
              <w:keepLines/>
              <w:spacing w:after="0" w:line="240" w:lineRule="auto"/>
              <w:jc w:val="center"/>
              <w:textAlignment w:val="baseline"/>
              <w:rPr>
                <w:rFonts w:ascii="Times New Roman" w:hAnsi="Times New Roman"/>
                <w:sz w:val="24"/>
                <w:szCs w:val="24"/>
              </w:rPr>
            </w:pPr>
            <w:r>
              <w:rPr>
                <w:rFonts w:cs="Arial"/>
                <w:b/>
                <w:bCs/>
                <w:sz w:val="18"/>
                <w:szCs w:val="18"/>
              </w:rPr>
              <w:t>Role</w:t>
            </w:r>
            <w:r w:rsidR="00E8686B" w:rsidRPr="00C35B57">
              <w:rPr>
                <w:rFonts w:cs="Arial"/>
                <w:sz w:val="18"/>
                <w:szCs w:val="18"/>
              </w:rPr>
              <w:t> </w:t>
            </w:r>
          </w:p>
        </w:tc>
        <w:tc>
          <w:tcPr>
            <w:tcW w:w="3605" w:type="dxa"/>
            <w:tcBorders>
              <w:top w:val="single" w:sz="6" w:space="0" w:color="auto"/>
              <w:left w:val="single" w:sz="6" w:space="0" w:color="auto"/>
              <w:bottom w:val="single" w:sz="6" w:space="0" w:color="auto"/>
              <w:right w:val="single" w:sz="6" w:space="0" w:color="auto"/>
            </w:tcBorders>
            <w:shd w:val="clear" w:color="auto" w:fill="auto"/>
            <w:hideMark/>
          </w:tcPr>
          <w:p w14:paraId="4FBAFFC0" w14:textId="77777777" w:rsidR="00E8686B" w:rsidRPr="00C35B57" w:rsidRDefault="00E8686B" w:rsidP="00FE2590">
            <w:pPr>
              <w:keepLines/>
              <w:spacing w:after="0" w:line="240" w:lineRule="auto"/>
              <w:jc w:val="center"/>
              <w:textAlignment w:val="baseline"/>
              <w:rPr>
                <w:rFonts w:ascii="Times New Roman" w:hAnsi="Times New Roman"/>
                <w:sz w:val="24"/>
                <w:szCs w:val="24"/>
              </w:rPr>
            </w:pPr>
            <w:r w:rsidRPr="00C35B57">
              <w:rPr>
                <w:rFonts w:cs="Arial"/>
                <w:b/>
                <w:bCs/>
                <w:sz w:val="18"/>
                <w:szCs w:val="18"/>
              </w:rPr>
              <w:t>What It Conveys</w:t>
            </w:r>
            <w:r w:rsidRPr="00C35B57">
              <w:rPr>
                <w:rFonts w:cs="Arial"/>
                <w:sz w:val="18"/>
                <w:szCs w:val="18"/>
              </w:rPr>
              <w:t> </w:t>
            </w:r>
          </w:p>
        </w:tc>
        <w:tc>
          <w:tcPr>
            <w:tcW w:w="3643" w:type="dxa"/>
            <w:gridSpan w:val="2"/>
            <w:tcBorders>
              <w:top w:val="single" w:sz="6" w:space="0" w:color="auto"/>
              <w:left w:val="single" w:sz="6" w:space="0" w:color="auto"/>
              <w:bottom w:val="single" w:sz="6" w:space="0" w:color="auto"/>
              <w:right w:val="single" w:sz="6" w:space="0" w:color="auto"/>
            </w:tcBorders>
            <w:shd w:val="clear" w:color="auto" w:fill="auto"/>
            <w:hideMark/>
          </w:tcPr>
          <w:p w14:paraId="53F248E2" w14:textId="77777777" w:rsidR="00E8686B" w:rsidRPr="00C35B57" w:rsidRDefault="00E8686B" w:rsidP="00FE2590">
            <w:pPr>
              <w:keepLines/>
              <w:spacing w:after="0" w:line="240" w:lineRule="auto"/>
              <w:jc w:val="center"/>
              <w:textAlignment w:val="baseline"/>
              <w:rPr>
                <w:rFonts w:ascii="Times New Roman" w:hAnsi="Times New Roman"/>
                <w:sz w:val="24"/>
                <w:szCs w:val="24"/>
              </w:rPr>
            </w:pPr>
            <w:r w:rsidRPr="00C35B57">
              <w:rPr>
                <w:rFonts w:cs="Arial"/>
                <w:b/>
                <w:bCs/>
                <w:sz w:val="18"/>
                <w:szCs w:val="18"/>
              </w:rPr>
              <w:t>Actor Involved</w:t>
            </w:r>
            <w:r w:rsidRPr="00C35B57">
              <w:rPr>
                <w:rFonts w:cs="Arial"/>
                <w:sz w:val="18"/>
                <w:szCs w:val="18"/>
              </w:rPr>
              <w:t> </w:t>
            </w:r>
          </w:p>
        </w:tc>
      </w:tr>
      <w:tr w:rsidR="00E8686B" w:rsidRPr="00C35B57" w14:paraId="1B00FA56" w14:textId="77777777" w:rsidTr="003D3602">
        <w:trPr>
          <w:jc w:val="center"/>
        </w:trPr>
        <w:tc>
          <w:tcPr>
            <w:tcW w:w="1544" w:type="dxa"/>
            <w:tcBorders>
              <w:top w:val="single" w:sz="6" w:space="0" w:color="auto"/>
              <w:left w:val="single" w:sz="6" w:space="0" w:color="auto"/>
              <w:bottom w:val="single" w:sz="6" w:space="0" w:color="auto"/>
              <w:right w:val="single" w:sz="6" w:space="0" w:color="auto"/>
            </w:tcBorders>
            <w:shd w:val="clear" w:color="auto" w:fill="auto"/>
            <w:hideMark/>
          </w:tcPr>
          <w:p w14:paraId="6AF80F3F" w14:textId="77777777" w:rsidR="00E8686B" w:rsidRPr="00C35B57" w:rsidRDefault="00E8686B" w:rsidP="00FE2590">
            <w:pPr>
              <w:keepLines/>
              <w:spacing w:after="0" w:line="240" w:lineRule="auto"/>
              <w:jc w:val="center"/>
              <w:textAlignment w:val="baseline"/>
              <w:rPr>
                <w:rFonts w:ascii="Times New Roman" w:hAnsi="Times New Roman"/>
                <w:sz w:val="24"/>
                <w:szCs w:val="24"/>
              </w:rPr>
            </w:pPr>
            <w:r w:rsidRPr="00C35B57">
              <w:rPr>
                <w:rFonts w:cs="Arial"/>
                <w:sz w:val="18"/>
                <w:szCs w:val="18"/>
              </w:rPr>
              <w:t>Crop Plan </w:t>
            </w:r>
          </w:p>
        </w:tc>
        <w:tc>
          <w:tcPr>
            <w:tcW w:w="943" w:type="dxa"/>
            <w:tcBorders>
              <w:top w:val="single" w:sz="6" w:space="0" w:color="auto"/>
              <w:left w:val="single" w:sz="6" w:space="0" w:color="auto"/>
              <w:bottom w:val="single" w:sz="6" w:space="0" w:color="auto"/>
              <w:right w:val="single" w:sz="6" w:space="0" w:color="auto"/>
            </w:tcBorders>
            <w:shd w:val="clear" w:color="auto" w:fill="auto"/>
            <w:hideMark/>
          </w:tcPr>
          <w:p w14:paraId="496DD195" w14:textId="00F998FC" w:rsidR="00E8686B" w:rsidRPr="00C35B57" w:rsidRDefault="00E8686B" w:rsidP="00FE2590">
            <w:pPr>
              <w:keepLines/>
              <w:spacing w:after="0" w:line="240" w:lineRule="auto"/>
              <w:jc w:val="center"/>
              <w:textAlignment w:val="baseline"/>
              <w:rPr>
                <w:rFonts w:ascii="Times New Roman" w:hAnsi="Times New Roman"/>
                <w:sz w:val="24"/>
                <w:szCs w:val="24"/>
              </w:rPr>
            </w:pPr>
            <w:r w:rsidRPr="00C35B57">
              <w:rPr>
                <w:rFonts w:cs="Arial"/>
                <w:sz w:val="18"/>
                <w:szCs w:val="18"/>
              </w:rPr>
              <w:t>Strategic </w:t>
            </w:r>
          </w:p>
        </w:tc>
        <w:tc>
          <w:tcPr>
            <w:tcW w:w="3605" w:type="dxa"/>
            <w:tcBorders>
              <w:top w:val="single" w:sz="6" w:space="0" w:color="auto"/>
              <w:left w:val="single" w:sz="6" w:space="0" w:color="auto"/>
              <w:bottom w:val="single" w:sz="6" w:space="0" w:color="auto"/>
              <w:right w:val="single" w:sz="6" w:space="0" w:color="auto"/>
            </w:tcBorders>
            <w:shd w:val="clear" w:color="auto" w:fill="auto"/>
            <w:tcMar>
              <w:left w:w="72" w:type="dxa"/>
              <w:right w:w="72" w:type="dxa"/>
            </w:tcMar>
            <w:hideMark/>
          </w:tcPr>
          <w:p w14:paraId="150E17F9" w14:textId="77777777" w:rsidR="00E8686B" w:rsidRPr="00C35B57" w:rsidRDefault="00E8686B" w:rsidP="00FE2590">
            <w:pPr>
              <w:keepLines/>
              <w:spacing w:after="0" w:line="240" w:lineRule="auto"/>
              <w:jc w:val="left"/>
              <w:textAlignment w:val="baseline"/>
              <w:rPr>
                <w:rFonts w:ascii="Times New Roman" w:hAnsi="Times New Roman"/>
                <w:sz w:val="24"/>
                <w:szCs w:val="24"/>
              </w:rPr>
            </w:pPr>
            <w:r w:rsidRPr="00C35B57">
              <w:rPr>
                <w:rFonts w:cs="Arial"/>
                <w:sz w:val="18"/>
                <w:szCs w:val="18"/>
              </w:rPr>
              <w:t>A high-level document describing how a crop will be grown on a given piece of land during a crop season. </w:t>
            </w:r>
          </w:p>
          <w:p w14:paraId="58BA72F0" w14:textId="77777777" w:rsidR="00E8686B" w:rsidRPr="00C35B57" w:rsidRDefault="00E8686B" w:rsidP="00FE2590">
            <w:pPr>
              <w:keepLines/>
              <w:spacing w:after="0" w:line="240" w:lineRule="auto"/>
              <w:jc w:val="left"/>
              <w:textAlignment w:val="baseline"/>
              <w:rPr>
                <w:rFonts w:ascii="Times New Roman" w:hAnsi="Times New Roman"/>
                <w:sz w:val="24"/>
                <w:szCs w:val="24"/>
              </w:rPr>
            </w:pPr>
            <w:r w:rsidRPr="00C35B57">
              <w:rPr>
                <w:rFonts w:cs="Arial"/>
                <w:sz w:val="18"/>
                <w:szCs w:val="18"/>
              </w:rPr>
              <w:t>“This is how we’re going to grow this crop this season.” </w:t>
            </w:r>
          </w:p>
        </w:tc>
        <w:tc>
          <w:tcPr>
            <w:tcW w:w="3643" w:type="dxa"/>
            <w:gridSpan w:val="2"/>
            <w:tcBorders>
              <w:top w:val="single" w:sz="6" w:space="0" w:color="auto"/>
              <w:left w:val="single" w:sz="6" w:space="0" w:color="auto"/>
              <w:bottom w:val="single" w:sz="6" w:space="0" w:color="auto"/>
              <w:right w:val="single" w:sz="6" w:space="0" w:color="auto"/>
            </w:tcBorders>
            <w:shd w:val="clear" w:color="auto" w:fill="auto"/>
            <w:tcMar>
              <w:left w:w="72" w:type="dxa"/>
              <w:right w:w="72" w:type="dxa"/>
            </w:tcMar>
            <w:hideMark/>
          </w:tcPr>
          <w:p w14:paraId="03D845F8" w14:textId="0F8CD334" w:rsidR="00E8686B" w:rsidRPr="00C35B57" w:rsidRDefault="002D5964" w:rsidP="00FE2590">
            <w:pPr>
              <w:keepLines/>
              <w:spacing w:after="0" w:line="240" w:lineRule="auto"/>
              <w:jc w:val="left"/>
              <w:textAlignment w:val="baseline"/>
              <w:rPr>
                <w:rFonts w:ascii="Times New Roman" w:hAnsi="Times New Roman"/>
                <w:sz w:val="24"/>
                <w:szCs w:val="24"/>
              </w:rPr>
            </w:pPr>
            <w:r>
              <w:rPr>
                <w:rFonts w:cs="Arial"/>
                <w:sz w:val="18"/>
                <w:szCs w:val="18"/>
              </w:rPr>
              <w:t>Producer</w:t>
            </w:r>
            <w:r w:rsidR="00E8686B" w:rsidRPr="00C35B57">
              <w:rPr>
                <w:rFonts w:cs="Arial"/>
                <w:sz w:val="18"/>
                <w:szCs w:val="18"/>
              </w:rPr>
              <w:t xml:space="preserve">, or other </w:t>
            </w:r>
            <w:r w:rsidR="00063713">
              <w:rPr>
                <w:rFonts w:cs="Arial"/>
                <w:sz w:val="18"/>
                <w:szCs w:val="18"/>
              </w:rPr>
              <w:t>a</w:t>
            </w:r>
            <w:r w:rsidR="00E8686B" w:rsidRPr="00C35B57">
              <w:rPr>
                <w:rFonts w:cs="Arial"/>
                <w:sz w:val="18"/>
                <w:szCs w:val="18"/>
              </w:rPr>
              <w:t>ctor involved in the strategic planning for the field operations. </w:t>
            </w:r>
          </w:p>
        </w:tc>
      </w:tr>
      <w:tr w:rsidR="00E8686B" w:rsidRPr="00C35B57" w14:paraId="5654CCC1" w14:textId="77777777" w:rsidTr="003D3602">
        <w:trPr>
          <w:jc w:val="center"/>
        </w:trPr>
        <w:tc>
          <w:tcPr>
            <w:tcW w:w="1544" w:type="dxa"/>
            <w:tcBorders>
              <w:top w:val="single" w:sz="6" w:space="0" w:color="auto"/>
              <w:left w:val="single" w:sz="6" w:space="0" w:color="auto"/>
              <w:bottom w:val="single" w:sz="6" w:space="0" w:color="auto"/>
              <w:right w:val="single" w:sz="6" w:space="0" w:color="auto"/>
            </w:tcBorders>
            <w:shd w:val="clear" w:color="auto" w:fill="auto"/>
            <w:hideMark/>
          </w:tcPr>
          <w:p w14:paraId="0F907469" w14:textId="77777777" w:rsidR="00E8686B" w:rsidRPr="00C35B57" w:rsidRDefault="00E8686B" w:rsidP="00FE2590">
            <w:pPr>
              <w:keepLines/>
              <w:spacing w:after="0" w:line="240" w:lineRule="auto"/>
              <w:jc w:val="center"/>
              <w:textAlignment w:val="baseline"/>
              <w:rPr>
                <w:rFonts w:ascii="Times New Roman" w:hAnsi="Times New Roman"/>
                <w:sz w:val="24"/>
                <w:szCs w:val="24"/>
              </w:rPr>
            </w:pPr>
            <w:r w:rsidRPr="00C35B57">
              <w:rPr>
                <w:rFonts w:cs="Arial"/>
                <w:sz w:val="18"/>
                <w:szCs w:val="18"/>
              </w:rPr>
              <w:t>Observations and Measurements </w:t>
            </w:r>
          </w:p>
        </w:tc>
        <w:tc>
          <w:tcPr>
            <w:tcW w:w="943" w:type="dxa"/>
            <w:tcBorders>
              <w:top w:val="single" w:sz="6" w:space="0" w:color="auto"/>
              <w:left w:val="single" w:sz="6" w:space="0" w:color="auto"/>
              <w:bottom w:val="single" w:sz="6" w:space="0" w:color="auto"/>
              <w:right w:val="single" w:sz="6" w:space="0" w:color="auto"/>
            </w:tcBorders>
            <w:shd w:val="clear" w:color="auto" w:fill="auto"/>
            <w:hideMark/>
          </w:tcPr>
          <w:p w14:paraId="33CE9858" w14:textId="77777777" w:rsidR="00E8686B" w:rsidRPr="00C35B57" w:rsidRDefault="00E8686B" w:rsidP="00FE2590">
            <w:pPr>
              <w:keepLines/>
              <w:spacing w:after="0" w:line="240" w:lineRule="auto"/>
              <w:jc w:val="center"/>
              <w:textAlignment w:val="baseline"/>
              <w:rPr>
                <w:rFonts w:ascii="Times New Roman" w:hAnsi="Times New Roman"/>
                <w:sz w:val="24"/>
                <w:szCs w:val="24"/>
              </w:rPr>
            </w:pPr>
            <w:r w:rsidRPr="00C35B57">
              <w:rPr>
                <w:rFonts w:cs="Arial"/>
                <w:sz w:val="18"/>
                <w:szCs w:val="18"/>
              </w:rPr>
              <w:t>Tactical/ Predictive </w:t>
            </w:r>
          </w:p>
        </w:tc>
        <w:tc>
          <w:tcPr>
            <w:tcW w:w="3605" w:type="dxa"/>
            <w:tcBorders>
              <w:top w:val="single" w:sz="6" w:space="0" w:color="auto"/>
              <w:left w:val="single" w:sz="6" w:space="0" w:color="auto"/>
              <w:bottom w:val="single" w:sz="6" w:space="0" w:color="auto"/>
              <w:right w:val="single" w:sz="6" w:space="0" w:color="auto"/>
            </w:tcBorders>
            <w:shd w:val="clear" w:color="auto" w:fill="auto"/>
            <w:tcMar>
              <w:left w:w="72" w:type="dxa"/>
              <w:right w:w="72" w:type="dxa"/>
            </w:tcMar>
            <w:hideMark/>
          </w:tcPr>
          <w:p w14:paraId="17B7244A" w14:textId="77777777" w:rsidR="00E8686B" w:rsidRPr="00C35B57" w:rsidRDefault="00E8686B" w:rsidP="00FE2590">
            <w:pPr>
              <w:keepLines/>
              <w:spacing w:after="0" w:line="240" w:lineRule="auto"/>
              <w:jc w:val="left"/>
              <w:textAlignment w:val="baseline"/>
              <w:rPr>
                <w:rFonts w:ascii="Times New Roman" w:hAnsi="Times New Roman"/>
                <w:sz w:val="24"/>
                <w:szCs w:val="24"/>
              </w:rPr>
            </w:pPr>
            <w:r w:rsidRPr="00C35B57">
              <w:rPr>
                <w:rFonts w:cs="Arial"/>
                <w:sz w:val="18"/>
                <w:szCs w:val="18"/>
              </w:rPr>
              <w:t>A document containing data measured/ observed in the field. </w:t>
            </w:r>
          </w:p>
          <w:p w14:paraId="67F7E6D3" w14:textId="77777777" w:rsidR="00E8686B" w:rsidRPr="00C35B57" w:rsidRDefault="00E8686B" w:rsidP="00FE2590">
            <w:pPr>
              <w:keepLines/>
              <w:spacing w:after="0" w:line="240" w:lineRule="auto"/>
              <w:jc w:val="left"/>
              <w:textAlignment w:val="baseline"/>
              <w:rPr>
                <w:rFonts w:ascii="Times New Roman" w:hAnsi="Times New Roman"/>
                <w:sz w:val="24"/>
                <w:szCs w:val="24"/>
              </w:rPr>
            </w:pPr>
            <w:r w:rsidRPr="00C35B57">
              <w:rPr>
                <w:rFonts w:cs="Arial"/>
                <w:sz w:val="18"/>
                <w:szCs w:val="18"/>
              </w:rPr>
              <w:t>“This is what’s happening (or what we think might happen) in the field.” </w:t>
            </w:r>
          </w:p>
        </w:tc>
        <w:tc>
          <w:tcPr>
            <w:tcW w:w="3643" w:type="dxa"/>
            <w:gridSpan w:val="2"/>
            <w:tcBorders>
              <w:top w:val="single" w:sz="6" w:space="0" w:color="auto"/>
              <w:left w:val="single" w:sz="6" w:space="0" w:color="auto"/>
              <w:bottom w:val="single" w:sz="6" w:space="0" w:color="auto"/>
              <w:right w:val="single" w:sz="6" w:space="0" w:color="auto"/>
            </w:tcBorders>
            <w:shd w:val="clear" w:color="auto" w:fill="auto"/>
            <w:tcMar>
              <w:left w:w="72" w:type="dxa"/>
              <w:right w:w="72" w:type="dxa"/>
            </w:tcMar>
            <w:hideMark/>
          </w:tcPr>
          <w:p w14:paraId="2C5F127B" w14:textId="64880B58" w:rsidR="00E8686B" w:rsidRPr="00C35B57" w:rsidRDefault="00E8686B" w:rsidP="00FE2590">
            <w:pPr>
              <w:keepLines/>
              <w:spacing w:after="0" w:line="240" w:lineRule="auto"/>
              <w:jc w:val="left"/>
              <w:textAlignment w:val="baseline"/>
              <w:rPr>
                <w:rFonts w:ascii="Times New Roman" w:hAnsi="Times New Roman"/>
                <w:sz w:val="24"/>
                <w:szCs w:val="24"/>
              </w:rPr>
            </w:pPr>
            <w:r w:rsidRPr="00C35B57">
              <w:rPr>
                <w:rFonts w:cs="Arial"/>
                <w:sz w:val="18"/>
                <w:szCs w:val="18"/>
              </w:rPr>
              <w:t xml:space="preserve">Crop scout, remote observation or a </w:t>
            </w:r>
            <w:r w:rsidR="007A04DA">
              <w:rPr>
                <w:rFonts w:cs="Arial"/>
                <w:sz w:val="18"/>
                <w:szCs w:val="18"/>
              </w:rPr>
              <w:t>party</w:t>
            </w:r>
            <w:r w:rsidRPr="00C35B57">
              <w:rPr>
                <w:rFonts w:cs="Arial"/>
                <w:sz w:val="18"/>
                <w:szCs w:val="18"/>
              </w:rPr>
              <w:t xml:space="preserve"> tasked with monitoring or forecasting conditions in the field. </w:t>
            </w:r>
          </w:p>
        </w:tc>
      </w:tr>
      <w:tr w:rsidR="00E8686B" w:rsidRPr="00C35B57" w14:paraId="2788AB71" w14:textId="77777777" w:rsidTr="003D3602">
        <w:trPr>
          <w:jc w:val="center"/>
        </w:trPr>
        <w:tc>
          <w:tcPr>
            <w:tcW w:w="1544" w:type="dxa"/>
            <w:tcBorders>
              <w:top w:val="single" w:sz="6" w:space="0" w:color="auto"/>
              <w:left w:val="single" w:sz="6" w:space="0" w:color="auto"/>
              <w:bottom w:val="single" w:sz="6" w:space="0" w:color="auto"/>
              <w:right w:val="single" w:sz="6" w:space="0" w:color="auto"/>
            </w:tcBorders>
            <w:shd w:val="clear" w:color="auto" w:fill="auto"/>
            <w:hideMark/>
          </w:tcPr>
          <w:p w14:paraId="0E3FDA50" w14:textId="77777777" w:rsidR="00E8686B" w:rsidRPr="00C35B57" w:rsidRDefault="00E8686B" w:rsidP="00FE2590">
            <w:pPr>
              <w:keepLines/>
              <w:spacing w:after="0" w:line="240" w:lineRule="auto"/>
              <w:jc w:val="center"/>
              <w:textAlignment w:val="baseline"/>
              <w:rPr>
                <w:rFonts w:ascii="Times New Roman" w:hAnsi="Times New Roman"/>
                <w:sz w:val="24"/>
                <w:szCs w:val="24"/>
              </w:rPr>
            </w:pPr>
            <w:r w:rsidRPr="00C35B57">
              <w:rPr>
                <w:rFonts w:cs="Arial"/>
                <w:sz w:val="18"/>
                <w:szCs w:val="18"/>
              </w:rPr>
              <w:t>Recommendation </w:t>
            </w:r>
          </w:p>
        </w:tc>
        <w:tc>
          <w:tcPr>
            <w:tcW w:w="943" w:type="dxa"/>
            <w:tcBorders>
              <w:top w:val="single" w:sz="6" w:space="0" w:color="auto"/>
              <w:left w:val="single" w:sz="6" w:space="0" w:color="auto"/>
              <w:bottom w:val="single" w:sz="6" w:space="0" w:color="auto"/>
              <w:right w:val="single" w:sz="6" w:space="0" w:color="auto"/>
            </w:tcBorders>
            <w:shd w:val="clear" w:color="auto" w:fill="auto"/>
            <w:hideMark/>
          </w:tcPr>
          <w:p w14:paraId="42A6EC81" w14:textId="77777777" w:rsidR="00E8686B" w:rsidRPr="00C35B57" w:rsidRDefault="00E8686B" w:rsidP="00FE2590">
            <w:pPr>
              <w:keepLines/>
              <w:spacing w:after="0" w:line="240" w:lineRule="auto"/>
              <w:jc w:val="center"/>
              <w:textAlignment w:val="baseline"/>
              <w:rPr>
                <w:rFonts w:ascii="Times New Roman" w:hAnsi="Times New Roman"/>
                <w:sz w:val="24"/>
                <w:szCs w:val="24"/>
              </w:rPr>
            </w:pPr>
            <w:r w:rsidRPr="00C35B57">
              <w:rPr>
                <w:rFonts w:cs="Arial"/>
                <w:sz w:val="18"/>
                <w:szCs w:val="18"/>
              </w:rPr>
              <w:t>Tactical </w:t>
            </w:r>
          </w:p>
        </w:tc>
        <w:tc>
          <w:tcPr>
            <w:tcW w:w="3605" w:type="dxa"/>
            <w:tcBorders>
              <w:top w:val="single" w:sz="6" w:space="0" w:color="auto"/>
              <w:left w:val="single" w:sz="6" w:space="0" w:color="auto"/>
              <w:bottom w:val="single" w:sz="6" w:space="0" w:color="auto"/>
              <w:right w:val="single" w:sz="6" w:space="0" w:color="auto"/>
            </w:tcBorders>
            <w:shd w:val="clear" w:color="auto" w:fill="auto"/>
            <w:tcMar>
              <w:left w:w="72" w:type="dxa"/>
              <w:right w:w="72" w:type="dxa"/>
            </w:tcMar>
            <w:hideMark/>
          </w:tcPr>
          <w:p w14:paraId="18CBE89B" w14:textId="664FD93B" w:rsidR="00E8686B" w:rsidRPr="00C35B57" w:rsidRDefault="00227F5C" w:rsidP="00FE2590">
            <w:pPr>
              <w:keepLines/>
              <w:spacing w:after="0" w:line="240" w:lineRule="auto"/>
              <w:jc w:val="left"/>
              <w:textAlignment w:val="baseline"/>
              <w:rPr>
                <w:rFonts w:ascii="Times New Roman" w:hAnsi="Times New Roman"/>
                <w:sz w:val="24"/>
                <w:szCs w:val="24"/>
              </w:rPr>
            </w:pPr>
            <w:r>
              <w:rPr>
                <w:rFonts w:cs="Arial"/>
                <w:sz w:val="18"/>
                <w:szCs w:val="18"/>
              </w:rPr>
              <w:t>“</w:t>
            </w:r>
            <w:r w:rsidR="00E8686B" w:rsidRPr="00C35B57">
              <w:rPr>
                <w:rFonts w:cs="Arial"/>
                <w:sz w:val="18"/>
                <w:szCs w:val="18"/>
              </w:rPr>
              <w:t>This is what I recommend we should do.</w:t>
            </w:r>
            <w:r>
              <w:rPr>
                <w:rFonts w:cs="Arial"/>
                <w:sz w:val="18"/>
                <w:szCs w:val="18"/>
              </w:rPr>
              <w:t>”</w:t>
            </w:r>
            <w:r w:rsidR="00E8686B" w:rsidRPr="00C35B57">
              <w:rPr>
                <w:rFonts w:cs="Arial"/>
                <w:sz w:val="18"/>
                <w:szCs w:val="18"/>
              </w:rPr>
              <w:t> </w:t>
            </w:r>
          </w:p>
          <w:p w14:paraId="61A750AF" w14:textId="77777777" w:rsidR="00E8686B" w:rsidRPr="00C35B57" w:rsidRDefault="00E8686B" w:rsidP="00FE2590">
            <w:pPr>
              <w:keepLines/>
              <w:spacing w:after="0" w:line="240" w:lineRule="auto"/>
              <w:jc w:val="left"/>
              <w:textAlignment w:val="baseline"/>
              <w:rPr>
                <w:rFonts w:ascii="Times New Roman" w:hAnsi="Times New Roman"/>
                <w:sz w:val="24"/>
                <w:szCs w:val="24"/>
              </w:rPr>
            </w:pPr>
            <w:r w:rsidRPr="00C35B57">
              <w:rPr>
                <w:rFonts w:cs="Arial"/>
                <w:sz w:val="18"/>
                <w:szCs w:val="18"/>
              </w:rPr>
              <w:t>This document is not always acted upon; it is acted upon via a work order, upon approval. </w:t>
            </w:r>
          </w:p>
        </w:tc>
        <w:tc>
          <w:tcPr>
            <w:tcW w:w="3643" w:type="dxa"/>
            <w:gridSpan w:val="2"/>
            <w:tcBorders>
              <w:top w:val="single" w:sz="6" w:space="0" w:color="auto"/>
              <w:left w:val="single" w:sz="6" w:space="0" w:color="auto"/>
              <w:bottom w:val="single" w:sz="6" w:space="0" w:color="auto"/>
              <w:right w:val="single" w:sz="6" w:space="0" w:color="auto"/>
            </w:tcBorders>
            <w:shd w:val="clear" w:color="auto" w:fill="auto"/>
            <w:tcMar>
              <w:left w:w="72" w:type="dxa"/>
              <w:right w:w="72" w:type="dxa"/>
            </w:tcMar>
            <w:hideMark/>
          </w:tcPr>
          <w:p w14:paraId="6ACF2343" w14:textId="06C7DC62" w:rsidR="00E8686B" w:rsidRPr="00C35B57" w:rsidRDefault="00E8686B" w:rsidP="00FE2590">
            <w:pPr>
              <w:keepLines/>
              <w:spacing w:after="0" w:line="240" w:lineRule="auto"/>
              <w:jc w:val="left"/>
              <w:textAlignment w:val="baseline"/>
              <w:rPr>
                <w:rFonts w:ascii="Times New Roman" w:hAnsi="Times New Roman"/>
                <w:sz w:val="24"/>
                <w:szCs w:val="24"/>
              </w:rPr>
            </w:pPr>
            <w:r w:rsidRPr="00C35B57">
              <w:rPr>
                <w:rFonts w:cs="Arial"/>
                <w:sz w:val="18"/>
                <w:szCs w:val="18"/>
              </w:rPr>
              <w:t xml:space="preserve">An individual, such as a consultant or agronomist, </w:t>
            </w:r>
            <w:r w:rsidR="007A04DA">
              <w:rPr>
                <w:rFonts w:cs="Arial"/>
                <w:sz w:val="18"/>
                <w:szCs w:val="18"/>
              </w:rPr>
              <w:t xml:space="preserve">or other party </w:t>
            </w:r>
            <w:r w:rsidRPr="00C35B57">
              <w:rPr>
                <w:rFonts w:cs="Arial"/>
                <w:sz w:val="18"/>
                <w:szCs w:val="18"/>
              </w:rPr>
              <w:t>with the expertise/ licensing necessary to recommend a course of action. </w:t>
            </w:r>
          </w:p>
        </w:tc>
      </w:tr>
      <w:tr w:rsidR="00E8686B" w:rsidRPr="00C35B57" w14:paraId="4EBC1D4A" w14:textId="77777777" w:rsidTr="003D3602">
        <w:trPr>
          <w:jc w:val="center"/>
        </w:trPr>
        <w:tc>
          <w:tcPr>
            <w:tcW w:w="1544" w:type="dxa"/>
            <w:tcBorders>
              <w:top w:val="single" w:sz="6" w:space="0" w:color="auto"/>
              <w:left w:val="single" w:sz="6" w:space="0" w:color="auto"/>
              <w:bottom w:val="single" w:sz="6" w:space="0" w:color="auto"/>
              <w:right w:val="single" w:sz="6" w:space="0" w:color="auto"/>
            </w:tcBorders>
            <w:shd w:val="clear" w:color="auto" w:fill="auto"/>
            <w:hideMark/>
          </w:tcPr>
          <w:p w14:paraId="4125C952" w14:textId="77777777" w:rsidR="00E8686B" w:rsidRPr="00C35B57" w:rsidRDefault="00E8686B" w:rsidP="00FE2590">
            <w:pPr>
              <w:keepLines/>
              <w:spacing w:after="0" w:line="240" w:lineRule="auto"/>
              <w:jc w:val="center"/>
              <w:textAlignment w:val="baseline"/>
              <w:rPr>
                <w:rFonts w:ascii="Times New Roman" w:hAnsi="Times New Roman"/>
                <w:sz w:val="24"/>
                <w:szCs w:val="24"/>
              </w:rPr>
            </w:pPr>
            <w:r w:rsidRPr="00C35B57">
              <w:rPr>
                <w:rFonts w:cs="Arial"/>
                <w:sz w:val="18"/>
                <w:szCs w:val="18"/>
              </w:rPr>
              <w:t>Work Order </w:t>
            </w:r>
          </w:p>
        </w:tc>
        <w:tc>
          <w:tcPr>
            <w:tcW w:w="943" w:type="dxa"/>
            <w:tcBorders>
              <w:top w:val="single" w:sz="6" w:space="0" w:color="auto"/>
              <w:left w:val="single" w:sz="6" w:space="0" w:color="auto"/>
              <w:bottom w:val="single" w:sz="6" w:space="0" w:color="auto"/>
              <w:right w:val="single" w:sz="6" w:space="0" w:color="auto"/>
            </w:tcBorders>
            <w:shd w:val="clear" w:color="auto" w:fill="auto"/>
            <w:hideMark/>
          </w:tcPr>
          <w:p w14:paraId="61A91C43" w14:textId="77777777" w:rsidR="00E8686B" w:rsidRPr="00C35B57" w:rsidRDefault="00E8686B" w:rsidP="00FE2590">
            <w:pPr>
              <w:keepLines/>
              <w:spacing w:after="0" w:line="240" w:lineRule="auto"/>
              <w:jc w:val="center"/>
              <w:textAlignment w:val="baseline"/>
              <w:rPr>
                <w:rFonts w:ascii="Times New Roman" w:hAnsi="Times New Roman"/>
                <w:sz w:val="24"/>
                <w:szCs w:val="24"/>
              </w:rPr>
            </w:pPr>
            <w:r w:rsidRPr="00C35B57">
              <w:rPr>
                <w:rFonts w:cs="Arial"/>
                <w:sz w:val="18"/>
                <w:szCs w:val="18"/>
              </w:rPr>
              <w:t>Tactical </w:t>
            </w:r>
          </w:p>
        </w:tc>
        <w:tc>
          <w:tcPr>
            <w:tcW w:w="3605" w:type="dxa"/>
            <w:tcBorders>
              <w:top w:val="single" w:sz="6" w:space="0" w:color="auto"/>
              <w:left w:val="single" w:sz="6" w:space="0" w:color="auto"/>
              <w:bottom w:val="single" w:sz="6" w:space="0" w:color="auto"/>
              <w:right w:val="single" w:sz="6" w:space="0" w:color="auto"/>
            </w:tcBorders>
            <w:shd w:val="clear" w:color="auto" w:fill="auto"/>
            <w:tcMar>
              <w:left w:w="72" w:type="dxa"/>
              <w:right w:w="72" w:type="dxa"/>
            </w:tcMar>
            <w:hideMark/>
          </w:tcPr>
          <w:p w14:paraId="2FAE2F80" w14:textId="5AFC67E4" w:rsidR="00E8686B" w:rsidRPr="00C35B57" w:rsidRDefault="00227F5C" w:rsidP="00FE2590">
            <w:pPr>
              <w:keepLines/>
              <w:spacing w:after="0" w:line="240" w:lineRule="auto"/>
              <w:jc w:val="left"/>
              <w:textAlignment w:val="baseline"/>
              <w:rPr>
                <w:rFonts w:ascii="Times New Roman" w:hAnsi="Times New Roman"/>
                <w:sz w:val="24"/>
                <w:szCs w:val="24"/>
              </w:rPr>
            </w:pPr>
            <w:r>
              <w:rPr>
                <w:rFonts w:cs="Arial"/>
                <w:sz w:val="18"/>
                <w:szCs w:val="18"/>
              </w:rPr>
              <w:t>“</w:t>
            </w:r>
            <w:r w:rsidR="00E8686B" w:rsidRPr="00C35B57">
              <w:rPr>
                <w:rFonts w:cs="Arial"/>
                <w:sz w:val="18"/>
                <w:szCs w:val="18"/>
              </w:rPr>
              <w:t>This is what we are going to do.</w:t>
            </w:r>
            <w:r>
              <w:rPr>
                <w:rFonts w:cs="Arial"/>
                <w:sz w:val="18"/>
                <w:szCs w:val="18"/>
              </w:rPr>
              <w:t>”</w:t>
            </w:r>
            <w:r w:rsidR="00E8686B" w:rsidRPr="00C35B57">
              <w:rPr>
                <w:rFonts w:cs="Arial"/>
                <w:sz w:val="18"/>
                <w:szCs w:val="18"/>
              </w:rPr>
              <w:t> </w:t>
            </w:r>
          </w:p>
        </w:tc>
        <w:tc>
          <w:tcPr>
            <w:tcW w:w="3643" w:type="dxa"/>
            <w:gridSpan w:val="2"/>
            <w:tcBorders>
              <w:top w:val="single" w:sz="6" w:space="0" w:color="auto"/>
              <w:left w:val="single" w:sz="6" w:space="0" w:color="auto"/>
              <w:bottom w:val="single" w:sz="6" w:space="0" w:color="auto"/>
              <w:right w:val="single" w:sz="6" w:space="0" w:color="auto"/>
            </w:tcBorders>
            <w:shd w:val="clear" w:color="auto" w:fill="auto"/>
            <w:tcMar>
              <w:left w:w="72" w:type="dxa"/>
              <w:right w:w="72" w:type="dxa"/>
            </w:tcMar>
            <w:hideMark/>
          </w:tcPr>
          <w:p w14:paraId="48611053" w14:textId="21DD05CE" w:rsidR="00E8686B" w:rsidRPr="00C35B57" w:rsidRDefault="00E8686B" w:rsidP="00FE2590">
            <w:pPr>
              <w:keepLines/>
              <w:spacing w:after="0" w:line="240" w:lineRule="auto"/>
              <w:jc w:val="left"/>
              <w:textAlignment w:val="baseline"/>
              <w:rPr>
                <w:rFonts w:ascii="Times New Roman" w:hAnsi="Times New Roman"/>
                <w:sz w:val="24"/>
                <w:szCs w:val="24"/>
              </w:rPr>
            </w:pPr>
            <w:r w:rsidRPr="00C35B57">
              <w:rPr>
                <w:rFonts w:cs="Arial"/>
                <w:sz w:val="18"/>
                <w:szCs w:val="18"/>
              </w:rPr>
              <w:t xml:space="preserve">An individual </w:t>
            </w:r>
            <w:r w:rsidR="007A04DA">
              <w:rPr>
                <w:rFonts w:cs="Arial"/>
                <w:sz w:val="18"/>
                <w:szCs w:val="18"/>
              </w:rPr>
              <w:t xml:space="preserve">or organization </w:t>
            </w:r>
            <w:r w:rsidRPr="00C35B57">
              <w:rPr>
                <w:rFonts w:cs="Arial"/>
                <w:sz w:val="18"/>
                <w:szCs w:val="18"/>
              </w:rPr>
              <w:t>with authority to order the work done. </w:t>
            </w:r>
          </w:p>
        </w:tc>
      </w:tr>
      <w:tr w:rsidR="00E8686B" w:rsidRPr="00C35B57" w14:paraId="7ECE0D08" w14:textId="77777777" w:rsidTr="003D3602">
        <w:trPr>
          <w:jc w:val="center"/>
        </w:trPr>
        <w:tc>
          <w:tcPr>
            <w:tcW w:w="1544" w:type="dxa"/>
            <w:tcBorders>
              <w:top w:val="single" w:sz="6" w:space="0" w:color="auto"/>
              <w:left w:val="single" w:sz="6" w:space="0" w:color="auto"/>
              <w:bottom w:val="single" w:sz="6" w:space="0" w:color="auto"/>
              <w:right w:val="single" w:sz="6" w:space="0" w:color="auto"/>
            </w:tcBorders>
            <w:shd w:val="clear" w:color="auto" w:fill="auto"/>
            <w:hideMark/>
          </w:tcPr>
          <w:p w14:paraId="21BC7142" w14:textId="77777777" w:rsidR="00E8686B" w:rsidRPr="00C35B57" w:rsidRDefault="00E8686B" w:rsidP="00FE2590">
            <w:pPr>
              <w:keepLines/>
              <w:spacing w:after="0" w:line="240" w:lineRule="auto"/>
              <w:jc w:val="center"/>
              <w:textAlignment w:val="baseline"/>
              <w:rPr>
                <w:rFonts w:ascii="Times New Roman" w:hAnsi="Times New Roman"/>
                <w:sz w:val="24"/>
                <w:szCs w:val="24"/>
              </w:rPr>
            </w:pPr>
            <w:r w:rsidRPr="00C35B57">
              <w:rPr>
                <w:rFonts w:cs="Arial"/>
                <w:sz w:val="18"/>
                <w:szCs w:val="18"/>
              </w:rPr>
              <w:lastRenderedPageBreak/>
              <w:t>Work Record </w:t>
            </w:r>
          </w:p>
        </w:tc>
        <w:tc>
          <w:tcPr>
            <w:tcW w:w="943" w:type="dxa"/>
            <w:tcBorders>
              <w:top w:val="single" w:sz="6" w:space="0" w:color="auto"/>
              <w:left w:val="single" w:sz="6" w:space="0" w:color="auto"/>
              <w:bottom w:val="single" w:sz="6" w:space="0" w:color="auto"/>
              <w:right w:val="single" w:sz="6" w:space="0" w:color="auto"/>
            </w:tcBorders>
            <w:shd w:val="clear" w:color="auto" w:fill="auto"/>
            <w:hideMark/>
          </w:tcPr>
          <w:p w14:paraId="5551AE7E" w14:textId="77777777" w:rsidR="00E8686B" w:rsidRPr="00C35B57" w:rsidRDefault="00E8686B" w:rsidP="00FE2590">
            <w:pPr>
              <w:keepLines/>
              <w:spacing w:after="0" w:line="240" w:lineRule="auto"/>
              <w:jc w:val="center"/>
              <w:textAlignment w:val="baseline"/>
              <w:rPr>
                <w:rFonts w:ascii="Times New Roman" w:hAnsi="Times New Roman"/>
                <w:sz w:val="24"/>
                <w:szCs w:val="24"/>
              </w:rPr>
            </w:pPr>
            <w:r w:rsidRPr="00C35B57">
              <w:rPr>
                <w:rFonts w:cs="Arial"/>
                <w:sz w:val="18"/>
                <w:szCs w:val="18"/>
              </w:rPr>
              <w:t>Tactical/ Historical </w:t>
            </w:r>
          </w:p>
        </w:tc>
        <w:tc>
          <w:tcPr>
            <w:tcW w:w="3605" w:type="dxa"/>
            <w:tcBorders>
              <w:top w:val="single" w:sz="6" w:space="0" w:color="auto"/>
              <w:left w:val="single" w:sz="6" w:space="0" w:color="auto"/>
              <w:bottom w:val="single" w:sz="6" w:space="0" w:color="auto"/>
              <w:right w:val="single" w:sz="6" w:space="0" w:color="auto"/>
            </w:tcBorders>
            <w:shd w:val="clear" w:color="auto" w:fill="auto"/>
            <w:tcMar>
              <w:left w:w="72" w:type="dxa"/>
              <w:right w:w="72" w:type="dxa"/>
            </w:tcMar>
            <w:hideMark/>
          </w:tcPr>
          <w:p w14:paraId="399FF67C" w14:textId="7A77E53B" w:rsidR="00E8686B" w:rsidRPr="00C35B57" w:rsidRDefault="00227F5C" w:rsidP="00FE2590">
            <w:pPr>
              <w:keepLines/>
              <w:spacing w:after="0" w:line="240" w:lineRule="auto"/>
              <w:jc w:val="left"/>
              <w:textAlignment w:val="baseline"/>
              <w:rPr>
                <w:rFonts w:ascii="Times New Roman" w:hAnsi="Times New Roman"/>
                <w:sz w:val="24"/>
                <w:szCs w:val="24"/>
              </w:rPr>
            </w:pPr>
            <w:r>
              <w:rPr>
                <w:rFonts w:cs="Arial"/>
                <w:sz w:val="18"/>
                <w:szCs w:val="18"/>
              </w:rPr>
              <w:t>“</w:t>
            </w:r>
            <w:r w:rsidR="00E8686B" w:rsidRPr="00C35B57">
              <w:rPr>
                <w:rFonts w:cs="Arial"/>
                <w:sz w:val="18"/>
                <w:szCs w:val="18"/>
              </w:rPr>
              <w:t>This is what we actually did in the field.</w:t>
            </w:r>
            <w:r>
              <w:rPr>
                <w:rFonts w:cs="Arial"/>
                <w:sz w:val="18"/>
                <w:szCs w:val="18"/>
              </w:rPr>
              <w:t>”</w:t>
            </w:r>
            <w:r w:rsidR="00E8686B" w:rsidRPr="00C35B57">
              <w:rPr>
                <w:rFonts w:cs="Arial"/>
                <w:sz w:val="18"/>
                <w:szCs w:val="18"/>
              </w:rPr>
              <w:t> </w:t>
            </w:r>
          </w:p>
        </w:tc>
        <w:tc>
          <w:tcPr>
            <w:tcW w:w="3643" w:type="dxa"/>
            <w:gridSpan w:val="2"/>
            <w:tcBorders>
              <w:top w:val="single" w:sz="6" w:space="0" w:color="auto"/>
              <w:left w:val="single" w:sz="6" w:space="0" w:color="auto"/>
              <w:bottom w:val="single" w:sz="6" w:space="0" w:color="auto"/>
              <w:right w:val="single" w:sz="6" w:space="0" w:color="auto"/>
            </w:tcBorders>
            <w:shd w:val="clear" w:color="auto" w:fill="auto"/>
            <w:tcMar>
              <w:left w:w="72" w:type="dxa"/>
              <w:right w:w="72" w:type="dxa"/>
            </w:tcMar>
            <w:hideMark/>
          </w:tcPr>
          <w:p w14:paraId="48BFBD4D" w14:textId="77777777" w:rsidR="00E8686B" w:rsidRPr="00C35B57" w:rsidRDefault="00E8686B" w:rsidP="00FE2590">
            <w:pPr>
              <w:keepLines/>
              <w:spacing w:after="0" w:line="240" w:lineRule="auto"/>
              <w:jc w:val="left"/>
              <w:textAlignment w:val="baseline"/>
              <w:rPr>
                <w:rFonts w:ascii="Times New Roman" w:hAnsi="Times New Roman"/>
                <w:sz w:val="24"/>
                <w:szCs w:val="24"/>
              </w:rPr>
            </w:pPr>
            <w:r w:rsidRPr="00C35B57">
              <w:rPr>
                <w:rFonts w:cs="Arial"/>
                <w:sz w:val="18"/>
                <w:szCs w:val="18"/>
              </w:rPr>
              <w:t>May be automatically generated; otherwise, an operator that performed the task. </w:t>
            </w:r>
          </w:p>
        </w:tc>
      </w:tr>
      <w:tr w:rsidR="00E8686B" w:rsidRPr="00C35B57" w14:paraId="238DCC25" w14:textId="77777777" w:rsidTr="00FE2590">
        <w:trPr>
          <w:jc w:val="center"/>
        </w:trPr>
        <w:tc>
          <w:tcPr>
            <w:tcW w:w="9714" w:type="dxa"/>
            <w:gridSpan w:val="4"/>
            <w:tcBorders>
              <w:top w:val="single" w:sz="6" w:space="0" w:color="auto"/>
              <w:left w:val="single" w:sz="6" w:space="0" w:color="auto"/>
              <w:bottom w:val="single" w:sz="6" w:space="0" w:color="auto"/>
              <w:right w:val="single" w:sz="6" w:space="0" w:color="auto"/>
            </w:tcBorders>
            <w:shd w:val="clear" w:color="auto" w:fill="auto"/>
            <w:hideMark/>
          </w:tcPr>
          <w:p w14:paraId="41D6F8D9" w14:textId="77777777" w:rsidR="00E8686B" w:rsidRPr="00C35B57" w:rsidRDefault="00E8686B" w:rsidP="00FE2590">
            <w:pPr>
              <w:keepLines/>
              <w:spacing w:after="0" w:line="240" w:lineRule="auto"/>
              <w:jc w:val="center"/>
              <w:textAlignment w:val="baseline"/>
              <w:rPr>
                <w:rFonts w:ascii="Times New Roman" w:hAnsi="Times New Roman"/>
                <w:sz w:val="24"/>
                <w:szCs w:val="24"/>
              </w:rPr>
            </w:pPr>
            <w:r w:rsidRPr="00C35B57">
              <w:rPr>
                <w:rFonts w:cs="Arial"/>
                <w:b/>
                <w:bCs/>
                <w:sz w:val="18"/>
                <w:szCs w:val="18"/>
              </w:rPr>
              <w:t>Reference, Setup, and Configuration Data</w:t>
            </w:r>
            <w:r w:rsidRPr="00C35B57">
              <w:rPr>
                <w:rFonts w:cs="Arial"/>
                <w:sz w:val="18"/>
                <w:szCs w:val="18"/>
              </w:rPr>
              <w:t> </w:t>
            </w:r>
          </w:p>
        </w:tc>
        <w:tc>
          <w:tcPr>
            <w:tcW w:w="0" w:type="auto"/>
            <w:shd w:val="clear" w:color="auto" w:fill="auto"/>
            <w:vAlign w:val="center"/>
            <w:hideMark/>
          </w:tcPr>
          <w:p w14:paraId="6F1569EE" w14:textId="77777777" w:rsidR="00E8686B" w:rsidRPr="00C35B57" w:rsidRDefault="00E8686B" w:rsidP="00FE2590">
            <w:pPr>
              <w:keepLines/>
              <w:spacing w:after="0" w:line="240" w:lineRule="auto"/>
              <w:jc w:val="left"/>
              <w:rPr>
                <w:rFonts w:ascii="Times New Roman" w:hAnsi="Times New Roman"/>
              </w:rPr>
            </w:pPr>
          </w:p>
        </w:tc>
      </w:tr>
      <w:tr w:rsidR="00E8686B" w:rsidRPr="00C35B57" w14:paraId="0E2F927B" w14:textId="77777777" w:rsidTr="003D3602">
        <w:trPr>
          <w:jc w:val="center"/>
        </w:trPr>
        <w:tc>
          <w:tcPr>
            <w:tcW w:w="1544" w:type="dxa"/>
            <w:tcBorders>
              <w:top w:val="single" w:sz="6" w:space="0" w:color="auto"/>
              <w:left w:val="single" w:sz="6" w:space="0" w:color="auto"/>
              <w:bottom w:val="single" w:sz="6" w:space="0" w:color="auto"/>
              <w:right w:val="single" w:sz="6" w:space="0" w:color="auto"/>
            </w:tcBorders>
            <w:shd w:val="clear" w:color="auto" w:fill="auto"/>
            <w:hideMark/>
          </w:tcPr>
          <w:p w14:paraId="11DD6483" w14:textId="77777777" w:rsidR="00E8686B" w:rsidRPr="00C35B57" w:rsidRDefault="00E8686B" w:rsidP="00FE2590">
            <w:pPr>
              <w:keepLines/>
              <w:spacing w:after="0" w:line="240" w:lineRule="auto"/>
              <w:jc w:val="center"/>
              <w:textAlignment w:val="baseline"/>
              <w:rPr>
                <w:rFonts w:ascii="Times New Roman" w:hAnsi="Times New Roman"/>
                <w:sz w:val="24"/>
                <w:szCs w:val="24"/>
              </w:rPr>
            </w:pPr>
            <w:r w:rsidRPr="00C35B57">
              <w:rPr>
                <w:rFonts w:cs="Arial"/>
                <w:sz w:val="18"/>
                <w:szCs w:val="18"/>
              </w:rPr>
              <w:t>Reference Data and Setup File </w:t>
            </w:r>
          </w:p>
        </w:tc>
        <w:tc>
          <w:tcPr>
            <w:tcW w:w="943" w:type="dxa"/>
            <w:tcBorders>
              <w:top w:val="single" w:sz="6" w:space="0" w:color="auto"/>
              <w:left w:val="single" w:sz="6" w:space="0" w:color="auto"/>
              <w:bottom w:val="single" w:sz="6" w:space="0" w:color="auto"/>
              <w:right w:val="single" w:sz="6" w:space="0" w:color="auto"/>
            </w:tcBorders>
            <w:shd w:val="clear" w:color="auto" w:fill="auto"/>
            <w:hideMark/>
          </w:tcPr>
          <w:p w14:paraId="7565AA7C" w14:textId="77777777" w:rsidR="00E8686B" w:rsidRPr="00C35B57" w:rsidRDefault="00E8686B" w:rsidP="00FE2590">
            <w:pPr>
              <w:keepLines/>
              <w:spacing w:after="0" w:line="240" w:lineRule="auto"/>
              <w:jc w:val="center"/>
              <w:textAlignment w:val="baseline"/>
              <w:rPr>
                <w:rFonts w:ascii="Times New Roman" w:hAnsi="Times New Roman"/>
                <w:sz w:val="24"/>
                <w:szCs w:val="24"/>
              </w:rPr>
            </w:pPr>
            <w:r w:rsidRPr="00C35B57">
              <w:rPr>
                <w:rFonts w:cs="Arial"/>
                <w:sz w:val="18"/>
                <w:szCs w:val="18"/>
              </w:rPr>
              <w:t>All </w:t>
            </w:r>
          </w:p>
        </w:tc>
        <w:tc>
          <w:tcPr>
            <w:tcW w:w="3605" w:type="dxa"/>
            <w:tcBorders>
              <w:top w:val="single" w:sz="6" w:space="0" w:color="auto"/>
              <w:left w:val="single" w:sz="6" w:space="0" w:color="auto"/>
              <w:bottom w:val="single" w:sz="6" w:space="0" w:color="auto"/>
              <w:right w:val="single" w:sz="6" w:space="0" w:color="auto"/>
            </w:tcBorders>
            <w:shd w:val="clear" w:color="auto" w:fill="auto"/>
            <w:tcMar>
              <w:left w:w="72" w:type="dxa"/>
              <w:right w:w="72" w:type="dxa"/>
            </w:tcMar>
            <w:hideMark/>
          </w:tcPr>
          <w:p w14:paraId="584A6064" w14:textId="3446C896" w:rsidR="00E8686B" w:rsidRPr="00C35B57" w:rsidRDefault="00227F5C" w:rsidP="00FE2590">
            <w:pPr>
              <w:keepLines/>
              <w:spacing w:after="0" w:line="240" w:lineRule="auto"/>
              <w:jc w:val="left"/>
              <w:textAlignment w:val="baseline"/>
              <w:rPr>
                <w:rFonts w:ascii="Times New Roman" w:hAnsi="Times New Roman"/>
                <w:sz w:val="24"/>
                <w:szCs w:val="24"/>
              </w:rPr>
            </w:pPr>
            <w:r>
              <w:rPr>
                <w:rFonts w:cs="Arial"/>
                <w:sz w:val="18"/>
                <w:szCs w:val="18"/>
              </w:rPr>
              <w:t>“</w:t>
            </w:r>
            <w:r w:rsidR="00E8686B" w:rsidRPr="00C35B57">
              <w:rPr>
                <w:rFonts w:cs="Arial"/>
                <w:sz w:val="18"/>
                <w:szCs w:val="18"/>
              </w:rPr>
              <w:t>This is the common information we need in order to set up and support accurate and efficient data exchange.</w:t>
            </w:r>
            <w:r>
              <w:rPr>
                <w:rFonts w:cs="Arial"/>
                <w:sz w:val="18"/>
                <w:szCs w:val="18"/>
              </w:rPr>
              <w:t>”</w:t>
            </w:r>
            <w:r w:rsidR="00E8686B" w:rsidRPr="00C35B57">
              <w:rPr>
                <w:rFonts w:cs="Arial"/>
                <w:sz w:val="18"/>
                <w:szCs w:val="18"/>
              </w:rPr>
              <w:t> </w:t>
            </w:r>
          </w:p>
        </w:tc>
        <w:tc>
          <w:tcPr>
            <w:tcW w:w="3622" w:type="dxa"/>
            <w:tcBorders>
              <w:top w:val="single" w:sz="6" w:space="0" w:color="auto"/>
              <w:left w:val="single" w:sz="6" w:space="0" w:color="auto"/>
              <w:bottom w:val="single" w:sz="6" w:space="0" w:color="auto"/>
              <w:right w:val="single" w:sz="6" w:space="0" w:color="auto"/>
            </w:tcBorders>
            <w:shd w:val="clear" w:color="auto" w:fill="auto"/>
            <w:tcMar>
              <w:left w:w="72" w:type="dxa"/>
              <w:right w:w="72" w:type="dxa"/>
            </w:tcMar>
            <w:hideMark/>
          </w:tcPr>
          <w:p w14:paraId="3860B438" w14:textId="169A2EDD" w:rsidR="00E8686B" w:rsidRPr="00C35B57" w:rsidRDefault="002D5964" w:rsidP="00FE2590">
            <w:pPr>
              <w:keepLines/>
              <w:spacing w:after="0" w:line="240" w:lineRule="auto"/>
              <w:jc w:val="left"/>
              <w:textAlignment w:val="baseline"/>
              <w:rPr>
                <w:rFonts w:ascii="Times New Roman" w:hAnsi="Times New Roman"/>
                <w:sz w:val="24"/>
                <w:szCs w:val="24"/>
              </w:rPr>
            </w:pPr>
            <w:r>
              <w:rPr>
                <w:rFonts w:cs="Arial"/>
                <w:sz w:val="18"/>
                <w:szCs w:val="18"/>
              </w:rPr>
              <w:t>Producer</w:t>
            </w:r>
            <w:r w:rsidR="00E8686B" w:rsidRPr="00C35B57">
              <w:rPr>
                <w:rFonts w:cs="Arial"/>
                <w:sz w:val="18"/>
                <w:szCs w:val="18"/>
              </w:rPr>
              <w:t xml:space="preserve">, or other </w:t>
            </w:r>
            <w:r w:rsidR="0097644E">
              <w:rPr>
                <w:rFonts w:cs="Arial"/>
                <w:sz w:val="18"/>
                <w:szCs w:val="18"/>
              </w:rPr>
              <w:t>party</w:t>
            </w:r>
            <w:r w:rsidR="00E8686B" w:rsidRPr="00C35B57">
              <w:rPr>
                <w:rFonts w:cs="Arial"/>
                <w:sz w:val="18"/>
                <w:szCs w:val="18"/>
              </w:rPr>
              <w:t xml:space="preserve"> involved in managing the </w:t>
            </w:r>
            <w:r>
              <w:rPr>
                <w:rFonts w:cs="Arial"/>
                <w:sz w:val="18"/>
                <w:szCs w:val="18"/>
              </w:rPr>
              <w:t>producer</w:t>
            </w:r>
            <w:r w:rsidR="00227F5C">
              <w:rPr>
                <w:rFonts w:cs="Arial"/>
                <w:sz w:val="18"/>
                <w:szCs w:val="18"/>
              </w:rPr>
              <w:t>’</w:t>
            </w:r>
            <w:r w:rsidR="00E8686B" w:rsidRPr="00C35B57">
              <w:rPr>
                <w:rFonts w:cs="Arial"/>
                <w:sz w:val="18"/>
                <w:szCs w:val="18"/>
              </w:rPr>
              <w:t>s production data. </w:t>
            </w:r>
          </w:p>
        </w:tc>
        <w:tc>
          <w:tcPr>
            <w:tcW w:w="0" w:type="auto"/>
            <w:shd w:val="clear" w:color="auto" w:fill="auto"/>
            <w:vAlign w:val="center"/>
            <w:hideMark/>
          </w:tcPr>
          <w:p w14:paraId="70EEA4A7" w14:textId="77777777" w:rsidR="00E8686B" w:rsidRPr="00C35B57" w:rsidRDefault="00E8686B" w:rsidP="00FE2590">
            <w:pPr>
              <w:keepLines/>
              <w:spacing w:after="0" w:line="240" w:lineRule="auto"/>
              <w:jc w:val="left"/>
              <w:rPr>
                <w:rFonts w:ascii="Times New Roman" w:hAnsi="Times New Roman"/>
              </w:rPr>
            </w:pPr>
          </w:p>
        </w:tc>
      </w:tr>
    </w:tbl>
    <w:p w14:paraId="656B7419" w14:textId="77777777" w:rsidR="000A5E0F" w:rsidRDefault="000A5E0F" w:rsidP="006E3F84"/>
    <w:p w14:paraId="220AFB36" w14:textId="6D47DE82" w:rsidR="00131F06" w:rsidRDefault="00131F06" w:rsidP="00F2081A">
      <w:pPr>
        <w:pStyle w:val="Note"/>
      </w:pPr>
      <w:r>
        <w:t>NOTE</w:t>
      </w:r>
      <w:r w:rsidR="00F2081A">
        <w:tab/>
        <w:t>T</w:t>
      </w:r>
      <w:r>
        <w:t>he use of the word “</w:t>
      </w:r>
      <w:r w:rsidR="0064716A">
        <w:t>d</w:t>
      </w:r>
      <w:r>
        <w:t xml:space="preserve">ocument” in this context is not intended to refer to XML documents, JSON files, or any serialization </w:t>
      </w:r>
      <w:proofErr w:type="gramStart"/>
      <w:r w:rsidR="00D23645">
        <w:t>method</w:t>
      </w:r>
      <w:r w:rsidR="000334B2">
        <w:t xml:space="preserve"> in particular</w:t>
      </w:r>
      <w:proofErr w:type="gramEnd"/>
      <w:r w:rsidR="00D23645">
        <w:t>.</w:t>
      </w:r>
      <w:r w:rsidR="00504F80">
        <w:t xml:space="preserve"> It refers to </w:t>
      </w:r>
      <w:r w:rsidR="007C29D9">
        <w:t xml:space="preserve">the ISO 5127 definition </w:t>
      </w:r>
      <w:r w:rsidR="000C125B">
        <w:t xml:space="preserve">(4.7) </w:t>
      </w:r>
      <w:r w:rsidR="007C29D9">
        <w:t xml:space="preserve">of a document as </w:t>
      </w:r>
      <w:r w:rsidR="00DB3BD5">
        <w:t>recorded information that can be treated as a unit in a documentation process</w:t>
      </w:r>
      <w:r w:rsidR="003D3602">
        <w:t>.</w:t>
      </w:r>
    </w:p>
    <w:p w14:paraId="7813FD0E" w14:textId="26EF34E2" w:rsidR="002A4E7C" w:rsidRPr="00C35B57" w:rsidRDefault="00692DC5" w:rsidP="00F2081A">
      <w:pPr>
        <w:pStyle w:val="Note"/>
      </w:pPr>
      <w:r>
        <w:t>NOTE</w:t>
      </w:r>
      <w:r w:rsidR="00F2081A">
        <w:tab/>
      </w:r>
      <w:r w:rsidR="00DD5950">
        <w:t xml:space="preserve">The </w:t>
      </w:r>
      <w:r w:rsidR="0027509C">
        <w:t xml:space="preserve">“Role” </w:t>
      </w:r>
      <w:r w:rsidR="00C74043">
        <w:t xml:space="preserve">column </w:t>
      </w:r>
      <w:r w:rsidR="00B57A62">
        <w:t>qualif</w:t>
      </w:r>
      <w:r w:rsidR="00DF3166">
        <w:t>ies</w:t>
      </w:r>
      <w:r w:rsidR="00B57A62">
        <w:t xml:space="preserve"> the </w:t>
      </w:r>
      <w:r w:rsidR="0012003F">
        <w:t xml:space="preserve">documents in terms of </w:t>
      </w:r>
      <w:r w:rsidR="00FF699C">
        <w:t>their timeliness</w:t>
      </w:r>
      <w:r w:rsidR="006821F8">
        <w:t xml:space="preserve">, or time interval </w:t>
      </w:r>
      <w:r w:rsidR="00F40568">
        <w:t>in which they are actionable:</w:t>
      </w:r>
      <w:r w:rsidR="00482AFC">
        <w:t xml:space="preserve"> </w:t>
      </w:r>
      <w:r w:rsidR="005063BB">
        <w:t>‘</w:t>
      </w:r>
      <w:r w:rsidR="00482AFC">
        <w:t>Strategic</w:t>
      </w:r>
      <w:r w:rsidR="005063BB">
        <w:t>’ refers to long</w:t>
      </w:r>
      <w:r w:rsidR="00F40568">
        <w:t>er</w:t>
      </w:r>
      <w:r w:rsidR="006E5372">
        <w:t xml:space="preserve"> </w:t>
      </w:r>
      <w:r w:rsidR="00F40568">
        <w:t xml:space="preserve">(e.g., crop season) </w:t>
      </w:r>
      <w:r w:rsidR="006E5372">
        <w:t>time scales and ‘Tactical’ refers to short time scales</w:t>
      </w:r>
      <w:r w:rsidR="00DC7BC0">
        <w:t xml:space="preserve"> (e.g., one field scouting mediated decision cycle)</w:t>
      </w:r>
      <w:r w:rsidR="006E5372">
        <w:t>.</w:t>
      </w:r>
    </w:p>
    <w:p w14:paraId="7F99763C" w14:textId="710E9D2F" w:rsidR="00E8686B" w:rsidRPr="00C35B57" w:rsidRDefault="00E8686B" w:rsidP="00E8686B">
      <w:pPr>
        <w:pStyle w:val="Heading3"/>
      </w:pPr>
      <w:bookmarkStart w:id="53" w:name="_Toc160650409"/>
      <w:r w:rsidRPr="00C35B57">
        <w:t>7.2.1</w:t>
      </w:r>
      <w:r w:rsidRPr="00C35B57">
        <w:tab/>
      </w:r>
      <w:r w:rsidR="00381E10">
        <w:tab/>
      </w:r>
      <w:r w:rsidR="00381E10">
        <w:tab/>
      </w:r>
      <w:r w:rsidRPr="00C35B57">
        <w:t>Document Contents</w:t>
      </w:r>
      <w:bookmarkEnd w:id="53"/>
    </w:p>
    <w:p w14:paraId="6ECD5DFD" w14:textId="18879AD0" w:rsidR="005E278A" w:rsidRPr="00C35B57" w:rsidRDefault="005E278A" w:rsidP="00F55631">
      <w:pPr>
        <w:spacing w:line="240" w:lineRule="auto"/>
        <w:textAlignment w:val="baseline"/>
        <w:rPr>
          <w:rFonts w:cs="Arial"/>
        </w:rPr>
      </w:pPr>
      <w:r w:rsidRPr="00C35B57">
        <w:rPr>
          <w:rFonts w:cs="Arial"/>
        </w:rPr>
        <w:t>Documents contain information focused on completing a</w:t>
      </w:r>
      <w:r w:rsidR="00DB063A">
        <w:rPr>
          <w:rFonts w:cs="Arial"/>
        </w:rPr>
        <w:t xml:space="preserve"> field operation (</w:t>
      </w:r>
      <w:r w:rsidR="005907CE">
        <w:rPr>
          <w:rFonts w:cs="Arial"/>
        </w:rPr>
        <w:t>4.</w:t>
      </w:r>
      <w:r w:rsidR="0013138F">
        <w:rPr>
          <w:rFonts w:cs="Arial"/>
        </w:rPr>
        <w:t>9</w:t>
      </w:r>
      <w:r w:rsidR="00DB063A">
        <w:rPr>
          <w:rFonts w:cs="Arial"/>
        </w:rPr>
        <w:t>)</w:t>
      </w:r>
      <w:r w:rsidRPr="00C35B57">
        <w:rPr>
          <w:rFonts w:cs="Arial"/>
        </w:rPr>
        <w:t>. A work item may, for example, be the specific order to place a specified amount of water over a specific area of a field. Specific contents of a document may include some, or all, of the detailed items shown in Table 3.</w:t>
      </w:r>
    </w:p>
    <w:p w14:paraId="579B9930" w14:textId="428E5807" w:rsidR="005E278A" w:rsidRPr="00C35B57" w:rsidRDefault="005E278A" w:rsidP="005E278A">
      <w:pPr>
        <w:spacing w:after="0" w:line="240" w:lineRule="auto"/>
        <w:jc w:val="center"/>
        <w:textAlignment w:val="baseline"/>
        <w:rPr>
          <w:rFonts w:cs="Arial"/>
          <w:b/>
          <w:bCs/>
        </w:rPr>
      </w:pPr>
      <w:r w:rsidRPr="00C35B57">
        <w:rPr>
          <w:rFonts w:cs="Arial"/>
          <w:b/>
          <w:bCs/>
        </w:rPr>
        <w:t xml:space="preserve">Table 3 – Core </w:t>
      </w:r>
      <w:r w:rsidR="000C125B">
        <w:rPr>
          <w:rFonts w:cs="Arial"/>
          <w:b/>
          <w:bCs/>
        </w:rPr>
        <w:t>d</w:t>
      </w:r>
      <w:r w:rsidRPr="00C35B57">
        <w:rPr>
          <w:rFonts w:cs="Arial"/>
          <w:b/>
          <w:bCs/>
        </w:rPr>
        <w:t>ocument contents </w:t>
      </w:r>
      <w:r w:rsidR="00F2081A">
        <w:rPr>
          <w:rFonts w:cs="Arial"/>
          <w:b/>
          <w:bCs/>
        </w:rPr>
        <w:t>(using irrigation example from part 3 of this standard)</w:t>
      </w:r>
    </w:p>
    <w:p w14:paraId="6EA8131A" w14:textId="77777777" w:rsidR="000E4B61" w:rsidRPr="00C35B57" w:rsidRDefault="000E4B61" w:rsidP="005E278A">
      <w:pPr>
        <w:spacing w:after="0" w:line="240" w:lineRule="auto"/>
        <w:jc w:val="center"/>
        <w:textAlignment w:val="baseline"/>
        <w:rPr>
          <w:rFonts w:ascii="Segoe UI" w:hAnsi="Segoe UI" w:cs="Segoe UI"/>
          <w:b/>
          <w:bCs/>
          <w:sz w:val="18"/>
          <w:szCs w:val="18"/>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98"/>
        <w:gridCol w:w="8437"/>
      </w:tblGrid>
      <w:tr w:rsidR="005E278A" w:rsidRPr="00C35B57" w14:paraId="262F66E7" w14:textId="77777777" w:rsidTr="005E278A">
        <w:trPr>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07509E08" w14:textId="77777777" w:rsidR="005E278A" w:rsidRPr="00C35B57" w:rsidRDefault="005E278A" w:rsidP="005E278A">
            <w:pPr>
              <w:spacing w:after="0" w:line="240" w:lineRule="auto"/>
              <w:jc w:val="center"/>
              <w:textAlignment w:val="baseline"/>
              <w:rPr>
                <w:rFonts w:ascii="Times New Roman" w:hAnsi="Times New Roman"/>
                <w:sz w:val="24"/>
                <w:szCs w:val="24"/>
              </w:rPr>
            </w:pPr>
            <w:r w:rsidRPr="00C35B57">
              <w:rPr>
                <w:rFonts w:cs="Arial"/>
                <w:b/>
                <w:bCs/>
                <w:sz w:val="18"/>
                <w:szCs w:val="18"/>
              </w:rPr>
              <w:t>Content</w:t>
            </w:r>
            <w:r w:rsidRPr="00C35B57">
              <w:rPr>
                <w:rFonts w:cs="Arial"/>
                <w:sz w:val="18"/>
                <w:szCs w:val="18"/>
              </w:rPr>
              <w:t> </w:t>
            </w:r>
          </w:p>
        </w:tc>
        <w:tc>
          <w:tcPr>
            <w:tcW w:w="8520" w:type="dxa"/>
            <w:tcBorders>
              <w:top w:val="single" w:sz="6" w:space="0" w:color="auto"/>
              <w:left w:val="single" w:sz="6" w:space="0" w:color="auto"/>
              <w:bottom w:val="single" w:sz="6" w:space="0" w:color="auto"/>
              <w:right w:val="single" w:sz="6" w:space="0" w:color="auto"/>
            </w:tcBorders>
            <w:shd w:val="clear" w:color="auto" w:fill="auto"/>
            <w:hideMark/>
          </w:tcPr>
          <w:p w14:paraId="3ACB5958" w14:textId="77777777" w:rsidR="005E278A" w:rsidRPr="00C35B57" w:rsidRDefault="005E278A" w:rsidP="005E278A">
            <w:pPr>
              <w:spacing w:after="0" w:line="240" w:lineRule="auto"/>
              <w:jc w:val="center"/>
              <w:textAlignment w:val="baseline"/>
              <w:rPr>
                <w:rFonts w:ascii="Times New Roman" w:hAnsi="Times New Roman"/>
                <w:sz w:val="24"/>
                <w:szCs w:val="24"/>
              </w:rPr>
            </w:pPr>
            <w:r w:rsidRPr="00C35B57">
              <w:rPr>
                <w:rFonts w:cs="Arial"/>
                <w:b/>
                <w:bCs/>
                <w:sz w:val="18"/>
                <w:szCs w:val="18"/>
              </w:rPr>
              <w:t>Description</w:t>
            </w:r>
            <w:r w:rsidRPr="00C35B57">
              <w:rPr>
                <w:rFonts w:cs="Arial"/>
                <w:sz w:val="18"/>
                <w:szCs w:val="18"/>
              </w:rPr>
              <w:t> </w:t>
            </w:r>
          </w:p>
        </w:tc>
      </w:tr>
      <w:tr w:rsidR="005E278A" w:rsidRPr="00C35B57" w14:paraId="53FAA38A" w14:textId="77777777" w:rsidTr="005E278A">
        <w:trPr>
          <w:trHeight w:val="495"/>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038B6EE8" w14:textId="77777777" w:rsidR="005E278A" w:rsidRPr="00C35B57" w:rsidRDefault="005E278A" w:rsidP="005E278A">
            <w:pPr>
              <w:spacing w:after="0" w:line="240" w:lineRule="auto"/>
              <w:jc w:val="center"/>
              <w:textAlignment w:val="baseline"/>
              <w:rPr>
                <w:rFonts w:ascii="Times New Roman" w:hAnsi="Times New Roman"/>
                <w:sz w:val="24"/>
                <w:szCs w:val="24"/>
              </w:rPr>
            </w:pPr>
            <w:r w:rsidRPr="00C35B57">
              <w:rPr>
                <w:rFonts w:cs="Arial"/>
                <w:sz w:val="18"/>
                <w:szCs w:val="18"/>
              </w:rPr>
              <w:t>What </w:t>
            </w:r>
          </w:p>
        </w:tc>
        <w:tc>
          <w:tcPr>
            <w:tcW w:w="8520" w:type="dxa"/>
            <w:tcBorders>
              <w:top w:val="single" w:sz="6" w:space="0" w:color="auto"/>
              <w:left w:val="single" w:sz="6" w:space="0" w:color="auto"/>
              <w:bottom w:val="single" w:sz="6" w:space="0" w:color="auto"/>
              <w:right w:val="single" w:sz="6" w:space="0" w:color="auto"/>
            </w:tcBorders>
            <w:shd w:val="clear" w:color="auto" w:fill="auto"/>
            <w:hideMark/>
          </w:tcPr>
          <w:p w14:paraId="172A7C98" w14:textId="652D7201" w:rsidR="005E278A" w:rsidRPr="00C35B57" w:rsidRDefault="000C125B" w:rsidP="005E278A">
            <w:pPr>
              <w:spacing w:after="0" w:line="240" w:lineRule="auto"/>
              <w:jc w:val="left"/>
              <w:textAlignment w:val="baseline"/>
              <w:rPr>
                <w:rFonts w:ascii="Times New Roman" w:hAnsi="Times New Roman"/>
                <w:sz w:val="24"/>
                <w:szCs w:val="24"/>
              </w:rPr>
            </w:pPr>
            <w:del w:id="54" w:author="Ben Craker" w:date="2024-03-11T10:28:00Z">
              <w:r w:rsidDel="001E6633">
                <w:rPr>
                  <w:rFonts w:cs="Arial"/>
                  <w:sz w:val="18"/>
                  <w:szCs w:val="18"/>
                </w:rPr>
                <w:delText>Amounds</w:delText>
              </w:r>
            </w:del>
            <w:ins w:id="55" w:author="Ben Craker" w:date="2024-03-11T10:28:00Z">
              <w:r w:rsidR="001E6633">
                <w:rPr>
                  <w:rFonts w:cs="Arial"/>
                  <w:sz w:val="18"/>
                  <w:szCs w:val="18"/>
                </w:rPr>
                <w:t>Amounts</w:t>
              </w:r>
            </w:ins>
            <w:r>
              <w:rPr>
                <w:rFonts w:cs="Arial"/>
                <w:sz w:val="18"/>
                <w:szCs w:val="18"/>
              </w:rPr>
              <w:t xml:space="preserve"> of water (and possibly other products), s</w:t>
            </w:r>
            <w:r w:rsidR="005E278A" w:rsidRPr="00C35B57">
              <w:rPr>
                <w:rFonts w:cs="Arial"/>
                <w:sz w:val="18"/>
                <w:szCs w:val="18"/>
              </w:rPr>
              <w:t xml:space="preserve">pecified </w:t>
            </w:r>
            <w:r w:rsidR="005E278A" w:rsidRPr="1112A246">
              <w:rPr>
                <w:rFonts w:cs="Arial"/>
                <w:sz w:val="18"/>
                <w:szCs w:val="18"/>
              </w:rPr>
              <w:t>using </w:t>
            </w:r>
            <w:proofErr w:type="spellStart"/>
            <w:r w:rsidR="005E278A" w:rsidRPr="1112A246">
              <w:rPr>
                <w:rFonts w:cs="Arial"/>
                <w:sz w:val="18"/>
                <w:szCs w:val="18"/>
              </w:rPr>
              <w:t>IrrItems</w:t>
            </w:r>
            <w:proofErr w:type="spellEnd"/>
            <w:r w:rsidR="005E278A" w:rsidRPr="1112A246">
              <w:rPr>
                <w:rFonts w:cs="Arial"/>
                <w:sz w:val="18"/>
                <w:szCs w:val="18"/>
              </w:rPr>
              <w:t> in</w:t>
            </w:r>
            <w:r w:rsidR="005E278A" w:rsidRPr="00C35B57">
              <w:rPr>
                <w:rFonts w:cs="Arial"/>
                <w:sz w:val="18"/>
                <w:szCs w:val="18"/>
              </w:rPr>
              <w:t xml:space="preserve"> the specific classes that use them (Plan, Recommendation, Work Order, and Work Record); e.g., water or chemicals applied. </w:t>
            </w:r>
          </w:p>
        </w:tc>
      </w:tr>
      <w:tr w:rsidR="005E278A" w:rsidRPr="00C35B57" w14:paraId="05C78B25" w14:textId="77777777" w:rsidTr="005E278A">
        <w:trPr>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5160DA8B" w14:textId="77777777" w:rsidR="005E278A" w:rsidRPr="00C35B57" w:rsidRDefault="005E278A" w:rsidP="005E278A">
            <w:pPr>
              <w:spacing w:after="0" w:line="240" w:lineRule="auto"/>
              <w:jc w:val="center"/>
              <w:textAlignment w:val="baseline"/>
              <w:rPr>
                <w:rFonts w:ascii="Times New Roman" w:hAnsi="Times New Roman"/>
                <w:sz w:val="24"/>
                <w:szCs w:val="24"/>
              </w:rPr>
            </w:pPr>
            <w:r w:rsidRPr="00C35B57">
              <w:rPr>
                <w:rFonts w:cs="Arial"/>
                <w:sz w:val="18"/>
                <w:szCs w:val="18"/>
              </w:rPr>
              <w:t>Where </w:t>
            </w:r>
          </w:p>
        </w:tc>
        <w:tc>
          <w:tcPr>
            <w:tcW w:w="8520" w:type="dxa"/>
            <w:tcBorders>
              <w:top w:val="single" w:sz="6" w:space="0" w:color="auto"/>
              <w:left w:val="single" w:sz="6" w:space="0" w:color="auto"/>
              <w:bottom w:val="single" w:sz="6" w:space="0" w:color="auto"/>
              <w:right w:val="single" w:sz="6" w:space="0" w:color="auto"/>
            </w:tcBorders>
            <w:shd w:val="clear" w:color="auto" w:fill="auto"/>
            <w:hideMark/>
          </w:tcPr>
          <w:p w14:paraId="0BACF88A" w14:textId="4D2E13A0" w:rsidR="005E278A" w:rsidRPr="00C35B57" w:rsidRDefault="002D5964" w:rsidP="005E278A">
            <w:pPr>
              <w:spacing w:after="0" w:line="240" w:lineRule="auto"/>
              <w:jc w:val="left"/>
              <w:textAlignment w:val="baseline"/>
              <w:rPr>
                <w:rFonts w:ascii="Times New Roman" w:hAnsi="Times New Roman"/>
                <w:sz w:val="24"/>
                <w:szCs w:val="24"/>
              </w:rPr>
            </w:pPr>
            <w:proofErr w:type="spellStart"/>
            <w:r>
              <w:rPr>
                <w:rFonts w:cs="Arial"/>
                <w:sz w:val="18"/>
                <w:szCs w:val="18"/>
              </w:rPr>
              <w:t>Producer</w:t>
            </w:r>
            <w:r w:rsidR="005E278A" w:rsidRPr="00C35B57">
              <w:rPr>
                <w:rFonts w:cs="Arial"/>
                <w:sz w:val="18"/>
                <w:szCs w:val="18"/>
              </w:rPr>
              <w:t>Ref</w:t>
            </w:r>
            <w:proofErr w:type="spellEnd"/>
            <w:r w:rsidR="005E278A" w:rsidRPr="00C35B57">
              <w:rPr>
                <w:rFonts w:cs="Arial"/>
                <w:sz w:val="18"/>
                <w:szCs w:val="18"/>
              </w:rPr>
              <w:t xml:space="preserve">, </w:t>
            </w:r>
            <w:proofErr w:type="spellStart"/>
            <w:r w:rsidR="005E278A" w:rsidRPr="00C35B57">
              <w:rPr>
                <w:rFonts w:cs="Arial"/>
                <w:sz w:val="18"/>
                <w:szCs w:val="18"/>
              </w:rPr>
              <w:t>FieldRef</w:t>
            </w:r>
            <w:proofErr w:type="spellEnd"/>
            <w:r w:rsidR="005E278A" w:rsidRPr="00C35B57">
              <w:rPr>
                <w:rFonts w:cs="Arial"/>
                <w:sz w:val="18"/>
                <w:szCs w:val="18"/>
              </w:rPr>
              <w:t xml:space="preserve">, </w:t>
            </w:r>
            <w:proofErr w:type="spellStart"/>
            <w:r w:rsidR="005E278A" w:rsidRPr="00C35B57">
              <w:rPr>
                <w:rFonts w:cs="Arial"/>
                <w:sz w:val="18"/>
                <w:szCs w:val="18"/>
              </w:rPr>
              <w:t>CropZoneRef</w:t>
            </w:r>
            <w:proofErr w:type="spellEnd"/>
            <w:r w:rsidR="005E278A" w:rsidRPr="00C35B57">
              <w:rPr>
                <w:rFonts w:cs="Arial"/>
                <w:sz w:val="18"/>
                <w:szCs w:val="18"/>
              </w:rPr>
              <w:t xml:space="preserve">, etc. These are references to the corresponding object instances of a </w:t>
            </w:r>
            <w:r>
              <w:rPr>
                <w:rFonts w:cs="Arial"/>
                <w:sz w:val="18"/>
                <w:szCs w:val="18"/>
              </w:rPr>
              <w:t>producer</w:t>
            </w:r>
            <w:r w:rsidR="005E278A" w:rsidRPr="00C35B57">
              <w:rPr>
                <w:rFonts w:cs="Arial"/>
                <w:sz w:val="18"/>
                <w:szCs w:val="18"/>
              </w:rPr>
              <w:t>, a field, a crop zone, etc. where the irrigation operation takes place. </w:t>
            </w:r>
          </w:p>
        </w:tc>
      </w:tr>
      <w:tr w:rsidR="005E278A" w:rsidRPr="00C35B57" w14:paraId="5969CB18" w14:textId="77777777" w:rsidTr="005E278A">
        <w:trPr>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5331C915" w14:textId="77777777" w:rsidR="005E278A" w:rsidRPr="00C35B57" w:rsidRDefault="005E278A" w:rsidP="005E278A">
            <w:pPr>
              <w:spacing w:after="0" w:line="240" w:lineRule="auto"/>
              <w:jc w:val="center"/>
              <w:textAlignment w:val="baseline"/>
              <w:rPr>
                <w:rFonts w:ascii="Times New Roman" w:hAnsi="Times New Roman"/>
                <w:sz w:val="24"/>
                <w:szCs w:val="24"/>
              </w:rPr>
            </w:pPr>
            <w:r w:rsidRPr="00C35B57">
              <w:rPr>
                <w:rFonts w:cs="Arial"/>
                <w:sz w:val="18"/>
                <w:szCs w:val="18"/>
              </w:rPr>
              <w:t>Who </w:t>
            </w:r>
          </w:p>
        </w:tc>
        <w:tc>
          <w:tcPr>
            <w:tcW w:w="8520" w:type="dxa"/>
            <w:tcBorders>
              <w:top w:val="single" w:sz="6" w:space="0" w:color="auto"/>
              <w:left w:val="single" w:sz="6" w:space="0" w:color="auto"/>
              <w:bottom w:val="single" w:sz="6" w:space="0" w:color="auto"/>
              <w:right w:val="single" w:sz="6" w:space="0" w:color="auto"/>
            </w:tcBorders>
            <w:shd w:val="clear" w:color="auto" w:fill="auto"/>
            <w:hideMark/>
          </w:tcPr>
          <w:p w14:paraId="37FBFEC6" w14:textId="77777777" w:rsidR="005E278A" w:rsidRPr="00C35B57" w:rsidRDefault="005E278A" w:rsidP="005E278A">
            <w:pPr>
              <w:spacing w:after="0" w:line="240" w:lineRule="auto"/>
              <w:jc w:val="left"/>
              <w:textAlignment w:val="baseline"/>
              <w:rPr>
                <w:rFonts w:ascii="Times New Roman" w:hAnsi="Times New Roman"/>
                <w:sz w:val="24"/>
                <w:szCs w:val="24"/>
              </w:rPr>
            </w:pPr>
            <w:proofErr w:type="spellStart"/>
            <w:r w:rsidRPr="00C35B57">
              <w:rPr>
                <w:rFonts w:cs="Arial"/>
                <w:sz w:val="18"/>
                <w:szCs w:val="18"/>
              </w:rPr>
              <w:t>PersonRoleRefs</w:t>
            </w:r>
            <w:proofErr w:type="spellEnd"/>
            <w:r w:rsidRPr="00C35B57">
              <w:rPr>
                <w:rFonts w:cs="Arial"/>
                <w:sz w:val="18"/>
                <w:szCs w:val="18"/>
              </w:rPr>
              <w:t>, references to objects encapsulating the actors involved, and the role they play. </w:t>
            </w:r>
          </w:p>
        </w:tc>
      </w:tr>
      <w:tr w:rsidR="005E278A" w:rsidRPr="00C35B57" w14:paraId="4E204C9F" w14:textId="77777777" w:rsidTr="005E278A">
        <w:trPr>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4AA13767" w14:textId="77777777" w:rsidR="005E278A" w:rsidRPr="00C35B57" w:rsidRDefault="005E278A" w:rsidP="005E278A">
            <w:pPr>
              <w:spacing w:after="0" w:line="240" w:lineRule="auto"/>
              <w:jc w:val="center"/>
              <w:textAlignment w:val="baseline"/>
              <w:rPr>
                <w:rFonts w:ascii="Times New Roman" w:hAnsi="Times New Roman"/>
                <w:sz w:val="24"/>
                <w:szCs w:val="24"/>
              </w:rPr>
            </w:pPr>
            <w:r w:rsidRPr="00C35B57">
              <w:rPr>
                <w:rFonts w:cs="Arial"/>
                <w:sz w:val="18"/>
                <w:szCs w:val="18"/>
              </w:rPr>
              <w:t>When </w:t>
            </w:r>
          </w:p>
        </w:tc>
        <w:tc>
          <w:tcPr>
            <w:tcW w:w="8520" w:type="dxa"/>
            <w:tcBorders>
              <w:top w:val="single" w:sz="6" w:space="0" w:color="auto"/>
              <w:left w:val="single" w:sz="6" w:space="0" w:color="auto"/>
              <w:bottom w:val="single" w:sz="6" w:space="0" w:color="auto"/>
              <w:right w:val="single" w:sz="6" w:space="0" w:color="auto"/>
            </w:tcBorders>
            <w:shd w:val="clear" w:color="auto" w:fill="auto"/>
            <w:hideMark/>
          </w:tcPr>
          <w:p w14:paraId="25D74289" w14:textId="77777777" w:rsidR="005E278A" w:rsidRPr="00C35B57" w:rsidRDefault="005E278A" w:rsidP="005E278A">
            <w:pPr>
              <w:spacing w:after="0" w:line="240" w:lineRule="auto"/>
              <w:jc w:val="left"/>
              <w:textAlignment w:val="baseline"/>
              <w:rPr>
                <w:rFonts w:ascii="Times New Roman" w:hAnsi="Times New Roman"/>
                <w:sz w:val="24"/>
                <w:szCs w:val="24"/>
              </w:rPr>
            </w:pPr>
            <w:proofErr w:type="spellStart"/>
            <w:r w:rsidRPr="00C35B57">
              <w:rPr>
                <w:rFonts w:cs="Arial"/>
                <w:sz w:val="18"/>
                <w:szCs w:val="18"/>
              </w:rPr>
              <w:t>TimeScopes</w:t>
            </w:r>
            <w:proofErr w:type="spellEnd"/>
            <w:r w:rsidRPr="00C35B57">
              <w:rPr>
                <w:rFonts w:cs="Arial"/>
                <w:sz w:val="18"/>
                <w:szCs w:val="18"/>
              </w:rPr>
              <w:t xml:space="preserve"> represent various times and time intervals associated with the field operation, ranging from crop season, to requested start time, to actual start time.  </w:t>
            </w:r>
          </w:p>
        </w:tc>
      </w:tr>
      <w:tr w:rsidR="005E278A" w:rsidRPr="00C35B57" w14:paraId="62563D18" w14:textId="77777777" w:rsidTr="005E278A">
        <w:trPr>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48285B35" w14:textId="77777777" w:rsidR="005E278A" w:rsidRPr="00C35B57" w:rsidRDefault="005E278A" w:rsidP="005E278A">
            <w:pPr>
              <w:spacing w:after="0" w:line="240" w:lineRule="auto"/>
              <w:jc w:val="center"/>
              <w:textAlignment w:val="baseline"/>
              <w:rPr>
                <w:rFonts w:ascii="Times New Roman" w:hAnsi="Times New Roman"/>
                <w:sz w:val="24"/>
                <w:szCs w:val="24"/>
              </w:rPr>
            </w:pPr>
            <w:r w:rsidRPr="00C35B57">
              <w:rPr>
                <w:rFonts w:cs="Arial"/>
                <w:sz w:val="18"/>
                <w:szCs w:val="18"/>
              </w:rPr>
              <w:t>How </w:t>
            </w:r>
          </w:p>
        </w:tc>
        <w:tc>
          <w:tcPr>
            <w:tcW w:w="8520" w:type="dxa"/>
            <w:tcBorders>
              <w:top w:val="single" w:sz="6" w:space="0" w:color="auto"/>
              <w:left w:val="single" w:sz="6" w:space="0" w:color="auto"/>
              <w:bottom w:val="single" w:sz="6" w:space="0" w:color="auto"/>
              <w:right w:val="single" w:sz="6" w:space="0" w:color="auto"/>
            </w:tcBorders>
            <w:shd w:val="clear" w:color="auto" w:fill="auto"/>
            <w:hideMark/>
          </w:tcPr>
          <w:p w14:paraId="4F3FEC3A" w14:textId="77777777" w:rsidR="005E278A" w:rsidRPr="00C35B57" w:rsidRDefault="005E278A" w:rsidP="005E278A">
            <w:pPr>
              <w:spacing w:after="0" w:line="240" w:lineRule="auto"/>
              <w:jc w:val="left"/>
              <w:textAlignment w:val="baseline"/>
              <w:rPr>
                <w:rFonts w:ascii="Times New Roman" w:hAnsi="Times New Roman"/>
                <w:sz w:val="24"/>
                <w:szCs w:val="24"/>
              </w:rPr>
            </w:pPr>
            <w:r w:rsidRPr="00C35B57">
              <w:rPr>
                <w:rFonts w:cs="Arial"/>
                <w:sz w:val="18"/>
                <w:szCs w:val="18"/>
              </w:rPr>
              <w:t>This is specified using </w:t>
            </w:r>
            <w:proofErr w:type="spellStart"/>
            <w:r w:rsidRPr="00C35B57">
              <w:rPr>
                <w:rFonts w:cs="Arial"/>
                <w:sz w:val="18"/>
                <w:szCs w:val="18"/>
              </w:rPr>
              <w:t>IrrItems</w:t>
            </w:r>
            <w:proofErr w:type="spellEnd"/>
            <w:r w:rsidRPr="00C35B57">
              <w:rPr>
                <w:rFonts w:cs="Arial"/>
                <w:sz w:val="18"/>
                <w:szCs w:val="18"/>
              </w:rPr>
              <w:t xml:space="preserve"> in the corresponding </w:t>
            </w:r>
            <w:proofErr w:type="gramStart"/>
            <w:r w:rsidRPr="00C35B57">
              <w:rPr>
                <w:rFonts w:cs="Arial"/>
                <w:sz w:val="18"/>
                <w:szCs w:val="18"/>
              </w:rPr>
              <w:t>classes;</w:t>
            </w:r>
            <w:proofErr w:type="gramEnd"/>
            <w:r w:rsidRPr="00C35B57">
              <w:rPr>
                <w:rFonts w:cs="Arial"/>
                <w:sz w:val="18"/>
                <w:szCs w:val="18"/>
              </w:rPr>
              <w:t xml:space="preserve"> e.g., application rates.  </w:t>
            </w:r>
          </w:p>
        </w:tc>
      </w:tr>
      <w:tr w:rsidR="005E278A" w:rsidRPr="00C35B57" w14:paraId="57409B96" w14:textId="77777777" w:rsidTr="005E278A">
        <w:trPr>
          <w:jc w:val="center"/>
        </w:trPr>
        <w:tc>
          <w:tcPr>
            <w:tcW w:w="1305" w:type="dxa"/>
            <w:tcBorders>
              <w:top w:val="single" w:sz="6" w:space="0" w:color="auto"/>
              <w:left w:val="single" w:sz="6" w:space="0" w:color="auto"/>
              <w:bottom w:val="single" w:sz="6" w:space="0" w:color="auto"/>
              <w:right w:val="single" w:sz="6" w:space="0" w:color="auto"/>
            </w:tcBorders>
            <w:shd w:val="clear" w:color="auto" w:fill="auto"/>
            <w:hideMark/>
          </w:tcPr>
          <w:p w14:paraId="21729B43" w14:textId="77777777" w:rsidR="005E278A" w:rsidRPr="00C35B57" w:rsidRDefault="005E278A" w:rsidP="005E278A">
            <w:pPr>
              <w:spacing w:after="0" w:line="240" w:lineRule="auto"/>
              <w:jc w:val="center"/>
              <w:textAlignment w:val="baseline"/>
              <w:rPr>
                <w:rFonts w:ascii="Times New Roman" w:hAnsi="Times New Roman"/>
                <w:sz w:val="24"/>
                <w:szCs w:val="24"/>
              </w:rPr>
            </w:pPr>
            <w:r w:rsidRPr="00C35B57">
              <w:rPr>
                <w:rFonts w:cs="Arial"/>
                <w:sz w:val="18"/>
                <w:szCs w:val="18"/>
              </w:rPr>
              <w:t>With What </w:t>
            </w:r>
          </w:p>
        </w:tc>
        <w:tc>
          <w:tcPr>
            <w:tcW w:w="8520" w:type="dxa"/>
            <w:tcBorders>
              <w:top w:val="single" w:sz="6" w:space="0" w:color="auto"/>
              <w:left w:val="single" w:sz="6" w:space="0" w:color="auto"/>
              <w:bottom w:val="single" w:sz="6" w:space="0" w:color="auto"/>
              <w:right w:val="single" w:sz="6" w:space="0" w:color="auto"/>
            </w:tcBorders>
            <w:shd w:val="clear" w:color="auto" w:fill="auto"/>
            <w:hideMark/>
          </w:tcPr>
          <w:p w14:paraId="44BB0F23" w14:textId="77777777" w:rsidR="005E278A" w:rsidRPr="00C35B57" w:rsidRDefault="005E278A" w:rsidP="005E278A">
            <w:pPr>
              <w:spacing w:after="0" w:line="240" w:lineRule="auto"/>
              <w:jc w:val="left"/>
              <w:textAlignment w:val="baseline"/>
              <w:rPr>
                <w:rFonts w:ascii="Times New Roman" w:hAnsi="Times New Roman"/>
                <w:sz w:val="24"/>
                <w:szCs w:val="24"/>
              </w:rPr>
            </w:pPr>
            <w:r w:rsidRPr="00C35B57">
              <w:rPr>
                <w:rFonts w:cs="Arial"/>
                <w:sz w:val="18"/>
                <w:szCs w:val="18"/>
              </w:rPr>
              <w:t>This is specified using </w:t>
            </w:r>
            <w:proofErr w:type="spellStart"/>
            <w:r w:rsidRPr="00C35B57">
              <w:rPr>
                <w:rFonts w:cs="Arial"/>
                <w:sz w:val="18"/>
                <w:szCs w:val="18"/>
              </w:rPr>
              <w:t>IrrItems</w:t>
            </w:r>
            <w:proofErr w:type="spellEnd"/>
            <w:r w:rsidRPr="00C35B57">
              <w:rPr>
                <w:rFonts w:cs="Arial"/>
                <w:sz w:val="18"/>
                <w:szCs w:val="18"/>
              </w:rPr>
              <w:t xml:space="preserve"> in the corresponding </w:t>
            </w:r>
            <w:proofErr w:type="gramStart"/>
            <w:r w:rsidRPr="00C35B57">
              <w:rPr>
                <w:rFonts w:cs="Arial"/>
                <w:sz w:val="18"/>
                <w:szCs w:val="18"/>
              </w:rPr>
              <w:t>classes;</w:t>
            </w:r>
            <w:proofErr w:type="gramEnd"/>
            <w:r w:rsidRPr="00C35B57">
              <w:rPr>
                <w:rFonts w:cs="Arial"/>
                <w:sz w:val="18"/>
                <w:szCs w:val="18"/>
              </w:rPr>
              <w:t xml:space="preserve"> e.g., references to the machine (or sections thereof) that are applying water and other products. </w:t>
            </w:r>
          </w:p>
        </w:tc>
      </w:tr>
    </w:tbl>
    <w:p w14:paraId="7F5BCB76" w14:textId="77777777" w:rsidR="00E8686B" w:rsidRPr="00C35B57" w:rsidRDefault="00E8686B" w:rsidP="006E3F84"/>
    <w:p w14:paraId="111D0999" w14:textId="4C8F7994" w:rsidR="005E278A" w:rsidRPr="00C35B57" w:rsidRDefault="005E278A" w:rsidP="005E278A">
      <w:pPr>
        <w:pStyle w:val="Heading3"/>
      </w:pPr>
      <w:bookmarkStart w:id="56" w:name="_Toc160650410"/>
      <w:r w:rsidRPr="00C35B57">
        <w:t>7.2.2</w:t>
      </w:r>
      <w:r w:rsidRPr="00C35B57">
        <w:tab/>
      </w:r>
      <w:r w:rsidR="00381E10">
        <w:tab/>
      </w:r>
      <w:r w:rsidR="00381E10">
        <w:tab/>
      </w:r>
      <w:r w:rsidRPr="00C35B57">
        <w:t>Relation</w:t>
      </w:r>
      <w:r w:rsidR="0099293C" w:rsidRPr="00C35B57">
        <w:t>ship among the Core Documents</w:t>
      </w:r>
      <w:bookmarkEnd w:id="56"/>
    </w:p>
    <w:p w14:paraId="6801EECF" w14:textId="6BA1B21E" w:rsidR="0099293C" w:rsidRPr="00C35B57" w:rsidRDefault="0099293C" w:rsidP="0099293C">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The documents rarely stand on their own: they exist as part of a complex network of decision-making processes within a </w:t>
      </w:r>
      <w:r w:rsidR="002D5964">
        <w:rPr>
          <w:rStyle w:val="normaltextrun"/>
          <w:rFonts w:ascii="Arial" w:hAnsi="Arial" w:cs="Arial"/>
          <w:sz w:val="20"/>
          <w:szCs w:val="20"/>
          <w:lang w:val="en-GB"/>
        </w:rPr>
        <w:t>producer</w:t>
      </w:r>
      <w:r w:rsidRPr="00C35B57">
        <w:rPr>
          <w:rStyle w:val="normaltextrun"/>
          <w:rFonts w:ascii="Arial" w:hAnsi="Arial" w:cs="Arial"/>
          <w:sz w:val="20"/>
          <w:szCs w:val="20"/>
          <w:lang w:val="en-GB"/>
        </w:rPr>
        <w:t>’s operation. Core Documents are linked through various relationships: causal (e.g., a Recommendation </w:t>
      </w:r>
      <w:r w:rsidRPr="00C35B57">
        <w:rPr>
          <w:rStyle w:val="normaltextrun"/>
          <w:rFonts w:ascii="Arial" w:hAnsi="Arial" w:cs="Arial"/>
          <w:i/>
          <w:iCs/>
          <w:sz w:val="20"/>
          <w:szCs w:val="20"/>
          <w:lang w:val="en-GB"/>
        </w:rPr>
        <w:t>informs</w:t>
      </w:r>
      <w:r w:rsidRPr="00C35B57">
        <w:rPr>
          <w:rStyle w:val="normaltextrun"/>
          <w:rFonts w:ascii="Arial" w:hAnsi="Arial" w:cs="Arial"/>
          <w:sz w:val="20"/>
          <w:szCs w:val="20"/>
          <w:lang w:val="en-GB"/>
        </w:rPr>
        <w:t xml:space="preserve"> a Work Order), contextual (e.g., a product label helps identity a fertilizer used in a Work Order), and compositional (e.g., observations and measurements can form part of a </w:t>
      </w:r>
      <w:r w:rsidRPr="00DD277F">
        <w:rPr>
          <w:rStyle w:val="normaltextrun"/>
          <w:rFonts w:ascii="Arial" w:hAnsi="Arial" w:cs="Arial"/>
          <w:sz w:val="20"/>
          <w:szCs w:val="20"/>
          <w:lang w:val="en-GB"/>
        </w:rPr>
        <w:t>Work Record</w:t>
      </w:r>
      <w:r w:rsidR="00DD277F">
        <w:rPr>
          <w:rStyle w:val="normaltextrun"/>
          <w:rFonts w:ascii="Arial" w:hAnsi="Arial" w:cs="Arial"/>
          <w:sz w:val="20"/>
          <w:szCs w:val="20"/>
          <w:lang w:val="en-GB"/>
        </w:rPr>
        <w:t xml:space="preserve"> </w:t>
      </w:r>
      <w:r w:rsidR="00724EE2">
        <w:rPr>
          <w:rStyle w:val="normaltextrun"/>
          <w:rFonts w:ascii="Arial" w:hAnsi="Arial" w:cs="Arial"/>
          <w:sz w:val="20"/>
          <w:szCs w:val="20"/>
          <w:lang w:val="en-GB"/>
        </w:rPr>
        <w:t>(4.</w:t>
      </w:r>
      <w:r w:rsidR="00242247">
        <w:rPr>
          <w:rStyle w:val="normaltextrun"/>
          <w:rFonts w:ascii="Arial" w:hAnsi="Arial" w:cs="Arial"/>
          <w:sz w:val="20"/>
          <w:szCs w:val="20"/>
          <w:lang w:val="en-GB"/>
        </w:rPr>
        <w:t>1</w:t>
      </w:r>
      <w:r w:rsidR="005945D7">
        <w:rPr>
          <w:rStyle w:val="normaltextrun"/>
          <w:rFonts w:ascii="Arial" w:hAnsi="Arial" w:cs="Arial"/>
          <w:sz w:val="20"/>
          <w:szCs w:val="20"/>
          <w:lang w:val="en-GB"/>
        </w:rPr>
        <w:t>6</w:t>
      </w:r>
      <w:r w:rsidR="00724EE2">
        <w:rPr>
          <w:rStyle w:val="normaltextrun"/>
          <w:rFonts w:ascii="Arial" w:hAnsi="Arial" w:cs="Arial"/>
          <w:sz w:val="20"/>
          <w:szCs w:val="20"/>
          <w:lang w:val="en-GB"/>
        </w:rPr>
        <w:t>)</w:t>
      </w:r>
      <w:r w:rsidRPr="00C35B57">
        <w:rPr>
          <w:rStyle w:val="normaltextrun"/>
          <w:rFonts w:ascii="Arial" w:hAnsi="Arial" w:cs="Arial"/>
          <w:sz w:val="20"/>
          <w:szCs w:val="20"/>
          <w:lang w:val="en-GB"/>
        </w:rPr>
        <w:t>, documenting weather conditions during the field operation). Figure 3 shows the Core Documents, the causal relationships among them, and the contextual relationships afforded by Reference, Setup and Configuration data</w:t>
      </w:r>
      <w:r w:rsidR="00F2081A">
        <w:rPr>
          <w:rStyle w:val="normaltextrun"/>
          <w:rFonts w:ascii="Arial" w:hAnsi="Arial" w:cs="Arial"/>
          <w:sz w:val="20"/>
          <w:szCs w:val="20"/>
          <w:lang w:val="en-GB"/>
        </w:rPr>
        <w:t>, in the form of a UML sequence diagram.</w:t>
      </w:r>
      <w:r w:rsidRPr="00C35B57">
        <w:rPr>
          <w:rStyle w:val="eop"/>
          <w:rFonts w:ascii="Arial" w:hAnsi="Arial" w:cs="Arial"/>
          <w:sz w:val="20"/>
          <w:szCs w:val="20"/>
          <w:lang w:val="en-GB"/>
        </w:rPr>
        <w:t> </w:t>
      </w:r>
    </w:p>
    <w:p w14:paraId="123F6B5B" w14:textId="77777777" w:rsidR="0099293C" w:rsidRPr="00C35B57" w:rsidRDefault="0099293C" w:rsidP="0099293C">
      <w:pPr>
        <w:pStyle w:val="paragraph"/>
        <w:spacing w:before="0" w:beforeAutospacing="0" w:after="0" w:afterAutospacing="0"/>
        <w:jc w:val="both"/>
        <w:textAlignment w:val="baseline"/>
        <w:rPr>
          <w:rFonts w:ascii="Segoe UI" w:hAnsi="Segoe UI" w:cs="Segoe UI"/>
          <w:sz w:val="18"/>
          <w:szCs w:val="18"/>
          <w:lang w:val="en-GB"/>
        </w:rPr>
      </w:pPr>
    </w:p>
    <w:p w14:paraId="2D335929" w14:textId="0895C225" w:rsidR="0099293C" w:rsidRPr="00C35B57" w:rsidRDefault="000E4145" w:rsidP="0099293C">
      <w:pPr>
        <w:pStyle w:val="paragraph"/>
        <w:spacing w:before="0" w:beforeAutospacing="0" w:after="0" w:afterAutospacing="0"/>
        <w:jc w:val="center"/>
        <w:textAlignment w:val="baseline"/>
        <w:rPr>
          <w:rStyle w:val="eop"/>
          <w:rFonts w:ascii="Arial" w:hAnsi="Arial" w:cs="Arial"/>
          <w:sz w:val="20"/>
          <w:szCs w:val="20"/>
          <w:lang w:val="en-GB"/>
        </w:rPr>
      </w:pPr>
      <w:r w:rsidRPr="00C35B57">
        <w:rPr>
          <w:rStyle w:val="eop"/>
          <w:rFonts w:ascii="Arial" w:hAnsi="Arial" w:cs="Arial"/>
          <w:noProof/>
          <w:sz w:val="20"/>
          <w:szCs w:val="20"/>
          <w:lang w:val="en-GB"/>
        </w:rPr>
        <w:lastRenderedPageBreak/>
        <w:drawing>
          <wp:inline distT="0" distB="0" distL="0" distR="0" wp14:anchorId="4CC95E2A" wp14:editId="30A77D28">
            <wp:extent cx="5934456" cy="33284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456" cy="3328416"/>
                    </a:xfrm>
                    <a:prstGeom prst="rect">
                      <a:avLst/>
                    </a:prstGeom>
                    <a:noFill/>
                    <a:ln>
                      <a:noFill/>
                    </a:ln>
                  </pic:spPr>
                </pic:pic>
              </a:graphicData>
            </a:graphic>
          </wp:inline>
        </w:drawing>
      </w:r>
      <w:r w:rsidR="0099293C" w:rsidRPr="00C35B57">
        <w:rPr>
          <w:rStyle w:val="eop"/>
          <w:rFonts w:ascii="Arial" w:hAnsi="Arial" w:cs="Arial"/>
          <w:sz w:val="20"/>
          <w:szCs w:val="20"/>
          <w:lang w:val="en-GB"/>
        </w:rPr>
        <w:t> </w:t>
      </w:r>
    </w:p>
    <w:p w14:paraId="25F04B32" w14:textId="77777777" w:rsidR="0099293C" w:rsidRPr="00C35B57" w:rsidRDefault="0099293C" w:rsidP="0099293C">
      <w:pPr>
        <w:pStyle w:val="paragraph"/>
        <w:spacing w:before="0" w:beforeAutospacing="0" w:after="0" w:afterAutospacing="0"/>
        <w:jc w:val="center"/>
        <w:textAlignment w:val="baseline"/>
        <w:rPr>
          <w:rFonts w:ascii="Segoe UI" w:hAnsi="Segoe UI" w:cs="Segoe UI"/>
          <w:b/>
          <w:bCs/>
          <w:sz w:val="18"/>
          <w:szCs w:val="18"/>
          <w:lang w:val="en-GB"/>
        </w:rPr>
      </w:pPr>
      <w:r w:rsidRPr="00C35B57">
        <w:rPr>
          <w:rStyle w:val="normaltextrun"/>
          <w:rFonts w:ascii="Arial" w:hAnsi="Arial" w:cs="Arial"/>
          <w:b/>
          <w:bCs/>
          <w:sz w:val="20"/>
          <w:szCs w:val="20"/>
          <w:lang w:val="en-GB"/>
        </w:rPr>
        <w:t>Figure 3 – Core Document relationships</w:t>
      </w:r>
      <w:r w:rsidRPr="00C35B57">
        <w:rPr>
          <w:rStyle w:val="eop"/>
          <w:rFonts w:ascii="Arial" w:hAnsi="Arial" w:cs="Arial"/>
          <w:b/>
          <w:bCs/>
          <w:sz w:val="20"/>
          <w:szCs w:val="20"/>
          <w:lang w:val="en-GB"/>
        </w:rPr>
        <w:t> </w:t>
      </w:r>
    </w:p>
    <w:p w14:paraId="4B1C20A4" w14:textId="77777777" w:rsidR="005E278A" w:rsidRPr="00C35B57" w:rsidRDefault="005E278A" w:rsidP="006E3F84"/>
    <w:p w14:paraId="7389F99D" w14:textId="0C925A41" w:rsidR="00492E57" w:rsidRPr="00C35B57" w:rsidRDefault="00492E57" w:rsidP="00492E57">
      <w:pPr>
        <w:pStyle w:val="Heading3"/>
      </w:pPr>
      <w:bookmarkStart w:id="57" w:name="_Toc160650411"/>
      <w:r w:rsidRPr="00C35B57">
        <w:t>7.2.</w:t>
      </w:r>
      <w:r w:rsidR="00B05361" w:rsidRPr="00C35B57">
        <w:t>3</w:t>
      </w:r>
      <w:r w:rsidRPr="00C35B57">
        <w:tab/>
      </w:r>
      <w:r w:rsidR="004B5FF9">
        <w:tab/>
      </w:r>
      <w:r w:rsidR="004B5FF9">
        <w:tab/>
      </w:r>
      <w:r w:rsidR="00B05361" w:rsidRPr="00C35B57">
        <w:t xml:space="preserve">Formalizing the concept of </w:t>
      </w:r>
      <w:proofErr w:type="gramStart"/>
      <w:r w:rsidR="00B05361" w:rsidRPr="00C35B57">
        <w:t>document</w:t>
      </w:r>
      <w:bookmarkEnd w:id="57"/>
      <w:proofErr w:type="gramEnd"/>
    </w:p>
    <w:p w14:paraId="514CC849" w14:textId="7213E92D" w:rsidR="003D1ED3" w:rsidRDefault="003D1ED3" w:rsidP="003D1ED3">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This standard defines a class called Document, shown in UML class diagram form in Figure 4, along with its descendant classes, the </w:t>
      </w:r>
      <w:r w:rsidR="00F2081A">
        <w:rPr>
          <w:rStyle w:val="normaltextrun"/>
          <w:rFonts w:ascii="Arial" w:hAnsi="Arial" w:cs="Arial"/>
          <w:sz w:val="20"/>
          <w:szCs w:val="20"/>
          <w:lang w:val="en-GB"/>
        </w:rPr>
        <w:t>c</w:t>
      </w:r>
      <w:r w:rsidRPr="00C35B57">
        <w:rPr>
          <w:rStyle w:val="normaltextrun"/>
          <w:rFonts w:ascii="Arial" w:hAnsi="Arial" w:cs="Arial"/>
          <w:sz w:val="20"/>
          <w:szCs w:val="20"/>
          <w:lang w:val="en-GB"/>
        </w:rPr>
        <w:t xml:space="preserve">ore </w:t>
      </w:r>
      <w:r w:rsidR="00F2081A">
        <w:rPr>
          <w:rStyle w:val="normaltextrun"/>
          <w:rFonts w:ascii="Arial" w:hAnsi="Arial" w:cs="Arial"/>
          <w:sz w:val="20"/>
          <w:szCs w:val="20"/>
          <w:lang w:val="en-GB"/>
        </w:rPr>
        <w:t>d</w:t>
      </w:r>
      <w:r w:rsidRPr="00C35B57">
        <w:rPr>
          <w:rStyle w:val="normaltextrun"/>
          <w:rFonts w:ascii="Arial" w:hAnsi="Arial" w:cs="Arial"/>
          <w:sz w:val="20"/>
          <w:szCs w:val="20"/>
          <w:lang w:val="en-GB"/>
        </w:rPr>
        <w:t xml:space="preserve">ocuments. The Documents class contains data common to all the Core Documents; each of the specific </w:t>
      </w:r>
      <w:r w:rsidR="00F2081A">
        <w:rPr>
          <w:rStyle w:val="normaltextrun"/>
          <w:rFonts w:ascii="Arial" w:hAnsi="Arial" w:cs="Arial"/>
          <w:sz w:val="20"/>
          <w:szCs w:val="20"/>
          <w:lang w:val="en-GB"/>
        </w:rPr>
        <w:t>c</w:t>
      </w:r>
      <w:r w:rsidRPr="00C35B57">
        <w:rPr>
          <w:rStyle w:val="normaltextrun"/>
          <w:rFonts w:ascii="Arial" w:hAnsi="Arial" w:cs="Arial"/>
          <w:sz w:val="20"/>
          <w:szCs w:val="20"/>
          <w:lang w:val="en-GB"/>
        </w:rPr>
        <w:t xml:space="preserve">ore </w:t>
      </w:r>
      <w:r w:rsidR="00F2081A">
        <w:rPr>
          <w:rStyle w:val="normaltextrun"/>
          <w:rFonts w:ascii="Arial" w:hAnsi="Arial" w:cs="Arial"/>
          <w:sz w:val="20"/>
          <w:szCs w:val="20"/>
          <w:lang w:val="en-GB"/>
        </w:rPr>
        <w:t>d</w:t>
      </w:r>
      <w:r w:rsidRPr="00C35B57">
        <w:rPr>
          <w:rStyle w:val="normaltextrun"/>
          <w:rFonts w:ascii="Arial" w:hAnsi="Arial" w:cs="Arial"/>
          <w:sz w:val="20"/>
          <w:szCs w:val="20"/>
          <w:lang w:val="en-GB"/>
        </w:rPr>
        <w:t>ocuments additionally contain specific properties not shared by the others.</w:t>
      </w:r>
      <w:r w:rsidRPr="00C35B57">
        <w:rPr>
          <w:rStyle w:val="eop"/>
          <w:rFonts w:ascii="Arial" w:hAnsi="Arial" w:cs="Arial"/>
          <w:sz w:val="20"/>
          <w:szCs w:val="20"/>
          <w:lang w:val="en-GB"/>
        </w:rPr>
        <w:t> </w:t>
      </w:r>
    </w:p>
    <w:p w14:paraId="6BC76C18" w14:textId="2D196A02" w:rsidR="0010212C" w:rsidRPr="00C35B57" w:rsidRDefault="0010212C" w:rsidP="0010212C">
      <w:pPr>
        <w:pStyle w:val="Note"/>
        <w:rPr>
          <w:rFonts w:ascii="Segoe UI" w:hAnsi="Segoe UI" w:cs="Segoe UI"/>
          <w:szCs w:val="18"/>
        </w:rPr>
      </w:pPr>
      <w:r>
        <w:rPr>
          <w:rStyle w:val="eop"/>
          <w:rFonts w:cs="Arial"/>
          <w:sz w:val="20"/>
        </w:rPr>
        <w:t>NOTE</w:t>
      </w:r>
      <w:r>
        <w:rPr>
          <w:rStyle w:val="eop"/>
          <w:rFonts w:cs="Arial"/>
          <w:sz w:val="20"/>
        </w:rPr>
        <w:tab/>
      </w:r>
      <w:r w:rsidRPr="0010212C">
        <w:rPr>
          <w:rStyle w:val="eop"/>
          <w:rFonts w:cs="Arial"/>
          <w:sz w:val="20"/>
        </w:rPr>
        <w:t xml:space="preserve">The Plan class isn't defined in this document but will be defined in </w:t>
      </w:r>
      <w:r>
        <w:rPr>
          <w:rStyle w:val="eop"/>
          <w:rFonts w:cs="Arial"/>
          <w:sz w:val="20"/>
        </w:rPr>
        <w:t>a subsequent</w:t>
      </w:r>
      <w:r w:rsidRPr="0010212C">
        <w:rPr>
          <w:rStyle w:val="eop"/>
          <w:rFonts w:cs="Arial"/>
          <w:sz w:val="20"/>
        </w:rPr>
        <w:t xml:space="preserve"> part of ISO 7673.</w:t>
      </w:r>
    </w:p>
    <w:p w14:paraId="09AC66F9" w14:textId="60B5354C" w:rsidR="003D1ED3" w:rsidRPr="00C35B57" w:rsidRDefault="003D1ED3" w:rsidP="003D1ED3">
      <w:pPr>
        <w:pStyle w:val="paragraph"/>
        <w:spacing w:before="0" w:beforeAutospacing="0" w:after="0" w:afterAutospacing="0"/>
        <w:jc w:val="both"/>
        <w:textAlignment w:val="baseline"/>
        <w:rPr>
          <w:rFonts w:ascii="Segoe UI" w:hAnsi="Segoe UI" w:cs="Segoe UI"/>
          <w:sz w:val="18"/>
          <w:szCs w:val="18"/>
          <w:lang w:val="en-GB"/>
        </w:rPr>
      </w:pPr>
      <w:r>
        <w:rPr>
          <w:noProof/>
        </w:rPr>
        <w:drawing>
          <wp:inline distT="0" distB="0" distL="0" distR="0" wp14:anchorId="3C2E24F6" wp14:editId="2D032AFA">
            <wp:extent cx="6245224"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6245224" cy="1569720"/>
                    </a:xfrm>
                    <a:prstGeom prst="rect">
                      <a:avLst/>
                    </a:prstGeom>
                  </pic:spPr>
                </pic:pic>
              </a:graphicData>
            </a:graphic>
          </wp:inline>
        </w:drawing>
      </w:r>
      <w:r w:rsidRPr="00C35B57">
        <w:rPr>
          <w:rStyle w:val="eop"/>
          <w:rFonts w:ascii="Arial" w:hAnsi="Arial" w:cs="Arial"/>
          <w:sz w:val="20"/>
          <w:szCs w:val="20"/>
          <w:lang w:val="en-GB"/>
        </w:rPr>
        <w:t> </w:t>
      </w:r>
    </w:p>
    <w:p w14:paraId="403630C0" w14:textId="77777777" w:rsidR="0003485F" w:rsidRPr="00C35B57" w:rsidRDefault="0003485F" w:rsidP="003D1ED3">
      <w:pPr>
        <w:pStyle w:val="paragraph"/>
        <w:spacing w:before="0" w:beforeAutospacing="0" w:after="0" w:afterAutospacing="0"/>
        <w:jc w:val="center"/>
        <w:textAlignment w:val="baseline"/>
        <w:rPr>
          <w:rStyle w:val="normaltextrun"/>
          <w:rFonts w:ascii="Arial" w:hAnsi="Arial" w:cs="Arial"/>
          <w:b/>
          <w:bCs/>
          <w:sz w:val="20"/>
          <w:szCs w:val="20"/>
          <w:lang w:val="en-GB"/>
        </w:rPr>
      </w:pPr>
    </w:p>
    <w:p w14:paraId="5B269E0B" w14:textId="40741429" w:rsidR="00492E57" w:rsidRPr="00C35B57" w:rsidRDefault="003D1ED3" w:rsidP="003D1ED3">
      <w:pPr>
        <w:pStyle w:val="paragraph"/>
        <w:spacing w:before="0" w:beforeAutospacing="0" w:after="0" w:afterAutospacing="0"/>
        <w:jc w:val="center"/>
        <w:textAlignment w:val="baseline"/>
        <w:rPr>
          <w:rFonts w:ascii="Segoe UI" w:hAnsi="Segoe UI" w:cs="Segoe UI"/>
          <w:b/>
          <w:bCs/>
          <w:sz w:val="18"/>
          <w:szCs w:val="18"/>
          <w:lang w:val="en-GB"/>
        </w:rPr>
      </w:pPr>
      <w:r w:rsidRPr="00C35B57">
        <w:rPr>
          <w:rStyle w:val="normaltextrun"/>
          <w:rFonts w:ascii="Arial" w:hAnsi="Arial" w:cs="Arial"/>
          <w:b/>
          <w:bCs/>
          <w:sz w:val="20"/>
          <w:szCs w:val="20"/>
          <w:lang w:val="en-GB"/>
        </w:rPr>
        <w:t>Figure 4 – The Document class, along with its descendant classes</w:t>
      </w:r>
      <w:r w:rsidRPr="00C35B57">
        <w:rPr>
          <w:rStyle w:val="eop"/>
          <w:rFonts w:ascii="Arial" w:hAnsi="Arial" w:cs="Arial"/>
          <w:b/>
          <w:bCs/>
          <w:sz w:val="20"/>
          <w:szCs w:val="20"/>
          <w:lang w:val="en-GB"/>
        </w:rPr>
        <w:t> </w:t>
      </w:r>
    </w:p>
    <w:p w14:paraId="6301D6B7" w14:textId="4EB12CE8" w:rsidR="00EA5CE9" w:rsidRPr="00C35B57" w:rsidRDefault="003D1ED3">
      <w:pPr>
        <w:pStyle w:val="Heading1"/>
      </w:pPr>
      <w:bookmarkStart w:id="58" w:name="_Toc160650412"/>
      <w:r w:rsidRPr="00C35B57">
        <w:t>8</w:t>
      </w:r>
      <w:r w:rsidR="003E5A2E" w:rsidRPr="00C35B57">
        <w:tab/>
      </w:r>
      <w:bookmarkEnd w:id="46"/>
      <w:bookmarkEnd w:id="47"/>
      <w:bookmarkEnd w:id="48"/>
      <w:r w:rsidR="001602D6" w:rsidRPr="00C35B57">
        <w:t>Central Concepts</w:t>
      </w:r>
      <w:bookmarkEnd w:id="58"/>
    </w:p>
    <w:p w14:paraId="75E55A64" w14:textId="6ED9454B" w:rsidR="001602D6" w:rsidRPr="00C35B57" w:rsidRDefault="001602D6" w:rsidP="001602D6">
      <w:r w:rsidRPr="00C35B57">
        <w:rPr>
          <w:rStyle w:val="normaltextrun"/>
          <w:rFonts w:cs="Arial"/>
          <w:color w:val="000000"/>
          <w:shd w:val="clear" w:color="auto" w:fill="FFFFFF"/>
        </w:rPr>
        <w:t>This section describes fundamental concepts that are used throughout the standard, introducing each object as a concept. The concepts presented in this section manifest in the standard as class definitions. This section introduces each object as a concept and describes its purpose.</w:t>
      </w:r>
      <w:r w:rsidRPr="00C35B57">
        <w:rPr>
          <w:rStyle w:val="eop"/>
          <w:rFonts w:cs="Arial"/>
          <w:color w:val="000000"/>
          <w:shd w:val="clear" w:color="auto" w:fill="FFFFFF"/>
        </w:rPr>
        <w:t> </w:t>
      </w:r>
    </w:p>
    <w:p w14:paraId="6301D6B8" w14:textId="42AC3668" w:rsidR="00EA5CE9" w:rsidRPr="00C35B57" w:rsidRDefault="001602D6">
      <w:pPr>
        <w:pStyle w:val="Heading2"/>
      </w:pPr>
      <w:bookmarkStart w:id="59" w:name="_Toc443461097"/>
      <w:bookmarkStart w:id="60" w:name="_Toc443470366"/>
      <w:bookmarkStart w:id="61" w:name="_Toc450303216"/>
      <w:bookmarkStart w:id="62" w:name="_Toc160650413"/>
      <w:r w:rsidRPr="00C35B57">
        <w:t>8</w:t>
      </w:r>
      <w:r w:rsidR="003E5A2E" w:rsidRPr="00C35B57">
        <w:t>.1</w:t>
      </w:r>
      <w:r w:rsidR="003E5A2E" w:rsidRPr="00C35B57">
        <w:tab/>
      </w:r>
      <w:bookmarkEnd w:id="59"/>
      <w:bookmarkEnd w:id="60"/>
      <w:bookmarkEnd w:id="61"/>
      <w:r w:rsidR="002B49C1">
        <w:tab/>
      </w:r>
      <w:r w:rsidRPr="00C35B57">
        <w:t>Identity</w:t>
      </w:r>
      <w:bookmarkEnd w:id="62"/>
    </w:p>
    <w:p w14:paraId="50AAEDFE" w14:textId="28EC5861" w:rsidR="006E0CC1" w:rsidRPr="00C35B57" w:rsidRDefault="006E0CC1" w:rsidP="006E0CC1">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Many objects specified by th</w:t>
      </w:r>
      <w:r w:rsidR="00F2081A">
        <w:rPr>
          <w:rStyle w:val="normaltextrun"/>
          <w:rFonts w:ascii="Arial" w:hAnsi="Arial" w:cs="Arial"/>
          <w:sz w:val="20"/>
          <w:szCs w:val="20"/>
          <w:lang w:val="en-GB"/>
        </w:rPr>
        <w:t>is</w:t>
      </w:r>
      <w:r w:rsidRPr="00C35B57">
        <w:rPr>
          <w:rStyle w:val="normaltextrun"/>
          <w:rFonts w:ascii="Arial" w:hAnsi="Arial" w:cs="Arial"/>
          <w:sz w:val="20"/>
          <w:szCs w:val="20"/>
          <w:lang w:val="en-GB"/>
        </w:rPr>
        <w:t xml:space="preserve"> </w:t>
      </w:r>
      <w:r w:rsidR="00F2081A">
        <w:rPr>
          <w:rStyle w:val="normaltextrun"/>
          <w:rFonts w:ascii="Arial" w:hAnsi="Arial" w:cs="Arial"/>
          <w:sz w:val="20"/>
          <w:szCs w:val="20"/>
          <w:lang w:val="en-GB"/>
        </w:rPr>
        <w:t>s</w:t>
      </w:r>
      <w:r w:rsidRPr="00C35B57">
        <w:rPr>
          <w:rStyle w:val="normaltextrun"/>
          <w:rFonts w:ascii="Arial" w:hAnsi="Arial" w:cs="Arial"/>
          <w:sz w:val="20"/>
          <w:szCs w:val="20"/>
          <w:lang w:val="en-GB"/>
        </w:rPr>
        <w:t xml:space="preserve">tandard are </w:t>
      </w:r>
      <w:r w:rsidR="2E5CCA2F" w:rsidRPr="00C35B57">
        <w:rPr>
          <w:rStyle w:val="normaltextrun"/>
          <w:rFonts w:ascii="Arial" w:hAnsi="Arial" w:cs="Arial"/>
          <w:sz w:val="20"/>
          <w:szCs w:val="20"/>
          <w:lang w:val="en-GB"/>
        </w:rPr>
        <w:t>reference</w:t>
      </w:r>
      <w:r w:rsidR="009265DB">
        <w:rPr>
          <w:rStyle w:val="normaltextrun"/>
          <w:rFonts w:ascii="Arial" w:hAnsi="Arial" w:cs="Arial"/>
          <w:sz w:val="20"/>
          <w:szCs w:val="20"/>
          <w:lang w:val="en-GB"/>
        </w:rPr>
        <w:t>d</w:t>
      </w:r>
      <w:r w:rsidR="2E5CCA2F" w:rsidRPr="00C35B57">
        <w:rPr>
          <w:rStyle w:val="normaltextrun"/>
          <w:rFonts w:ascii="Arial" w:hAnsi="Arial" w:cs="Arial"/>
          <w:sz w:val="20"/>
          <w:szCs w:val="20"/>
          <w:lang w:val="en-GB"/>
        </w:rPr>
        <w:t> </w:t>
      </w:r>
      <w:r w:rsidR="009265DB">
        <w:rPr>
          <w:rStyle w:val="normaltextrun"/>
          <w:rFonts w:ascii="Arial" w:hAnsi="Arial" w:cs="Arial"/>
          <w:sz w:val="20"/>
          <w:szCs w:val="20"/>
          <w:lang w:val="en-GB"/>
        </w:rPr>
        <w:t>in</w:t>
      </w:r>
      <w:r w:rsidRPr="00C35B57">
        <w:rPr>
          <w:rStyle w:val="normaltextrun"/>
          <w:rFonts w:ascii="Arial" w:hAnsi="Arial" w:cs="Arial"/>
          <w:sz w:val="20"/>
          <w:szCs w:val="20"/>
          <w:lang w:val="en-GB"/>
        </w:rPr>
        <w:t xml:space="preserve"> other objects (for example, a </w:t>
      </w:r>
      <w:r w:rsidR="002D5964">
        <w:rPr>
          <w:rStyle w:val="normaltextrun"/>
          <w:rFonts w:ascii="Arial" w:hAnsi="Arial" w:cs="Arial"/>
          <w:sz w:val="20"/>
          <w:szCs w:val="20"/>
          <w:lang w:val="en-GB"/>
        </w:rPr>
        <w:t>producer</w:t>
      </w:r>
      <w:r w:rsidRPr="00C35B57">
        <w:rPr>
          <w:rStyle w:val="normaltextrun"/>
          <w:rFonts w:ascii="Arial" w:hAnsi="Arial" w:cs="Arial"/>
          <w:sz w:val="20"/>
          <w:szCs w:val="20"/>
          <w:lang w:val="en-GB"/>
        </w:rPr>
        <w:t xml:space="preserve">, </w:t>
      </w:r>
      <w:proofErr w:type="gramStart"/>
      <w:r w:rsidRPr="00C35B57">
        <w:rPr>
          <w:rStyle w:val="normaltextrun"/>
          <w:rFonts w:ascii="Arial" w:hAnsi="Arial" w:cs="Arial"/>
          <w:sz w:val="20"/>
          <w:szCs w:val="20"/>
          <w:lang w:val="en-GB"/>
        </w:rPr>
        <w:t>farm</w:t>
      </w:r>
      <w:proofErr w:type="gramEnd"/>
      <w:r w:rsidRPr="00C35B57">
        <w:rPr>
          <w:rStyle w:val="normaltextrun"/>
          <w:rFonts w:ascii="Arial" w:hAnsi="Arial" w:cs="Arial"/>
          <w:sz w:val="20"/>
          <w:szCs w:val="20"/>
          <w:lang w:val="en-GB"/>
        </w:rPr>
        <w:t xml:space="preserve"> and field may be referenced in a work order) and thus need identifiers that can be used by the referencing object. Figure 5 shows a Unified </w:t>
      </w:r>
      <w:del w:id="63" w:author="Ben Craker" w:date="2024-03-11T10:32:00Z">
        <w:r w:rsidRPr="00C35B57" w:rsidDel="001E6633">
          <w:rPr>
            <w:rStyle w:val="normaltextrun"/>
            <w:rFonts w:ascii="Arial" w:hAnsi="Arial" w:cs="Arial"/>
            <w:sz w:val="20"/>
            <w:szCs w:val="20"/>
            <w:lang w:val="en-GB"/>
          </w:rPr>
          <w:delText>Modeling</w:delText>
        </w:r>
      </w:del>
      <w:ins w:id="64" w:author="Ben Craker" w:date="2024-03-11T10:32:00Z">
        <w:r w:rsidR="001E6633" w:rsidRPr="00C35B57">
          <w:rPr>
            <w:rStyle w:val="normaltextrun"/>
            <w:rFonts w:ascii="Arial" w:hAnsi="Arial" w:cs="Arial"/>
            <w:sz w:val="20"/>
            <w:szCs w:val="20"/>
            <w:lang w:val="en-GB"/>
          </w:rPr>
          <w:t>Modelling</w:t>
        </w:r>
      </w:ins>
      <w:r w:rsidRPr="00C35B57">
        <w:rPr>
          <w:rStyle w:val="normaltextrun"/>
          <w:rFonts w:ascii="Arial" w:hAnsi="Arial" w:cs="Arial"/>
          <w:sz w:val="20"/>
          <w:szCs w:val="20"/>
          <w:lang w:val="en-GB"/>
        </w:rPr>
        <w:t xml:space="preserve"> Language (UML</w:t>
      </w:r>
      <w:r w:rsidR="009265DB">
        <w:rPr>
          <w:rStyle w:val="normaltextrun"/>
          <w:rFonts w:ascii="Arial" w:hAnsi="Arial" w:cs="Arial"/>
          <w:sz w:val="20"/>
          <w:szCs w:val="20"/>
          <w:lang w:val="en-GB"/>
        </w:rPr>
        <w:t xml:space="preserve">, as per </w:t>
      </w:r>
      <w:r w:rsidR="009265DB" w:rsidRPr="009265DB">
        <w:rPr>
          <w:rStyle w:val="normaltextrun"/>
          <w:rFonts w:ascii="Arial" w:hAnsi="Arial" w:cs="Arial"/>
          <w:sz w:val="20"/>
          <w:szCs w:val="20"/>
          <w:lang w:val="en-GB"/>
        </w:rPr>
        <w:t>ISO/IEC 195</w:t>
      </w:r>
      <w:r w:rsidR="009265DB">
        <w:rPr>
          <w:rStyle w:val="normaltextrun"/>
          <w:rFonts w:ascii="Arial" w:hAnsi="Arial" w:cs="Arial"/>
          <w:sz w:val="20"/>
          <w:szCs w:val="20"/>
          <w:lang w:val="en-GB"/>
        </w:rPr>
        <w:t>01</w:t>
      </w:r>
      <w:r w:rsidR="009265DB" w:rsidRPr="009265DB">
        <w:rPr>
          <w:rStyle w:val="normaltextrun"/>
          <w:rFonts w:ascii="Arial" w:hAnsi="Arial" w:cs="Arial"/>
          <w:sz w:val="20"/>
          <w:szCs w:val="20"/>
          <w:lang w:val="en-GB"/>
        </w:rPr>
        <w:t>:20</w:t>
      </w:r>
      <w:r w:rsidR="009265DB">
        <w:rPr>
          <w:rStyle w:val="normaltextrun"/>
          <w:rFonts w:ascii="Arial" w:hAnsi="Arial" w:cs="Arial"/>
          <w:sz w:val="20"/>
          <w:szCs w:val="20"/>
          <w:lang w:val="en-GB"/>
        </w:rPr>
        <w:t>05</w:t>
      </w:r>
      <w:r w:rsidRPr="00C35B57">
        <w:rPr>
          <w:rStyle w:val="normaltextrun"/>
          <w:rFonts w:ascii="Arial" w:hAnsi="Arial" w:cs="Arial"/>
          <w:sz w:val="20"/>
          <w:szCs w:val="20"/>
          <w:lang w:val="en-GB"/>
        </w:rPr>
        <w:t xml:space="preserve">) class diagram of the </w:t>
      </w:r>
      <w:r w:rsidRPr="00C35B57">
        <w:rPr>
          <w:rStyle w:val="normaltextrun"/>
          <w:rFonts w:ascii="Arial" w:hAnsi="Arial" w:cs="Arial"/>
          <w:sz w:val="20"/>
          <w:szCs w:val="20"/>
          <w:lang w:val="en-GB"/>
        </w:rPr>
        <w:lastRenderedPageBreak/>
        <w:t>mechanism</w:t>
      </w:r>
      <w:r w:rsidR="005C2E2F" w:rsidRPr="00C35B57">
        <w:rPr>
          <w:rStyle w:val="normaltextrun"/>
          <w:rFonts w:ascii="Arial" w:hAnsi="Arial" w:cs="Arial"/>
          <w:sz w:val="20"/>
          <w:szCs w:val="20"/>
          <w:lang w:val="en-GB"/>
        </w:rPr>
        <w:t xml:space="preserve"> </w:t>
      </w:r>
      <w:r w:rsidR="00C572FC" w:rsidRPr="00C35B57">
        <w:rPr>
          <w:rStyle w:val="normaltextrun"/>
          <w:rFonts w:ascii="Arial" w:hAnsi="Arial" w:cs="Arial"/>
          <w:sz w:val="20"/>
          <w:szCs w:val="20"/>
          <w:lang w:val="en-GB"/>
        </w:rPr>
        <w:t xml:space="preserve">used by this </w:t>
      </w:r>
      <w:r w:rsidR="00250DE6">
        <w:rPr>
          <w:rStyle w:val="normaltextrun"/>
          <w:rFonts w:ascii="Arial" w:hAnsi="Arial" w:cs="Arial"/>
          <w:sz w:val="20"/>
          <w:szCs w:val="20"/>
          <w:lang w:val="en-GB"/>
        </w:rPr>
        <w:t>s</w:t>
      </w:r>
      <w:r w:rsidR="00C572FC" w:rsidRPr="00C35B57">
        <w:rPr>
          <w:rStyle w:val="normaltextrun"/>
          <w:rFonts w:ascii="Arial" w:hAnsi="Arial" w:cs="Arial"/>
          <w:sz w:val="20"/>
          <w:szCs w:val="20"/>
          <w:lang w:val="en-GB"/>
        </w:rPr>
        <w:t xml:space="preserve">tandard </w:t>
      </w:r>
      <w:r w:rsidR="005C2E2F" w:rsidRPr="00C35B57">
        <w:rPr>
          <w:rStyle w:val="normaltextrun"/>
          <w:rFonts w:ascii="Arial" w:hAnsi="Arial" w:cs="Arial"/>
          <w:sz w:val="20"/>
          <w:szCs w:val="20"/>
          <w:lang w:val="en-GB"/>
        </w:rPr>
        <w:t xml:space="preserve">to manage </w:t>
      </w:r>
      <w:r w:rsidR="00C572FC" w:rsidRPr="00C35B57">
        <w:rPr>
          <w:rStyle w:val="normaltextrun"/>
          <w:rFonts w:ascii="Arial" w:hAnsi="Arial" w:cs="Arial"/>
          <w:sz w:val="20"/>
          <w:szCs w:val="20"/>
          <w:lang w:val="en-GB"/>
        </w:rPr>
        <w:t>identifiers and references thereto.</w:t>
      </w:r>
      <w:r w:rsidRPr="00C35B57">
        <w:rPr>
          <w:rStyle w:val="normaltextrun"/>
          <w:rFonts w:ascii="Arial" w:hAnsi="Arial" w:cs="Arial"/>
          <w:sz w:val="20"/>
          <w:szCs w:val="20"/>
          <w:lang w:val="en-GB"/>
        </w:rPr>
        <w:t xml:space="preserve"> It </w:t>
      </w:r>
      <w:del w:id="65" w:author="Ben Craker" w:date="2024-03-11T10:32:00Z">
        <w:r w:rsidRPr="00C35B57" w:rsidDel="001E6633">
          <w:rPr>
            <w:rStyle w:val="normaltextrun"/>
            <w:rFonts w:ascii="Arial" w:hAnsi="Arial" w:cs="Arial"/>
            <w:sz w:val="20"/>
            <w:szCs w:val="20"/>
            <w:lang w:val="en-GB"/>
          </w:rPr>
          <w:delText>centers</w:delText>
        </w:r>
      </w:del>
      <w:ins w:id="66" w:author="Ben Craker" w:date="2024-03-11T10:32:00Z">
        <w:r w:rsidR="001E6633" w:rsidRPr="00C35B57">
          <w:rPr>
            <w:rStyle w:val="normaltextrun"/>
            <w:rFonts w:ascii="Arial" w:hAnsi="Arial" w:cs="Arial"/>
            <w:sz w:val="20"/>
            <w:szCs w:val="20"/>
            <w:lang w:val="en-GB"/>
          </w:rPr>
          <w:t>centres</w:t>
        </w:r>
      </w:ins>
      <w:r w:rsidRPr="00C35B57">
        <w:rPr>
          <w:rStyle w:val="normaltextrun"/>
          <w:rFonts w:ascii="Arial" w:hAnsi="Arial" w:cs="Arial"/>
          <w:sz w:val="20"/>
          <w:szCs w:val="20"/>
          <w:lang w:val="en-GB"/>
        </w:rPr>
        <w:t xml:space="preserve"> on an object class called </w:t>
      </w:r>
      <w:proofErr w:type="spellStart"/>
      <w:r w:rsidRPr="00C35B57">
        <w:rPr>
          <w:rStyle w:val="normaltextrun"/>
          <w:rFonts w:ascii="Arial" w:hAnsi="Arial" w:cs="Arial"/>
          <w:sz w:val="20"/>
          <w:szCs w:val="20"/>
          <w:lang w:val="en-GB"/>
        </w:rPr>
        <w:t>CompoundIdentifier</w:t>
      </w:r>
      <w:proofErr w:type="spellEnd"/>
      <w:r w:rsidRPr="00C35B57">
        <w:rPr>
          <w:rStyle w:val="normaltextrun"/>
          <w:rFonts w:ascii="Arial" w:hAnsi="Arial" w:cs="Arial"/>
          <w:sz w:val="20"/>
          <w:szCs w:val="20"/>
          <w:lang w:val="en-GB"/>
        </w:rPr>
        <w:t xml:space="preserve">, which provides objects with a </w:t>
      </w:r>
      <w:r w:rsidR="009265DB">
        <w:rPr>
          <w:rStyle w:val="normaltextrun"/>
          <w:rFonts w:ascii="Arial" w:hAnsi="Arial" w:cs="Arial"/>
          <w:sz w:val="20"/>
          <w:szCs w:val="20"/>
          <w:lang w:val="en-GB"/>
        </w:rPr>
        <w:t>string</w:t>
      </w:r>
      <w:r w:rsidRPr="00C35B57">
        <w:rPr>
          <w:rStyle w:val="normaltextrun"/>
          <w:rFonts w:ascii="Arial" w:hAnsi="Arial" w:cs="Arial"/>
          <w:sz w:val="20"/>
          <w:szCs w:val="20"/>
          <w:lang w:val="en-GB"/>
        </w:rPr>
        <w:t xml:space="preserve"> identifier (the </w:t>
      </w:r>
      <w:proofErr w:type="spellStart"/>
      <w:r w:rsidRPr="00C35B57">
        <w:rPr>
          <w:rStyle w:val="normaltextrun"/>
          <w:rFonts w:ascii="Arial" w:hAnsi="Arial" w:cs="Arial"/>
          <w:sz w:val="20"/>
          <w:szCs w:val="20"/>
          <w:lang w:val="en-GB"/>
        </w:rPr>
        <w:t>ReferenceId</w:t>
      </w:r>
      <w:proofErr w:type="spellEnd"/>
      <w:r w:rsidRPr="00C35B57">
        <w:rPr>
          <w:rStyle w:val="normaltextrun"/>
          <w:rFonts w:ascii="Arial" w:hAnsi="Arial" w:cs="Arial"/>
          <w:sz w:val="20"/>
          <w:szCs w:val="20"/>
          <w:lang w:val="en-GB"/>
        </w:rPr>
        <w:t xml:space="preserve">) for use in the local scope of any </w:t>
      </w:r>
      <w:proofErr w:type="gramStart"/>
      <w:r w:rsidRPr="00C35B57">
        <w:rPr>
          <w:rStyle w:val="normaltextrun"/>
          <w:rFonts w:ascii="Arial" w:hAnsi="Arial" w:cs="Arial"/>
          <w:sz w:val="20"/>
          <w:szCs w:val="20"/>
          <w:lang w:val="en-GB"/>
        </w:rPr>
        <w:t>particular instance</w:t>
      </w:r>
      <w:proofErr w:type="gramEnd"/>
      <w:r w:rsidRPr="00C35B57">
        <w:rPr>
          <w:rStyle w:val="normaltextrun"/>
          <w:rFonts w:ascii="Arial" w:hAnsi="Arial" w:cs="Arial"/>
          <w:sz w:val="20"/>
          <w:szCs w:val="20"/>
          <w:lang w:val="en-GB"/>
        </w:rPr>
        <w:t xml:space="preserve"> of a data model and allows associating an arbitrary number of (optional) unique identifiers (the list of </w:t>
      </w:r>
      <w:proofErr w:type="spellStart"/>
      <w:r w:rsidRPr="00C35B57">
        <w:rPr>
          <w:rStyle w:val="normaltextrun"/>
          <w:rFonts w:ascii="Arial" w:hAnsi="Arial" w:cs="Arial"/>
          <w:sz w:val="20"/>
          <w:szCs w:val="20"/>
          <w:lang w:val="en-GB"/>
        </w:rPr>
        <w:t>UniqueIds</w:t>
      </w:r>
      <w:proofErr w:type="spellEnd"/>
      <w:r w:rsidRPr="00C35B57">
        <w:rPr>
          <w:rStyle w:val="normaltextrun"/>
          <w:rFonts w:ascii="Arial" w:hAnsi="Arial" w:cs="Arial"/>
          <w:sz w:val="20"/>
          <w:szCs w:val="20"/>
          <w:lang w:val="en-GB"/>
        </w:rPr>
        <w:t xml:space="preserve">) to that </w:t>
      </w:r>
      <w:proofErr w:type="spellStart"/>
      <w:r w:rsidRPr="00C35B57">
        <w:rPr>
          <w:rStyle w:val="normaltextrun"/>
          <w:rFonts w:ascii="Arial" w:hAnsi="Arial" w:cs="Arial"/>
          <w:sz w:val="20"/>
          <w:szCs w:val="20"/>
          <w:lang w:val="en-GB"/>
        </w:rPr>
        <w:t>ReferenceId</w:t>
      </w:r>
      <w:proofErr w:type="spellEnd"/>
      <w:r w:rsidRPr="00C35B57">
        <w:rPr>
          <w:rStyle w:val="normaltextrun"/>
          <w:rFonts w:ascii="Arial" w:hAnsi="Arial" w:cs="Arial"/>
          <w:sz w:val="20"/>
          <w:szCs w:val="20"/>
          <w:lang w:val="en-GB"/>
        </w:rPr>
        <w:t xml:space="preserve">. </w:t>
      </w:r>
      <w:proofErr w:type="spellStart"/>
      <w:r w:rsidRPr="00C35B57">
        <w:rPr>
          <w:rStyle w:val="normaltextrun"/>
          <w:rFonts w:ascii="Arial" w:hAnsi="Arial" w:cs="Arial"/>
          <w:sz w:val="20"/>
          <w:szCs w:val="20"/>
          <w:lang w:val="en-GB"/>
        </w:rPr>
        <w:t>CompoundIdentifiers</w:t>
      </w:r>
      <w:proofErr w:type="spellEnd"/>
      <w:r w:rsidRPr="00C35B57">
        <w:rPr>
          <w:rStyle w:val="normaltextrun"/>
          <w:rFonts w:ascii="Arial" w:hAnsi="Arial" w:cs="Arial"/>
          <w:sz w:val="20"/>
          <w:szCs w:val="20"/>
          <w:lang w:val="en-GB"/>
        </w:rPr>
        <w:t xml:space="preserve"> work as a sort of “basket of identifiers” that associate an object with one or more identifier-source pairs, analogous to what is enabled in ISO11783 Annex E-mediated </w:t>
      </w:r>
      <w:proofErr w:type="spellStart"/>
      <w:r w:rsidRPr="00C35B57">
        <w:rPr>
          <w:rStyle w:val="normaltextrun"/>
          <w:rFonts w:ascii="Arial" w:hAnsi="Arial" w:cs="Arial"/>
          <w:sz w:val="20"/>
          <w:szCs w:val="20"/>
          <w:lang w:val="en-GB"/>
        </w:rPr>
        <w:t>Linklist</w:t>
      </w:r>
      <w:proofErr w:type="spellEnd"/>
      <w:r w:rsidRPr="00C35B57">
        <w:rPr>
          <w:rStyle w:val="normaltextrun"/>
          <w:rFonts w:ascii="Arial" w:hAnsi="Arial" w:cs="Arial"/>
          <w:sz w:val="20"/>
          <w:szCs w:val="20"/>
          <w:lang w:val="en-GB"/>
        </w:rPr>
        <w:t xml:space="preserve"> files.</w:t>
      </w:r>
      <w:r w:rsidRPr="00C35B57">
        <w:rPr>
          <w:rStyle w:val="eop"/>
          <w:rFonts w:ascii="Arial" w:hAnsi="Arial" w:cs="Arial"/>
          <w:sz w:val="20"/>
          <w:szCs w:val="20"/>
          <w:lang w:val="en-GB"/>
        </w:rPr>
        <w:t> </w:t>
      </w:r>
    </w:p>
    <w:p w14:paraId="6E652C03" w14:textId="77777777" w:rsidR="006E0CC1" w:rsidRPr="00C35B57" w:rsidRDefault="006E0CC1" w:rsidP="006E0CC1">
      <w:pPr>
        <w:pStyle w:val="paragraph"/>
        <w:spacing w:before="0" w:beforeAutospacing="0" w:after="0" w:afterAutospacing="0"/>
        <w:jc w:val="both"/>
        <w:textAlignment w:val="baseline"/>
        <w:rPr>
          <w:rFonts w:ascii="Segoe UI" w:hAnsi="Segoe UI" w:cs="Segoe UI"/>
          <w:sz w:val="18"/>
          <w:szCs w:val="18"/>
          <w:lang w:val="en-GB"/>
        </w:rPr>
      </w:pPr>
    </w:p>
    <w:p w14:paraId="4879050F" w14:textId="4611CE2C" w:rsidR="006E0CC1" w:rsidRPr="00C35B57" w:rsidRDefault="006E0CC1" w:rsidP="006E0CC1">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Every class that </w:t>
      </w:r>
      <w:r w:rsidR="0010212C">
        <w:rPr>
          <w:rStyle w:val="normaltextrun"/>
          <w:rFonts w:ascii="Arial" w:hAnsi="Arial" w:cs="Arial"/>
          <w:sz w:val="20"/>
          <w:szCs w:val="20"/>
          <w:lang w:val="en-GB"/>
        </w:rPr>
        <w:t>must</w:t>
      </w:r>
      <w:r w:rsidRPr="00C35B57">
        <w:rPr>
          <w:rStyle w:val="normaltextrun"/>
          <w:rFonts w:ascii="Arial" w:hAnsi="Arial" w:cs="Arial"/>
          <w:sz w:val="20"/>
          <w:szCs w:val="20"/>
          <w:lang w:val="en-GB"/>
        </w:rPr>
        <w:t xml:space="preserve"> “stand alone” and be referenced by other objects uses compound Identifiers.</w:t>
      </w:r>
      <w:r w:rsidRPr="00C35B57">
        <w:rPr>
          <w:rStyle w:val="eop"/>
          <w:rFonts w:ascii="Arial" w:hAnsi="Arial" w:cs="Arial"/>
          <w:sz w:val="20"/>
          <w:szCs w:val="20"/>
          <w:lang w:val="en-GB"/>
        </w:rPr>
        <w:t> </w:t>
      </w:r>
      <w:r w:rsidR="009265DB">
        <w:rPr>
          <w:rStyle w:val="eop"/>
          <w:rFonts w:ascii="Arial" w:hAnsi="Arial" w:cs="Arial"/>
          <w:sz w:val="20"/>
          <w:szCs w:val="20"/>
          <w:lang w:val="en-GB"/>
        </w:rPr>
        <w:t xml:space="preserve">The exception is reference data classes, which may define a more human-friendly code as the mechanism to use to reference an instance of that reference data class. </w:t>
      </w:r>
    </w:p>
    <w:p w14:paraId="1F1297ED" w14:textId="77777777" w:rsidR="006E0CC1" w:rsidRPr="00C35B57" w:rsidRDefault="006E0CC1" w:rsidP="006E0CC1">
      <w:pPr>
        <w:pStyle w:val="paragraph"/>
        <w:spacing w:before="0" w:beforeAutospacing="0" w:after="0" w:afterAutospacing="0"/>
        <w:jc w:val="both"/>
        <w:textAlignment w:val="baseline"/>
        <w:rPr>
          <w:rFonts w:ascii="Segoe UI" w:hAnsi="Segoe UI" w:cs="Segoe UI"/>
          <w:sz w:val="18"/>
          <w:szCs w:val="18"/>
          <w:lang w:val="en-GB"/>
        </w:rPr>
      </w:pPr>
    </w:p>
    <w:p w14:paraId="42BF5030" w14:textId="4C3C3383" w:rsidR="0003485F" w:rsidRPr="00C31961" w:rsidRDefault="0010212C" w:rsidP="00C31961">
      <w:pPr>
        <w:pStyle w:val="paragraph"/>
        <w:keepNext/>
        <w:keepLines/>
        <w:spacing w:before="0" w:beforeAutospacing="0" w:after="0" w:afterAutospacing="0"/>
        <w:jc w:val="center"/>
        <w:textAlignment w:val="baseline"/>
        <w:rPr>
          <w:rStyle w:val="normaltextrun"/>
          <w:rFonts w:ascii="Segoe UI" w:hAnsi="Segoe UI" w:cs="Segoe UI"/>
          <w:sz w:val="18"/>
          <w:szCs w:val="18"/>
          <w:lang w:val="en-GB"/>
        </w:rPr>
      </w:pPr>
      <w:r w:rsidRPr="0010212C">
        <w:rPr>
          <w:rStyle w:val="eop"/>
          <w:noProof/>
        </w:rPr>
        <w:drawing>
          <wp:inline distT="0" distB="0" distL="0" distR="0" wp14:anchorId="0A801CFC" wp14:editId="1BB36C67">
            <wp:extent cx="6191885" cy="2729230"/>
            <wp:effectExtent l="0" t="0" r="0" b="0"/>
            <wp:docPr id="1329748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885" cy="2729230"/>
                    </a:xfrm>
                    <a:prstGeom prst="rect">
                      <a:avLst/>
                    </a:prstGeom>
                    <a:noFill/>
                    <a:ln>
                      <a:noFill/>
                    </a:ln>
                  </pic:spPr>
                </pic:pic>
              </a:graphicData>
            </a:graphic>
          </wp:inline>
        </w:drawing>
      </w:r>
      <w:r w:rsidR="006E0CC1" w:rsidRPr="00C35B57">
        <w:rPr>
          <w:rStyle w:val="eop"/>
          <w:rFonts w:ascii="Arial" w:hAnsi="Arial" w:cs="Arial"/>
          <w:sz w:val="20"/>
          <w:szCs w:val="20"/>
          <w:lang w:val="en-GB"/>
        </w:rPr>
        <w:t> </w:t>
      </w:r>
    </w:p>
    <w:p w14:paraId="2AEE28CD" w14:textId="60D01198" w:rsidR="006E0CC1" w:rsidRPr="00C35B57" w:rsidRDefault="006E0CC1" w:rsidP="006E0CC1">
      <w:pPr>
        <w:pStyle w:val="paragraph"/>
        <w:spacing w:before="0" w:beforeAutospacing="0" w:after="0" w:afterAutospacing="0"/>
        <w:jc w:val="center"/>
        <w:textAlignment w:val="baseline"/>
        <w:rPr>
          <w:rFonts w:ascii="Segoe UI" w:hAnsi="Segoe UI" w:cs="Segoe UI"/>
          <w:b/>
          <w:bCs/>
          <w:sz w:val="18"/>
          <w:szCs w:val="18"/>
          <w:lang w:val="en-GB"/>
        </w:rPr>
      </w:pPr>
      <w:r w:rsidRPr="00C35B57">
        <w:rPr>
          <w:rStyle w:val="normaltextrun"/>
          <w:rFonts w:ascii="Arial" w:hAnsi="Arial" w:cs="Arial"/>
          <w:b/>
          <w:bCs/>
          <w:sz w:val="20"/>
          <w:szCs w:val="20"/>
          <w:lang w:val="en-GB"/>
        </w:rPr>
        <w:t xml:space="preserve">Figure 5 – The </w:t>
      </w:r>
      <w:proofErr w:type="spellStart"/>
      <w:r w:rsidRPr="00C35B57">
        <w:rPr>
          <w:rStyle w:val="normaltextrun"/>
          <w:rFonts w:ascii="Arial" w:hAnsi="Arial" w:cs="Arial"/>
          <w:b/>
          <w:bCs/>
          <w:sz w:val="20"/>
          <w:szCs w:val="20"/>
          <w:lang w:val="en-GB"/>
        </w:rPr>
        <w:t>CompoundIdentifier</w:t>
      </w:r>
      <w:proofErr w:type="spellEnd"/>
      <w:r w:rsidRPr="00C35B57">
        <w:rPr>
          <w:rStyle w:val="normaltextrun"/>
          <w:rFonts w:ascii="Arial" w:hAnsi="Arial" w:cs="Arial"/>
          <w:b/>
          <w:bCs/>
          <w:sz w:val="20"/>
          <w:szCs w:val="20"/>
          <w:lang w:val="en-GB"/>
        </w:rPr>
        <w:t xml:space="preserve"> and </w:t>
      </w:r>
      <w:proofErr w:type="spellStart"/>
      <w:r w:rsidRPr="00C35B57">
        <w:rPr>
          <w:rStyle w:val="normaltextrun"/>
          <w:rFonts w:ascii="Arial" w:hAnsi="Arial" w:cs="Arial"/>
          <w:b/>
          <w:bCs/>
          <w:sz w:val="20"/>
          <w:szCs w:val="20"/>
          <w:lang w:val="en-GB"/>
        </w:rPr>
        <w:t>UniqueId</w:t>
      </w:r>
      <w:proofErr w:type="spellEnd"/>
      <w:r w:rsidRPr="00C35B57">
        <w:rPr>
          <w:rStyle w:val="normaltextrun"/>
          <w:rFonts w:ascii="Arial" w:hAnsi="Arial" w:cs="Arial"/>
          <w:b/>
          <w:bCs/>
          <w:sz w:val="20"/>
          <w:szCs w:val="20"/>
          <w:lang w:val="en-GB"/>
        </w:rPr>
        <w:t xml:space="preserve"> classes and supporting enumerated vocabularies</w:t>
      </w:r>
      <w:r w:rsidR="00C31961">
        <w:rPr>
          <w:rStyle w:val="eop"/>
          <w:rFonts w:ascii="Arial" w:hAnsi="Arial" w:cs="Arial"/>
          <w:b/>
          <w:bCs/>
          <w:sz w:val="20"/>
          <w:szCs w:val="20"/>
          <w:lang w:val="en-GB"/>
        </w:rPr>
        <w:t>.</w:t>
      </w:r>
    </w:p>
    <w:p w14:paraId="59DE175D" w14:textId="77777777" w:rsidR="006E0CC1" w:rsidRPr="00C35B57" w:rsidRDefault="006E0CC1" w:rsidP="006E0CC1"/>
    <w:p w14:paraId="6301D6B9" w14:textId="7FF4563A" w:rsidR="00EA5CE9" w:rsidRPr="00C35B57" w:rsidRDefault="006E0CC1">
      <w:pPr>
        <w:pStyle w:val="Heading3"/>
      </w:pPr>
      <w:bookmarkStart w:id="67" w:name="_Toc443461098"/>
      <w:bookmarkStart w:id="68" w:name="_Toc443470367"/>
      <w:bookmarkStart w:id="69" w:name="_Toc450303217"/>
      <w:bookmarkStart w:id="70" w:name="_Toc160650414"/>
      <w:r w:rsidRPr="00C35B57">
        <w:t>8</w:t>
      </w:r>
      <w:r w:rsidR="003E5A2E" w:rsidRPr="00C35B57">
        <w:t>.1.1</w:t>
      </w:r>
      <w:r w:rsidR="005407F1">
        <w:tab/>
      </w:r>
      <w:r w:rsidR="005407F1">
        <w:tab/>
      </w:r>
      <w:r w:rsidR="003E5A2E" w:rsidRPr="00C35B57">
        <w:tab/>
      </w:r>
      <w:bookmarkEnd w:id="67"/>
      <w:bookmarkEnd w:id="68"/>
      <w:bookmarkEnd w:id="69"/>
      <w:r w:rsidRPr="00C35B57">
        <w:t>Compound Identifier Type</w:t>
      </w:r>
      <w:bookmarkEnd w:id="70"/>
    </w:p>
    <w:p w14:paraId="5261F143" w14:textId="77777777" w:rsidR="00491E87" w:rsidRPr="00491E87" w:rsidRDefault="000A3FDC" w:rsidP="000A3FDC">
      <w:pPr>
        <w:spacing w:after="0" w:line="240" w:lineRule="auto"/>
        <w:textAlignment w:val="baseline"/>
        <w:rPr>
          <w:rStyle w:val="normaltextrun"/>
        </w:rPr>
      </w:pPr>
      <w:r w:rsidRPr="00491E87">
        <w:rPr>
          <w:rStyle w:val="normaltextrun"/>
        </w:rPr>
        <w:t xml:space="preserve">The </w:t>
      </w:r>
      <w:proofErr w:type="spellStart"/>
      <w:r w:rsidRPr="00491E87">
        <w:rPr>
          <w:rStyle w:val="normaltextrun"/>
        </w:rPr>
        <w:t>CompoundIdentifier</w:t>
      </w:r>
      <w:proofErr w:type="spellEnd"/>
      <w:r w:rsidRPr="00491E87">
        <w:rPr>
          <w:rStyle w:val="normaltextrun"/>
        </w:rPr>
        <w:t xml:space="preserve"> accommodates the need for unique </w:t>
      </w:r>
      <w:r w:rsidR="009265DB" w:rsidRPr="00491E87">
        <w:rPr>
          <w:rStyle w:val="normaltextrun"/>
        </w:rPr>
        <w:t>identifiers</w:t>
      </w:r>
      <w:r w:rsidRPr="00491E87">
        <w:rPr>
          <w:rStyle w:val="normaltextrun"/>
        </w:rPr>
        <w:t xml:space="preserve"> in the context of keeping datasets as compact as possible. </w:t>
      </w:r>
      <w:r w:rsidR="00491E87" w:rsidRPr="00491E87">
        <w:rPr>
          <w:rStyle w:val="normaltextrun"/>
        </w:rPr>
        <w:t xml:space="preserve">The properties of a </w:t>
      </w:r>
      <w:proofErr w:type="spellStart"/>
      <w:r w:rsidR="00491E87" w:rsidRPr="00491E87">
        <w:rPr>
          <w:rStyle w:val="normaltextrun"/>
        </w:rPr>
        <w:t>CompoundIdentifier</w:t>
      </w:r>
      <w:proofErr w:type="spellEnd"/>
      <w:r w:rsidR="00491E87" w:rsidRPr="00491E87">
        <w:rPr>
          <w:rStyle w:val="normaltextrun"/>
        </w:rPr>
        <w:t xml:space="preserve"> are:</w:t>
      </w:r>
    </w:p>
    <w:p w14:paraId="247A4A1C" w14:textId="77777777" w:rsidR="00491E87" w:rsidRPr="00491E87" w:rsidRDefault="00491E87" w:rsidP="000A3FDC">
      <w:pPr>
        <w:spacing w:after="0" w:line="240" w:lineRule="auto"/>
        <w:textAlignment w:val="baseline"/>
        <w:rPr>
          <w:rStyle w:val="normaltextrun"/>
        </w:rPr>
      </w:pPr>
    </w:p>
    <w:p w14:paraId="183A16F5" w14:textId="741BDD34" w:rsidR="00491E87" w:rsidRDefault="00491E87" w:rsidP="00491E87">
      <w:pPr>
        <w:spacing w:after="0" w:line="240" w:lineRule="auto"/>
        <w:ind w:left="720"/>
        <w:textAlignment w:val="baseline"/>
        <w:rPr>
          <w:rStyle w:val="normaltextrun"/>
        </w:rPr>
      </w:pPr>
      <w:proofErr w:type="spellStart"/>
      <w:r w:rsidRPr="00491E87">
        <w:rPr>
          <w:rStyle w:val="normaltextrun"/>
          <w:b/>
          <w:bCs/>
        </w:rPr>
        <w:t>referenceId</w:t>
      </w:r>
      <w:proofErr w:type="spellEnd"/>
      <w:r w:rsidRPr="00491E87">
        <w:rPr>
          <w:rStyle w:val="normaltextrun"/>
        </w:rPr>
        <w:t>:</w:t>
      </w:r>
      <w:r w:rsidRPr="00491E87">
        <w:rPr>
          <w:rStyle w:val="normaltextrun"/>
        </w:rPr>
        <w:tab/>
        <w:t xml:space="preserve">This string serves as a unique identifier for a particular instance of an object. The scope of uniqueness shall be appropriate for its use: it shall be at least locally unique, but if the data objects are meant to be exchanged through some form of application programming interface (API), they shall be globally unique. </w:t>
      </w:r>
      <w:r>
        <w:rPr>
          <w:rStyle w:val="normaltextrun"/>
        </w:rPr>
        <w:t xml:space="preserve">The value of a </w:t>
      </w:r>
      <w:proofErr w:type="spellStart"/>
      <w:r>
        <w:rPr>
          <w:rStyle w:val="normaltextrun"/>
        </w:rPr>
        <w:t>r</w:t>
      </w:r>
      <w:r w:rsidRPr="00491E87">
        <w:rPr>
          <w:rStyle w:val="normaltextrun"/>
        </w:rPr>
        <w:t>eferenceIds</w:t>
      </w:r>
      <w:proofErr w:type="spellEnd"/>
      <w:r w:rsidRPr="00491E87">
        <w:rPr>
          <w:rStyle w:val="normaltextrun"/>
        </w:rPr>
        <w:t xml:space="preserve"> can be created in a distributed fashion (i.e., without a centralized naming authority), if there is reasonable certainty of their uniqueness. </w:t>
      </w:r>
    </w:p>
    <w:p w14:paraId="7D0E5B0E" w14:textId="77777777" w:rsidR="00491E87" w:rsidRDefault="00491E87" w:rsidP="00491E87">
      <w:pPr>
        <w:spacing w:after="0" w:line="240" w:lineRule="auto"/>
        <w:ind w:left="720"/>
        <w:textAlignment w:val="baseline"/>
        <w:rPr>
          <w:rStyle w:val="normaltextrun"/>
        </w:rPr>
      </w:pPr>
    </w:p>
    <w:p w14:paraId="657FD8DF" w14:textId="270D0D66" w:rsidR="000A3FDC" w:rsidRPr="00C35B57" w:rsidRDefault="00491E87" w:rsidP="00491E87">
      <w:pPr>
        <w:spacing w:after="0" w:line="240" w:lineRule="auto"/>
        <w:textAlignment w:val="baseline"/>
      </w:pPr>
      <w:r w:rsidRPr="00491E87">
        <w:rPr>
          <w:rStyle w:val="normaltextrun"/>
        </w:rPr>
        <w:t xml:space="preserve">The </w:t>
      </w:r>
      <w:proofErr w:type="spellStart"/>
      <w:r w:rsidRPr="00491E87">
        <w:rPr>
          <w:rStyle w:val="normaltextrun"/>
        </w:rPr>
        <w:t>CompoundIdentifier</w:t>
      </w:r>
      <w:proofErr w:type="spellEnd"/>
      <w:r>
        <w:rPr>
          <w:rStyle w:val="normaltextrun"/>
        </w:rPr>
        <w:t xml:space="preserve"> also has a compositional relationship with </w:t>
      </w:r>
      <w:proofErr w:type="gramStart"/>
      <w:r>
        <w:rPr>
          <w:rStyle w:val="normaltextrun"/>
        </w:rPr>
        <w:t>0..</w:t>
      </w:r>
      <w:proofErr w:type="gramEnd"/>
      <w:r>
        <w:rPr>
          <w:rStyle w:val="normaltextrun"/>
        </w:rPr>
        <w:t xml:space="preserve">* </w:t>
      </w:r>
      <w:proofErr w:type="spellStart"/>
      <w:r>
        <w:rPr>
          <w:rStyle w:val="normaltextrun"/>
        </w:rPr>
        <w:t>UniqueId</w:t>
      </w:r>
      <w:proofErr w:type="spellEnd"/>
      <w:r>
        <w:rPr>
          <w:rStyle w:val="normaltextrun"/>
        </w:rPr>
        <w:t xml:space="preserve"> objects (see 8.1.2).</w:t>
      </w:r>
    </w:p>
    <w:p w14:paraId="1843FC34" w14:textId="77777777" w:rsidR="00A168A0" w:rsidRPr="00C35B57" w:rsidRDefault="00A168A0" w:rsidP="000A3FDC"/>
    <w:p w14:paraId="291717AE" w14:textId="198619EC" w:rsidR="000A3FDC" w:rsidRPr="00C35B57" w:rsidRDefault="000A3FDC" w:rsidP="000A3FDC">
      <w:pPr>
        <w:pStyle w:val="Heading3"/>
      </w:pPr>
      <w:bookmarkStart w:id="71" w:name="_Toc160650415"/>
      <w:r w:rsidRPr="00C35B57">
        <w:t>8.1.2</w:t>
      </w:r>
      <w:r w:rsidR="0093532F">
        <w:tab/>
      </w:r>
      <w:r w:rsidR="0093532F">
        <w:tab/>
      </w:r>
      <w:r w:rsidRPr="00C35B57">
        <w:tab/>
      </w:r>
      <w:proofErr w:type="spellStart"/>
      <w:r w:rsidRPr="00C35B57">
        <w:t>UniqueI</w:t>
      </w:r>
      <w:r w:rsidR="008210C9">
        <w:t>d</w:t>
      </w:r>
      <w:bookmarkEnd w:id="71"/>
      <w:proofErr w:type="spellEnd"/>
    </w:p>
    <w:p w14:paraId="298CE821" w14:textId="77777777" w:rsidR="00491E87" w:rsidRDefault="0003485F" w:rsidP="0003485F">
      <w:pPr>
        <w:spacing w:after="0" w:line="240" w:lineRule="auto"/>
        <w:jc w:val="left"/>
        <w:textAlignment w:val="baseline"/>
        <w:rPr>
          <w:rFonts w:cs="Arial"/>
        </w:rPr>
      </w:pPr>
      <w:proofErr w:type="spellStart"/>
      <w:r w:rsidRPr="00C35B57">
        <w:rPr>
          <w:rFonts w:cs="Arial"/>
        </w:rPr>
        <w:t>CompoundIdentifiers</w:t>
      </w:r>
      <w:proofErr w:type="spellEnd"/>
      <w:r w:rsidRPr="00C35B57">
        <w:rPr>
          <w:rFonts w:cs="Arial"/>
        </w:rPr>
        <w:t xml:space="preserve"> are meant to be used in a distributed context, where a document may circulate among two or more FMIS</w:t>
      </w:r>
      <w:r w:rsidR="008F7852">
        <w:rPr>
          <w:rFonts w:cs="Arial"/>
        </w:rPr>
        <w:t xml:space="preserve"> (</w:t>
      </w:r>
      <w:r w:rsidR="00F1571A">
        <w:rPr>
          <w:rFonts w:cs="Arial"/>
        </w:rPr>
        <w:t>4.</w:t>
      </w:r>
      <w:r w:rsidR="005945D7">
        <w:rPr>
          <w:rFonts w:cs="Arial"/>
        </w:rPr>
        <w:t>8</w:t>
      </w:r>
      <w:r w:rsidR="00F1571A">
        <w:rPr>
          <w:rFonts w:cs="Arial"/>
        </w:rPr>
        <w:t>)</w:t>
      </w:r>
      <w:r w:rsidRPr="00C35B57">
        <w:rPr>
          <w:rFonts w:cs="Arial"/>
        </w:rPr>
        <w:t xml:space="preserve">. Since each FMIS may have its own set of unique identifiers (for </w:t>
      </w:r>
      <w:r w:rsidR="008C5E8A">
        <w:rPr>
          <w:rFonts w:cs="Arial"/>
        </w:rPr>
        <w:t>chemical</w:t>
      </w:r>
      <w:r w:rsidRPr="00C35B57">
        <w:rPr>
          <w:rFonts w:cs="Arial"/>
        </w:rPr>
        <w:t xml:space="preserve"> products, </w:t>
      </w:r>
      <w:r w:rsidR="008C5E8A">
        <w:rPr>
          <w:rFonts w:cs="Arial"/>
        </w:rPr>
        <w:t xml:space="preserve">or farms, fields and </w:t>
      </w:r>
      <w:proofErr w:type="spellStart"/>
      <w:r w:rsidR="008C5E8A">
        <w:rPr>
          <w:rFonts w:cs="Arial"/>
        </w:rPr>
        <w:t>cropzones</w:t>
      </w:r>
      <w:proofErr w:type="spellEnd"/>
      <w:r w:rsidR="008C5E8A">
        <w:rPr>
          <w:rFonts w:cs="Arial"/>
        </w:rPr>
        <w:t xml:space="preserve">, </w:t>
      </w:r>
      <w:r w:rsidRPr="00C35B57">
        <w:rPr>
          <w:rFonts w:cs="Arial"/>
        </w:rPr>
        <w:t xml:space="preserve">for example), </w:t>
      </w:r>
      <w:r w:rsidR="00491E87">
        <w:rPr>
          <w:rFonts w:cs="Arial"/>
        </w:rPr>
        <w:t xml:space="preserve">it can be convenient to include multiple available identifiers, i.e., instances of the </w:t>
      </w:r>
      <w:proofErr w:type="spellStart"/>
      <w:r w:rsidR="00491E87">
        <w:rPr>
          <w:rFonts w:cs="Arial"/>
        </w:rPr>
        <w:t>UniqueIds</w:t>
      </w:r>
      <w:proofErr w:type="spellEnd"/>
      <w:r w:rsidR="00491E87">
        <w:rPr>
          <w:rFonts w:cs="Arial"/>
        </w:rPr>
        <w:t xml:space="preserve"> class, for the same object during exchange. </w:t>
      </w:r>
    </w:p>
    <w:p w14:paraId="09CD0832" w14:textId="708F7EF2" w:rsidR="00491E87" w:rsidRDefault="00491E87" w:rsidP="0003485F">
      <w:pPr>
        <w:spacing w:after="0" w:line="240" w:lineRule="auto"/>
        <w:jc w:val="left"/>
        <w:textAlignment w:val="baseline"/>
        <w:rPr>
          <w:rFonts w:cs="Arial"/>
        </w:rPr>
      </w:pPr>
    </w:p>
    <w:p w14:paraId="19C02E8C" w14:textId="02A792A8" w:rsidR="00771AD2" w:rsidRPr="00C35B57" w:rsidRDefault="00771AD2" w:rsidP="00771AD2">
      <w:pPr>
        <w:spacing w:before="120" w:after="0" w:line="240" w:lineRule="auto"/>
        <w:jc w:val="left"/>
        <w:textAlignment w:val="baseline"/>
        <w:rPr>
          <w:rFonts w:cs="Arial"/>
        </w:rPr>
      </w:pPr>
      <w:r w:rsidRPr="00C35B57">
        <w:rPr>
          <w:rFonts w:cs="Arial"/>
        </w:rPr>
        <w:t xml:space="preserve">The </w:t>
      </w:r>
      <w:proofErr w:type="spellStart"/>
      <w:r w:rsidRPr="00C35B57">
        <w:rPr>
          <w:rFonts w:cs="Arial"/>
        </w:rPr>
        <w:t>UniqueId</w:t>
      </w:r>
      <w:proofErr w:type="spellEnd"/>
      <w:r w:rsidRPr="00C35B57">
        <w:rPr>
          <w:rFonts w:cs="Arial"/>
        </w:rPr>
        <w:t xml:space="preserve"> defines a unique identifier that will be associated with a locally</w:t>
      </w:r>
      <w:r>
        <w:rPr>
          <w:rFonts w:cs="Arial"/>
        </w:rPr>
        <w:t xml:space="preserve"> </w:t>
      </w:r>
      <w:r w:rsidRPr="00C35B57">
        <w:rPr>
          <w:rFonts w:cs="Arial"/>
        </w:rPr>
        <w:t xml:space="preserve">scoped reference identifier string as part of a </w:t>
      </w:r>
      <w:proofErr w:type="spellStart"/>
      <w:r w:rsidRPr="00C35B57">
        <w:rPr>
          <w:rFonts w:cs="Arial"/>
        </w:rPr>
        <w:t>CompoundIdentifier</w:t>
      </w:r>
      <w:proofErr w:type="spellEnd"/>
      <w:r w:rsidRPr="00C35B57">
        <w:rPr>
          <w:rFonts w:cs="Arial"/>
        </w:rPr>
        <w:t xml:space="preserve">. The uniqueness constraints shall be identical to the constraints applied to </w:t>
      </w:r>
      <w:proofErr w:type="spellStart"/>
      <w:r w:rsidRPr="00C35B57">
        <w:rPr>
          <w:rFonts w:cs="Arial"/>
        </w:rPr>
        <w:t>CompoundIdentifier’s</w:t>
      </w:r>
      <w:proofErr w:type="spellEnd"/>
      <w:r w:rsidRPr="00C35B57">
        <w:rPr>
          <w:rFonts w:cs="Arial"/>
        </w:rPr>
        <w:t xml:space="preserve"> </w:t>
      </w:r>
      <w:proofErr w:type="spellStart"/>
      <w:r>
        <w:rPr>
          <w:rFonts w:cs="Arial"/>
        </w:rPr>
        <w:t>r</w:t>
      </w:r>
      <w:r w:rsidRPr="00C35B57">
        <w:rPr>
          <w:rFonts w:cs="Arial"/>
        </w:rPr>
        <w:t>eferenceId</w:t>
      </w:r>
      <w:proofErr w:type="spellEnd"/>
      <w:r w:rsidRPr="00C35B57">
        <w:rPr>
          <w:rFonts w:cs="Arial"/>
        </w:rPr>
        <w:t xml:space="preserve"> property. It can reference a source, i.e., the organization that “minted” (created) that identifier. </w:t>
      </w:r>
    </w:p>
    <w:p w14:paraId="3DDA9B07" w14:textId="77777777" w:rsidR="00771AD2" w:rsidRDefault="00771AD2" w:rsidP="0003485F">
      <w:pPr>
        <w:spacing w:after="0" w:line="240" w:lineRule="auto"/>
        <w:jc w:val="left"/>
        <w:textAlignment w:val="baseline"/>
        <w:rPr>
          <w:rFonts w:cs="Arial"/>
        </w:rPr>
      </w:pPr>
    </w:p>
    <w:p w14:paraId="6FBB493A" w14:textId="06846605" w:rsidR="00491E87" w:rsidRDefault="00491E87" w:rsidP="00771AD2">
      <w:pPr>
        <w:spacing w:after="120" w:line="240" w:lineRule="auto"/>
        <w:jc w:val="left"/>
        <w:textAlignment w:val="baseline"/>
        <w:rPr>
          <w:rFonts w:cs="Arial"/>
        </w:rPr>
      </w:pPr>
      <w:r>
        <w:rPr>
          <w:rFonts w:cs="Arial"/>
        </w:rPr>
        <w:lastRenderedPageBreak/>
        <w:t xml:space="preserve">The properties of the </w:t>
      </w:r>
      <w:proofErr w:type="spellStart"/>
      <w:r>
        <w:rPr>
          <w:rFonts w:cs="Arial"/>
        </w:rPr>
        <w:t>UniqueId</w:t>
      </w:r>
      <w:proofErr w:type="spellEnd"/>
      <w:r>
        <w:rPr>
          <w:rFonts w:cs="Arial"/>
        </w:rPr>
        <w:t xml:space="preserve"> class are:</w:t>
      </w:r>
    </w:p>
    <w:p w14:paraId="7E6E8213" w14:textId="5AD4E969" w:rsidR="003A0D91" w:rsidRDefault="003A0D91" w:rsidP="00771AD2">
      <w:pPr>
        <w:spacing w:after="0" w:line="240" w:lineRule="auto"/>
        <w:ind w:left="720"/>
        <w:jc w:val="left"/>
        <w:textAlignment w:val="baseline"/>
        <w:rPr>
          <w:rFonts w:cs="Arial"/>
        </w:rPr>
      </w:pPr>
      <w:proofErr w:type="spellStart"/>
      <w:r w:rsidRPr="00045A64">
        <w:rPr>
          <w:rFonts w:cs="Arial"/>
          <w:b/>
          <w:bCs/>
        </w:rPr>
        <w:t>idText</w:t>
      </w:r>
      <w:proofErr w:type="spellEnd"/>
      <w:r>
        <w:rPr>
          <w:rFonts w:cs="Arial"/>
        </w:rPr>
        <w:t>:</w:t>
      </w:r>
      <w:r w:rsidR="00045A64">
        <w:rPr>
          <w:rFonts w:cs="Arial"/>
        </w:rPr>
        <w:t xml:space="preserve"> A string that contains the identifier proper. Required. </w:t>
      </w:r>
      <w:r w:rsidR="00045A64" w:rsidRPr="00045A64">
        <w:rPr>
          <w:rFonts w:cs="Arial"/>
        </w:rPr>
        <w:t xml:space="preserve">Can be created in a distributed fashion (i.e. without a centralizing naming authority, </w:t>
      </w:r>
      <w:proofErr w:type="gramStart"/>
      <w:r w:rsidR="00045A64" w:rsidRPr="00045A64">
        <w:rPr>
          <w:rFonts w:cs="Arial"/>
        </w:rPr>
        <w:t>as long as</w:t>
      </w:r>
      <w:proofErr w:type="gramEnd"/>
      <w:r w:rsidR="00045A64" w:rsidRPr="00045A64">
        <w:rPr>
          <w:rFonts w:cs="Arial"/>
        </w:rPr>
        <w:t xml:space="preserve"> there is a reasonable certainty of its uniqueness.</w:t>
      </w:r>
      <w:r w:rsidR="00771AD2">
        <w:rPr>
          <w:rFonts w:cs="Arial"/>
        </w:rPr>
        <w:t xml:space="preserve"> </w:t>
      </w:r>
      <w:r w:rsidR="00771AD2" w:rsidRPr="00C35B57">
        <w:rPr>
          <w:rFonts w:cs="Arial"/>
        </w:rPr>
        <w:t xml:space="preserve">The </w:t>
      </w:r>
      <w:proofErr w:type="spellStart"/>
      <w:r w:rsidR="00771AD2">
        <w:rPr>
          <w:rFonts w:cs="Arial"/>
        </w:rPr>
        <w:t>idText</w:t>
      </w:r>
      <w:proofErr w:type="spellEnd"/>
      <w:r w:rsidR="00771AD2" w:rsidRPr="00C35B57">
        <w:rPr>
          <w:rFonts w:cs="Arial"/>
        </w:rPr>
        <w:t xml:space="preserve"> property of a </w:t>
      </w:r>
      <w:proofErr w:type="spellStart"/>
      <w:r w:rsidR="00771AD2" w:rsidRPr="00C35B57">
        <w:rPr>
          <w:rFonts w:cs="Arial"/>
        </w:rPr>
        <w:t>UniqueI</w:t>
      </w:r>
      <w:r w:rsidR="00771AD2">
        <w:rPr>
          <w:rFonts w:cs="Arial"/>
        </w:rPr>
        <w:t>d</w:t>
      </w:r>
      <w:proofErr w:type="spellEnd"/>
      <w:r w:rsidR="00771AD2" w:rsidRPr="00C35B57">
        <w:rPr>
          <w:rFonts w:cs="Arial"/>
        </w:rPr>
        <w:t xml:space="preserve"> instance is itself stored as a string, but the </w:t>
      </w:r>
      <w:r w:rsidR="00771AD2">
        <w:rPr>
          <w:rFonts w:cs="Arial"/>
        </w:rPr>
        <w:t>category</w:t>
      </w:r>
      <w:r w:rsidR="00771AD2" w:rsidRPr="00C35B57">
        <w:rPr>
          <w:rFonts w:cs="Arial"/>
        </w:rPr>
        <w:t xml:space="preserve"> of </w:t>
      </w:r>
      <w:proofErr w:type="spellStart"/>
      <w:r w:rsidR="00771AD2" w:rsidRPr="00C35B57">
        <w:rPr>
          <w:rFonts w:cs="Arial"/>
        </w:rPr>
        <w:t>UniqueId</w:t>
      </w:r>
      <w:proofErr w:type="spellEnd"/>
      <w:r w:rsidR="00771AD2">
        <w:rPr>
          <w:rFonts w:cs="Arial"/>
        </w:rPr>
        <w:t>, which indicates how to interpret the string,</w:t>
      </w:r>
      <w:r w:rsidR="00771AD2" w:rsidRPr="00C35B57">
        <w:rPr>
          <w:rFonts w:cs="Arial"/>
        </w:rPr>
        <w:t xml:space="preserve"> is specified with the </w:t>
      </w:r>
      <w:proofErr w:type="spellStart"/>
      <w:r w:rsidR="00771AD2">
        <w:rPr>
          <w:rFonts w:cs="Arial"/>
        </w:rPr>
        <w:t>idCategory</w:t>
      </w:r>
      <w:proofErr w:type="spellEnd"/>
      <w:r w:rsidR="00771AD2">
        <w:rPr>
          <w:rFonts w:cs="Arial"/>
        </w:rPr>
        <w:t xml:space="preserve"> </w:t>
      </w:r>
      <w:r w:rsidR="00771AD2" w:rsidRPr="00C35B57">
        <w:rPr>
          <w:rFonts w:cs="Arial"/>
        </w:rPr>
        <w:t>property.</w:t>
      </w:r>
    </w:p>
    <w:p w14:paraId="1FB61456" w14:textId="6E67039E" w:rsidR="00045A64" w:rsidRDefault="00045A64" w:rsidP="00771AD2">
      <w:pPr>
        <w:spacing w:after="0" w:line="240" w:lineRule="auto"/>
        <w:ind w:left="720"/>
        <w:jc w:val="left"/>
        <w:textAlignment w:val="baseline"/>
        <w:rPr>
          <w:rFonts w:cs="Arial"/>
        </w:rPr>
      </w:pPr>
      <w:proofErr w:type="spellStart"/>
      <w:r w:rsidRPr="00045A64">
        <w:rPr>
          <w:rFonts w:cs="Arial"/>
          <w:b/>
          <w:bCs/>
        </w:rPr>
        <w:t>idCategory</w:t>
      </w:r>
      <w:proofErr w:type="spellEnd"/>
      <w:r>
        <w:rPr>
          <w:rFonts w:cs="Arial"/>
        </w:rPr>
        <w:t xml:space="preserve">: An enumerated value </w:t>
      </w:r>
      <w:r w:rsidR="00771AD2">
        <w:rPr>
          <w:rFonts w:cs="Arial"/>
        </w:rPr>
        <w:t xml:space="preserve">from the class </w:t>
      </w:r>
      <w:proofErr w:type="spellStart"/>
      <w:r w:rsidR="00771AD2">
        <w:rPr>
          <w:rFonts w:cs="Arial"/>
        </w:rPr>
        <w:t>UniqueIdCategoryEnum</w:t>
      </w:r>
      <w:proofErr w:type="spellEnd"/>
      <w:r w:rsidR="00771AD2">
        <w:rPr>
          <w:rFonts w:cs="Arial"/>
        </w:rPr>
        <w:t xml:space="preserve"> that describes what kind of identifier the </w:t>
      </w:r>
      <w:proofErr w:type="spellStart"/>
      <w:r w:rsidR="00771AD2">
        <w:rPr>
          <w:rFonts w:cs="Arial"/>
        </w:rPr>
        <w:t>idText</w:t>
      </w:r>
      <w:proofErr w:type="spellEnd"/>
      <w:r w:rsidR="00771AD2">
        <w:rPr>
          <w:rFonts w:cs="Arial"/>
        </w:rPr>
        <w:t xml:space="preserve"> string should be interpreted as (e.g., UUID, URI, string). Required</w:t>
      </w:r>
    </w:p>
    <w:p w14:paraId="78869D05" w14:textId="1427222B" w:rsidR="00491E87" w:rsidRDefault="003A0D91" w:rsidP="00771AD2">
      <w:pPr>
        <w:spacing w:after="0" w:line="240" w:lineRule="auto"/>
        <w:ind w:left="720"/>
        <w:jc w:val="left"/>
        <w:textAlignment w:val="baseline"/>
        <w:rPr>
          <w:rFonts w:cs="Arial"/>
        </w:rPr>
      </w:pPr>
      <w:proofErr w:type="spellStart"/>
      <w:r w:rsidRPr="00045A64">
        <w:rPr>
          <w:rFonts w:cs="Arial"/>
          <w:b/>
          <w:bCs/>
        </w:rPr>
        <w:t>idSource</w:t>
      </w:r>
      <w:proofErr w:type="spellEnd"/>
      <w:r>
        <w:rPr>
          <w:rFonts w:cs="Arial"/>
        </w:rPr>
        <w:t>:</w:t>
      </w:r>
      <w:r w:rsidR="00045A64">
        <w:rPr>
          <w:rFonts w:cs="Arial"/>
        </w:rPr>
        <w:t xml:space="preserve"> A string that contains an identifier indicating the originating organization of the unique identifier. Optional. </w:t>
      </w:r>
      <w:r w:rsidR="00045A64" w:rsidRPr="00045A64">
        <w:rPr>
          <w:rFonts w:cs="Arial"/>
        </w:rPr>
        <w:t>Source may be a GLN</w:t>
      </w:r>
      <w:r w:rsidR="00771AD2" w:rsidRPr="00C35B57">
        <w:rPr>
          <w:rFonts w:cs="Arial"/>
        </w:rPr>
        <w:t xml:space="preserve"> (GS1, 2014)</w:t>
      </w:r>
      <w:r w:rsidR="00045A64" w:rsidRPr="00045A64">
        <w:rPr>
          <w:rFonts w:cs="Arial"/>
        </w:rPr>
        <w:t xml:space="preserve"> or URI. Should be a unique string from a controlled vocabulary.</w:t>
      </w:r>
    </w:p>
    <w:p w14:paraId="279BC0BA" w14:textId="296AD8FA" w:rsidR="00771AD2" w:rsidRDefault="00771AD2" w:rsidP="00771AD2">
      <w:pPr>
        <w:spacing w:after="0" w:line="240" w:lineRule="auto"/>
        <w:ind w:left="720"/>
        <w:jc w:val="left"/>
        <w:textAlignment w:val="baseline"/>
        <w:rPr>
          <w:rFonts w:cs="Arial"/>
        </w:rPr>
      </w:pPr>
      <w:proofErr w:type="spellStart"/>
      <w:r w:rsidRPr="00771AD2">
        <w:rPr>
          <w:rFonts w:cs="Arial"/>
          <w:b/>
          <w:bCs/>
        </w:rPr>
        <w:t>idSourceCategory</w:t>
      </w:r>
      <w:proofErr w:type="spellEnd"/>
      <w:r>
        <w:rPr>
          <w:rFonts w:cs="Arial"/>
        </w:rPr>
        <w:t xml:space="preserve">: An enumerated value from the class </w:t>
      </w:r>
      <w:proofErr w:type="spellStart"/>
      <w:r>
        <w:rPr>
          <w:rFonts w:cs="Arial"/>
        </w:rPr>
        <w:t>idSourceTypeEnum</w:t>
      </w:r>
      <w:proofErr w:type="spellEnd"/>
      <w:r>
        <w:rPr>
          <w:rFonts w:cs="Arial"/>
        </w:rPr>
        <w:t xml:space="preserve">, that describes how the </w:t>
      </w:r>
      <w:proofErr w:type="spellStart"/>
      <w:r>
        <w:rPr>
          <w:rFonts w:cs="Arial"/>
        </w:rPr>
        <w:t>idSource</w:t>
      </w:r>
      <w:proofErr w:type="spellEnd"/>
      <w:r>
        <w:rPr>
          <w:rFonts w:cs="Arial"/>
        </w:rPr>
        <w:t xml:space="preserve"> text should be interpreted. Optional.</w:t>
      </w:r>
    </w:p>
    <w:p w14:paraId="1DF9A6BB" w14:textId="77777777" w:rsidR="00491E87" w:rsidRDefault="00491E87" w:rsidP="0003485F">
      <w:pPr>
        <w:spacing w:after="0" w:line="240" w:lineRule="auto"/>
        <w:jc w:val="left"/>
        <w:textAlignment w:val="baseline"/>
        <w:rPr>
          <w:rFonts w:cs="Arial"/>
        </w:rPr>
      </w:pPr>
    </w:p>
    <w:p w14:paraId="3A222AC3" w14:textId="37E99086" w:rsidR="000E27AE" w:rsidRPr="00C35B57" w:rsidRDefault="00F56B41" w:rsidP="00F51731">
      <w:pPr>
        <w:pStyle w:val="Heading3"/>
        <w:spacing w:before="240" w:line="230" w:lineRule="exact"/>
      </w:pPr>
      <w:bookmarkStart w:id="72" w:name="_Toc160650416"/>
      <w:r>
        <w:t>8.1.3</w:t>
      </w:r>
      <w:r w:rsidR="000E27AE">
        <w:tab/>
      </w:r>
      <w:r w:rsidR="000E27AE">
        <w:tab/>
      </w:r>
      <w:r w:rsidR="000E27AE" w:rsidRPr="00C35B57">
        <w:tab/>
      </w:r>
      <w:r w:rsidR="00F51731">
        <w:t xml:space="preserve">Sharing </w:t>
      </w:r>
      <w:proofErr w:type="spellStart"/>
      <w:r w:rsidR="00F51731">
        <w:t>UniqueIds</w:t>
      </w:r>
      <w:bookmarkEnd w:id="72"/>
      <w:proofErr w:type="spellEnd"/>
    </w:p>
    <w:p w14:paraId="6770EF2A" w14:textId="03A60880" w:rsidR="00644A46" w:rsidRDefault="007E222D" w:rsidP="00F51731">
      <w:r>
        <w:t>One</w:t>
      </w:r>
      <w:r w:rsidR="00D33F4B">
        <w:t xml:space="preserve"> </w:t>
      </w:r>
      <w:r>
        <w:t xml:space="preserve">of the purposes of bundling </w:t>
      </w:r>
      <w:proofErr w:type="spellStart"/>
      <w:r>
        <w:t>UniqueIds</w:t>
      </w:r>
      <w:proofErr w:type="spellEnd"/>
      <w:r>
        <w:t xml:space="preserve"> along with a </w:t>
      </w:r>
      <w:proofErr w:type="spellStart"/>
      <w:r>
        <w:t>CompoundIdentifier</w:t>
      </w:r>
      <w:proofErr w:type="spellEnd"/>
      <w:r>
        <w:t xml:space="preserve"> when exchanging data among systems is to </w:t>
      </w:r>
      <w:r w:rsidR="003B6CE7">
        <w:t>enable actors to avoid the unwelcome and relatively painful (e.g., requir</w:t>
      </w:r>
      <w:r w:rsidR="00644A46">
        <w:t>ing</w:t>
      </w:r>
      <w:r w:rsidR="003B6CE7">
        <w:t xml:space="preserve"> direct user interaction) process of record </w:t>
      </w:r>
      <w:proofErr w:type="gramStart"/>
      <w:r w:rsidR="003B6CE7">
        <w:t>linkage;</w:t>
      </w:r>
      <w:proofErr w:type="gramEnd"/>
      <w:r w:rsidR="003B6CE7">
        <w:t xml:space="preserve"> i.e.,</w:t>
      </w:r>
      <w:r>
        <w:t xml:space="preserve"> </w:t>
      </w:r>
      <w:r w:rsidR="00EE7B3B">
        <w:t xml:space="preserve">scenarios where correspondences </w:t>
      </w:r>
      <w:r w:rsidR="00644A46">
        <w:t xml:space="preserve">(“mappings”) </w:t>
      </w:r>
      <w:r w:rsidR="00EE7B3B">
        <w:t xml:space="preserve">must be established among </w:t>
      </w:r>
      <w:proofErr w:type="spellStart"/>
      <w:r w:rsidR="00413E3D" w:rsidRPr="00413E3D">
        <w:t>UniqueId</w:t>
      </w:r>
      <w:r w:rsidR="00EE7B3B">
        <w:t>s</w:t>
      </w:r>
      <w:proofErr w:type="spellEnd"/>
      <w:r w:rsidR="00413E3D" w:rsidRPr="00413E3D">
        <w:t xml:space="preserve"> </w:t>
      </w:r>
      <w:r w:rsidR="00EE7B3B">
        <w:t xml:space="preserve">referring to the same object, but originating in different systems. </w:t>
      </w:r>
    </w:p>
    <w:p w14:paraId="09E0331F" w14:textId="760B307B" w:rsidR="00771AD2" w:rsidRDefault="00644A46" w:rsidP="00F51731">
      <w:r>
        <w:t xml:space="preserve">Figure 6 below shows two data exchange example scenarios, where a Producer, an Advisor, and an </w:t>
      </w:r>
      <w:proofErr w:type="gramStart"/>
      <w:r>
        <w:t>Irrigator</w:t>
      </w:r>
      <w:r w:rsidR="00771AD2">
        <w:t xml:space="preserve"> </w:t>
      </w:r>
      <w:r>
        <w:t>exchange documents</w:t>
      </w:r>
      <w:proofErr w:type="gramEnd"/>
      <w:r>
        <w:t xml:space="preserve"> pertaining to planning, executing and documenting an irrigation field operation.</w:t>
      </w:r>
      <w:r w:rsidR="00771AD2">
        <w:t xml:space="preserve"> In the example, each actor is assumed to have their own locally derived unique identifier to represent the Producer’s field. </w:t>
      </w:r>
    </w:p>
    <w:p w14:paraId="4B36007E" w14:textId="1711330D" w:rsidR="00644A46" w:rsidRDefault="00644A46" w:rsidP="00F51731">
      <w:r>
        <w:t>T</w:t>
      </w:r>
      <w:r w:rsidR="00413E3D" w:rsidRPr="00413E3D">
        <w:t xml:space="preserve">he top </w:t>
      </w:r>
      <w:r w:rsidR="00EE7B3B">
        <w:t>panel in Figure 6 below</w:t>
      </w:r>
      <w:r w:rsidR="00413E3D" w:rsidRPr="00413E3D">
        <w:t xml:space="preserve"> shows </w:t>
      </w:r>
      <w:r>
        <w:t xml:space="preserve">the process of data exchanges as existing without </w:t>
      </w:r>
      <w:proofErr w:type="gramStart"/>
      <w:r>
        <w:t>cooperation;</w:t>
      </w:r>
      <w:proofErr w:type="gramEnd"/>
      <w:r>
        <w:t xml:space="preserve"> i.e., the three actors do not share </w:t>
      </w:r>
      <w:proofErr w:type="spellStart"/>
      <w:r>
        <w:t>uniqueIds</w:t>
      </w:r>
      <w:proofErr w:type="spellEnd"/>
      <w:r>
        <w:t xml:space="preserve">, just the </w:t>
      </w:r>
      <w:proofErr w:type="spellStart"/>
      <w:r>
        <w:t>referenceId</w:t>
      </w:r>
      <w:proofErr w:type="spellEnd"/>
      <w:r>
        <w:t xml:space="preserve"> of the exchanged document. Note how, upon receiving a data payload, every one of the actors must spend time mapping the incoming ids to known ids.</w:t>
      </w:r>
    </w:p>
    <w:p w14:paraId="5A667EB0" w14:textId="25BFBCA9" w:rsidR="000A3FDC" w:rsidRDefault="00644A46" w:rsidP="00F51731">
      <w:r>
        <w:t xml:space="preserve">The lower pane of Figure 6, in contrast, shows how, when the actors </w:t>
      </w:r>
      <w:r w:rsidR="009A371C">
        <w:t xml:space="preserve">do </w:t>
      </w:r>
      <w:r>
        <w:t xml:space="preserve">include </w:t>
      </w:r>
      <w:proofErr w:type="spellStart"/>
      <w:r>
        <w:t>UniqueIds</w:t>
      </w:r>
      <w:proofErr w:type="spellEnd"/>
      <w:r>
        <w:t xml:space="preserve"> within the </w:t>
      </w:r>
      <w:proofErr w:type="spellStart"/>
      <w:r>
        <w:t>CompoundIdentifiers</w:t>
      </w:r>
      <w:proofErr w:type="spellEnd"/>
      <w:r>
        <w:t xml:space="preserve"> they share</w:t>
      </w:r>
      <w:r w:rsidR="009A371C">
        <w:t xml:space="preserve">, eventually the record linkage step can be avoided </w:t>
      </w:r>
      <w:r w:rsidR="00413E3D" w:rsidRPr="00413E3D">
        <w:t>enabl</w:t>
      </w:r>
      <w:r w:rsidR="009A371C">
        <w:t>ed by</w:t>
      </w:r>
      <w:r w:rsidR="00413E3D" w:rsidRPr="00413E3D">
        <w:t xml:space="preserve"> network effects that make record linkage unnecessary. </w:t>
      </w:r>
      <w:proofErr w:type="spellStart"/>
      <w:r w:rsidR="00413E3D" w:rsidRPr="00413E3D">
        <w:t>Idx</w:t>
      </w:r>
      <w:proofErr w:type="spellEnd"/>
      <w:r w:rsidR="00413E3D" w:rsidRPr="00413E3D">
        <w:t xml:space="preserve"> refers to the identifier for a resource such as a field: </w:t>
      </w:r>
      <w:proofErr w:type="spellStart"/>
      <w:r w:rsidR="00413E3D" w:rsidRPr="00413E3D">
        <w:t>Idp</w:t>
      </w:r>
      <w:proofErr w:type="spellEnd"/>
      <w:r w:rsidR="00413E3D" w:rsidRPr="00413E3D">
        <w:t xml:space="preserve"> is the identifier that the Producer had for the resource a priori, </w:t>
      </w:r>
      <w:proofErr w:type="spellStart"/>
      <w:r w:rsidR="00413E3D" w:rsidRPr="00413E3D">
        <w:t>IdA</w:t>
      </w:r>
      <w:proofErr w:type="spellEnd"/>
      <w:r w:rsidR="00413E3D" w:rsidRPr="00413E3D">
        <w:t xml:space="preserve"> is the one the Advisor had, and </w:t>
      </w:r>
      <w:proofErr w:type="spellStart"/>
      <w:r w:rsidR="00413E3D" w:rsidRPr="00413E3D">
        <w:t>IdI</w:t>
      </w:r>
      <w:proofErr w:type="spellEnd"/>
      <w:r w:rsidR="00413E3D" w:rsidRPr="00413E3D">
        <w:t xml:space="preserve"> is the one originally held by the Irrigator.</w:t>
      </w:r>
    </w:p>
    <w:p w14:paraId="4253D188" w14:textId="0D27E3C4" w:rsidR="0046100D" w:rsidRDefault="009E5A60" w:rsidP="008C7F77">
      <w:pPr>
        <w:jc w:val="center"/>
        <w:rPr>
          <w:rFonts w:cs="Arial"/>
        </w:rPr>
      </w:pPr>
      <w:r w:rsidRPr="009E5A60">
        <w:rPr>
          <w:noProof/>
        </w:rPr>
        <w:drawing>
          <wp:inline distT="0" distB="0" distL="0" distR="0" wp14:anchorId="19973A58" wp14:editId="445D8F9D">
            <wp:extent cx="3364992" cy="3200400"/>
            <wp:effectExtent l="0" t="0" r="6985" b="0"/>
            <wp:docPr id="16413865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4992" cy="3200400"/>
                    </a:xfrm>
                    <a:prstGeom prst="rect">
                      <a:avLst/>
                    </a:prstGeom>
                    <a:noFill/>
                    <a:ln>
                      <a:noFill/>
                    </a:ln>
                  </pic:spPr>
                </pic:pic>
              </a:graphicData>
            </a:graphic>
          </wp:inline>
        </w:drawing>
      </w:r>
      <w:r w:rsidR="008C7F77">
        <w:rPr>
          <w:rFonts w:cs="Arial"/>
        </w:rPr>
        <w:br w:type="textWrapping" w:clear="all"/>
      </w:r>
    </w:p>
    <w:p w14:paraId="1A1AC2EB" w14:textId="0F98BF32" w:rsidR="004675D2" w:rsidRDefault="0000071C" w:rsidP="007A2ADA">
      <w:pPr>
        <w:jc w:val="center"/>
        <w:rPr>
          <w:rStyle w:val="normaltextrun"/>
          <w:rFonts w:cs="Arial"/>
          <w:b/>
          <w:bCs/>
        </w:rPr>
      </w:pPr>
      <w:r w:rsidRPr="0000071C">
        <w:rPr>
          <w:noProof/>
        </w:rPr>
        <w:lastRenderedPageBreak/>
        <w:drawing>
          <wp:inline distT="0" distB="0" distL="0" distR="0" wp14:anchorId="3F856100" wp14:editId="636471A7">
            <wp:extent cx="3621024" cy="3200400"/>
            <wp:effectExtent l="0" t="0" r="0" b="0"/>
            <wp:docPr id="1813518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1024" cy="3200400"/>
                    </a:xfrm>
                    <a:prstGeom prst="rect">
                      <a:avLst/>
                    </a:prstGeom>
                    <a:noFill/>
                    <a:ln>
                      <a:noFill/>
                    </a:ln>
                  </pic:spPr>
                </pic:pic>
              </a:graphicData>
            </a:graphic>
          </wp:inline>
        </w:drawing>
      </w:r>
    </w:p>
    <w:p w14:paraId="10B53AC9" w14:textId="44BE5DCF" w:rsidR="006C1089" w:rsidRDefault="00A94402" w:rsidP="007A2ADA">
      <w:pPr>
        <w:jc w:val="center"/>
        <w:rPr>
          <w:rStyle w:val="normaltextrun"/>
          <w:rFonts w:cs="Arial"/>
          <w:b/>
          <w:bCs/>
        </w:rPr>
      </w:pPr>
      <w:r w:rsidRPr="00A94402">
        <w:rPr>
          <w:noProof/>
        </w:rPr>
        <w:drawing>
          <wp:inline distT="0" distB="0" distL="0" distR="0" wp14:anchorId="53A96B78" wp14:editId="1D40844C">
            <wp:extent cx="3118104" cy="530352"/>
            <wp:effectExtent l="0" t="0" r="6350" b="3175"/>
            <wp:docPr id="2008017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8104" cy="530352"/>
                    </a:xfrm>
                    <a:prstGeom prst="rect">
                      <a:avLst/>
                    </a:prstGeom>
                    <a:noFill/>
                    <a:ln>
                      <a:noFill/>
                    </a:ln>
                  </pic:spPr>
                </pic:pic>
              </a:graphicData>
            </a:graphic>
          </wp:inline>
        </w:drawing>
      </w:r>
    </w:p>
    <w:p w14:paraId="1D2940DB" w14:textId="3539EFAA" w:rsidR="0046100D" w:rsidRPr="00C50007" w:rsidRDefault="004675D2" w:rsidP="00F56B41">
      <w:pPr>
        <w:rPr>
          <w:rFonts w:cs="Arial"/>
        </w:rPr>
      </w:pPr>
      <w:r w:rsidRPr="00C35B57">
        <w:rPr>
          <w:rStyle w:val="normaltextrun"/>
          <w:rFonts w:cs="Arial"/>
          <w:b/>
          <w:bCs/>
        </w:rPr>
        <w:t xml:space="preserve">Figure </w:t>
      </w:r>
      <w:r>
        <w:rPr>
          <w:rStyle w:val="normaltextrun"/>
          <w:rFonts w:cs="Arial"/>
          <w:b/>
          <w:bCs/>
        </w:rPr>
        <w:t>6</w:t>
      </w:r>
      <w:r w:rsidRPr="00C35B57">
        <w:rPr>
          <w:rStyle w:val="normaltextrun"/>
          <w:rFonts w:cs="Arial"/>
          <w:b/>
          <w:bCs/>
        </w:rPr>
        <w:t xml:space="preserve"> –</w:t>
      </w:r>
      <w:proofErr w:type="spellStart"/>
      <w:r w:rsidRPr="00C35B57">
        <w:rPr>
          <w:rStyle w:val="normaltextrun"/>
          <w:rFonts w:cs="Arial"/>
          <w:b/>
          <w:bCs/>
        </w:rPr>
        <w:t>UniqueId</w:t>
      </w:r>
      <w:proofErr w:type="spellEnd"/>
      <w:r w:rsidRPr="00C35B57">
        <w:rPr>
          <w:rStyle w:val="normaltextrun"/>
          <w:rFonts w:cs="Arial"/>
          <w:b/>
          <w:bCs/>
        </w:rPr>
        <w:t xml:space="preserve"> </w:t>
      </w:r>
      <w:r>
        <w:rPr>
          <w:rStyle w:val="normaltextrun"/>
          <w:rFonts w:cs="Arial"/>
          <w:b/>
          <w:bCs/>
        </w:rPr>
        <w:t xml:space="preserve">mapping scenarios. </w:t>
      </w:r>
      <w:r w:rsidR="006A4FB5">
        <w:rPr>
          <w:rStyle w:val="normaltextrun"/>
          <w:rFonts w:cs="Arial"/>
          <w:b/>
          <w:bCs/>
        </w:rPr>
        <w:t xml:space="preserve">The top figure shows </w:t>
      </w:r>
      <w:r w:rsidR="0009556D">
        <w:rPr>
          <w:rStyle w:val="normaltextrun"/>
          <w:rFonts w:cs="Arial"/>
          <w:b/>
          <w:bCs/>
        </w:rPr>
        <w:t>three data exchanges where</w:t>
      </w:r>
      <w:r w:rsidR="00555935">
        <w:rPr>
          <w:rStyle w:val="normaltextrun"/>
          <w:rFonts w:cs="Arial"/>
          <w:b/>
          <w:bCs/>
        </w:rPr>
        <w:t xml:space="preserve"> </w:t>
      </w:r>
      <w:r w:rsidR="00692823">
        <w:rPr>
          <w:rStyle w:val="normaltextrun"/>
          <w:rFonts w:cs="Arial"/>
          <w:b/>
          <w:bCs/>
        </w:rPr>
        <w:t xml:space="preserve">the </w:t>
      </w:r>
      <w:proofErr w:type="spellStart"/>
      <w:r w:rsidR="00692823">
        <w:rPr>
          <w:rStyle w:val="normaltextrun"/>
          <w:rFonts w:cs="Arial"/>
          <w:b/>
          <w:bCs/>
        </w:rPr>
        <w:t>UniqueIds</w:t>
      </w:r>
      <w:proofErr w:type="spellEnd"/>
      <w:r w:rsidR="00692823">
        <w:rPr>
          <w:rStyle w:val="normaltextrun"/>
          <w:rFonts w:cs="Arial"/>
          <w:b/>
          <w:bCs/>
        </w:rPr>
        <w:t xml:space="preserve"> of a </w:t>
      </w:r>
      <w:proofErr w:type="spellStart"/>
      <w:r w:rsidR="00692823">
        <w:rPr>
          <w:rStyle w:val="normaltextrun"/>
          <w:rFonts w:cs="Arial"/>
          <w:b/>
          <w:bCs/>
        </w:rPr>
        <w:t>CompoundIdentifier</w:t>
      </w:r>
      <w:proofErr w:type="spellEnd"/>
      <w:r w:rsidR="00692823">
        <w:rPr>
          <w:rStyle w:val="normaltextrun"/>
          <w:rFonts w:cs="Arial"/>
          <w:b/>
          <w:bCs/>
        </w:rPr>
        <w:t xml:space="preserve"> are not shared, and </w:t>
      </w:r>
      <w:r w:rsidR="00555935">
        <w:rPr>
          <w:rStyle w:val="normaltextrun"/>
          <w:rFonts w:cs="Arial"/>
          <w:b/>
          <w:bCs/>
        </w:rPr>
        <w:t xml:space="preserve">record linkage had to be performed in all cases. The bottom figure shows </w:t>
      </w:r>
      <w:r w:rsidR="000C19A4">
        <w:rPr>
          <w:rStyle w:val="normaltextrun"/>
          <w:rFonts w:cs="Arial"/>
          <w:b/>
          <w:bCs/>
        </w:rPr>
        <w:t>a scenario where each actor shares all the identifiers it has for a resource, ultimately enabling network effects</w:t>
      </w:r>
      <w:r w:rsidR="00692823">
        <w:rPr>
          <w:rStyle w:val="normaltextrun"/>
          <w:rFonts w:cs="Arial"/>
          <w:b/>
          <w:bCs/>
        </w:rPr>
        <w:t xml:space="preserve"> that make record linkage unnecessary.</w:t>
      </w:r>
      <w:r w:rsidR="006A4FB5">
        <w:rPr>
          <w:rStyle w:val="normaltextrun"/>
          <w:rFonts w:cs="Arial"/>
          <w:b/>
          <w:bCs/>
        </w:rPr>
        <w:t xml:space="preserve"> </w:t>
      </w:r>
      <w:proofErr w:type="spellStart"/>
      <w:r w:rsidR="00A43B26">
        <w:rPr>
          <w:rStyle w:val="normaltextrun"/>
          <w:rFonts w:cs="Arial"/>
          <w:b/>
          <w:bCs/>
        </w:rPr>
        <w:t>Id</w:t>
      </w:r>
      <w:r w:rsidR="00E8541B" w:rsidRPr="00E8541B">
        <w:rPr>
          <w:rStyle w:val="normaltextrun"/>
          <w:rFonts w:cs="Arial"/>
          <w:b/>
          <w:bCs/>
          <w:vertAlign w:val="subscript"/>
        </w:rPr>
        <w:t>x</w:t>
      </w:r>
      <w:proofErr w:type="spellEnd"/>
      <w:r w:rsidR="00A43B26">
        <w:rPr>
          <w:rStyle w:val="normaltextrun"/>
          <w:rFonts w:cs="Arial"/>
          <w:b/>
          <w:bCs/>
        </w:rPr>
        <w:t xml:space="preserve"> refers to the identifier for a resource such as a field</w:t>
      </w:r>
      <w:r w:rsidR="00F017D4">
        <w:rPr>
          <w:rStyle w:val="normaltextrun"/>
          <w:rFonts w:cs="Arial"/>
          <w:b/>
          <w:bCs/>
        </w:rPr>
        <w:t>:</w:t>
      </w:r>
      <w:r w:rsidR="00A43B26">
        <w:rPr>
          <w:rStyle w:val="normaltextrun"/>
          <w:rFonts w:cs="Arial"/>
          <w:b/>
          <w:bCs/>
        </w:rPr>
        <w:t xml:space="preserve"> </w:t>
      </w:r>
      <w:proofErr w:type="spellStart"/>
      <w:r w:rsidR="00A43B26">
        <w:rPr>
          <w:rStyle w:val="normaltextrun"/>
          <w:rFonts w:cs="Arial"/>
          <w:b/>
          <w:bCs/>
        </w:rPr>
        <w:t>Id</w:t>
      </w:r>
      <w:r w:rsidR="00A43B26" w:rsidRPr="00E8541B">
        <w:rPr>
          <w:rStyle w:val="normaltextrun"/>
          <w:rFonts w:cs="Arial"/>
          <w:b/>
          <w:bCs/>
          <w:vertAlign w:val="subscript"/>
        </w:rPr>
        <w:t>p</w:t>
      </w:r>
      <w:proofErr w:type="spellEnd"/>
      <w:r w:rsidR="00A43B26">
        <w:rPr>
          <w:rStyle w:val="normaltextrun"/>
          <w:rFonts w:cs="Arial"/>
          <w:b/>
          <w:bCs/>
        </w:rPr>
        <w:t xml:space="preserve"> is the identifier that the Producer had for the resource</w:t>
      </w:r>
      <w:r w:rsidR="00061C61">
        <w:rPr>
          <w:rStyle w:val="normaltextrun"/>
          <w:rFonts w:cs="Arial"/>
          <w:b/>
          <w:bCs/>
        </w:rPr>
        <w:t xml:space="preserve"> </w:t>
      </w:r>
      <w:r w:rsidR="00061C61" w:rsidRPr="00061C61">
        <w:rPr>
          <w:rStyle w:val="normaltextrun"/>
          <w:rFonts w:cs="Arial"/>
          <w:b/>
          <w:bCs/>
          <w:i/>
          <w:iCs/>
        </w:rPr>
        <w:t>a priori</w:t>
      </w:r>
      <w:r w:rsidR="00F017D4">
        <w:rPr>
          <w:rStyle w:val="normaltextrun"/>
          <w:rFonts w:cs="Arial"/>
          <w:b/>
          <w:bCs/>
        </w:rPr>
        <w:t xml:space="preserve">, </w:t>
      </w:r>
      <w:proofErr w:type="spellStart"/>
      <w:r w:rsidR="00F017D4">
        <w:rPr>
          <w:rStyle w:val="normaltextrun"/>
          <w:rFonts w:cs="Arial"/>
          <w:b/>
          <w:bCs/>
        </w:rPr>
        <w:t>Id</w:t>
      </w:r>
      <w:r w:rsidR="00F017D4" w:rsidRPr="00E8541B">
        <w:rPr>
          <w:rStyle w:val="normaltextrun"/>
          <w:rFonts w:cs="Arial"/>
          <w:b/>
          <w:bCs/>
          <w:vertAlign w:val="subscript"/>
        </w:rPr>
        <w:t>A</w:t>
      </w:r>
      <w:proofErr w:type="spellEnd"/>
      <w:r w:rsidR="00F017D4">
        <w:rPr>
          <w:rStyle w:val="normaltextrun"/>
          <w:rFonts w:cs="Arial"/>
          <w:b/>
          <w:bCs/>
        </w:rPr>
        <w:t xml:space="preserve"> is the one the Advisor had, and </w:t>
      </w:r>
      <w:proofErr w:type="spellStart"/>
      <w:r w:rsidR="00F017D4">
        <w:rPr>
          <w:rStyle w:val="normaltextrun"/>
          <w:rFonts w:cs="Arial"/>
          <w:b/>
          <w:bCs/>
        </w:rPr>
        <w:t>Id</w:t>
      </w:r>
      <w:r w:rsidR="00F017D4" w:rsidRPr="00E8541B">
        <w:rPr>
          <w:rStyle w:val="normaltextrun"/>
          <w:rFonts w:cs="Arial"/>
          <w:b/>
          <w:bCs/>
          <w:vertAlign w:val="subscript"/>
        </w:rPr>
        <w:t>I</w:t>
      </w:r>
      <w:proofErr w:type="spellEnd"/>
      <w:r w:rsidR="00F017D4">
        <w:rPr>
          <w:rStyle w:val="normaltextrun"/>
          <w:rFonts w:cs="Arial"/>
          <w:b/>
          <w:bCs/>
        </w:rPr>
        <w:t xml:space="preserve"> is the one originally held by the Irrigator.</w:t>
      </w:r>
      <w:r w:rsidR="00A43B26">
        <w:rPr>
          <w:rStyle w:val="normaltextrun"/>
          <w:rFonts w:cs="Arial"/>
          <w:b/>
          <w:bCs/>
        </w:rPr>
        <w:t xml:space="preserve"> </w:t>
      </w:r>
    </w:p>
    <w:p w14:paraId="71F1B1A0" w14:textId="715B3D36" w:rsidR="000E4B61" w:rsidRPr="00C35B57" w:rsidRDefault="000E4B61" w:rsidP="000E4B61">
      <w:pPr>
        <w:pStyle w:val="Heading2"/>
      </w:pPr>
      <w:bookmarkStart w:id="73" w:name="_Toc160650417"/>
      <w:r w:rsidRPr="00C35B57">
        <w:t>8.2</w:t>
      </w:r>
      <w:r w:rsidRPr="00C35B57">
        <w:tab/>
      </w:r>
      <w:r w:rsidR="002B49C1">
        <w:tab/>
      </w:r>
      <w:r w:rsidR="00A4166A" w:rsidRPr="00C35B57">
        <w:t>Time</w:t>
      </w:r>
      <w:bookmarkEnd w:id="73"/>
    </w:p>
    <w:p w14:paraId="412BA88D" w14:textId="62572E80" w:rsidR="00A4166A" w:rsidRPr="00C35B57" w:rsidRDefault="00A4166A" w:rsidP="00A4166A">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Accurately capturing the time at which various events happen is an important part of agricultural record keeping. </w:t>
      </w:r>
      <w:r w:rsidR="00EE7B3B">
        <w:rPr>
          <w:rStyle w:val="normaltextrun"/>
          <w:rFonts w:ascii="Arial" w:hAnsi="Arial" w:cs="Arial"/>
          <w:sz w:val="20"/>
          <w:szCs w:val="20"/>
          <w:lang w:val="en-GB"/>
        </w:rPr>
        <w:t xml:space="preserve">Examples include capturing the application date of chemicals in spraying operations, which can have regulatory compliance implications, and resolving mass balance in </w:t>
      </w:r>
      <w:r w:rsidRPr="00C35B57">
        <w:rPr>
          <w:rStyle w:val="normaltextrun"/>
          <w:rFonts w:ascii="Arial" w:hAnsi="Arial" w:cs="Arial"/>
          <w:sz w:val="20"/>
          <w:szCs w:val="20"/>
          <w:lang w:val="en-GB"/>
        </w:rPr>
        <w:t>irrigation</w:t>
      </w:r>
      <w:r w:rsidR="00EE7B3B">
        <w:rPr>
          <w:rStyle w:val="normaltextrun"/>
          <w:rFonts w:ascii="Arial" w:hAnsi="Arial" w:cs="Arial"/>
          <w:sz w:val="20"/>
          <w:szCs w:val="20"/>
          <w:lang w:val="en-GB"/>
        </w:rPr>
        <w:t xml:space="preserve"> operations</w:t>
      </w:r>
      <w:r w:rsidRPr="00C35B57">
        <w:rPr>
          <w:rStyle w:val="normaltextrun"/>
          <w:rFonts w:ascii="Arial" w:hAnsi="Arial" w:cs="Arial"/>
          <w:sz w:val="20"/>
          <w:szCs w:val="20"/>
          <w:lang w:val="en-GB"/>
        </w:rPr>
        <w:t xml:space="preserve">, where water volumes are frequently calculated as a flow rate (e.g., in </w:t>
      </w:r>
      <w:proofErr w:type="spellStart"/>
      <w:r w:rsidR="00EE7B3B">
        <w:rPr>
          <w:rStyle w:val="normaltextrun"/>
          <w:rFonts w:ascii="Arial" w:hAnsi="Arial" w:cs="Arial"/>
          <w:sz w:val="20"/>
          <w:szCs w:val="20"/>
          <w:lang w:val="en-GB"/>
        </w:rPr>
        <w:t>liters</w:t>
      </w:r>
      <w:proofErr w:type="spellEnd"/>
      <w:r w:rsidRPr="00C35B57">
        <w:rPr>
          <w:rStyle w:val="normaltextrun"/>
          <w:rFonts w:ascii="Arial" w:hAnsi="Arial" w:cs="Arial"/>
          <w:sz w:val="20"/>
          <w:szCs w:val="20"/>
          <w:lang w:val="en-GB"/>
        </w:rPr>
        <w:t xml:space="preserve"> per minute) multiplied by duration. Figure </w:t>
      </w:r>
      <w:r w:rsidR="00EE7B3B">
        <w:rPr>
          <w:rStyle w:val="normaltextrun"/>
          <w:rFonts w:ascii="Arial" w:hAnsi="Arial" w:cs="Arial"/>
          <w:sz w:val="20"/>
          <w:szCs w:val="20"/>
          <w:lang w:val="en-GB"/>
        </w:rPr>
        <w:t>7</w:t>
      </w:r>
      <w:r w:rsidRPr="00C35B57">
        <w:rPr>
          <w:rStyle w:val="normaltextrun"/>
          <w:rFonts w:ascii="Arial" w:hAnsi="Arial" w:cs="Arial"/>
          <w:sz w:val="20"/>
          <w:szCs w:val="20"/>
          <w:lang w:val="en-GB"/>
        </w:rPr>
        <w:t xml:space="preserve"> shows (</w:t>
      </w:r>
      <w:r w:rsidR="00EE7B3B">
        <w:rPr>
          <w:rStyle w:val="normaltextrun"/>
          <w:rFonts w:ascii="Arial" w:hAnsi="Arial" w:cs="Arial"/>
          <w:sz w:val="20"/>
          <w:szCs w:val="20"/>
          <w:lang w:val="en-GB"/>
        </w:rPr>
        <w:t>as a UML class</w:t>
      </w:r>
      <w:r w:rsidRPr="00C35B57">
        <w:rPr>
          <w:rStyle w:val="normaltextrun"/>
          <w:rFonts w:ascii="Arial" w:hAnsi="Arial" w:cs="Arial"/>
          <w:sz w:val="20"/>
          <w:szCs w:val="20"/>
          <w:lang w:val="en-GB"/>
        </w:rPr>
        <w:t>) the mechanism used by th</w:t>
      </w:r>
      <w:r w:rsidR="00EE7B3B">
        <w:rPr>
          <w:rStyle w:val="normaltextrun"/>
          <w:rFonts w:ascii="Arial" w:hAnsi="Arial" w:cs="Arial"/>
          <w:sz w:val="20"/>
          <w:szCs w:val="20"/>
          <w:lang w:val="en-GB"/>
        </w:rPr>
        <w:t>is</w:t>
      </w:r>
      <w:r w:rsidRPr="00C35B57">
        <w:rPr>
          <w:rStyle w:val="normaltextrun"/>
          <w:rFonts w:ascii="Arial" w:hAnsi="Arial" w:cs="Arial"/>
          <w:sz w:val="20"/>
          <w:szCs w:val="20"/>
          <w:lang w:val="en-GB"/>
        </w:rPr>
        <w:t xml:space="preserve"> </w:t>
      </w:r>
      <w:r w:rsidR="00EE7B3B">
        <w:rPr>
          <w:rStyle w:val="normaltextrun"/>
          <w:rFonts w:ascii="Arial" w:hAnsi="Arial" w:cs="Arial"/>
          <w:sz w:val="20"/>
          <w:szCs w:val="20"/>
          <w:lang w:val="en-GB"/>
        </w:rPr>
        <w:t>s</w:t>
      </w:r>
      <w:r w:rsidRPr="00C35B57">
        <w:rPr>
          <w:rStyle w:val="normaltextrun"/>
          <w:rFonts w:ascii="Arial" w:hAnsi="Arial" w:cs="Arial"/>
          <w:sz w:val="20"/>
          <w:szCs w:val="20"/>
          <w:lang w:val="en-GB"/>
        </w:rPr>
        <w:t xml:space="preserve">tandard to represent time. </w:t>
      </w:r>
      <w:r w:rsidR="00EE7B3B">
        <w:rPr>
          <w:rStyle w:val="normaltextrun"/>
          <w:rFonts w:ascii="Arial" w:hAnsi="Arial" w:cs="Arial"/>
          <w:sz w:val="20"/>
          <w:szCs w:val="20"/>
          <w:lang w:val="en-GB"/>
        </w:rPr>
        <w:t xml:space="preserve">It </w:t>
      </w:r>
      <w:r w:rsidRPr="00C35B57">
        <w:rPr>
          <w:rStyle w:val="normaltextrun"/>
          <w:rFonts w:ascii="Arial" w:hAnsi="Arial" w:cs="Arial"/>
          <w:sz w:val="20"/>
          <w:szCs w:val="20"/>
          <w:lang w:val="en-GB"/>
        </w:rPr>
        <w:t xml:space="preserve">consists of two timestamps, a required </w:t>
      </w:r>
      <w:proofErr w:type="spellStart"/>
      <w:r w:rsidR="00745E5E" w:rsidRPr="00745E5E">
        <w:rPr>
          <w:rStyle w:val="normaltextrun"/>
          <w:rFonts w:ascii="Arial" w:hAnsi="Arial" w:cs="Arial"/>
          <w:b/>
          <w:bCs/>
          <w:sz w:val="20"/>
          <w:szCs w:val="20"/>
          <w:lang w:val="en-GB"/>
        </w:rPr>
        <w:t>c</w:t>
      </w:r>
      <w:r w:rsidRPr="00745E5E">
        <w:rPr>
          <w:rStyle w:val="normaltextrun"/>
          <w:rFonts w:ascii="Arial" w:hAnsi="Arial" w:cs="Arial"/>
          <w:b/>
          <w:bCs/>
          <w:sz w:val="20"/>
          <w:szCs w:val="20"/>
          <w:lang w:val="en-GB"/>
        </w:rPr>
        <w:t>ontext</w:t>
      </w:r>
      <w:r w:rsidR="008D0EB1">
        <w:rPr>
          <w:rStyle w:val="normaltextrun"/>
          <w:rFonts w:ascii="Arial" w:hAnsi="Arial" w:cs="Arial"/>
          <w:b/>
          <w:bCs/>
          <w:sz w:val="20"/>
          <w:szCs w:val="20"/>
          <w:lang w:val="en-GB"/>
        </w:rPr>
        <w:t>Category</w:t>
      </w:r>
      <w:proofErr w:type="spellEnd"/>
      <w:r w:rsidRPr="00C35B57">
        <w:rPr>
          <w:rStyle w:val="normaltextrun"/>
          <w:rFonts w:ascii="Arial" w:hAnsi="Arial" w:cs="Arial"/>
          <w:sz w:val="20"/>
          <w:szCs w:val="20"/>
          <w:lang w:val="en-GB"/>
        </w:rPr>
        <w:t xml:space="preserve"> </w:t>
      </w:r>
      <w:r w:rsidR="00AC07EC" w:rsidRPr="00C35B57">
        <w:rPr>
          <w:rStyle w:val="normaltextrun"/>
          <w:rFonts w:ascii="Arial" w:hAnsi="Arial" w:cs="Arial"/>
          <w:sz w:val="20"/>
          <w:szCs w:val="20"/>
          <w:lang w:val="en-GB"/>
        </w:rPr>
        <w:t>property</w:t>
      </w:r>
      <w:r w:rsidRPr="00C35B57">
        <w:rPr>
          <w:rStyle w:val="normaltextrun"/>
          <w:rFonts w:ascii="Arial" w:hAnsi="Arial" w:cs="Arial"/>
          <w:sz w:val="20"/>
          <w:szCs w:val="20"/>
          <w:lang w:val="en-GB"/>
        </w:rPr>
        <w:t xml:space="preserve"> that specifies the meaning of the </w:t>
      </w:r>
      <w:proofErr w:type="spellStart"/>
      <w:r w:rsidRPr="00C35B57">
        <w:rPr>
          <w:rStyle w:val="normaltextrun"/>
          <w:rFonts w:ascii="Arial" w:hAnsi="Arial" w:cs="Arial"/>
          <w:sz w:val="20"/>
          <w:szCs w:val="20"/>
          <w:lang w:val="en-GB"/>
        </w:rPr>
        <w:t>TimeScope</w:t>
      </w:r>
      <w:proofErr w:type="spellEnd"/>
      <w:r w:rsidRPr="00C35B57">
        <w:rPr>
          <w:rStyle w:val="normaltextrun"/>
          <w:rFonts w:ascii="Arial" w:hAnsi="Arial" w:cs="Arial"/>
          <w:sz w:val="20"/>
          <w:szCs w:val="20"/>
          <w:lang w:val="en-GB"/>
        </w:rPr>
        <w:t xml:space="preserve"> through an enumerated vocabulary (</w:t>
      </w:r>
      <w:r w:rsidR="00EE7B3B">
        <w:rPr>
          <w:rStyle w:val="normaltextrun"/>
          <w:rFonts w:ascii="Arial" w:hAnsi="Arial" w:cs="Arial"/>
          <w:sz w:val="20"/>
          <w:szCs w:val="20"/>
          <w:lang w:val="en-GB"/>
        </w:rPr>
        <w:t xml:space="preserve">See Table </w:t>
      </w:r>
      <w:r w:rsidR="00771AD2">
        <w:rPr>
          <w:rStyle w:val="normaltextrun"/>
          <w:rFonts w:ascii="Arial" w:hAnsi="Arial" w:cs="Arial"/>
          <w:sz w:val="20"/>
          <w:szCs w:val="20"/>
          <w:lang w:val="en-GB"/>
        </w:rPr>
        <w:t>4</w:t>
      </w:r>
      <w:r w:rsidRPr="00C35B57">
        <w:rPr>
          <w:rStyle w:val="normaltextrun"/>
          <w:rFonts w:ascii="Arial" w:hAnsi="Arial" w:cs="Arial"/>
          <w:sz w:val="20"/>
          <w:szCs w:val="20"/>
          <w:lang w:val="en-GB"/>
        </w:rPr>
        <w:t xml:space="preserve">), and an optional human-readable </w:t>
      </w:r>
      <w:r w:rsidR="00745E5E" w:rsidRPr="00745E5E">
        <w:rPr>
          <w:rStyle w:val="normaltextrun"/>
          <w:rFonts w:ascii="Arial" w:hAnsi="Arial" w:cs="Arial"/>
          <w:b/>
          <w:bCs/>
          <w:sz w:val="20"/>
          <w:szCs w:val="20"/>
          <w:lang w:val="en-GB"/>
        </w:rPr>
        <w:t>d</w:t>
      </w:r>
      <w:r w:rsidRPr="00745E5E">
        <w:rPr>
          <w:rStyle w:val="normaltextrun"/>
          <w:rFonts w:ascii="Arial" w:hAnsi="Arial" w:cs="Arial"/>
          <w:b/>
          <w:bCs/>
          <w:sz w:val="20"/>
          <w:szCs w:val="20"/>
          <w:lang w:val="en-GB"/>
        </w:rPr>
        <w:t>escription</w:t>
      </w:r>
      <w:r w:rsidRPr="00C35B57">
        <w:rPr>
          <w:rStyle w:val="normaltextrun"/>
          <w:rFonts w:ascii="Arial" w:hAnsi="Arial" w:cs="Arial"/>
          <w:sz w:val="20"/>
          <w:szCs w:val="20"/>
          <w:lang w:val="en-GB"/>
        </w:rPr>
        <w:t>.</w:t>
      </w:r>
      <w:r w:rsidRPr="00C35B57">
        <w:rPr>
          <w:rStyle w:val="eop"/>
          <w:rFonts w:ascii="Arial" w:hAnsi="Arial" w:cs="Arial"/>
          <w:sz w:val="20"/>
          <w:szCs w:val="20"/>
          <w:lang w:val="en-GB"/>
        </w:rPr>
        <w:t> </w:t>
      </w:r>
    </w:p>
    <w:p w14:paraId="7118A209" w14:textId="77777777" w:rsidR="00A142B9" w:rsidRPr="00C35B57" w:rsidRDefault="00A142B9" w:rsidP="00A4166A">
      <w:pPr>
        <w:pStyle w:val="paragraph"/>
        <w:spacing w:before="0" w:beforeAutospacing="0" w:after="0" w:afterAutospacing="0"/>
        <w:jc w:val="both"/>
        <w:textAlignment w:val="baseline"/>
        <w:rPr>
          <w:rFonts w:ascii="Segoe UI" w:hAnsi="Segoe UI" w:cs="Segoe UI"/>
          <w:sz w:val="18"/>
          <w:szCs w:val="18"/>
          <w:lang w:val="en-GB"/>
        </w:rPr>
      </w:pPr>
    </w:p>
    <w:p w14:paraId="60DF9B13" w14:textId="36862C79" w:rsidR="00A4166A" w:rsidRPr="00BA5664" w:rsidRDefault="005E061F" w:rsidP="00BA5664">
      <w:pPr>
        <w:pStyle w:val="paragraph"/>
        <w:spacing w:before="0" w:beforeAutospacing="0" w:after="0" w:afterAutospacing="0"/>
        <w:jc w:val="center"/>
        <w:textAlignment w:val="baseline"/>
        <w:rPr>
          <w:rFonts w:ascii="Arial" w:hAnsi="Arial" w:cs="Arial"/>
          <w:sz w:val="20"/>
          <w:szCs w:val="20"/>
          <w:lang w:val="en-GB"/>
        </w:rPr>
      </w:pPr>
      <w:r w:rsidRPr="005E061F">
        <w:rPr>
          <w:rStyle w:val="eop"/>
          <w:noProof/>
        </w:rPr>
        <w:drawing>
          <wp:inline distT="0" distB="0" distL="0" distR="0" wp14:anchorId="066A2245" wp14:editId="16CA75D3">
            <wp:extent cx="2333625" cy="1397000"/>
            <wp:effectExtent l="0" t="0" r="9525" b="0"/>
            <wp:docPr id="1966089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3625" cy="1397000"/>
                    </a:xfrm>
                    <a:prstGeom prst="rect">
                      <a:avLst/>
                    </a:prstGeom>
                    <a:noFill/>
                    <a:ln>
                      <a:noFill/>
                    </a:ln>
                  </pic:spPr>
                </pic:pic>
              </a:graphicData>
            </a:graphic>
          </wp:inline>
        </w:drawing>
      </w:r>
      <w:r w:rsidR="00A4166A" w:rsidRPr="00C35B57">
        <w:rPr>
          <w:rStyle w:val="eop"/>
          <w:rFonts w:ascii="Arial" w:hAnsi="Arial" w:cs="Arial"/>
          <w:sz w:val="20"/>
          <w:szCs w:val="20"/>
          <w:lang w:val="en-GB"/>
        </w:rPr>
        <w:t> </w:t>
      </w:r>
    </w:p>
    <w:p w14:paraId="40098DB5" w14:textId="30F67391" w:rsidR="00A4166A" w:rsidRPr="00C35B57" w:rsidRDefault="00A4166A" w:rsidP="00EE7B3B">
      <w:pPr>
        <w:pStyle w:val="Figuretitle"/>
        <w:rPr>
          <w:rStyle w:val="eop"/>
          <w:rFonts w:cs="Arial"/>
          <w:b w:val="0"/>
          <w:bCs/>
        </w:rPr>
      </w:pPr>
      <w:r w:rsidRPr="00C35B57">
        <w:rPr>
          <w:rStyle w:val="normaltextrun"/>
          <w:rFonts w:cs="Arial"/>
          <w:bCs/>
        </w:rPr>
        <w:t xml:space="preserve">Figure </w:t>
      </w:r>
      <w:r w:rsidR="00EE7B3B">
        <w:rPr>
          <w:rStyle w:val="normaltextrun"/>
          <w:rFonts w:cs="Arial"/>
          <w:bCs/>
        </w:rPr>
        <w:t>7</w:t>
      </w:r>
      <w:r w:rsidRPr="00C35B57">
        <w:rPr>
          <w:rStyle w:val="normaltextrun"/>
          <w:rFonts w:cs="Arial"/>
          <w:bCs/>
        </w:rPr>
        <w:t xml:space="preserve"> – UML Class diagram of the </w:t>
      </w:r>
      <w:proofErr w:type="spellStart"/>
      <w:r w:rsidRPr="00C35B57">
        <w:rPr>
          <w:rStyle w:val="normaltextrun"/>
          <w:rFonts w:cs="Arial"/>
          <w:bCs/>
        </w:rPr>
        <w:t>TimeScope</w:t>
      </w:r>
      <w:proofErr w:type="spellEnd"/>
      <w:r w:rsidRPr="00C35B57">
        <w:rPr>
          <w:rStyle w:val="normaltextrun"/>
          <w:rFonts w:cs="Arial"/>
          <w:bCs/>
        </w:rPr>
        <w:t xml:space="preserve"> type</w:t>
      </w:r>
      <w:r w:rsidRPr="00C35B57">
        <w:rPr>
          <w:rStyle w:val="eop"/>
          <w:rFonts w:cs="Arial"/>
          <w:bCs/>
        </w:rPr>
        <w:t> </w:t>
      </w:r>
    </w:p>
    <w:p w14:paraId="102A9842" w14:textId="36920882" w:rsidR="00A4166A" w:rsidRPr="00C35B57" w:rsidRDefault="00A4166A" w:rsidP="00A4166A">
      <w:pPr>
        <w:pStyle w:val="Heading3"/>
      </w:pPr>
      <w:bookmarkStart w:id="74" w:name="_Toc160650418"/>
      <w:r w:rsidRPr="00C35B57">
        <w:lastRenderedPageBreak/>
        <w:t>8.2.1</w:t>
      </w:r>
      <w:r w:rsidR="0093532F">
        <w:tab/>
      </w:r>
      <w:r w:rsidR="0093532F">
        <w:tab/>
      </w:r>
      <w:r w:rsidRPr="00C35B57">
        <w:tab/>
      </w:r>
      <w:proofErr w:type="spellStart"/>
      <w:r w:rsidRPr="00C35B57">
        <w:t>TimeScope</w:t>
      </w:r>
      <w:bookmarkEnd w:id="74"/>
      <w:proofErr w:type="spellEnd"/>
    </w:p>
    <w:p w14:paraId="4858B22B" w14:textId="2975817A" w:rsidR="00747BD4" w:rsidRPr="00C35B57" w:rsidRDefault="001F43C7" w:rsidP="00747BD4">
      <w:pPr>
        <w:spacing w:after="0" w:line="240" w:lineRule="auto"/>
        <w:textAlignment w:val="baseline"/>
        <w:rPr>
          <w:rFonts w:cs="Arial"/>
        </w:rPr>
      </w:pPr>
      <w:r>
        <w:rPr>
          <w:rFonts w:cs="Arial"/>
        </w:rPr>
        <w:t xml:space="preserve">The </w:t>
      </w:r>
      <w:proofErr w:type="spellStart"/>
      <w:r w:rsidR="00747BD4" w:rsidRPr="00C35B57">
        <w:rPr>
          <w:rFonts w:cs="Arial"/>
        </w:rPr>
        <w:t>TimeScope</w:t>
      </w:r>
      <w:proofErr w:type="spellEnd"/>
      <w:r w:rsidR="00747BD4" w:rsidRPr="00C35B57">
        <w:rPr>
          <w:rFonts w:cs="Arial"/>
        </w:rPr>
        <w:t xml:space="preserve"> </w:t>
      </w:r>
      <w:r>
        <w:rPr>
          <w:rFonts w:cs="Arial"/>
        </w:rPr>
        <w:t xml:space="preserve">class </w:t>
      </w:r>
      <w:r w:rsidR="00747BD4" w:rsidRPr="00C35B57">
        <w:rPr>
          <w:rFonts w:cs="Arial"/>
        </w:rPr>
        <w:t xml:space="preserve">is a flexible tool for specifying time. It is used </w:t>
      </w:r>
      <w:r w:rsidR="00981211">
        <w:rPr>
          <w:rFonts w:cs="Arial"/>
        </w:rPr>
        <w:t>both</w:t>
      </w:r>
      <w:r w:rsidR="00747BD4" w:rsidRPr="00C35B57">
        <w:rPr>
          <w:rFonts w:cs="Arial"/>
        </w:rPr>
        <w:t xml:space="preserve"> to specify time</w:t>
      </w:r>
      <w:r w:rsidR="00DC7E18">
        <w:rPr>
          <w:rFonts w:cs="Arial"/>
        </w:rPr>
        <w:t>stamps (i.e., moments in time) and time</w:t>
      </w:r>
      <w:r w:rsidR="00747BD4" w:rsidRPr="00C35B57">
        <w:rPr>
          <w:rFonts w:cs="Arial"/>
        </w:rPr>
        <w:t xml:space="preserve"> intervals. </w:t>
      </w:r>
      <w:r w:rsidR="003A45F4" w:rsidRPr="00C35B57">
        <w:rPr>
          <w:rFonts w:cs="Arial"/>
        </w:rPr>
        <w:t>The ISO8601</w:t>
      </w:r>
      <w:r w:rsidR="004F2B49" w:rsidRPr="00C35B57">
        <w:rPr>
          <w:rFonts w:cs="Arial"/>
        </w:rPr>
        <w:t xml:space="preserve"> </w:t>
      </w:r>
      <w:r w:rsidR="00F55721">
        <w:rPr>
          <w:rFonts w:cs="Arial"/>
        </w:rPr>
        <w:t xml:space="preserve">notation </w:t>
      </w:r>
      <w:r w:rsidR="003A45F4" w:rsidRPr="00C35B57">
        <w:rPr>
          <w:rFonts w:cs="Arial"/>
        </w:rPr>
        <w:t xml:space="preserve">shall be used </w:t>
      </w:r>
      <w:r w:rsidR="00F55721">
        <w:rPr>
          <w:rFonts w:cs="Arial"/>
        </w:rPr>
        <w:t>when</w:t>
      </w:r>
      <w:r w:rsidR="003A45F4" w:rsidRPr="00C35B57">
        <w:rPr>
          <w:rFonts w:cs="Arial"/>
        </w:rPr>
        <w:t xml:space="preserve"> serializing </w:t>
      </w:r>
      <w:r w:rsidR="00DC7E18">
        <w:rPr>
          <w:rFonts w:cs="Arial"/>
        </w:rPr>
        <w:t xml:space="preserve">the </w:t>
      </w:r>
      <w:r w:rsidR="00DC7E18">
        <w:rPr>
          <w:rFonts w:cs="Arial"/>
          <w:b/>
          <w:bCs/>
        </w:rPr>
        <w:t>s</w:t>
      </w:r>
      <w:r w:rsidR="007F67C2" w:rsidRPr="00B67F7F">
        <w:rPr>
          <w:rFonts w:cs="Arial"/>
          <w:b/>
          <w:bCs/>
        </w:rPr>
        <w:t>t</w:t>
      </w:r>
      <w:r w:rsidR="003A45F4" w:rsidRPr="00B67F7F">
        <w:rPr>
          <w:rFonts w:cs="Arial"/>
          <w:b/>
          <w:bCs/>
        </w:rPr>
        <w:t>a</w:t>
      </w:r>
      <w:r w:rsidR="00DC7E18">
        <w:rPr>
          <w:rFonts w:cs="Arial"/>
          <w:b/>
          <w:bCs/>
        </w:rPr>
        <w:t xml:space="preserve">rt </w:t>
      </w:r>
      <w:r w:rsidR="003A45F4" w:rsidRPr="00C35B57">
        <w:rPr>
          <w:rFonts w:cs="Arial"/>
        </w:rPr>
        <w:t xml:space="preserve">and </w:t>
      </w:r>
      <w:r w:rsidR="00DC7E18">
        <w:rPr>
          <w:rFonts w:cs="Arial"/>
          <w:b/>
          <w:bCs/>
        </w:rPr>
        <w:t>end properties</w:t>
      </w:r>
      <w:r w:rsidR="00F55721">
        <w:rPr>
          <w:rFonts w:cs="Arial"/>
        </w:rPr>
        <w:t xml:space="preserve"> in text form,</w:t>
      </w:r>
      <w:r w:rsidR="00DD20CB">
        <w:rPr>
          <w:rFonts w:cs="Arial"/>
        </w:rPr>
        <w:t xml:space="preserve"> </w:t>
      </w:r>
      <w:r w:rsidR="007F67C2" w:rsidRPr="00C35B57">
        <w:rPr>
          <w:rFonts w:cs="Arial"/>
        </w:rPr>
        <w:t>regardless of which serialization technology is used</w:t>
      </w:r>
      <w:r w:rsidR="00DD20CB">
        <w:rPr>
          <w:rFonts w:cs="Arial"/>
        </w:rPr>
        <w:t xml:space="preserve"> (e.g., XML JSON, CSV)</w:t>
      </w:r>
      <w:r w:rsidR="00CC7B74" w:rsidRPr="00C35B57">
        <w:rPr>
          <w:rFonts w:cs="Arial"/>
        </w:rPr>
        <w:t>.</w:t>
      </w:r>
    </w:p>
    <w:p w14:paraId="66D806C3" w14:textId="77777777" w:rsidR="00747BD4" w:rsidRPr="00C35B57" w:rsidRDefault="00747BD4" w:rsidP="00747BD4">
      <w:pPr>
        <w:spacing w:after="0" w:line="240" w:lineRule="auto"/>
        <w:textAlignment w:val="baseline"/>
        <w:rPr>
          <w:rFonts w:ascii="Segoe UI" w:hAnsi="Segoe UI" w:cs="Segoe UI"/>
          <w:sz w:val="18"/>
          <w:szCs w:val="18"/>
        </w:rPr>
      </w:pPr>
    </w:p>
    <w:p w14:paraId="0DB7E488" w14:textId="20D68D6B" w:rsidR="00747BD4" w:rsidRPr="00C35B57" w:rsidRDefault="00AD3B45" w:rsidP="00747BD4">
      <w:pPr>
        <w:spacing w:after="0" w:line="240" w:lineRule="auto"/>
        <w:ind w:left="480" w:right="480"/>
        <w:textAlignment w:val="baseline"/>
        <w:rPr>
          <w:rFonts w:cs="Arial"/>
        </w:rPr>
      </w:pPr>
      <w:proofErr w:type="spellStart"/>
      <w:r>
        <w:rPr>
          <w:rFonts w:cs="Arial"/>
          <w:b/>
          <w:bCs/>
        </w:rPr>
        <w:t>c</w:t>
      </w:r>
      <w:r w:rsidR="00747BD4" w:rsidRPr="00C35B57">
        <w:rPr>
          <w:rFonts w:cs="Arial"/>
          <w:b/>
          <w:bCs/>
        </w:rPr>
        <w:t>ontext</w:t>
      </w:r>
      <w:r>
        <w:rPr>
          <w:rFonts w:cs="Arial"/>
          <w:b/>
          <w:bCs/>
        </w:rPr>
        <w:t>Category</w:t>
      </w:r>
      <w:proofErr w:type="spellEnd"/>
      <w:r w:rsidR="00747BD4" w:rsidRPr="00C35B57">
        <w:rPr>
          <w:rFonts w:cs="Arial"/>
          <w:b/>
          <w:bCs/>
        </w:rPr>
        <w:t>:</w:t>
      </w:r>
      <w:r w:rsidR="00747BD4" w:rsidRPr="00C35B57">
        <w:rPr>
          <w:rFonts w:cs="Arial"/>
        </w:rPr>
        <w:t xml:space="preserve"> Enumerated value, defined by the </w:t>
      </w:r>
      <w:proofErr w:type="spellStart"/>
      <w:r w:rsidR="00747BD4" w:rsidRPr="00C35B57">
        <w:rPr>
          <w:rFonts w:cs="Arial"/>
        </w:rPr>
        <w:t>DateContextEnum</w:t>
      </w:r>
      <w:proofErr w:type="spellEnd"/>
      <w:r w:rsidR="00747BD4" w:rsidRPr="00C35B57">
        <w:rPr>
          <w:rFonts w:cs="Arial"/>
        </w:rPr>
        <w:t xml:space="preserve"> type, which describes the meaning of the </w:t>
      </w:r>
      <w:proofErr w:type="spellStart"/>
      <w:r w:rsidR="00747BD4" w:rsidRPr="00C35B57">
        <w:rPr>
          <w:rFonts w:cs="Arial"/>
        </w:rPr>
        <w:t>TimeScope</w:t>
      </w:r>
      <w:proofErr w:type="spellEnd"/>
      <w:r w:rsidR="00747BD4" w:rsidRPr="00C35B57">
        <w:rPr>
          <w:rFonts w:cs="Arial"/>
        </w:rPr>
        <w:t xml:space="preserve">. The enumerated values are shown in Table </w:t>
      </w:r>
      <w:r w:rsidR="00771AD2">
        <w:rPr>
          <w:rFonts w:cs="Arial"/>
        </w:rPr>
        <w:t>4</w:t>
      </w:r>
      <w:r w:rsidR="00747BD4" w:rsidRPr="00C35B57">
        <w:rPr>
          <w:rFonts w:cs="Arial"/>
        </w:rPr>
        <w:t>. </w:t>
      </w:r>
    </w:p>
    <w:p w14:paraId="7178FE9A" w14:textId="77777777" w:rsidR="00747BD4" w:rsidRPr="00C35B57" w:rsidRDefault="00747BD4" w:rsidP="00747BD4">
      <w:pPr>
        <w:spacing w:after="0" w:line="240" w:lineRule="auto"/>
        <w:ind w:left="480" w:right="480"/>
        <w:textAlignment w:val="baseline"/>
        <w:rPr>
          <w:rFonts w:ascii="Segoe UI" w:hAnsi="Segoe UI" w:cs="Segoe UI"/>
          <w:sz w:val="18"/>
          <w:szCs w:val="18"/>
        </w:rPr>
      </w:pPr>
    </w:p>
    <w:p w14:paraId="62C6DEC4" w14:textId="782D46D1" w:rsidR="00747BD4" w:rsidRPr="00C35B57" w:rsidRDefault="001C2C2E" w:rsidP="00747BD4">
      <w:pPr>
        <w:spacing w:after="0" w:line="240" w:lineRule="auto"/>
        <w:ind w:left="480"/>
        <w:textAlignment w:val="baseline"/>
        <w:rPr>
          <w:rFonts w:cs="Arial"/>
        </w:rPr>
      </w:pPr>
      <w:r>
        <w:rPr>
          <w:rFonts w:cs="Arial"/>
          <w:b/>
          <w:bCs/>
        </w:rPr>
        <w:t>start</w:t>
      </w:r>
      <w:r w:rsidR="00747BD4" w:rsidRPr="00C35B57">
        <w:rPr>
          <w:rFonts w:cs="Arial"/>
          <w:b/>
          <w:bCs/>
        </w:rPr>
        <w:t>:</w:t>
      </w:r>
      <w:r w:rsidR="00747BD4" w:rsidRPr="00C35B57">
        <w:rPr>
          <w:rFonts w:cs="Arial"/>
        </w:rPr>
        <w:t xml:space="preserve"> This time stamp is optional to accommodate the case where there is a time interval or timing event that does not have a precise date but does have a time-related </w:t>
      </w:r>
      <w:proofErr w:type="gramStart"/>
      <w:r w:rsidR="00747BD4" w:rsidRPr="00C35B57">
        <w:rPr>
          <w:rFonts w:cs="Arial"/>
        </w:rPr>
        <w:t>meaning;</w:t>
      </w:r>
      <w:proofErr w:type="gramEnd"/>
      <w:r w:rsidR="00747BD4" w:rsidRPr="00C35B57">
        <w:rPr>
          <w:rFonts w:cs="Arial"/>
        </w:rPr>
        <w:t xml:space="preserve"> e.g., a crop season. </w:t>
      </w:r>
    </w:p>
    <w:p w14:paraId="3B052B18" w14:textId="77777777" w:rsidR="00747BD4" w:rsidRPr="00C35B57" w:rsidRDefault="00747BD4" w:rsidP="00747BD4">
      <w:pPr>
        <w:spacing w:after="0" w:line="240" w:lineRule="auto"/>
        <w:ind w:left="480"/>
        <w:textAlignment w:val="baseline"/>
        <w:rPr>
          <w:rFonts w:ascii="Segoe UI" w:hAnsi="Segoe UI" w:cs="Segoe UI"/>
          <w:sz w:val="18"/>
          <w:szCs w:val="18"/>
        </w:rPr>
      </w:pPr>
    </w:p>
    <w:p w14:paraId="025CE93D" w14:textId="7C02B1D0" w:rsidR="00747BD4" w:rsidRPr="00C35B57" w:rsidRDefault="001C2C2E" w:rsidP="00747BD4">
      <w:pPr>
        <w:spacing w:after="0" w:line="240" w:lineRule="auto"/>
        <w:ind w:left="480" w:right="480"/>
        <w:textAlignment w:val="baseline"/>
        <w:rPr>
          <w:rFonts w:cs="Arial"/>
        </w:rPr>
      </w:pPr>
      <w:r>
        <w:rPr>
          <w:rFonts w:cs="Arial"/>
          <w:b/>
          <w:bCs/>
        </w:rPr>
        <w:t>end</w:t>
      </w:r>
      <w:r w:rsidR="00747BD4" w:rsidRPr="00C35B57">
        <w:rPr>
          <w:rFonts w:cs="Arial"/>
          <w:b/>
          <w:bCs/>
        </w:rPr>
        <w:t>:</w:t>
      </w:r>
      <w:r w:rsidR="00747BD4" w:rsidRPr="00C35B57">
        <w:rPr>
          <w:rFonts w:cs="Arial"/>
        </w:rPr>
        <w:t xml:space="preserve"> Optional second time stamp, used to denote a time interval. </w:t>
      </w:r>
    </w:p>
    <w:p w14:paraId="1BC7644A" w14:textId="77777777" w:rsidR="00747BD4" w:rsidRPr="00C35B57" w:rsidRDefault="00747BD4" w:rsidP="00747BD4">
      <w:pPr>
        <w:spacing w:after="0" w:line="240" w:lineRule="auto"/>
        <w:ind w:left="480" w:right="480"/>
        <w:textAlignment w:val="baseline"/>
        <w:rPr>
          <w:rFonts w:ascii="Segoe UI" w:hAnsi="Segoe UI" w:cs="Segoe UI"/>
          <w:sz w:val="18"/>
          <w:szCs w:val="18"/>
        </w:rPr>
      </w:pPr>
    </w:p>
    <w:p w14:paraId="0F3950EE" w14:textId="0E177633" w:rsidR="00C57111" w:rsidRDefault="001C2C2E" w:rsidP="00C57111">
      <w:pPr>
        <w:spacing w:after="0" w:line="240" w:lineRule="auto"/>
        <w:ind w:left="480" w:right="480"/>
        <w:textAlignment w:val="baseline"/>
        <w:rPr>
          <w:rFonts w:cs="Arial"/>
        </w:rPr>
      </w:pPr>
      <w:r>
        <w:rPr>
          <w:rFonts w:cs="Arial"/>
          <w:b/>
          <w:bCs/>
        </w:rPr>
        <w:t>d</w:t>
      </w:r>
      <w:r w:rsidR="00747BD4" w:rsidRPr="00C35B57">
        <w:rPr>
          <w:rFonts w:cs="Arial"/>
          <w:b/>
          <w:bCs/>
        </w:rPr>
        <w:t>escription:</w:t>
      </w:r>
      <w:r w:rsidR="00747BD4" w:rsidRPr="00C35B57">
        <w:rPr>
          <w:rFonts w:cs="Arial"/>
        </w:rPr>
        <w:t xml:space="preserve"> Optional name for the </w:t>
      </w:r>
      <w:proofErr w:type="spellStart"/>
      <w:r w:rsidR="00747BD4" w:rsidRPr="00C35B57">
        <w:rPr>
          <w:rFonts w:cs="Arial"/>
        </w:rPr>
        <w:t>TimeScope</w:t>
      </w:r>
      <w:proofErr w:type="spellEnd"/>
      <w:r w:rsidR="00747BD4" w:rsidRPr="00C35B57">
        <w:rPr>
          <w:rFonts w:cs="Arial"/>
        </w:rPr>
        <w:t>. A us</w:t>
      </w:r>
      <w:r w:rsidR="009C1E47">
        <w:rPr>
          <w:rFonts w:cs="Arial"/>
        </w:rPr>
        <w:t>ag</w:t>
      </w:r>
      <w:r w:rsidR="00747BD4" w:rsidRPr="00C35B57">
        <w:rPr>
          <w:rFonts w:cs="Arial"/>
        </w:rPr>
        <w:t xml:space="preserve">e </w:t>
      </w:r>
      <w:r w:rsidR="009C1E47">
        <w:rPr>
          <w:rFonts w:cs="Arial"/>
        </w:rPr>
        <w:t>example:</w:t>
      </w:r>
      <w:r w:rsidR="00747BD4" w:rsidRPr="00C35B57">
        <w:rPr>
          <w:rFonts w:cs="Arial"/>
        </w:rPr>
        <w:t xml:space="preserve"> </w:t>
      </w:r>
      <w:r w:rsidR="00227F5C">
        <w:rPr>
          <w:rFonts w:cs="Arial"/>
        </w:rPr>
        <w:t>“</w:t>
      </w:r>
      <w:r w:rsidR="00747BD4" w:rsidRPr="00C35B57">
        <w:rPr>
          <w:rFonts w:cs="Arial"/>
        </w:rPr>
        <w:t>20</w:t>
      </w:r>
      <w:r w:rsidR="009C1E47">
        <w:rPr>
          <w:rFonts w:cs="Arial"/>
        </w:rPr>
        <w:t>24</w:t>
      </w:r>
      <w:r w:rsidR="00747BD4" w:rsidRPr="00C35B57">
        <w:rPr>
          <w:rFonts w:cs="Arial"/>
        </w:rPr>
        <w:t xml:space="preserve"> Crop Season.</w:t>
      </w:r>
      <w:r w:rsidR="00227F5C">
        <w:rPr>
          <w:rFonts w:cs="Arial"/>
        </w:rPr>
        <w:t>”</w:t>
      </w:r>
    </w:p>
    <w:p w14:paraId="73F2E40F" w14:textId="77777777" w:rsidR="00EE7B3B" w:rsidRDefault="00EE7B3B" w:rsidP="00C57111">
      <w:pPr>
        <w:spacing w:after="0" w:line="240" w:lineRule="auto"/>
        <w:ind w:left="480" w:right="480"/>
        <w:textAlignment w:val="baseline"/>
        <w:rPr>
          <w:rFonts w:cs="Arial"/>
        </w:rPr>
      </w:pPr>
    </w:p>
    <w:p w14:paraId="295AF347" w14:textId="3377141E" w:rsidR="00EE7B3B" w:rsidRPr="00C57111" w:rsidRDefault="00EE7B3B" w:rsidP="00EE7B3B">
      <w:pPr>
        <w:spacing w:after="0" w:line="240" w:lineRule="auto"/>
        <w:textAlignment w:val="baseline"/>
        <w:rPr>
          <w:rFonts w:cs="Arial"/>
        </w:rPr>
      </w:pPr>
      <w:r>
        <w:rPr>
          <w:rStyle w:val="normaltextrun"/>
          <w:rFonts w:cs="Arial"/>
        </w:rPr>
        <w:t xml:space="preserve">Note: This class is </w:t>
      </w:r>
      <w:r w:rsidRPr="00C35B57">
        <w:rPr>
          <w:rStyle w:val="normaltextrun"/>
          <w:rFonts w:cs="Arial"/>
        </w:rPr>
        <w:t xml:space="preserve">a simplification of the </w:t>
      </w:r>
      <w:proofErr w:type="spellStart"/>
      <w:r w:rsidRPr="00C35B57">
        <w:rPr>
          <w:rStyle w:val="normaltextrun"/>
          <w:rFonts w:cs="Arial"/>
        </w:rPr>
        <w:t>TimeScope</w:t>
      </w:r>
      <w:proofErr w:type="spellEnd"/>
      <w:r w:rsidRPr="00C35B57">
        <w:rPr>
          <w:rStyle w:val="normaltextrun"/>
          <w:rFonts w:cs="Arial"/>
        </w:rPr>
        <w:t xml:space="preserve"> used in </w:t>
      </w:r>
      <w:proofErr w:type="spellStart"/>
      <w:r w:rsidRPr="00C35B57">
        <w:rPr>
          <w:rStyle w:val="normaltextrun"/>
          <w:rFonts w:cs="Arial"/>
        </w:rPr>
        <w:t>AgGateway’s</w:t>
      </w:r>
      <w:proofErr w:type="spellEnd"/>
      <w:r w:rsidRPr="00C35B57">
        <w:rPr>
          <w:rStyle w:val="normaltextrun"/>
          <w:rFonts w:cs="Arial"/>
        </w:rPr>
        <w:t xml:space="preserve"> ADAPT toolkit (AgGateway, 2016)</w:t>
      </w:r>
      <w:r>
        <w:rPr>
          <w:rStyle w:val="normaltextrun"/>
          <w:rFonts w:cs="Arial"/>
        </w:rPr>
        <w:t>.</w:t>
      </w:r>
    </w:p>
    <w:p w14:paraId="416C6914" w14:textId="1F3E8C9C" w:rsidR="00747BD4" w:rsidRPr="00C35B57" w:rsidRDefault="00DA7A0D" w:rsidP="00C57111">
      <w:pPr>
        <w:pStyle w:val="Tabletitle"/>
        <w:rPr>
          <w:rFonts w:cs="Arial"/>
        </w:rPr>
      </w:pPr>
      <w:r w:rsidRPr="00C35B57">
        <w:t xml:space="preserve">Table </w:t>
      </w:r>
      <w:r w:rsidR="00771AD2">
        <w:t>4</w:t>
      </w:r>
      <w:r w:rsidRPr="00C35B57">
        <w:t xml:space="preserve"> – </w:t>
      </w:r>
      <w:proofErr w:type="spellStart"/>
      <w:r w:rsidRPr="00C35B57">
        <w:t>DateContextEnum</w:t>
      </w:r>
      <w:proofErr w:type="spellEnd"/>
      <w:r w:rsidRPr="00C35B57">
        <w:t xml:space="preserve"> enumerated </w:t>
      </w:r>
      <w:proofErr w:type="gramStart"/>
      <w:r w:rsidRPr="00C35B57">
        <w:t>values</w:t>
      </w:r>
      <w:proofErr w:type="gramEnd"/>
    </w:p>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42"/>
        <w:gridCol w:w="810"/>
        <w:gridCol w:w="990"/>
        <w:gridCol w:w="5693"/>
      </w:tblGrid>
      <w:tr w:rsidR="009A4D19" w:rsidRPr="00C35B57" w14:paraId="64B92F1E" w14:textId="77777777" w:rsidTr="0049763A">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75FAFA1A" w14:textId="77777777" w:rsidR="009A4D19" w:rsidRPr="00C35B57" w:rsidRDefault="009A4D19">
            <w:pPr>
              <w:spacing w:after="0" w:line="240" w:lineRule="auto"/>
              <w:jc w:val="center"/>
              <w:textAlignment w:val="baseline"/>
              <w:rPr>
                <w:rFonts w:ascii="Times New Roman" w:hAnsi="Times New Roman"/>
                <w:sz w:val="24"/>
                <w:szCs w:val="24"/>
              </w:rPr>
            </w:pPr>
            <w:r w:rsidRPr="00C35B57">
              <w:rPr>
                <w:rFonts w:cs="Arial"/>
                <w:b/>
                <w:bCs/>
                <w:sz w:val="18"/>
                <w:szCs w:val="18"/>
              </w:rPr>
              <w:t>Value</w:t>
            </w:r>
            <w:r w:rsidRPr="00C35B57">
              <w:rPr>
                <w:rFonts w:cs="Arial"/>
                <w:sz w:val="18"/>
                <w:szCs w:val="18"/>
              </w:rPr>
              <w:t> </w:t>
            </w:r>
          </w:p>
        </w:tc>
        <w:tc>
          <w:tcPr>
            <w:tcW w:w="810" w:type="dxa"/>
            <w:tcBorders>
              <w:top w:val="single" w:sz="6" w:space="0" w:color="auto"/>
              <w:left w:val="single" w:sz="6" w:space="0" w:color="auto"/>
              <w:bottom w:val="single" w:sz="6" w:space="0" w:color="auto"/>
              <w:right w:val="single" w:sz="6" w:space="0" w:color="auto"/>
            </w:tcBorders>
          </w:tcPr>
          <w:p w14:paraId="27BF1F68" w14:textId="20B19D6F" w:rsidR="009633BA" w:rsidRDefault="00C063E0">
            <w:pPr>
              <w:spacing w:after="0" w:line="240" w:lineRule="auto"/>
              <w:jc w:val="center"/>
              <w:textAlignment w:val="baseline"/>
              <w:rPr>
                <w:rFonts w:cs="Arial"/>
                <w:b/>
                <w:bCs/>
                <w:sz w:val="18"/>
                <w:szCs w:val="18"/>
              </w:rPr>
            </w:pPr>
            <w:r>
              <w:rPr>
                <w:rFonts w:cs="Arial"/>
                <w:b/>
                <w:bCs/>
                <w:sz w:val="18"/>
                <w:szCs w:val="18"/>
              </w:rPr>
              <w:t>start</w:t>
            </w:r>
          </w:p>
        </w:tc>
        <w:tc>
          <w:tcPr>
            <w:tcW w:w="990" w:type="dxa"/>
            <w:tcBorders>
              <w:top w:val="single" w:sz="6" w:space="0" w:color="auto"/>
              <w:left w:val="single" w:sz="6" w:space="0" w:color="auto"/>
              <w:bottom w:val="single" w:sz="6" w:space="0" w:color="auto"/>
              <w:right w:val="single" w:sz="6" w:space="0" w:color="auto"/>
            </w:tcBorders>
          </w:tcPr>
          <w:p w14:paraId="18CE0B00" w14:textId="2B058B4A" w:rsidR="009633BA" w:rsidRDefault="00625503">
            <w:pPr>
              <w:spacing w:after="0" w:line="240" w:lineRule="auto"/>
              <w:jc w:val="center"/>
              <w:textAlignment w:val="baseline"/>
              <w:rPr>
                <w:rFonts w:cs="Arial"/>
                <w:b/>
                <w:bCs/>
                <w:sz w:val="18"/>
                <w:szCs w:val="18"/>
              </w:rPr>
            </w:pPr>
            <w:r>
              <w:rPr>
                <w:rFonts w:cs="Arial"/>
                <w:b/>
                <w:bCs/>
                <w:sz w:val="18"/>
                <w:szCs w:val="18"/>
              </w:rPr>
              <w:t>e</w:t>
            </w:r>
            <w:r w:rsidR="00C063E0">
              <w:rPr>
                <w:rFonts w:cs="Arial"/>
                <w:b/>
                <w:bCs/>
                <w:sz w:val="18"/>
                <w:szCs w:val="18"/>
              </w:rPr>
              <w:t>nd</w:t>
            </w:r>
          </w:p>
        </w:tc>
        <w:tc>
          <w:tcPr>
            <w:tcW w:w="5693" w:type="dxa"/>
            <w:tcBorders>
              <w:top w:val="single" w:sz="6" w:space="0" w:color="auto"/>
              <w:left w:val="single" w:sz="6" w:space="0" w:color="auto"/>
              <w:bottom w:val="single" w:sz="6" w:space="0" w:color="auto"/>
              <w:right w:val="single" w:sz="6" w:space="0" w:color="auto"/>
            </w:tcBorders>
            <w:shd w:val="clear" w:color="auto" w:fill="auto"/>
            <w:hideMark/>
          </w:tcPr>
          <w:p w14:paraId="3859B673" w14:textId="067094EA" w:rsidR="009A4D19" w:rsidRPr="00C35B57" w:rsidRDefault="009A4D19">
            <w:pPr>
              <w:spacing w:after="0" w:line="240" w:lineRule="auto"/>
              <w:jc w:val="center"/>
              <w:textAlignment w:val="baseline"/>
              <w:rPr>
                <w:rFonts w:ascii="Times New Roman" w:hAnsi="Times New Roman"/>
                <w:sz w:val="24"/>
                <w:szCs w:val="24"/>
              </w:rPr>
            </w:pPr>
            <w:r w:rsidRPr="00C35B57">
              <w:rPr>
                <w:rFonts w:cs="Arial"/>
                <w:b/>
                <w:bCs/>
                <w:sz w:val="18"/>
                <w:szCs w:val="18"/>
              </w:rPr>
              <w:t>Annotation</w:t>
            </w:r>
            <w:r w:rsidRPr="00C35B57">
              <w:rPr>
                <w:rFonts w:cs="Arial"/>
                <w:sz w:val="18"/>
                <w:szCs w:val="18"/>
              </w:rPr>
              <w:t> </w:t>
            </w:r>
          </w:p>
        </w:tc>
      </w:tr>
      <w:tr w:rsidR="00262FDF" w:rsidRPr="00C35B57" w14:paraId="67EF62F8" w14:textId="77777777" w:rsidTr="00262FDF">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tcPr>
          <w:p w14:paraId="0C80877B" w14:textId="04BB7DA8" w:rsidR="00262FDF" w:rsidRDefault="00262FDF" w:rsidP="00262FDF">
            <w:pPr>
              <w:spacing w:after="0" w:line="240" w:lineRule="auto"/>
              <w:jc w:val="left"/>
              <w:textAlignment w:val="baseline"/>
              <w:rPr>
                <w:rFonts w:cs="Arial"/>
                <w:sz w:val="18"/>
                <w:szCs w:val="18"/>
              </w:rPr>
            </w:pPr>
            <w:r>
              <w:rPr>
                <w:rFonts w:cs="Arial"/>
                <w:sz w:val="18"/>
                <w:szCs w:val="18"/>
              </w:rPr>
              <w:t>ACTUAL</w:t>
            </w:r>
            <w:r w:rsidRPr="00C35B57">
              <w:rPr>
                <w:rFonts w:cs="Arial"/>
                <w:sz w:val="18"/>
                <w:szCs w:val="18"/>
              </w:rPr>
              <w:t> </w:t>
            </w:r>
          </w:p>
        </w:tc>
        <w:tc>
          <w:tcPr>
            <w:tcW w:w="810" w:type="dxa"/>
            <w:tcBorders>
              <w:top w:val="single" w:sz="6" w:space="0" w:color="auto"/>
              <w:left w:val="single" w:sz="6" w:space="0" w:color="auto"/>
              <w:bottom w:val="single" w:sz="6" w:space="0" w:color="auto"/>
              <w:right w:val="single" w:sz="6" w:space="0" w:color="auto"/>
            </w:tcBorders>
          </w:tcPr>
          <w:p w14:paraId="39DA2C43" w14:textId="27D05952" w:rsidR="00262FDF" w:rsidRDefault="00262FDF" w:rsidP="00262FDF">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01E0D11F" w14:textId="7EFF569B" w:rsidR="00262FDF" w:rsidRDefault="00262FDF" w:rsidP="00262FDF">
            <w:pPr>
              <w:spacing w:after="0" w:line="240" w:lineRule="auto"/>
              <w:jc w:val="center"/>
              <w:textAlignment w:val="baseline"/>
              <w:rPr>
                <w:rFonts w:cs="Arial"/>
                <w:sz w:val="18"/>
                <w:szCs w:val="18"/>
              </w:rPr>
            </w:pPr>
            <w:r>
              <w:rPr>
                <w:rFonts w:cs="Arial"/>
                <w:sz w:val="18"/>
                <w:szCs w:val="18"/>
              </w:rPr>
              <w:t>Optional</w:t>
            </w:r>
          </w:p>
        </w:tc>
        <w:tc>
          <w:tcPr>
            <w:tcW w:w="5693" w:type="dxa"/>
            <w:tcBorders>
              <w:top w:val="single" w:sz="6" w:space="0" w:color="auto"/>
              <w:left w:val="single" w:sz="6" w:space="0" w:color="auto"/>
              <w:bottom w:val="single" w:sz="6" w:space="0" w:color="auto"/>
              <w:right w:val="single" w:sz="6" w:space="0" w:color="auto"/>
            </w:tcBorders>
            <w:shd w:val="clear" w:color="auto" w:fill="auto"/>
          </w:tcPr>
          <w:p w14:paraId="28C35061" w14:textId="24AA84E0" w:rsidR="00262FDF" w:rsidRPr="00C35B57" w:rsidRDefault="00262FDF" w:rsidP="00262FDF">
            <w:pPr>
              <w:spacing w:after="0" w:line="240" w:lineRule="auto"/>
              <w:jc w:val="left"/>
              <w:textAlignment w:val="baseline"/>
              <w:rPr>
                <w:rFonts w:cs="Arial"/>
                <w:sz w:val="18"/>
                <w:szCs w:val="18"/>
              </w:rPr>
            </w:pPr>
            <w:r w:rsidRPr="00C35B57">
              <w:rPr>
                <w:rFonts w:cs="Arial"/>
                <w:sz w:val="18"/>
                <w:szCs w:val="18"/>
              </w:rPr>
              <w:t xml:space="preserve">A time stamp, used to specify the date/time in which a field operation (or part thereof) </w:t>
            </w:r>
            <w:proofErr w:type="gramStart"/>
            <w:r w:rsidRPr="00C35B57">
              <w:rPr>
                <w:rFonts w:cs="Arial"/>
                <w:sz w:val="18"/>
                <w:szCs w:val="18"/>
              </w:rPr>
              <w:t>actually happened</w:t>
            </w:r>
            <w:proofErr w:type="gramEnd"/>
            <w:r w:rsidRPr="00C35B57">
              <w:rPr>
                <w:rFonts w:cs="Arial"/>
                <w:sz w:val="18"/>
                <w:szCs w:val="18"/>
              </w:rPr>
              <w:t>, as represented in a Work Record. </w:t>
            </w:r>
          </w:p>
        </w:tc>
      </w:tr>
      <w:tr w:rsidR="00262FDF" w:rsidRPr="00C35B57" w14:paraId="07F86C4E" w14:textId="77777777" w:rsidTr="00262FDF">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tcPr>
          <w:p w14:paraId="4962A3FB" w14:textId="23D6AE5D" w:rsidR="00262FDF" w:rsidRPr="00C35B57" w:rsidRDefault="00262FDF" w:rsidP="00262FDF">
            <w:pPr>
              <w:spacing w:after="0" w:line="240" w:lineRule="auto"/>
              <w:jc w:val="left"/>
              <w:textAlignment w:val="baseline"/>
              <w:rPr>
                <w:rFonts w:ascii="Times New Roman" w:hAnsi="Times New Roman"/>
                <w:sz w:val="24"/>
                <w:szCs w:val="24"/>
              </w:rPr>
            </w:pPr>
            <w:r>
              <w:rPr>
                <w:rFonts w:cs="Arial"/>
                <w:sz w:val="18"/>
                <w:szCs w:val="18"/>
              </w:rPr>
              <w:t>APPROVAL</w:t>
            </w:r>
            <w:r w:rsidRPr="00C35B57">
              <w:rPr>
                <w:rFonts w:cs="Arial"/>
                <w:sz w:val="18"/>
                <w:szCs w:val="18"/>
              </w:rPr>
              <w:t> </w:t>
            </w:r>
          </w:p>
        </w:tc>
        <w:tc>
          <w:tcPr>
            <w:tcW w:w="810" w:type="dxa"/>
            <w:tcBorders>
              <w:top w:val="single" w:sz="6" w:space="0" w:color="auto"/>
              <w:left w:val="single" w:sz="6" w:space="0" w:color="auto"/>
              <w:bottom w:val="single" w:sz="6" w:space="0" w:color="auto"/>
              <w:right w:val="single" w:sz="6" w:space="0" w:color="auto"/>
            </w:tcBorders>
          </w:tcPr>
          <w:p w14:paraId="2370835B" w14:textId="6D0F9665" w:rsidR="00262FDF" w:rsidRPr="00C35B57" w:rsidRDefault="00262FDF" w:rsidP="00262FDF">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4E65879E" w14:textId="5F112D72" w:rsidR="00262FDF" w:rsidRPr="00C35B57" w:rsidRDefault="00262FDF" w:rsidP="00262FDF">
            <w:pPr>
              <w:spacing w:after="0" w:line="240" w:lineRule="auto"/>
              <w:jc w:val="center"/>
              <w:textAlignment w:val="baseline"/>
              <w:rPr>
                <w:rFonts w:cs="Arial"/>
                <w:sz w:val="18"/>
                <w:szCs w:val="18"/>
              </w:rPr>
            </w:pPr>
            <w:r>
              <w:rPr>
                <w:rFonts w:cs="Arial"/>
                <w:sz w:val="18"/>
                <w:szCs w:val="18"/>
              </w:rPr>
              <w:t>N/A</w:t>
            </w:r>
          </w:p>
        </w:tc>
        <w:tc>
          <w:tcPr>
            <w:tcW w:w="5693" w:type="dxa"/>
            <w:tcBorders>
              <w:top w:val="single" w:sz="6" w:space="0" w:color="auto"/>
              <w:left w:val="single" w:sz="6" w:space="0" w:color="auto"/>
              <w:bottom w:val="single" w:sz="6" w:space="0" w:color="auto"/>
              <w:right w:val="single" w:sz="6" w:space="0" w:color="auto"/>
            </w:tcBorders>
            <w:shd w:val="clear" w:color="auto" w:fill="auto"/>
          </w:tcPr>
          <w:p w14:paraId="6839AEEB" w14:textId="3109597D" w:rsidR="00262FDF" w:rsidRPr="00C35B57" w:rsidRDefault="00262FDF" w:rsidP="00262FDF">
            <w:pPr>
              <w:spacing w:after="0" w:line="240" w:lineRule="auto"/>
              <w:jc w:val="left"/>
              <w:textAlignment w:val="baseline"/>
              <w:rPr>
                <w:rFonts w:ascii="Times New Roman" w:hAnsi="Times New Roman"/>
                <w:sz w:val="24"/>
                <w:szCs w:val="24"/>
              </w:rPr>
            </w:pPr>
            <w:r w:rsidRPr="00C35B57">
              <w:rPr>
                <w:rFonts w:cs="Arial"/>
                <w:sz w:val="18"/>
                <w:szCs w:val="18"/>
              </w:rPr>
              <w:t>A time stamp, used to specify the date/time in which a Work Order is approved. </w:t>
            </w:r>
          </w:p>
        </w:tc>
      </w:tr>
      <w:tr w:rsidR="00262FDF" w:rsidRPr="00C35B57" w14:paraId="0FB9E407" w14:textId="77777777" w:rsidTr="00262FDF">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tcPr>
          <w:p w14:paraId="605F9445" w14:textId="3A100A89" w:rsidR="00262FDF" w:rsidRPr="00C35B57" w:rsidRDefault="00262FDF" w:rsidP="00262FDF">
            <w:pPr>
              <w:spacing w:after="0" w:line="240" w:lineRule="auto"/>
              <w:jc w:val="left"/>
              <w:textAlignment w:val="baseline"/>
              <w:rPr>
                <w:rFonts w:ascii="Times New Roman" w:hAnsi="Times New Roman"/>
                <w:sz w:val="24"/>
                <w:szCs w:val="24"/>
              </w:rPr>
            </w:pPr>
            <w:r>
              <w:rPr>
                <w:rFonts w:cs="Arial"/>
                <w:sz w:val="18"/>
                <w:szCs w:val="18"/>
              </w:rPr>
              <w:t>CALIBRATION</w:t>
            </w:r>
          </w:p>
        </w:tc>
        <w:tc>
          <w:tcPr>
            <w:tcW w:w="810" w:type="dxa"/>
            <w:tcBorders>
              <w:top w:val="single" w:sz="6" w:space="0" w:color="auto"/>
              <w:left w:val="single" w:sz="6" w:space="0" w:color="auto"/>
              <w:bottom w:val="single" w:sz="6" w:space="0" w:color="auto"/>
              <w:right w:val="single" w:sz="6" w:space="0" w:color="auto"/>
            </w:tcBorders>
          </w:tcPr>
          <w:p w14:paraId="1544131E" w14:textId="2F23E54A" w:rsidR="00262FDF" w:rsidRPr="00C35B57" w:rsidRDefault="00262FDF" w:rsidP="00262FDF">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13F6006F" w14:textId="2CCE3E7F" w:rsidR="00262FDF" w:rsidRPr="00C35B57" w:rsidRDefault="00262FDF" w:rsidP="00262FDF">
            <w:pPr>
              <w:spacing w:after="0" w:line="240" w:lineRule="auto"/>
              <w:jc w:val="center"/>
              <w:textAlignment w:val="baseline"/>
              <w:rPr>
                <w:rFonts w:cs="Arial"/>
                <w:sz w:val="18"/>
                <w:szCs w:val="18"/>
              </w:rPr>
            </w:pPr>
            <w:r>
              <w:rPr>
                <w:rFonts w:cs="Arial"/>
                <w:sz w:val="18"/>
                <w:szCs w:val="18"/>
              </w:rPr>
              <w:t>Optional</w:t>
            </w:r>
          </w:p>
        </w:tc>
        <w:tc>
          <w:tcPr>
            <w:tcW w:w="5693" w:type="dxa"/>
            <w:tcBorders>
              <w:top w:val="single" w:sz="6" w:space="0" w:color="auto"/>
              <w:left w:val="single" w:sz="6" w:space="0" w:color="auto"/>
              <w:bottom w:val="single" w:sz="6" w:space="0" w:color="auto"/>
              <w:right w:val="single" w:sz="6" w:space="0" w:color="auto"/>
            </w:tcBorders>
            <w:shd w:val="clear" w:color="auto" w:fill="auto"/>
          </w:tcPr>
          <w:p w14:paraId="4DC81426" w14:textId="681F5FCC" w:rsidR="00262FDF" w:rsidRPr="00C35B57" w:rsidRDefault="00262FDF" w:rsidP="00262FDF">
            <w:pPr>
              <w:spacing w:after="0" w:line="240" w:lineRule="auto"/>
              <w:jc w:val="left"/>
              <w:textAlignment w:val="baseline"/>
              <w:rPr>
                <w:rFonts w:ascii="Times New Roman" w:hAnsi="Times New Roman"/>
                <w:sz w:val="24"/>
                <w:szCs w:val="24"/>
              </w:rPr>
            </w:pPr>
            <w:r>
              <w:rPr>
                <w:rFonts w:cs="Arial"/>
                <w:sz w:val="18"/>
                <w:szCs w:val="18"/>
              </w:rPr>
              <w:t>A time stamp or (optionally) interval, used to specify the date/time when a given device was calibrated.</w:t>
            </w:r>
          </w:p>
        </w:tc>
      </w:tr>
      <w:tr w:rsidR="00262FDF" w:rsidRPr="00C35B57" w14:paraId="311B68FA" w14:textId="77777777" w:rsidTr="00262FDF">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tcPr>
          <w:p w14:paraId="696D9B6F" w14:textId="50B0B7C8" w:rsidR="00262FDF" w:rsidRPr="00C35B57" w:rsidRDefault="00262FDF" w:rsidP="00262FDF">
            <w:pPr>
              <w:spacing w:after="0" w:line="240" w:lineRule="auto"/>
              <w:jc w:val="left"/>
              <w:textAlignment w:val="baseline"/>
              <w:rPr>
                <w:rFonts w:ascii="Times New Roman" w:hAnsi="Times New Roman"/>
                <w:sz w:val="24"/>
                <w:szCs w:val="24"/>
              </w:rPr>
            </w:pPr>
            <w:r>
              <w:rPr>
                <w:rFonts w:cs="Arial"/>
                <w:sz w:val="18"/>
                <w:szCs w:val="18"/>
              </w:rPr>
              <w:t>CREATION</w:t>
            </w:r>
            <w:r w:rsidRPr="00C35B57">
              <w:rPr>
                <w:rFonts w:cs="Arial"/>
                <w:sz w:val="18"/>
                <w:szCs w:val="18"/>
              </w:rPr>
              <w:t> </w:t>
            </w:r>
          </w:p>
        </w:tc>
        <w:tc>
          <w:tcPr>
            <w:tcW w:w="810" w:type="dxa"/>
            <w:tcBorders>
              <w:top w:val="single" w:sz="6" w:space="0" w:color="auto"/>
              <w:left w:val="single" w:sz="6" w:space="0" w:color="auto"/>
              <w:bottom w:val="single" w:sz="6" w:space="0" w:color="auto"/>
              <w:right w:val="single" w:sz="6" w:space="0" w:color="auto"/>
            </w:tcBorders>
          </w:tcPr>
          <w:p w14:paraId="4D4F1056" w14:textId="0FAF90B3" w:rsidR="00262FDF" w:rsidRPr="00C35B57" w:rsidRDefault="00262FDF" w:rsidP="00262FDF">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2640C3B9" w14:textId="3301ECCA" w:rsidR="00262FDF" w:rsidRPr="00C35B57" w:rsidRDefault="00262FDF" w:rsidP="00262FDF">
            <w:pPr>
              <w:spacing w:after="0" w:line="240" w:lineRule="auto"/>
              <w:jc w:val="center"/>
              <w:textAlignment w:val="baseline"/>
              <w:rPr>
                <w:rFonts w:cs="Arial"/>
                <w:sz w:val="18"/>
                <w:szCs w:val="18"/>
              </w:rPr>
            </w:pPr>
            <w:r>
              <w:rPr>
                <w:rFonts w:cs="Arial"/>
                <w:sz w:val="18"/>
                <w:szCs w:val="18"/>
              </w:rPr>
              <w:t>N/A</w:t>
            </w:r>
          </w:p>
        </w:tc>
        <w:tc>
          <w:tcPr>
            <w:tcW w:w="5693" w:type="dxa"/>
            <w:tcBorders>
              <w:top w:val="single" w:sz="6" w:space="0" w:color="auto"/>
              <w:left w:val="single" w:sz="6" w:space="0" w:color="auto"/>
              <w:bottom w:val="single" w:sz="6" w:space="0" w:color="auto"/>
              <w:right w:val="single" w:sz="6" w:space="0" w:color="auto"/>
            </w:tcBorders>
            <w:shd w:val="clear" w:color="auto" w:fill="auto"/>
          </w:tcPr>
          <w:p w14:paraId="2CF0E8B0" w14:textId="6BE5C471" w:rsidR="00262FDF" w:rsidRPr="00C35B57" w:rsidRDefault="00262FDF" w:rsidP="00262FDF">
            <w:pPr>
              <w:spacing w:after="0" w:line="240" w:lineRule="auto"/>
              <w:jc w:val="left"/>
              <w:textAlignment w:val="baseline"/>
              <w:rPr>
                <w:rFonts w:ascii="Times New Roman" w:hAnsi="Times New Roman"/>
                <w:sz w:val="24"/>
                <w:szCs w:val="24"/>
              </w:rPr>
            </w:pPr>
            <w:r w:rsidRPr="00C35B57">
              <w:rPr>
                <w:rFonts w:cs="Arial"/>
                <w:sz w:val="18"/>
                <w:szCs w:val="18"/>
              </w:rPr>
              <w:t>A time stamp, used to specify the date/time in which a document (or part thereof) was created. </w:t>
            </w:r>
          </w:p>
        </w:tc>
      </w:tr>
      <w:tr w:rsidR="009A4D19" w:rsidRPr="00C35B57" w14:paraId="5B547C5C" w14:textId="77777777" w:rsidTr="0049763A">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43802CCB" w14:textId="704D9F4B" w:rsidR="009A4D19" w:rsidRPr="00C35B57" w:rsidRDefault="00214725">
            <w:pPr>
              <w:spacing w:after="0" w:line="240" w:lineRule="auto"/>
              <w:jc w:val="left"/>
              <w:textAlignment w:val="baseline"/>
              <w:rPr>
                <w:rFonts w:ascii="Times New Roman" w:hAnsi="Times New Roman"/>
                <w:sz w:val="24"/>
                <w:szCs w:val="24"/>
              </w:rPr>
            </w:pPr>
            <w:r>
              <w:rPr>
                <w:rFonts w:cs="Arial"/>
                <w:sz w:val="18"/>
                <w:szCs w:val="18"/>
              </w:rPr>
              <w:t>EXPIR</w:t>
            </w:r>
            <w:r w:rsidR="003236D3">
              <w:rPr>
                <w:rFonts w:cs="Arial"/>
                <w:sz w:val="18"/>
                <w:szCs w:val="18"/>
              </w:rPr>
              <w:t>ATION</w:t>
            </w:r>
            <w:r w:rsidRPr="00C35B57">
              <w:rPr>
                <w:rFonts w:cs="Arial"/>
                <w:sz w:val="18"/>
                <w:szCs w:val="18"/>
              </w:rPr>
              <w:t> </w:t>
            </w:r>
          </w:p>
        </w:tc>
        <w:tc>
          <w:tcPr>
            <w:tcW w:w="810" w:type="dxa"/>
            <w:tcBorders>
              <w:top w:val="single" w:sz="6" w:space="0" w:color="auto"/>
              <w:left w:val="single" w:sz="6" w:space="0" w:color="auto"/>
              <w:bottom w:val="single" w:sz="6" w:space="0" w:color="auto"/>
              <w:right w:val="single" w:sz="6" w:space="0" w:color="auto"/>
            </w:tcBorders>
          </w:tcPr>
          <w:p w14:paraId="1482FFE3" w14:textId="67A077C3" w:rsidR="00BC7DC8" w:rsidRPr="00C35B57" w:rsidRDefault="001A7C06" w:rsidP="00140B21">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56977365" w14:textId="49577ADD" w:rsidR="00BC7DC8" w:rsidRPr="00C35B57" w:rsidRDefault="001A7C06" w:rsidP="00140B21">
            <w:pPr>
              <w:spacing w:after="0" w:line="240" w:lineRule="auto"/>
              <w:jc w:val="center"/>
              <w:textAlignment w:val="baseline"/>
              <w:rPr>
                <w:rFonts w:cs="Arial"/>
                <w:sz w:val="18"/>
                <w:szCs w:val="18"/>
              </w:rPr>
            </w:pPr>
            <w:r>
              <w:rPr>
                <w:rFonts w:cs="Arial"/>
                <w:sz w:val="18"/>
                <w:szCs w:val="18"/>
              </w:rPr>
              <w:t>N/A</w:t>
            </w:r>
          </w:p>
        </w:tc>
        <w:tc>
          <w:tcPr>
            <w:tcW w:w="5693" w:type="dxa"/>
            <w:tcBorders>
              <w:top w:val="single" w:sz="6" w:space="0" w:color="auto"/>
              <w:left w:val="single" w:sz="6" w:space="0" w:color="auto"/>
              <w:bottom w:val="single" w:sz="6" w:space="0" w:color="auto"/>
              <w:right w:val="single" w:sz="6" w:space="0" w:color="auto"/>
            </w:tcBorders>
            <w:shd w:val="clear" w:color="auto" w:fill="auto"/>
            <w:hideMark/>
          </w:tcPr>
          <w:p w14:paraId="27434901" w14:textId="77777777" w:rsidR="009A4D19" w:rsidRPr="00C35B57" w:rsidRDefault="009A4D19">
            <w:pPr>
              <w:spacing w:after="0" w:line="240" w:lineRule="auto"/>
              <w:jc w:val="left"/>
              <w:textAlignment w:val="baseline"/>
              <w:rPr>
                <w:rFonts w:ascii="Times New Roman" w:hAnsi="Times New Roman"/>
                <w:sz w:val="24"/>
                <w:szCs w:val="24"/>
              </w:rPr>
            </w:pPr>
            <w:r w:rsidRPr="00C35B57">
              <w:rPr>
                <w:rFonts w:cs="Arial"/>
                <w:sz w:val="18"/>
                <w:szCs w:val="18"/>
              </w:rPr>
              <w:t>A time stamp, used to specify the date/time after which a Work Order for a field operation will no longer be valid (i.e., will expire). </w:t>
            </w:r>
          </w:p>
        </w:tc>
      </w:tr>
      <w:tr w:rsidR="009A4D19" w:rsidRPr="00C35B57" w14:paraId="025E5B78" w14:textId="77777777" w:rsidTr="0049763A">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2D9576DF" w14:textId="63E9ECF4" w:rsidR="009A4D19" w:rsidRPr="00C35B57" w:rsidRDefault="003236D3">
            <w:pPr>
              <w:spacing w:after="0" w:line="240" w:lineRule="auto"/>
              <w:jc w:val="left"/>
              <w:textAlignment w:val="baseline"/>
              <w:rPr>
                <w:rFonts w:ascii="Times New Roman" w:hAnsi="Times New Roman"/>
                <w:sz w:val="24"/>
                <w:szCs w:val="24"/>
              </w:rPr>
            </w:pPr>
            <w:r>
              <w:rPr>
                <w:rFonts w:cs="Arial"/>
                <w:sz w:val="18"/>
                <w:szCs w:val="18"/>
              </w:rPr>
              <w:t>INSTALLATION</w:t>
            </w:r>
            <w:r w:rsidRPr="00C35B57">
              <w:rPr>
                <w:rFonts w:cs="Arial"/>
                <w:sz w:val="18"/>
                <w:szCs w:val="18"/>
              </w:rPr>
              <w:t> </w:t>
            </w:r>
          </w:p>
        </w:tc>
        <w:tc>
          <w:tcPr>
            <w:tcW w:w="810" w:type="dxa"/>
            <w:tcBorders>
              <w:top w:val="single" w:sz="6" w:space="0" w:color="auto"/>
              <w:left w:val="single" w:sz="6" w:space="0" w:color="auto"/>
              <w:bottom w:val="single" w:sz="6" w:space="0" w:color="auto"/>
              <w:right w:val="single" w:sz="6" w:space="0" w:color="auto"/>
            </w:tcBorders>
          </w:tcPr>
          <w:p w14:paraId="3BA6EECF" w14:textId="2BF8859F" w:rsidR="00BC7DC8" w:rsidRPr="00C35B57" w:rsidRDefault="001A7C06" w:rsidP="00140B21">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57BFCD2E" w14:textId="749A95FA" w:rsidR="00BC7DC8" w:rsidRPr="00C35B57" w:rsidRDefault="001A7C06" w:rsidP="00140B21">
            <w:pPr>
              <w:spacing w:after="0" w:line="240" w:lineRule="auto"/>
              <w:jc w:val="center"/>
              <w:textAlignment w:val="baseline"/>
              <w:rPr>
                <w:rFonts w:cs="Arial"/>
                <w:sz w:val="18"/>
                <w:szCs w:val="18"/>
              </w:rPr>
            </w:pPr>
            <w:r>
              <w:rPr>
                <w:rFonts w:cs="Arial"/>
                <w:sz w:val="18"/>
                <w:szCs w:val="18"/>
              </w:rPr>
              <w:t>Optional</w:t>
            </w:r>
          </w:p>
        </w:tc>
        <w:tc>
          <w:tcPr>
            <w:tcW w:w="5693" w:type="dxa"/>
            <w:tcBorders>
              <w:top w:val="single" w:sz="6" w:space="0" w:color="auto"/>
              <w:left w:val="single" w:sz="6" w:space="0" w:color="auto"/>
              <w:bottom w:val="single" w:sz="6" w:space="0" w:color="auto"/>
              <w:right w:val="single" w:sz="6" w:space="0" w:color="auto"/>
            </w:tcBorders>
            <w:shd w:val="clear" w:color="auto" w:fill="auto"/>
            <w:hideMark/>
          </w:tcPr>
          <w:p w14:paraId="59FE0DA5" w14:textId="77777777" w:rsidR="009A4D19" w:rsidRPr="00C35B57" w:rsidRDefault="009A4D19">
            <w:pPr>
              <w:spacing w:after="0" w:line="240" w:lineRule="auto"/>
              <w:jc w:val="left"/>
              <w:textAlignment w:val="baseline"/>
              <w:rPr>
                <w:rFonts w:ascii="Times New Roman" w:hAnsi="Times New Roman"/>
                <w:sz w:val="24"/>
                <w:szCs w:val="24"/>
              </w:rPr>
            </w:pPr>
            <w:r w:rsidRPr="00C35B57">
              <w:rPr>
                <w:rFonts w:cs="Arial"/>
                <w:sz w:val="18"/>
                <w:szCs w:val="18"/>
              </w:rPr>
              <w:t>A time stamp, used to specify the date/time in which a piece of equipment was installed. </w:t>
            </w:r>
          </w:p>
        </w:tc>
      </w:tr>
      <w:tr w:rsidR="00262FDF" w:rsidRPr="00C35B57" w14:paraId="3D467A41" w14:textId="77777777" w:rsidTr="00262FDF">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tcPr>
          <w:p w14:paraId="78E7CCFA" w14:textId="3B69C289" w:rsidR="00262FDF" w:rsidRPr="00C35B57" w:rsidRDefault="00262FDF" w:rsidP="00262FDF">
            <w:pPr>
              <w:spacing w:after="0" w:line="240" w:lineRule="auto"/>
              <w:jc w:val="left"/>
              <w:textAlignment w:val="baseline"/>
              <w:rPr>
                <w:rFonts w:ascii="Times New Roman" w:hAnsi="Times New Roman"/>
                <w:sz w:val="24"/>
                <w:szCs w:val="24"/>
              </w:rPr>
            </w:pPr>
            <w:r>
              <w:rPr>
                <w:rFonts w:cs="Arial"/>
                <w:sz w:val="18"/>
                <w:szCs w:val="18"/>
              </w:rPr>
              <w:t>LOAD</w:t>
            </w:r>
          </w:p>
        </w:tc>
        <w:tc>
          <w:tcPr>
            <w:tcW w:w="810" w:type="dxa"/>
            <w:tcBorders>
              <w:top w:val="single" w:sz="6" w:space="0" w:color="auto"/>
              <w:left w:val="single" w:sz="6" w:space="0" w:color="auto"/>
              <w:bottom w:val="single" w:sz="6" w:space="0" w:color="auto"/>
              <w:right w:val="single" w:sz="6" w:space="0" w:color="auto"/>
            </w:tcBorders>
          </w:tcPr>
          <w:p w14:paraId="7D47B335" w14:textId="79ACCE46" w:rsidR="00262FDF" w:rsidRPr="00C35B57" w:rsidRDefault="00262FDF" w:rsidP="00262FDF">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663D18BA" w14:textId="460ABB5F" w:rsidR="00262FDF" w:rsidRPr="00C35B57" w:rsidRDefault="00262FDF" w:rsidP="00262FDF">
            <w:pPr>
              <w:spacing w:after="0" w:line="240" w:lineRule="auto"/>
              <w:jc w:val="center"/>
              <w:textAlignment w:val="baseline"/>
              <w:rPr>
                <w:rFonts w:cs="Arial"/>
                <w:sz w:val="18"/>
                <w:szCs w:val="18"/>
              </w:rPr>
            </w:pPr>
            <w:r>
              <w:rPr>
                <w:rFonts w:cs="Arial"/>
                <w:sz w:val="18"/>
                <w:szCs w:val="18"/>
              </w:rPr>
              <w:t>Optional</w:t>
            </w:r>
          </w:p>
        </w:tc>
        <w:tc>
          <w:tcPr>
            <w:tcW w:w="5693" w:type="dxa"/>
            <w:tcBorders>
              <w:top w:val="single" w:sz="6" w:space="0" w:color="auto"/>
              <w:left w:val="single" w:sz="6" w:space="0" w:color="auto"/>
              <w:bottom w:val="single" w:sz="6" w:space="0" w:color="auto"/>
              <w:right w:val="single" w:sz="6" w:space="0" w:color="auto"/>
            </w:tcBorders>
            <w:shd w:val="clear" w:color="auto" w:fill="auto"/>
          </w:tcPr>
          <w:p w14:paraId="6FAF907A" w14:textId="4484AD5B" w:rsidR="00262FDF" w:rsidRPr="00C35B57" w:rsidRDefault="00262FDF" w:rsidP="00262FDF">
            <w:pPr>
              <w:spacing w:after="0" w:line="240" w:lineRule="auto"/>
              <w:jc w:val="left"/>
              <w:textAlignment w:val="baseline"/>
              <w:rPr>
                <w:rFonts w:ascii="Times New Roman" w:hAnsi="Times New Roman"/>
                <w:sz w:val="24"/>
                <w:szCs w:val="24"/>
              </w:rPr>
            </w:pPr>
            <w:r>
              <w:rPr>
                <w:rFonts w:cs="Arial"/>
                <w:sz w:val="18"/>
                <w:szCs w:val="18"/>
              </w:rPr>
              <w:t>A time stamp or (optionally) interval, used to specify the date/time when a given load / amount of product was loaded onto a vehicle or container.</w:t>
            </w:r>
          </w:p>
        </w:tc>
      </w:tr>
      <w:tr w:rsidR="00262FDF" w:rsidRPr="00C35B57" w14:paraId="03303BBB" w14:textId="77777777" w:rsidTr="00262FDF">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tcPr>
          <w:p w14:paraId="7F8D2D4C" w14:textId="07FA564F" w:rsidR="00262FDF" w:rsidRPr="00C35B57" w:rsidRDefault="00262FDF" w:rsidP="00262FDF">
            <w:pPr>
              <w:spacing w:after="0" w:line="240" w:lineRule="auto"/>
              <w:jc w:val="left"/>
              <w:textAlignment w:val="baseline"/>
              <w:rPr>
                <w:rFonts w:ascii="Times New Roman" w:hAnsi="Times New Roman"/>
                <w:sz w:val="24"/>
                <w:szCs w:val="24"/>
              </w:rPr>
            </w:pPr>
            <w:r>
              <w:rPr>
                <w:rFonts w:cs="Arial"/>
                <w:sz w:val="18"/>
                <w:szCs w:val="18"/>
              </w:rPr>
              <w:t>MAINTENANCE</w:t>
            </w:r>
            <w:r w:rsidRPr="00C35B57">
              <w:rPr>
                <w:rFonts w:cs="Arial"/>
                <w:sz w:val="18"/>
                <w:szCs w:val="18"/>
              </w:rPr>
              <w:t> </w:t>
            </w:r>
          </w:p>
        </w:tc>
        <w:tc>
          <w:tcPr>
            <w:tcW w:w="810" w:type="dxa"/>
            <w:tcBorders>
              <w:top w:val="single" w:sz="6" w:space="0" w:color="auto"/>
              <w:left w:val="single" w:sz="6" w:space="0" w:color="auto"/>
              <w:bottom w:val="single" w:sz="6" w:space="0" w:color="auto"/>
              <w:right w:val="single" w:sz="6" w:space="0" w:color="auto"/>
            </w:tcBorders>
          </w:tcPr>
          <w:p w14:paraId="7996218A" w14:textId="6B677AD7" w:rsidR="00262FDF" w:rsidRPr="00C35B57" w:rsidRDefault="00262FDF" w:rsidP="00262FDF">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04BAA82E" w14:textId="577F4CC4" w:rsidR="00262FDF" w:rsidRPr="00C35B57" w:rsidRDefault="00262FDF" w:rsidP="00262FDF">
            <w:pPr>
              <w:spacing w:after="0" w:line="240" w:lineRule="auto"/>
              <w:jc w:val="center"/>
              <w:textAlignment w:val="baseline"/>
              <w:rPr>
                <w:rFonts w:cs="Arial"/>
                <w:sz w:val="18"/>
                <w:szCs w:val="18"/>
              </w:rPr>
            </w:pPr>
            <w:r>
              <w:rPr>
                <w:rFonts w:cs="Arial"/>
                <w:sz w:val="18"/>
                <w:szCs w:val="18"/>
              </w:rPr>
              <w:t>Optional</w:t>
            </w:r>
          </w:p>
        </w:tc>
        <w:tc>
          <w:tcPr>
            <w:tcW w:w="5693" w:type="dxa"/>
            <w:tcBorders>
              <w:top w:val="single" w:sz="6" w:space="0" w:color="auto"/>
              <w:left w:val="single" w:sz="6" w:space="0" w:color="auto"/>
              <w:bottom w:val="single" w:sz="6" w:space="0" w:color="auto"/>
              <w:right w:val="single" w:sz="6" w:space="0" w:color="auto"/>
            </w:tcBorders>
            <w:shd w:val="clear" w:color="auto" w:fill="auto"/>
          </w:tcPr>
          <w:p w14:paraId="660FB218" w14:textId="49B0EDB1" w:rsidR="00262FDF" w:rsidRPr="00C35B57" w:rsidRDefault="00262FDF" w:rsidP="00262FDF">
            <w:pPr>
              <w:spacing w:after="0" w:line="240" w:lineRule="auto"/>
              <w:jc w:val="left"/>
              <w:textAlignment w:val="baseline"/>
              <w:rPr>
                <w:rFonts w:ascii="Times New Roman" w:hAnsi="Times New Roman"/>
                <w:sz w:val="24"/>
                <w:szCs w:val="24"/>
              </w:rPr>
            </w:pPr>
            <w:r w:rsidRPr="00C35B57">
              <w:rPr>
                <w:rFonts w:cs="Arial"/>
                <w:sz w:val="18"/>
                <w:szCs w:val="18"/>
              </w:rPr>
              <w:t>A time stamp, used to specify the date/time in which maintenance was performed on a piece of equipment. </w:t>
            </w:r>
          </w:p>
        </w:tc>
      </w:tr>
      <w:tr w:rsidR="009A4D19" w:rsidRPr="00C35B57" w14:paraId="164CEDC0" w14:textId="77777777" w:rsidTr="0049763A">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6C7035D2" w14:textId="2E97339E" w:rsidR="009A4D19" w:rsidRPr="00C35B57" w:rsidRDefault="00CF2781">
            <w:pPr>
              <w:spacing w:after="0" w:line="240" w:lineRule="auto"/>
              <w:jc w:val="left"/>
              <w:textAlignment w:val="baseline"/>
              <w:rPr>
                <w:rFonts w:ascii="Times New Roman" w:hAnsi="Times New Roman"/>
                <w:sz w:val="24"/>
                <w:szCs w:val="24"/>
              </w:rPr>
            </w:pPr>
            <w:r>
              <w:rPr>
                <w:rFonts w:cs="Arial"/>
                <w:sz w:val="18"/>
                <w:szCs w:val="18"/>
              </w:rPr>
              <w:t>MODIFICATION</w:t>
            </w:r>
            <w:r w:rsidRPr="00C35B57">
              <w:rPr>
                <w:rFonts w:cs="Arial"/>
                <w:sz w:val="18"/>
                <w:szCs w:val="18"/>
              </w:rPr>
              <w:t> </w:t>
            </w:r>
          </w:p>
        </w:tc>
        <w:tc>
          <w:tcPr>
            <w:tcW w:w="810" w:type="dxa"/>
            <w:tcBorders>
              <w:top w:val="single" w:sz="6" w:space="0" w:color="auto"/>
              <w:left w:val="single" w:sz="6" w:space="0" w:color="auto"/>
              <w:bottom w:val="single" w:sz="6" w:space="0" w:color="auto"/>
              <w:right w:val="single" w:sz="6" w:space="0" w:color="auto"/>
            </w:tcBorders>
          </w:tcPr>
          <w:p w14:paraId="3AC68BD7" w14:textId="3BFE9488" w:rsidR="00BC7DC8" w:rsidRPr="00C35B57" w:rsidRDefault="00140B21" w:rsidP="00140B21">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44F9D464" w14:textId="567AA26A" w:rsidR="00BC7DC8" w:rsidRPr="00C35B57" w:rsidRDefault="00140B21" w:rsidP="00140B21">
            <w:pPr>
              <w:spacing w:after="0" w:line="240" w:lineRule="auto"/>
              <w:jc w:val="center"/>
              <w:textAlignment w:val="baseline"/>
              <w:rPr>
                <w:rFonts w:cs="Arial"/>
                <w:sz w:val="18"/>
                <w:szCs w:val="18"/>
              </w:rPr>
            </w:pPr>
            <w:r>
              <w:rPr>
                <w:rFonts w:cs="Arial"/>
                <w:sz w:val="18"/>
                <w:szCs w:val="18"/>
              </w:rPr>
              <w:t>N/A</w:t>
            </w:r>
          </w:p>
        </w:tc>
        <w:tc>
          <w:tcPr>
            <w:tcW w:w="5693" w:type="dxa"/>
            <w:tcBorders>
              <w:top w:val="single" w:sz="6" w:space="0" w:color="auto"/>
              <w:left w:val="single" w:sz="6" w:space="0" w:color="auto"/>
              <w:bottom w:val="single" w:sz="6" w:space="0" w:color="auto"/>
              <w:right w:val="single" w:sz="6" w:space="0" w:color="auto"/>
            </w:tcBorders>
            <w:shd w:val="clear" w:color="auto" w:fill="auto"/>
            <w:hideMark/>
          </w:tcPr>
          <w:p w14:paraId="27CD9EAC" w14:textId="77777777" w:rsidR="009A4D19" w:rsidRPr="00C35B57" w:rsidRDefault="009A4D19">
            <w:pPr>
              <w:spacing w:after="0" w:line="240" w:lineRule="auto"/>
              <w:jc w:val="left"/>
              <w:textAlignment w:val="baseline"/>
              <w:rPr>
                <w:rFonts w:ascii="Times New Roman" w:hAnsi="Times New Roman"/>
                <w:sz w:val="24"/>
                <w:szCs w:val="24"/>
              </w:rPr>
            </w:pPr>
            <w:r w:rsidRPr="00C35B57">
              <w:rPr>
                <w:rFonts w:cs="Arial"/>
                <w:sz w:val="18"/>
                <w:szCs w:val="18"/>
              </w:rPr>
              <w:t>A time stamp, used to specify the date/time in which a document (or part thereof) was modified. </w:t>
            </w:r>
          </w:p>
        </w:tc>
      </w:tr>
      <w:tr w:rsidR="00262FDF" w:rsidRPr="00C35B57" w14:paraId="68A743B0" w14:textId="77777777" w:rsidTr="0049763A">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tcPr>
          <w:p w14:paraId="0AEB1415" w14:textId="1AF2E2AD" w:rsidR="00262FDF" w:rsidRDefault="00262FDF" w:rsidP="00262FDF">
            <w:pPr>
              <w:spacing w:after="0" w:line="240" w:lineRule="auto"/>
              <w:jc w:val="left"/>
              <w:textAlignment w:val="baseline"/>
              <w:rPr>
                <w:rFonts w:cs="Arial"/>
                <w:sz w:val="18"/>
                <w:szCs w:val="18"/>
              </w:rPr>
            </w:pPr>
            <w:r>
              <w:rPr>
                <w:rFonts w:cs="Arial"/>
                <w:sz w:val="18"/>
                <w:szCs w:val="18"/>
              </w:rPr>
              <w:t>PHENOMENON</w:t>
            </w:r>
          </w:p>
        </w:tc>
        <w:tc>
          <w:tcPr>
            <w:tcW w:w="810" w:type="dxa"/>
            <w:tcBorders>
              <w:top w:val="single" w:sz="6" w:space="0" w:color="auto"/>
              <w:left w:val="single" w:sz="6" w:space="0" w:color="auto"/>
              <w:bottom w:val="single" w:sz="6" w:space="0" w:color="auto"/>
              <w:right w:val="single" w:sz="6" w:space="0" w:color="auto"/>
            </w:tcBorders>
          </w:tcPr>
          <w:p w14:paraId="776E287E" w14:textId="72EED7D8" w:rsidR="00262FDF" w:rsidRDefault="00262FDF" w:rsidP="00262FDF">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581452D2" w14:textId="4FDB60DF" w:rsidR="00262FDF" w:rsidRDefault="00262FDF" w:rsidP="00262FDF">
            <w:pPr>
              <w:spacing w:after="0" w:line="240" w:lineRule="auto"/>
              <w:jc w:val="center"/>
              <w:textAlignment w:val="baseline"/>
              <w:rPr>
                <w:rFonts w:cs="Arial"/>
                <w:sz w:val="18"/>
                <w:szCs w:val="18"/>
              </w:rPr>
            </w:pPr>
            <w:r>
              <w:rPr>
                <w:rFonts w:cs="Arial"/>
                <w:sz w:val="18"/>
                <w:szCs w:val="18"/>
              </w:rPr>
              <w:t>Optional</w:t>
            </w:r>
          </w:p>
        </w:tc>
        <w:tc>
          <w:tcPr>
            <w:tcW w:w="5693" w:type="dxa"/>
            <w:tcBorders>
              <w:top w:val="single" w:sz="6" w:space="0" w:color="auto"/>
              <w:left w:val="single" w:sz="6" w:space="0" w:color="auto"/>
              <w:bottom w:val="single" w:sz="6" w:space="0" w:color="auto"/>
              <w:right w:val="single" w:sz="6" w:space="0" w:color="auto"/>
            </w:tcBorders>
            <w:shd w:val="clear" w:color="auto" w:fill="auto"/>
          </w:tcPr>
          <w:p w14:paraId="1EBA359B" w14:textId="2E2017F7" w:rsidR="00262FDF" w:rsidRPr="00C35B57" w:rsidRDefault="00262FDF" w:rsidP="00262FDF">
            <w:pPr>
              <w:spacing w:after="0" w:line="240" w:lineRule="auto"/>
              <w:jc w:val="left"/>
              <w:textAlignment w:val="baseline"/>
              <w:rPr>
                <w:rFonts w:cs="Arial"/>
                <w:sz w:val="18"/>
                <w:szCs w:val="18"/>
              </w:rPr>
            </w:pPr>
            <w:r>
              <w:rPr>
                <w:rFonts w:cs="Arial"/>
                <w:sz w:val="18"/>
                <w:szCs w:val="18"/>
              </w:rPr>
              <w:t>A time stamp or (optionally) interval, used to specify when a phenomenon under observation occurred.</w:t>
            </w:r>
          </w:p>
        </w:tc>
      </w:tr>
      <w:tr w:rsidR="00262FDF" w:rsidRPr="00C35B57" w14:paraId="61357077" w14:textId="77777777" w:rsidTr="0049763A">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tcPr>
          <w:p w14:paraId="69D5FAB9" w14:textId="3AF28738" w:rsidR="00262FDF" w:rsidRDefault="00262FDF" w:rsidP="00262FDF">
            <w:pPr>
              <w:spacing w:after="0" w:line="240" w:lineRule="auto"/>
              <w:jc w:val="left"/>
              <w:textAlignment w:val="baseline"/>
              <w:rPr>
                <w:rFonts w:cs="Arial"/>
                <w:sz w:val="18"/>
                <w:szCs w:val="18"/>
              </w:rPr>
            </w:pPr>
            <w:r>
              <w:rPr>
                <w:rFonts w:cs="Arial"/>
                <w:sz w:val="18"/>
                <w:szCs w:val="18"/>
              </w:rPr>
              <w:t>PROPOSED</w:t>
            </w:r>
            <w:r w:rsidRPr="00C35B57">
              <w:rPr>
                <w:rFonts w:cs="Arial"/>
                <w:sz w:val="18"/>
                <w:szCs w:val="18"/>
              </w:rPr>
              <w:t> </w:t>
            </w:r>
          </w:p>
        </w:tc>
        <w:tc>
          <w:tcPr>
            <w:tcW w:w="810" w:type="dxa"/>
            <w:tcBorders>
              <w:top w:val="single" w:sz="6" w:space="0" w:color="auto"/>
              <w:left w:val="single" w:sz="6" w:space="0" w:color="auto"/>
              <w:bottom w:val="single" w:sz="6" w:space="0" w:color="auto"/>
              <w:right w:val="single" w:sz="6" w:space="0" w:color="auto"/>
            </w:tcBorders>
          </w:tcPr>
          <w:p w14:paraId="510080FE" w14:textId="053A42E5" w:rsidR="00262FDF" w:rsidRDefault="00262FDF" w:rsidP="00262FDF">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1B617ECC" w14:textId="2724EC9C" w:rsidR="00262FDF" w:rsidRDefault="00262FDF" w:rsidP="00262FDF">
            <w:pPr>
              <w:spacing w:after="0" w:line="240" w:lineRule="auto"/>
              <w:jc w:val="center"/>
              <w:textAlignment w:val="baseline"/>
              <w:rPr>
                <w:rFonts w:cs="Arial"/>
                <w:sz w:val="18"/>
                <w:szCs w:val="18"/>
              </w:rPr>
            </w:pPr>
            <w:r>
              <w:rPr>
                <w:rFonts w:cs="Arial"/>
                <w:sz w:val="18"/>
                <w:szCs w:val="18"/>
              </w:rPr>
              <w:t>Optional</w:t>
            </w:r>
          </w:p>
        </w:tc>
        <w:tc>
          <w:tcPr>
            <w:tcW w:w="5693" w:type="dxa"/>
            <w:tcBorders>
              <w:top w:val="single" w:sz="6" w:space="0" w:color="auto"/>
              <w:left w:val="single" w:sz="6" w:space="0" w:color="auto"/>
              <w:bottom w:val="single" w:sz="6" w:space="0" w:color="auto"/>
              <w:right w:val="single" w:sz="6" w:space="0" w:color="auto"/>
            </w:tcBorders>
            <w:shd w:val="clear" w:color="auto" w:fill="auto"/>
          </w:tcPr>
          <w:p w14:paraId="064A0884" w14:textId="4E95F6F6" w:rsidR="00262FDF" w:rsidRPr="00C35B57" w:rsidRDefault="00262FDF" w:rsidP="00262FDF">
            <w:pPr>
              <w:spacing w:after="0" w:line="240" w:lineRule="auto"/>
              <w:jc w:val="left"/>
              <w:textAlignment w:val="baseline"/>
              <w:rPr>
                <w:rFonts w:cs="Arial"/>
                <w:sz w:val="18"/>
                <w:szCs w:val="18"/>
              </w:rPr>
            </w:pPr>
            <w:r w:rsidRPr="00C35B57">
              <w:rPr>
                <w:rFonts w:cs="Arial"/>
                <w:sz w:val="18"/>
                <w:szCs w:val="18"/>
              </w:rPr>
              <w:t>A time stamp, used to specify the date/time for a field operation (or part thereof) as proposed in a Recommendation. </w:t>
            </w:r>
          </w:p>
        </w:tc>
      </w:tr>
      <w:tr w:rsidR="00262FDF" w:rsidRPr="00C35B57" w14:paraId="15FB7E82" w14:textId="77777777" w:rsidTr="0049763A">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tcPr>
          <w:p w14:paraId="692C672C" w14:textId="4E85E2D4" w:rsidR="00262FDF" w:rsidRDefault="00262FDF" w:rsidP="00262FDF">
            <w:pPr>
              <w:spacing w:after="0" w:line="240" w:lineRule="auto"/>
              <w:jc w:val="left"/>
              <w:textAlignment w:val="baseline"/>
              <w:rPr>
                <w:rFonts w:cs="Arial"/>
                <w:sz w:val="18"/>
                <w:szCs w:val="18"/>
              </w:rPr>
            </w:pPr>
            <w:r>
              <w:rPr>
                <w:rFonts w:cs="Arial"/>
                <w:sz w:val="18"/>
                <w:szCs w:val="18"/>
              </w:rPr>
              <w:t>REQUESTED</w:t>
            </w:r>
            <w:r w:rsidRPr="00C35B57">
              <w:rPr>
                <w:rFonts w:cs="Arial"/>
                <w:sz w:val="18"/>
                <w:szCs w:val="18"/>
              </w:rPr>
              <w:t> </w:t>
            </w:r>
          </w:p>
        </w:tc>
        <w:tc>
          <w:tcPr>
            <w:tcW w:w="810" w:type="dxa"/>
            <w:tcBorders>
              <w:top w:val="single" w:sz="6" w:space="0" w:color="auto"/>
              <w:left w:val="single" w:sz="6" w:space="0" w:color="auto"/>
              <w:bottom w:val="single" w:sz="6" w:space="0" w:color="auto"/>
              <w:right w:val="single" w:sz="6" w:space="0" w:color="auto"/>
            </w:tcBorders>
          </w:tcPr>
          <w:p w14:paraId="677EECA2" w14:textId="015BAD2C" w:rsidR="00262FDF" w:rsidRDefault="00262FDF" w:rsidP="00262FDF">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0B48E10A" w14:textId="350F0F68" w:rsidR="00262FDF" w:rsidRDefault="00262FDF" w:rsidP="00262FDF">
            <w:pPr>
              <w:spacing w:after="0" w:line="240" w:lineRule="auto"/>
              <w:jc w:val="center"/>
              <w:textAlignment w:val="baseline"/>
              <w:rPr>
                <w:rFonts w:cs="Arial"/>
                <w:sz w:val="18"/>
                <w:szCs w:val="18"/>
              </w:rPr>
            </w:pPr>
            <w:r>
              <w:rPr>
                <w:rFonts w:cs="Arial"/>
                <w:sz w:val="18"/>
                <w:szCs w:val="18"/>
              </w:rPr>
              <w:t>Optional</w:t>
            </w:r>
          </w:p>
        </w:tc>
        <w:tc>
          <w:tcPr>
            <w:tcW w:w="5693" w:type="dxa"/>
            <w:tcBorders>
              <w:top w:val="single" w:sz="6" w:space="0" w:color="auto"/>
              <w:left w:val="single" w:sz="6" w:space="0" w:color="auto"/>
              <w:bottom w:val="single" w:sz="6" w:space="0" w:color="auto"/>
              <w:right w:val="single" w:sz="6" w:space="0" w:color="auto"/>
            </w:tcBorders>
            <w:shd w:val="clear" w:color="auto" w:fill="auto"/>
          </w:tcPr>
          <w:p w14:paraId="05EDFC7A" w14:textId="1DCED8E2" w:rsidR="00262FDF" w:rsidRDefault="00262FDF" w:rsidP="00262FDF">
            <w:pPr>
              <w:spacing w:after="0" w:line="240" w:lineRule="auto"/>
              <w:jc w:val="left"/>
              <w:textAlignment w:val="baseline"/>
              <w:rPr>
                <w:rFonts w:cs="Arial"/>
                <w:sz w:val="18"/>
                <w:szCs w:val="18"/>
              </w:rPr>
            </w:pPr>
            <w:r w:rsidRPr="00C35B57">
              <w:rPr>
                <w:rFonts w:cs="Arial"/>
                <w:sz w:val="18"/>
                <w:szCs w:val="18"/>
              </w:rPr>
              <w:t>A time stamp, used to specify the date/time for a field operation (or part thereof) as requested in a Work Order. </w:t>
            </w:r>
          </w:p>
        </w:tc>
      </w:tr>
      <w:tr w:rsidR="00262FDF" w:rsidRPr="00C35B57" w14:paraId="18279D68" w14:textId="77777777" w:rsidTr="0049763A">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tcPr>
          <w:p w14:paraId="493ADA3C" w14:textId="77D4F55E" w:rsidR="00262FDF" w:rsidRDefault="00262FDF" w:rsidP="00262FDF">
            <w:pPr>
              <w:spacing w:after="0" w:line="240" w:lineRule="auto"/>
              <w:jc w:val="left"/>
              <w:textAlignment w:val="baseline"/>
              <w:rPr>
                <w:rFonts w:cs="Arial"/>
                <w:sz w:val="18"/>
                <w:szCs w:val="18"/>
              </w:rPr>
            </w:pPr>
            <w:r>
              <w:rPr>
                <w:rFonts w:cs="Arial"/>
                <w:sz w:val="18"/>
                <w:szCs w:val="18"/>
              </w:rPr>
              <w:t>REQUESTED_SHIPPING</w:t>
            </w:r>
          </w:p>
        </w:tc>
        <w:tc>
          <w:tcPr>
            <w:tcW w:w="810" w:type="dxa"/>
            <w:tcBorders>
              <w:top w:val="single" w:sz="6" w:space="0" w:color="auto"/>
              <w:left w:val="single" w:sz="6" w:space="0" w:color="auto"/>
              <w:bottom w:val="single" w:sz="6" w:space="0" w:color="auto"/>
              <w:right w:val="single" w:sz="6" w:space="0" w:color="auto"/>
            </w:tcBorders>
          </w:tcPr>
          <w:p w14:paraId="71D2FB8C" w14:textId="441A7BDC" w:rsidR="00262FDF" w:rsidRDefault="00262FDF" w:rsidP="00262FDF">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46091C33" w14:textId="14C8F82B" w:rsidR="00262FDF" w:rsidRDefault="00262FDF" w:rsidP="00262FDF">
            <w:pPr>
              <w:spacing w:after="0" w:line="240" w:lineRule="auto"/>
              <w:jc w:val="center"/>
              <w:textAlignment w:val="baseline"/>
              <w:rPr>
                <w:rFonts w:cs="Arial"/>
                <w:sz w:val="18"/>
                <w:szCs w:val="18"/>
              </w:rPr>
            </w:pPr>
            <w:r>
              <w:rPr>
                <w:rFonts w:cs="Arial"/>
                <w:sz w:val="18"/>
                <w:szCs w:val="18"/>
              </w:rPr>
              <w:t>N/A</w:t>
            </w:r>
          </w:p>
        </w:tc>
        <w:tc>
          <w:tcPr>
            <w:tcW w:w="5693" w:type="dxa"/>
            <w:tcBorders>
              <w:top w:val="single" w:sz="6" w:space="0" w:color="auto"/>
              <w:left w:val="single" w:sz="6" w:space="0" w:color="auto"/>
              <w:bottom w:val="single" w:sz="6" w:space="0" w:color="auto"/>
              <w:right w:val="single" w:sz="6" w:space="0" w:color="auto"/>
            </w:tcBorders>
            <w:shd w:val="clear" w:color="auto" w:fill="auto"/>
          </w:tcPr>
          <w:p w14:paraId="668BB18F" w14:textId="7CE557FE" w:rsidR="00262FDF" w:rsidRPr="00C35B57" w:rsidRDefault="00262FDF" w:rsidP="00262FDF">
            <w:pPr>
              <w:spacing w:after="0" w:line="240" w:lineRule="auto"/>
              <w:jc w:val="left"/>
              <w:textAlignment w:val="baseline"/>
              <w:rPr>
                <w:rFonts w:cs="Arial"/>
                <w:sz w:val="18"/>
                <w:szCs w:val="18"/>
              </w:rPr>
            </w:pPr>
            <w:r>
              <w:rPr>
                <w:rFonts w:cs="Arial"/>
                <w:sz w:val="18"/>
                <w:szCs w:val="18"/>
              </w:rPr>
              <w:t>A time stamp, used to specify the date/time when a given load / amount of product should be shipped.</w:t>
            </w:r>
          </w:p>
        </w:tc>
      </w:tr>
      <w:tr w:rsidR="00262FDF" w:rsidRPr="00C35B57" w14:paraId="441FF3D5" w14:textId="77777777" w:rsidTr="0049763A">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tcPr>
          <w:p w14:paraId="7BB5689F" w14:textId="73D53F0B" w:rsidR="00262FDF" w:rsidRDefault="00262FDF" w:rsidP="00262FDF">
            <w:pPr>
              <w:spacing w:after="0" w:line="240" w:lineRule="auto"/>
              <w:jc w:val="left"/>
              <w:textAlignment w:val="baseline"/>
              <w:rPr>
                <w:rFonts w:cs="Arial"/>
                <w:sz w:val="18"/>
                <w:szCs w:val="18"/>
              </w:rPr>
            </w:pPr>
            <w:r>
              <w:rPr>
                <w:rFonts w:cs="Arial"/>
                <w:sz w:val="18"/>
                <w:szCs w:val="18"/>
              </w:rPr>
              <w:t>RESULT</w:t>
            </w:r>
          </w:p>
        </w:tc>
        <w:tc>
          <w:tcPr>
            <w:tcW w:w="810" w:type="dxa"/>
            <w:tcBorders>
              <w:top w:val="single" w:sz="6" w:space="0" w:color="auto"/>
              <w:left w:val="single" w:sz="6" w:space="0" w:color="auto"/>
              <w:bottom w:val="single" w:sz="6" w:space="0" w:color="auto"/>
              <w:right w:val="single" w:sz="6" w:space="0" w:color="auto"/>
            </w:tcBorders>
          </w:tcPr>
          <w:p w14:paraId="797B8A81" w14:textId="56E077D0" w:rsidR="00262FDF" w:rsidRDefault="00262FDF" w:rsidP="00262FDF">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137D62B0" w14:textId="7C615946" w:rsidR="00262FDF" w:rsidRDefault="00262FDF" w:rsidP="00262FDF">
            <w:pPr>
              <w:spacing w:after="0" w:line="240" w:lineRule="auto"/>
              <w:jc w:val="center"/>
              <w:textAlignment w:val="baseline"/>
              <w:rPr>
                <w:rFonts w:cs="Arial"/>
                <w:sz w:val="18"/>
                <w:szCs w:val="18"/>
              </w:rPr>
            </w:pPr>
            <w:r>
              <w:rPr>
                <w:rFonts w:cs="Arial"/>
                <w:sz w:val="18"/>
                <w:szCs w:val="18"/>
              </w:rPr>
              <w:t>N/A</w:t>
            </w:r>
          </w:p>
        </w:tc>
        <w:tc>
          <w:tcPr>
            <w:tcW w:w="5693" w:type="dxa"/>
            <w:tcBorders>
              <w:top w:val="single" w:sz="6" w:space="0" w:color="auto"/>
              <w:left w:val="single" w:sz="6" w:space="0" w:color="auto"/>
              <w:bottom w:val="single" w:sz="6" w:space="0" w:color="auto"/>
              <w:right w:val="single" w:sz="6" w:space="0" w:color="auto"/>
            </w:tcBorders>
            <w:shd w:val="clear" w:color="auto" w:fill="auto"/>
          </w:tcPr>
          <w:p w14:paraId="4C3FBC19" w14:textId="3DAAD627" w:rsidR="00262FDF" w:rsidRDefault="00262FDF" w:rsidP="00262FDF">
            <w:pPr>
              <w:spacing w:after="0" w:line="240" w:lineRule="auto"/>
              <w:jc w:val="left"/>
              <w:textAlignment w:val="baseline"/>
              <w:rPr>
                <w:rFonts w:cs="Arial"/>
                <w:sz w:val="18"/>
                <w:szCs w:val="18"/>
              </w:rPr>
            </w:pPr>
            <w:r>
              <w:rPr>
                <w:rFonts w:cs="Arial"/>
                <w:sz w:val="18"/>
                <w:szCs w:val="18"/>
              </w:rPr>
              <w:t>A time stamp used to specify when the result of an observation became available.</w:t>
            </w:r>
          </w:p>
        </w:tc>
      </w:tr>
      <w:tr w:rsidR="00262FDF" w:rsidRPr="00C35B57" w14:paraId="09C053C5" w14:textId="77777777" w:rsidTr="0049763A">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tcPr>
          <w:p w14:paraId="5D79798E" w14:textId="3776DDDD" w:rsidR="00262FDF" w:rsidRDefault="00262FDF" w:rsidP="00262FDF">
            <w:pPr>
              <w:spacing w:after="0" w:line="240" w:lineRule="auto"/>
              <w:jc w:val="left"/>
              <w:textAlignment w:val="baseline"/>
              <w:rPr>
                <w:rFonts w:cs="Arial"/>
                <w:sz w:val="18"/>
                <w:szCs w:val="18"/>
              </w:rPr>
            </w:pPr>
            <w:r>
              <w:rPr>
                <w:rFonts w:cs="Arial"/>
                <w:sz w:val="18"/>
                <w:szCs w:val="18"/>
              </w:rPr>
              <w:t>RESUME</w:t>
            </w:r>
          </w:p>
        </w:tc>
        <w:tc>
          <w:tcPr>
            <w:tcW w:w="810" w:type="dxa"/>
            <w:tcBorders>
              <w:top w:val="single" w:sz="6" w:space="0" w:color="auto"/>
              <w:left w:val="single" w:sz="6" w:space="0" w:color="auto"/>
              <w:bottom w:val="single" w:sz="6" w:space="0" w:color="auto"/>
              <w:right w:val="single" w:sz="6" w:space="0" w:color="auto"/>
            </w:tcBorders>
          </w:tcPr>
          <w:p w14:paraId="18392244" w14:textId="662A2D6B" w:rsidR="00262FDF" w:rsidRDefault="00262FDF" w:rsidP="00262FDF">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62E450D6" w14:textId="7B1D3C4E" w:rsidR="00262FDF" w:rsidRDefault="00262FDF" w:rsidP="00262FDF">
            <w:pPr>
              <w:spacing w:after="0" w:line="240" w:lineRule="auto"/>
              <w:jc w:val="center"/>
              <w:textAlignment w:val="baseline"/>
              <w:rPr>
                <w:rFonts w:cs="Arial"/>
                <w:sz w:val="18"/>
                <w:szCs w:val="18"/>
              </w:rPr>
            </w:pPr>
            <w:r>
              <w:rPr>
                <w:rFonts w:cs="Arial"/>
                <w:sz w:val="18"/>
                <w:szCs w:val="18"/>
              </w:rPr>
              <w:t>N/A</w:t>
            </w:r>
          </w:p>
        </w:tc>
        <w:tc>
          <w:tcPr>
            <w:tcW w:w="5693" w:type="dxa"/>
            <w:tcBorders>
              <w:top w:val="single" w:sz="6" w:space="0" w:color="auto"/>
              <w:left w:val="single" w:sz="6" w:space="0" w:color="auto"/>
              <w:bottom w:val="single" w:sz="6" w:space="0" w:color="auto"/>
              <w:right w:val="single" w:sz="6" w:space="0" w:color="auto"/>
            </w:tcBorders>
            <w:shd w:val="clear" w:color="auto" w:fill="auto"/>
          </w:tcPr>
          <w:p w14:paraId="6BFDFC2E" w14:textId="2B9F85C2" w:rsidR="00262FDF" w:rsidRDefault="00262FDF" w:rsidP="00262FDF">
            <w:pPr>
              <w:spacing w:after="0" w:line="240" w:lineRule="auto"/>
              <w:jc w:val="left"/>
              <w:textAlignment w:val="baseline"/>
              <w:rPr>
                <w:rFonts w:cs="Arial"/>
                <w:sz w:val="18"/>
                <w:szCs w:val="18"/>
              </w:rPr>
            </w:pPr>
            <w:r>
              <w:rPr>
                <w:rFonts w:cs="Arial"/>
                <w:sz w:val="18"/>
                <w:szCs w:val="18"/>
              </w:rPr>
              <w:t>A time stamp used to specify when a suspended operation was resumed.</w:t>
            </w:r>
          </w:p>
        </w:tc>
      </w:tr>
      <w:tr w:rsidR="0049763A" w:rsidRPr="00C35B57" w14:paraId="70E3C9A0" w14:textId="77777777" w:rsidTr="0049763A">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tcPr>
          <w:p w14:paraId="1F607255" w14:textId="4D0612BA" w:rsidR="0049763A" w:rsidRDefault="0049763A">
            <w:pPr>
              <w:spacing w:after="0" w:line="240" w:lineRule="auto"/>
              <w:jc w:val="left"/>
              <w:textAlignment w:val="baseline"/>
              <w:rPr>
                <w:rFonts w:cs="Arial"/>
                <w:sz w:val="18"/>
                <w:szCs w:val="18"/>
              </w:rPr>
            </w:pPr>
            <w:r>
              <w:rPr>
                <w:rFonts w:cs="Arial"/>
                <w:sz w:val="18"/>
                <w:szCs w:val="18"/>
              </w:rPr>
              <w:t>SUSPEND</w:t>
            </w:r>
          </w:p>
        </w:tc>
        <w:tc>
          <w:tcPr>
            <w:tcW w:w="810" w:type="dxa"/>
            <w:tcBorders>
              <w:top w:val="single" w:sz="6" w:space="0" w:color="auto"/>
              <w:left w:val="single" w:sz="6" w:space="0" w:color="auto"/>
              <w:bottom w:val="single" w:sz="6" w:space="0" w:color="auto"/>
              <w:right w:val="single" w:sz="6" w:space="0" w:color="auto"/>
            </w:tcBorders>
          </w:tcPr>
          <w:p w14:paraId="520EE119" w14:textId="470E711A" w:rsidR="0049763A" w:rsidRDefault="00C83F9C" w:rsidP="00140B21">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1FDE5B18" w14:textId="597169DF" w:rsidR="0049763A" w:rsidRDefault="00C83F9C" w:rsidP="00140B21">
            <w:pPr>
              <w:spacing w:after="0" w:line="240" w:lineRule="auto"/>
              <w:jc w:val="center"/>
              <w:textAlignment w:val="baseline"/>
              <w:rPr>
                <w:rFonts w:cs="Arial"/>
                <w:sz w:val="18"/>
                <w:szCs w:val="18"/>
              </w:rPr>
            </w:pPr>
            <w:r>
              <w:rPr>
                <w:rFonts w:cs="Arial"/>
                <w:sz w:val="18"/>
                <w:szCs w:val="18"/>
              </w:rPr>
              <w:t>N/A</w:t>
            </w:r>
          </w:p>
        </w:tc>
        <w:tc>
          <w:tcPr>
            <w:tcW w:w="5693" w:type="dxa"/>
            <w:tcBorders>
              <w:top w:val="single" w:sz="6" w:space="0" w:color="auto"/>
              <w:left w:val="single" w:sz="6" w:space="0" w:color="auto"/>
              <w:bottom w:val="single" w:sz="6" w:space="0" w:color="auto"/>
              <w:right w:val="single" w:sz="6" w:space="0" w:color="auto"/>
            </w:tcBorders>
            <w:shd w:val="clear" w:color="auto" w:fill="auto"/>
          </w:tcPr>
          <w:p w14:paraId="3059677C" w14:textId="01029C94" w:rsidR="0049763A" w:rsidRPr="00C35B57" w:rsidRDefault="00A82FEC">
            <w:pPr>
              <w:spacing w:after="0" w:line="240" w:lineRule="auto"/>
              <w:jc w:val="left"/>
              <w:textAlignment w:val="baseline"/>
              <w:rPr>
                <w:rFonts w:cs="Arial"/>
                <w:sz w:val="18"/>
                <w:szCs w:val="18"/>
              </w:rPr>
            </w:pPr>
            <w:r>
              <w:rPr>
                <w:rFonts w:cs="Arial"/>
                <w:sz w:val="18"/>
                <w:szCs w:val="18"/>
              </w:rPr>
              <w:t>A time stamp used to specify when an operation was suspended.</w:t>
            </w:r>
          </w:p>
        </w:tc>
      </w:tr>
      <w:tr w:rsidR="00262FDF" w:rsidRPr="00C35B57" w14:paraId="06063676" w14:textId="77777777" w:rsidTr="0049763A">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tcPr>
          <w:p w14:paraId="08A5B780" w14:textId="5EFAE746" w:rsidR="00262FDF" w:rsidRDefault="00262FDF" w:rsidP="00262FDF">
            <w:pPr>
              <w:spacing w:after="0" w:line="240" w:lineRule="auto"/>
              <w:jc w:val="left"/>
              <w:textAlignment w:val="baseline"/>
              <w:rPr>
                <w:rFonts w:cs="Arial"/>
                <w:sz w:val="18"/>
                <w:szCs w:val="18"/>
              </w:rPr>
            </w:pPr>
            <w:r>
              <w:rPr>
                <w:rFonts w:cs="Arial"/>
                <w:sz w:val="18"/>
                <w:szCs w:val="18"/>
              </w:rPr>
              <w:t>UNLOAD</w:t>
            </w:r>
          </w:p>
        </w:tc>
        <w:tc>
          <w:tcPr>
            <w:tcW w:w="810" w:type="dxa"/>
            <w:tcBorders>
              <w:top w:val="single" w:sz="6" w:space="0" w:color="auto"/>
              <w:left w:val="single" w:sz="6" w:space="0" w:color="auto"/>
              <w:bottom w:val="single" w:sz="6" w:space="0" w:color="auto"/>
              <w:right w:val="single" w:sz="6" w:space="0" w:color="auto"/>
            </w:tcBorders>
          </w:tcPr>
          <w:p w14:paraId="587D6C7C" w14:textId="5A87499C" w:rsidR="00262FDF" w:rsidRDefault="00262FDF" w:rsidP="00262FDF">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5EB7B9B8" w14:textId="131FD611" w:rsidR="00262FDF" w:rsidRDefault="00262FDF" w:rsidP="00262FDF">
            <w:pPr>
              <w:spacing w:after="0" w:line="240" w:lineRule="auto"/>
              <w:jc w:val="center"/>
              <w:textAlignment w:val="baseline"/>
              <w:rPr>
                <w:rFonts w:cs="Arial"/>
                <w:sz w:val="18"/>
                <w:szCs w:val="18"/>
              </w:rPr>
            </w:pPr>
            <w:r>
              <w:rPr>
                <w:rFonts w:cs="Arial"/>
                <w:sz w:val="18"/>
                <w:szCs w:val="18"/>
              </w:rPr>
              <w:t>Optional</w:t>
            </w:r>
          </w:p>
        </w:tc>
        <w:tc>
          <w:tcPr>
            <w:tcW w:w="5693" w:type="dxa"/>
            <w:tcBorders>
              <w:top w:val="single" w:sz="6" w:space="0" w:color="auto"/>
              <w:left w:val="single" w:sz="6" w:space="0" w:color="auto"/>
              <w:bottom w:val="single" w:sz="6" w:space="0" w:color="auto"/>
              <w:right w:val="single" w:sz="6" w:space="0" w:color="auto"/>
            </w:tcBorders>
            <w:shd w:val="clear" w:color="auto" w:fill="auto"/>
          </w:tcPr>
          <w:p w14:paraId="495CBE88" w14:textId="47640F56" w:rsidR="00262FDF" w:rsidRPr="00C35B57" w:rsidRDefault="00262FDF" w:rsidP="00262FDF">
            <w:pPr>
              <w:spacing w:after="0" w:line="240" w:lineRule="auto"/>
              <w:jc w:val="left"/>
              <w:textAlignment w:val="baseline"/>
              <w:rPr>
                <w:rFonts w:cs="Arial"/>
                <w:sz w:val="18"/>
                <w:szCs w:val="18"/>
              </w:rPr>
            </w:pPr>
            <w:r>
              <w:rPr>
                <w:rFonts w:cs="Arial"/>
                <w:sz w:val="18"/>
                <w:szCs w:val="18"/>
              </w:rPr>
              <w:t>A time stamp or (optionally) interval, used to specify the date/time when a given load / amount of product was unloaded from a vehicle or container.</w:t>
            </w:r>
          </w:p>
        </w:tc>
      </w:tr>
      <w:tr w:rsidR="00262FDF" w:rsidRPr="00C35B57" w14:paraId="12B73A2B" w14:textId="77777777" w:rsidTr="0049763A">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tcPr>
          <w:p w14:paraId="7B4046C7" w14:textId="64EDC73D" w:rsidR="00262FDF" w:rsidRDefault="00262FDF" w:rsidP="00262FDF">
            <w:pPr>
              <w:spacing w:after="0" w:line="240" w:lineRule="auto"/>
              <w:jc w:val="left"/>
              <w:textAlignment w:val="baseline"/>
              <w:rPr>
                <w:rFonts w:cs="Arial"/>
                <w:sz w:val="18"/>
                <w:szCs w:val="18"/>
              </w:rPr>
            </w:pPr>
            <w:r>
              <w:rPr>
                <w:rFonts w:cs="Arial"/>
                <w:sz w:val="18"/>
                <w:szCs w:val="18"/>
              </w:rPr>
              <w:t>UNSPECIFIED</w:t>
            </w:r>
            <w:r w:rsidRPr="00C35B57">
              <w:rPr>
                <w:rFonts w:cs="Arial"/>
                <w:sz w:val="18"/>
                <w:szCs w:val="18"/>
              </w:rPr>
              <w:t> </w:t>
            </w:r>
          </w:p>
        </w:tc>
        <w:tc>
          <w:tcPr>
            <w:tcW w:w="810" w:type="dxa"/>
            <w:tcBorders>
              <w:top w:val="single" w:sz="6" w:space="0" w:color="auto"/>
              <w:left w:val="single" w:sz="6" w:space="0" w:color="auto"/>
              <w:bottom w:val="single" w:sz="6" w:space="0" w:color="auto"/>
              <w:right w:val="single" w:sz="6" w:space="0" w:color="auto"/>
            </w:tcBorders>
          </w:tcPr>
          <w:p w14:paraId="6BE83E65" w14:textId="11015105" w:rsidR="00262FDF" w:rsidRDefault="00262FDF" w:rsidP="00262FDF">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47AE9D81" w14:textId="7A8DE8D5" w:rsidR="00262FDF" w:rsidRDefault="00262FDF" w:rsidP="00262FDF">
            <w:pPr>
              <w:spacing w:after="0" w:line="240" w:lineRule="auto"/>
              <w:jc w:val="center"/>
              <w:textAlignment w:val="baseline"/>
              <w:rPr>
                <w:rFonts w:cs="Arial"/>
                <w:sz w:val="18"/>
                <w:szCs w:val="18"/>
              </w:rPr>
            </w:pPr>
            <w:r>
              <w:rPr>
                <w:rFonts w:cs="Arial"/>
                <w:sz w:val="18"/>
                <w:szCs w:val="18"/>
              </w:rPr>
              <w:t>N/A</w:t>
            </w:r>
          </w:p>
        </w:tc>
        <w:tc>
          <w:tcPr>
            <w:tcW w:w="5693" w:type="dxa"/>
            <w:tcBorders>
              <w:top w:val="single" w:sz="6" w:space="0" w:color="auto"/>
              <w:left w:val="single" w:sz="6" w:space="0" w:color="auto"/>
              <w:bottom w:val="single" w:sz="6" w:space="0" w:color="auto"/>
              <w:right w:val="single" w:sz="6" w:space="0" w:color="auto"/>
            </w:tcBorders>
            <w:shd w:val="clear" w:color="auto" w:fill="auto"/>
          </w:tcPr>
          <w:p w14:paraId="10DD3E99" w14:textId="312A202D" w:rsidR="00262FDF" w:rsidRDefault="00262FDF" w:rsidP="00262FDF">
            <w:pPr>
              <w:spacing w:after="0" w:line="240" w:lineRule="auto"/>
              <w:jc w:val="left"/>
              <w:textAlignment w:val="baseline"/>
              <w:rPr>
                <w:rFonts w:cs="Arial"/>
                <w:sz w:val="18"/>
                <w:szCs w:val="18"/>
              </w:rPr>
            </w:pPr>
            <w:r w:rsidRPr="00C35B57">
              <w:rPr>
                <w:rFonts w:cs="Arial"/>
                <w:sz w:val="18"/>
                <w:szCs w:val="18"/>
              </w:rPr>
              <w:t>A time stamp with an unspecified meaning. </w:t>
            </w:r>
          </w:p>
        </w:tc>
      </w:tr>
      <w:tr w:rsidR="00262FDF" w:rsidRPr="00C35B57" w14:paraId="675A5AEA" w14:textId="77777777" w:rsidTr="0049763A">
        <w:trPr>
          <w:jc w:val="center"/>
        </w:trPr>
        <w:tc>
          <w:tcPr>
            <w:tcW w:w="2242" w:type="dxa"/>
            <w:tcBorders>
              <w:top w:val="single" w:sz="6" w:space="0" w:color="auto"/>
              <w:left w:val="single" w:sz="6" w:space="0" w:color="auto"/>
              <w:bottom w:val="single" w:sz="6" w:space="0" w:color="auto"/>
              <w:right w:val="single" w:sz="6" w:space="0" w:color="auto"/>
            </w:tcBorders>
            <w:shd w:val="clear" w:color="auto" w:fill="auto"/>
          </w:tcPr>
          <w:p w14:paraId="0EDEADF2" w14:textId="2D35880E" w:rsidR="00262FDF" w:rsidRDefault="00262FDF" w:rsidP="00262FDF">
            <w:pPr>
              <w:spacing w:after="0" w:line="240" w:lineRule="auto"/>
              <w:jc w:val="left"/>
              <w:textAlignment w:val="baseline"/>
              <w:rPr>
                <w:rFonts w:cs="Arial"/>
                <w:sz w:val="18"/>
                <w:szCs w:val="18"/>
              </w:rPr>
            </w:pPr>
            <w:r>
              <w:rPr>
                <w:rFonts w:cs="Arial"/>
                <w:sz w:val="18"/>
                <w:szCs w:val="18"/>
              </w:rPr>
              <w:t>VALIDITY</w:t>
            </w:r>
            <w:r w:rsidRPr="00C35B57">
              <w:rPr>
                <w:rFonts w:cs="Arial"/>
                <w:sz w:val="18"/>
                <w:szCs w:val="18"/>
              </w:rPr>
              <w:t> </w:t>
            </w:r>
          </w:p>
        </w:tc>
        <w:tc>
          <w:tcPr>
            <w:tcW w:w="810" w:type="dxa"/>
            <w:tcBorders>
              <w:top w:val="single" w:sz="6" w:space="0" w:color="auto"/>
              <w:left w:val="single" w:sz="6" w:space="0" w:color="auto"/>
              <w:bottom w:val="single" w:sz="6" w:space="0" w:color="auto"/>
              <w:right w:val="single" w:sz="6" w:space="0" w:color="auto"/>
            </w:tcBorders>
          </w:tcPr>
          <w:p w14:paraId="0FC3CF6B" w14:textId="79B15D05" w:rsidR="00262FDF" w:rsidRDefault="00262FDF" w:rsidP="00262FDF">
            <w:pPr>
              <w:spacing w:after="0" w:line="240" w:lineRule="auto"/>
              <w:jc w:val="center"/>
              <w:textAlignment w:val="baseline"/>
              <w:rPr>
                <w:rFonts w:cs="Arial"/>
                <w:sz w:val="18"/>
                <w:szCs w:val="18"/>
              </w:rPr>
            </w:pPr>
            <w:r>
              <w:rPr>
                <w:rFonts w:cs="Arial"/>
                <w:sz w:val="18"/>
                <w:szCs w:val="18"/>
              </w:rPr>
              <w:t>Required</w:t>
            </w:r>
          </w:p>
        </w:tc>
        <w:tc>
          <w:tcPr>
            <w:tcW w:w="990" w:type="dxa"/>
            <w:tcBorders>
              <w:top w:val="single" w:sz="6" w:space="0" w:color="auto"/>
              <w:left w:val="single" w:sz="6" w:space="0" w:color="auto"/>
              <w:bottom w:val="single" w:sz="6" w:space="0" w:color="auto"/>
              <w:right w:val="single" w:sz="6" w:space="0" w:color="auto"/>
            </w:tcBorders>
          </w:tcPr>
          <w:p w14:paraId="65F8FFAE" w14:textId="244A8427" w:rsidR="00262FDF" w:rsidRDefault="00262FDF" w:rsidP="00262FDF">
            <w:pPr>
              <w:spacing w:after="0" w:line="240" w:lineRule="auto"/>
              <w:jc w:val="center"/>
              <w:textAlignment w:val="baseline"/>
              <w:rPr>
                <w:rFonts w:cs="Arial"/>
                <w:sz w:val="18"/>
                <w:szCs w:val="18"/>
              </w:rPr>
            </w:pPr>
            <w:r>
              <w:rPr>
                <w:rFonts w:cs="Arial"/>
                <w:sz w:val="18"/>
                <w:szCs w:val="18"/>
              </w:rPr>
              <w:t>Optional</w:t>
            </w:r>
          </w:p>
        </w:tc>
        <w:tc>
          <w:tcPr>
            <w:tcW w:w="5693" w:type="dxa"/>
            <w:tcBorders>
              <w:top w:val="single" w:sz="6" w:space="0" w:color="auto"/>
              <w:left w:val="single" w:sz="6" w:space="0" w:color="auto"/>
              <w:bottom w:val="single" w:sz="6" w:space="0" w:color="auto"/>
              <w:right w:val="single" w:sz="6" w:space="0" w:color="auto"/>
            </w:tcBorders>
            <w:shd w:val="clear" w:color="auto" w:fill="auto"/>
          </w:tcPr>
          <w:p w14:paraId="1C759ED0" w14:textId="59BC7F0B" w:rsidR="00262FDF" w:rsidRDefault="00262FDF" w:rsidP="00262FDF">
            <w:pPr>
              <w:spacing w:after="0" w:line="240" w:lineRule="auto"/>
              <w:jc w:val="left"/>
              <w:textAlignment w:val="baseline"/>
              <w:rPr>
                <w:rFonts w:cs="Arial"/>
                <w:sz w:val="18"/>
                <w:szCs w:val="18"/>
              </w:rPr>
            </w:pPr>
            <w:r w:rsidRPr="00C35B57">
              <w:rPr>
                <w:rFonts w:cs="Arial"/>
                <w:sz w:val="18"/>
                <w:szCs w:val="18"/>
              </w:rPr>
              <w:t>A time interval, used to specify the time interval during which a document such as a Recommendation is valid. </w:t>
            </w:r>
          </w:p>
        </w:tc>
      </w:tr>
    </w:tbl>
    <w:p w14:paraId="1ED3F64A" w14:textId="6AF2A9B6" w:rsidR="00747BD4" w:rsidRPr="00C35B57" w:rsidRDefault="00747BD4" w:rsidP="00747BD4">
      <w:pPr>
        <w:spacing w:after="0" w:line="240" w:lineRule="auto"/>
        <w:ind w:left="480" w:right="480"/>
        <w:textAlignment w:val="baseline"/>
        <w:rPr>
          <w:rFonts w:ascii="Segoe UI" w:hAnsi="Segoe UI" w:cs="Segoe UI"/>
          <w:sz w:val="18"/>
          <w:szCs w:val="18"/>
        </w:rPr>
      </w:pPr>
    </w:p>
    <w:p w14:paraId="38406683" w14:textId="77777777" w:rsidR="00747BD4" w:rsidRPr="00C35B57" w:rsidRDefault="00747BD4" w:rsidP="00747BD4">
      <w:pPr>
        <w:spacing w:after="0" w:line="240" w:lineRule="auto"/>
        <w:jc w:val="center"/>
        <w:textAlignment w:val="baseline"/>
        <w:rPr>
          <w:rFonts w:ascii="Segoe UI" w:hAnsi="Segoe UI" w:cs="Segoe UI"/>
          <w:b/>
          <w:bCs/>
          <w:sz w:val="18"/>
          <w:szCs w:val="18"/>
        </w:rPr>
      </w:pPr>
    </w:p>
    <w:p w14:paraId="6C68CAD5" w14:textId="77777777" w:rsidR="00A4166A" w:rsidRPr="00C35B57" w:rsidRDefault="00A4166A" w:rsidP="00A4166A"/>
    <w:p w14:paraId="0CCC08FB" w14:textId="1543683A" w:rsidR="00E7622E" w:rsidRPr="00C35B57" w:rsidRDefault="00E7622E" w:rsidP="00E7622E">
      <w:pPr>
        <w:pStyle w:val="Heading3"/>
      </w:pPr>
      <w:bookmarkStart w:id="75" w:name="_Toc160650419"/>
      <w:r w:rsidRPr="00C35B57">
        <w:lastRenderedPageBreak/>
        <w:t>8.2.2</w:t>
      </w:r>
      <w:r w:rsidR="0093532F">
        <w:tab/>
      </w:r>
      <w:r w:rsidR="0093532F">
        <w:tab/>
      </w:r>
      <w:r w:rsidRPr="00C35B57">
        <w:tab/>
      </w:r>
      <w:proofErr w:type="spellStart"/>
      <w:r w:rsidRPr="00C35B57">
        <w:t>TimeDataSourceEnum</w:t>
      </w:r>
      <w:bookmarkEnd w:id="75"/>
      <w:proofErr w:type="spellEnd"/>
    </w:p>
    <w:p w14:paraId="1BF29449" w14:textId="0057DD09" w:rsidR="00964B04" w:rsidRPr="0010212C" w:rsidRDefault="00964B04" w:rsidP="00964B04">
      <w:pPr>
        <w:spacing w:after="0" w:line="240" w:lineRule="auto"/>
        <w:textAlignment w:val="baseline"/>
        <w:rPr>
          <w:rStyle w:val="normaltextrun"/>
        </w:rPr>
      </w:pPr>
      <w:r w:rsidRPr="0010212C">
        <w:rPr>
          <w:rStyle w:val="normaltextrun"/>
        </w:rPr>
        <w:t xml:space="preserve">Different </w:t>
      </w:r>
      <w:r w:rsidR="00903AA8" w:rsidRPr="0010212C">
        <w:rPr>
          <w:rStyle w:val="normaltextrun"/>
        </w:rPr>
        <w:t xml:space="preserve">data sources and equipment </w:t>
      </w:r>
      <w:r w:rsidRPr="0010212C">
        <w:rPr>
          <w:rStyle w:val="normaltextrun"/>
        </w:rPr>
        <w:t>use different strategies for ass</w:t>
      </w:r>
      <w:r w:rsidR="007E6150" w:rsidRPr="0010212C">
        <w:rPr>
          <w:rStyle w:val="normaltextrun"/>
        </w:rPr>
        <w:t>ociating</w:t>
      </w:r>
      <w:r w:rsidRPr="0010212C">
        <w:rPr>
          <w:rStyle w:val="normaltextrun"/>
        </w:rPr>
        <w:t xml:space="preserve"> time to events. </w:t>
      </w:r>
      <w:r w:rsidR="0010212C" w:rsidRPr="0010212C">
        <w:rPr>
          <w:rStyle w:val="normaltextrun"/>
        </w:rPr>
        <w:t xml:space="preserve">The </w:t>
      </w:r>
      <w:proofErr w:type="spellStart"/>
      <w:r w:rsidR="0010212C" w:rsidRPr="0010212C">
        <w:rPr>
          <w:rStyle w:val="normaltextrun"/>
        </w:rPr>
        <w:t>TimeDataSourceEnum</w:t>
      </w:r>
      <w:proofErr w:type="spellEnd"/>
      <w:r w:rsidR="0010212C" w:rsidRPr="0010212C">
        <w:rPr>
          <w:rStyle w:val="normaltextrun"/>
        </w:rPr>
        <w:t xml:space="preserve"> enumerated class, the values of which are shown in </w:t>
      </w:r>
      <w:r w:rsidRPr="0010212C">
        <w:rPr>
          <w:rStyle w:val="normaltextrun"/>
        </w:rPr>
        <w:t xml:space="preserve">Table </w:t>
      </w:r>
      <w:r w:rsidR="00771AD2">
        <w:rPr>
          <w:rStyle w:val="normaltextrun"/>
        </w:rPr>
        <w:t>5</w:t>
      </w:r>
      <w:r w:rsidR="0010212C" w:rsidRPr="0010212C">
        <w:rPr>
          <w:rStyle w:val="normaltextrun"/>
        </w:rPr>
        <w:t>,</w:t>
      </w:r>
      <w:r w:rsidRPr="0010212C">
        <w:rPr>
          <w:rStyle w:val="normaltextrun"/>
        </w:rPr>
        <w:t xml:space="preserve"> lists </w:t>
      </w:r>
      <w:r w:rsidR="00BD6AB1" w:rsidRPr="0010212C">
        <w:rPr>
          <w:rStyle w:val="normaltextrun"/>
        </w:rPr>
        <w:t>a simple set of these strategies</w:t>
      </w:r>
      <w:r w:rsidRPr="0010212C">
        <w:rPr>
          <w:rStyle w:val="normaltextrun"/>
        </w:rPr>
        <w:t xml:space="preserve"> and enables the user to interpret the timing of received data. </w:t>
      </w:r>
    </w:p>
    <w:p w14:paraId="3C2E148B" w14:textId="77777777" w:rsidR="00964B04" w:rsidRPr="00C35B57" w:rsidRDefault="00964B04" w:rsidP="00964B04">
      <w:pPr>
        <w:spacing w:after="0" w:line="240" w:lineRule="auto"/>
        <w:textAlignment w:val="baseline"/>
        <w:rPr>
          <w:rFonts w:ascii="Segoe UI" w:hAnsi="Segoe UI" w:cs="Segoe UI"/>
          <w:sz w:val="18"/>
          <w:szCs w:val="18"/>
        </w:rPr>
      </w:pPr>
    </w:p>
    <w:p w14:paraId="63C99062" w14:textId="09D581B6" w:rsidR="00964B04" w:rsidRPr="00BA340C" w:rsidRDefault="00964B04" w:rsidP="00BA340C">
      <w:pPr>
        <w:pStyle w:val="Tabletitle"/>
      </w:pPr>
      <w:r w:rsidRPr="00C35B57">
        <w:t xml:space="preserve">Table </w:t>
      </w:r>
      <w:r w:rsidR="00771AD2">
        <w:t>5</w:t>
      </w:r>
      <w:r w:rsidRPr="00C35B57">
        <w:t xml:space="preserve"> – </w:t>
      </w:r>
      <w:proofErr w:type="spellStart"/>
      <w:r w:rsidRPr="00C35B57">
        <w:t>TimeDataSourceEnum</w:t>
      </w:r>
      <w:proofErr w:type="spellEnd"/>
      <w:r w:rsidRPr="00C35B57">
        <w:t xml:space="preserve"> enumerated </w:t>
      </w:r>
      <w:proofErr w:type="gramStart"/>
      <w:r w:rsidRPr="00C35B57">
        <w:t>values</w:t>
      </w:r>
      <w:proofErr w:type="gramEnd"/>
    </w:p>
    <w:tbl>
      <w:tblPr>
        <w:tblW w:w="0" w:type="dxa"/>
        <w:jc w:val="center"/>
        <w:tblBorders>
          <w:top w:val="single" w:sz="6" w:space="0" w:color="auto"/>
          <w:insideH w:val="single" w:sz="6" w:space="0" w:color="auto"/>
        </w:tblBorders>
        <w:tblCellMar>
          <w:left w:w="0" w:type="dxa"/>
          <w:right w:w="0" w:type="dxa"/>
        </w:tblCellMar>
        <w:tblLook w:val="04A0" w:firstRow="1" w:lastRow="0" w:firstColumn="1" w:lastColumn="0" w:noHBand="0" w:noVBand="1"/>
      </w:tblPr>
      <w:tblGrid>
        <w:gridCol w:w="3445"/>
        <w:gridCol w:w="6306"/>
      </w:tblGrid>
      <w:tr w:rsidR="009A4D19" w:rsidRPr="00C35B57" w14:paraId="4D04B2F6" w14:textId="77777777" w:rsidTr="00E3344D">
        <w:trPr>
          <w:jc w:val="center"/>
        </w:trPr>
        <w:tc>
          <w:tcPr>
            <w:tcW w:w="2625" w:type="dxa"/>
            <w:shd w:val="clear" w:color="auto" w:fill="auto"/>
            <w:tcMar>
              <w:left w:w="72" w:type="dxa"/>
              <w:right w:w="72" w:type="dxa"/>
            </w:tcMar>
            <w:hideMark/>
          </w:tcPr>
          <w:p w14:paraId="770C3A4A" w14:textId="77777777" w:rsidR="009A4D19" w:rsidRPr="00C35B57" w:rsidRDefault="009A4D19" w:rsidP="00E3344D">
            <w:pPr>
              <w:spacing w:after="0" w:line="240" w:lineRule="auto"/>
              <w:jc w:val="left"/>
              <w:textAlignment w:val="baseline"/>
              <w:rPr>
                <w:rFonts w:ascii="Times New Roman" w:hAnsi="Times New Roman"/>
                <w:sz w:val="24"/>
                <w:szCs w:val="24"/>
              </w:rPr>
            </w:pPr>
            <w:r w:rsidRPr="00C35B57">
              <w:rPr>
                <w:rFonts w:cs="Arial"/>
                <w:b/>
                <w:bCs/>
                <w:sz w:val="18"/>
                <w:szCs w:val="18"/>
              </w:rPr>
              <w:t>Value</w:t>
            </w:r>
            <w:r w:rsidRPr="00C35B57">
              <w:rPr>
                <w:rFonts w:cs="Arial"/>
                <w:sz w:val="18"/>
                <w:szCs w:val="18"/>
              </w:rPr>
              <w:t> </w:t>
            </w:r>
          </w:p>
        </w:tc>
        <w:tc>
          <w:tcPr>
            <w:tcW w:w="7200" w:type="dxa"/>
            <w:shd w:val="clear" w:color="auto" w:fill="auto"/>
            <w:tcMar>
              <w:left w:w="72" w:type="dxa"/>
              <w:right w:w="72" w:type="dxa"/>
            </w:tcMar>
            <w:hideMark/>
          </w:tcPr>
          <w:p w14:paraId="2B25323A" w14:textId="77777777" w:rsidR="009A4D19" w:rsidRPr="00C35B57" w:rsidRDefault="009A4D19">
            <w:pPr>
              <w:spacing w:after="0" w:line="240" w:lineRule="auto"/>
              <w:jc w:val="center"/>
              <w:textAlignment w:val="baseline"/>
              <w:rPr>
                <w:rFonts w:ascii="Times New Roman" w:hAnsi="Times New Roman"/>
                <w:sz w:val="24"/>
                <w:szCs w:val="24"/>
              </w:rPr>
            </w:pPr>
            <w:r w:rsidRPr="00C35B57">
              <w:rPr>
                <w:rFonts w:cs="Arial"/>
                <w:b/>
                <w:bCs/>
                <w:sz w:val="18"/>
                <w:szCs w:val="18"/>
              </w:rPr>
              <w:t>Annotation</w:t>
            </w:r>
            <w:r w:rsidRPr="00C35B57">
              <w:rPr>
                <w:rFonts w:cs="Arial"/>
                <w:sz w:val="18"/>
                <w:szCs w:val="18"/>
              </w:rPr>
              <w:t> </w:t>
            </w:r>
          </w:p>
        </w:tc>
      </w:tr>
      <w:tr w:rsidR="009A4D19" w:rsidRPr="00C35B57" w14:paraId="36E5A6E1" w14:textId="77777777" w:rsidTr="00697EED">
        <w:trPr>
          <w:jc w:val="center"/>
        </w:trPr>
        <w:tc>
          <w:tcPr>
            <w:tcW w:w="2625" w:type="dxa"/>
            <w:shd w:val="clear" w:color="auto" w:fill="auto"/>
            <w:tcMar>
              <w:left w:w="72" w:type="dxa"/>
              <w:right w:w="72" w:type="dxa"/>
            </w:tcMar>
            <w:hideMark/>
          </w:tcPr>
          <w:p w14:paraId="485263AE" w14:textId="7369632D" w:rsidR="009A4D19" w:rsidRPr="00C35B57" w:rsidRDefault="000D31AB" w:rsidP="00E3344D">
            <w:pPr>
              <w:spacing w:after="0" w:line="240" w:lineRule="auto"/>
              <w:jc w:val="left"/>
              <w:textAlignment w:val="baseline"/>
              <w:rPr>
                <w:rFonts w:ascii="Times New Roman" w:hAnsi="Times New Roman"/>
                <w:sz w:val="24"/>
                <w:szCs w:val="24"/>
              </w:rPr>
            </w:pPr>
            <w:r w:rsidRPr="000D31AB">
              <w:rPr>
                <w:rFonts w:cs="Arial"/>
                <w:sz w:val="18"/>
                <w:szCs w:val="18"/>
              </w:rPr>
              <w:t>G</w:t>
            </w:r>
            <w:r w:rsidR="005B6BEE">
              <w:rPr>
                <w:rFonts w:cs="Arial"/>
                <w:sz w:val="18"/>
                <w:szCs w:val="18"/>
              </w:rPr>
              <w:t>NSS</w:t>
            </w:r>
            <w:r w:rsidRPr="000D31AB">
              <w:rPr>
                <w:rFonts w:cs="Arial"/>
                <w:sz w:val="18"/>
                <w:szCs w:val="18"/>
              </w:rPr>
              <w:t>_ON_EVENT</w:t>
            </w:r>
          </w:p>
        </w:tc>
        <w:tc>
          <w:tcPr>
            <w:tcW w:w="7200" w:type="dxa"/>
            <w:shd w:val="clear" w:color="auto" w:fill="auto"/>
            <w:tcMar>
              <w:left w:w="72" w:type="dxa"/>
              <w:right w:w="72" w:type="dxa"/>
            </w:tcMar>
            <w:hideMark/>
          </w:tcPr>
          <w:p w14:paraId="1BC6DBA9" w14:textId="53419D25" w:rsidR="009A4D19" w:rsidRPr="00C35B57" w:rsidRDefault="009A4D19">
            <w:pPr>
              <w:spacing w:after="0" w:line="240" w:lineRule="auto"/>
              <w:textAlignment w:val="baseline"/>
              <w:rPr>
                <w:rFonts w:ascii="Times New Roman" w:hAnsi="Times New Roman"/>
                <w:sz w:val="24"/>
                <w:szCs w:val="24"/>
              </w:rPr>
            </w:pPr>
            <w:r w:rsidRPr="00C35B57">
              <w:rPr>
                <w:rFonts w:cs="Arial"/>
                <w:sz w:val="18"/>
                <w:szCs w:val="18"/>
              </w:rPr>
              <w:t>The system tags the event with a GNSS</w:t>
            </w:r>
            <w:r w:rsidR="005945D7">
              <w:rPr>
                <w:rFonts w:cs="Arial"/>
                <w:sz w:val="18"/>
                <w:szCs w:val="18"/>
              </w:rPr>
              <w:t xml:space="preserve"> </w:t>
            </w:r>
            <w:r>
              <w:rPr>
                <w:rFonts w:cs="Arial"/>
                <w:sz w:val="18"/>
                <w:szCs w:val="18"/>
              </w:rPr>
              <w:t>(4.</w:t>
            </w:r>
            <w:r w:rsidR="005945D7">
              <w:rPr>
                <w:rFonts w:cs="Arial"/>
                <w:sz w:val="18"/>
                <w:szCs w:val="18"/>
              </w:rPr>
              <w:t>10</w:t>
            </w:r>
            <w:r>
              <w:rPr>
                <w:rFonts w:cs="Arial"/>
                <w:sz w:val="18"/>
                <w:szCs w:val="18"/>
              </w:rPr>
              <w:t>)</w:t>
            </w:r>
            <w:r w:rsidRPr="00C35B57">
              <w:rPr>
                <w:rFonts w:cs="Arial"/>
                <w:sz w:val="18"/>
                <w:szCs w:val="18"/>
              </w:rPr>
              <w:t>-mediated timestamp corresponding to the moment when the event happened. This is the most accurate approach. </w:t>
            </w:r>
          </w:p>
        </w:tc>
      </w:tr>
      <w:tr w:rsidR="009A4D19" w:rsidRPr="00C35B57" w14:paraId="2D377EFC" w14:textId="77777777" w:rsidTr="00697EED">
        <w:trPr>
          <w:jc w:val="center"/>
        </w:trPr>
        <w:tc>
          <w:tcPr>
            <w:tcW w:w="2625" w:type="dxa"/>
            <w:shd w:val="clear" w:color="auto" w:fill="auto"/>
            <w:tcMar>
              <w:left w:w="72" w:type="dxa"/>
              <w:right w:w="72" w:type="dxa"/>
            </w:tcMar>
            <w:hideMark/>
          </w:tcPr>
          <w:p w14:paraId="233FE054" w14:textId="2D0EB4E1" w:rsidR="009A4D19" w:rsidRPr="00C35B57" w:rsidRDefault="004C06AC" w:rsidP="00E3344D">
            <w:pPr>
              <w:spacing w:after="0" w:line="240" w:lineRule="auto"/>
              <w:jc w:val="left"/>
              <w:textAlignment w:val="baseline"/>
              <w:rPr>
                <w:rFonts w:ascii="Times New Roman" w:hAnsi="Times New Roman"/>
                <w:sz w:val="24"/>
                <w:szCs w:val="24"/>
              </w:rPr>
            </w:pPr>
            <w:r w:rsidRPr="004C06AC">
              <w:rPr>
                <w:rFonts w:cs="Arial"/>
                <w:sz w:val="18"/>
                <w:szCs w:val="18"/>
              </w:rPr>
              <w:t>DEVICE_CLOCK_ON_EVENT</w:t>
            </w:r>
          </w:p>
        </w:tc>
        <w:tc>
          <w:tcPr>
            <w:tcW w:w="7200" w:type="dxa"/>
            <w:shd w:val="clear" w:color="auto" w:fill="auto"/>
            <w:tcMar>
              <w:left w:w="72" w:type="dxa"/>
              <w:right w:w="72" w:type="dxa"/>
            </w:tcMar>
            <w:hideMark/>
          </w:tcPr>
          <w:p w14:paraId="648DC124" w14:textId="77777777" w:rsidR="009A4D19" w:rsidRPr="00C35B57" w:rsidRDefault="009A4D19">
            <w:pPr>
              <w:spacing w:after="0" w:line="240" w:lineRule="auto"/>
              <w:textAlignment w:val="baseline"/>
              <w:rPr>
                <w:rFonts w:ascii="Times New Roman" w:hAnsi="Times New Roman"/>
                <w:sz w:val="24"/>
                <w:szCs w:val="24"/>
              </w:rPr>
            </w:pPr>
            <w:r w:rsidRPr="00C35B57">
              <w:rPr>
                <w:rFonts w:cs="Arial"/>
                <w:sz w:val="18"/>
                <w:szCs w:val="18"/>
              </w:rPr>
              <w:t>The system tags the event with an internal device clock-mediated timestamp corresponding to the moment when the event happened. Unless the device clock is synchronized via GNSS or a timeserver, there may be drift, and timestamps may have systematic error. Durations will be accurate, however. </w:t>
            </w:r>
          </w:p>
        </w:tc>
      </w:tr>
      <w:tr w:rsidR="009A4D19" w:rsidRPr="00C35B57" w14:paraId="46453E16" w14:textId="77777777" w:rsidTr="00697EED">
        <w:trPr>
          <w:jc w:val="center"/>
        </w:trPr>
        <w:tc>
          <w:tcPr>
            <w:tcW w:w="2625" w:type="dxa"/>
            <w:shd w:val="clear" w:color="auto" w:fill="auto"/>
            <w:tcMar>
              <w:left w:w="72" w:type="dxa"/>
              <w:right w:w="72" w:type="dxa"/>
            </w:tcMar>
            <w:hideMark/>
          </w:tcPr>
          <w:p w14:paraId="450F5B85" w14:textId="283DD536" w:rsidR="009A4D19" w:rsidRPr="00C35B57" w:rsidRDefault="00531EF2" w:rsidP="00E3344D">
            <w:pPr>
              <w:spacing w:after="0" w:line="240" w:lineRule="auto"/>
              <w:jc w:val="left"/>
              <w:textAlignment w:val="baseline"/>
              <w:rPr>
                <w:rFonts w:ascii="Times New Roman" w:hAnsi="Times New Roman"/>
                <w:sz w:val="24"/>
                <w:szCs w:val="24"/>
              </w:rPr>
            </w:pPr>
            <w:r w:rsidRPr="00531EF2">
              <w:rPr>
                <w:rFonts w:cs="Arial"/>
                <w:sz w:val="18"/>
                <w:szCs w:val="18"/>
              </w:rPr>
              <w:t>SERVER_CLOCK_ON_TRASNMISSION</w:t>
            </w:r>
          </w:p>
        </w:tc>
        <w:tc>
          <w:tcPr>
            <w:tcW w:w="7200" w:type="dxa"/>
            <w:shd w:val="clear" w:color="auto" w:fill="auto"/>
            <w:tcMar>
              <w:left w:w="72" w:type="dxa"/>
              <w:right w:w="72" w:type="dxa"/>
            </w:tcMar>
            <w:hideMark/>
          </w:tcPr>
          <w:p w14:paraId="7936CC36" w14:textId="77777777" w:rsidR="009A4D19" w:rsidRPr="00C35B57" w:rsidRDefault="009A4D19">
            <w:pPr>
              <w:spacing w:after="0" w:line="240" w:lineRule="auto"/>
              <w:textAlignment w:val="baseline"/>
              <w:rPr>
                <w:rFonts w:ascii="Times New Roman" w:hAnsi="Times New Roman"/>
                <w:sz w:val="24"/>
                <w:szCs w:val="24"/>
              </w:rPr>
            </w:pPr>
            <w:r w:rsidRPr="00C35B57">
              <w:rPr>
                <w:rFonts w:cs="Arial"/>
                <w:sz w:val="18"/>
                <w:szCs w:val="18"/>
              </w:rPr>
              <w:t>The event is tagged with a timestamp corresponding to when the event was successfully communicated to a server, which is not necessarily the same as when the event occurred. These time sources are susceptible to error in the presence of communication errors in the field. </w:t>
            </w:r>
          </w:p>
        </w:tc>
      </w:tr>
      <w:tr w:rsidR="009A4D19" w:rsidRPr="00C35B57" w14:paraId="17F03A7C" w14:textId="77777777" w:rsidTr="00697EED">
        <w:trPr>
          <w:jc w:val="center"/>
        </w:trPr>
        <w:tc>
          <w:tcPr>
            <w:tcW w:w="2625" w:type="dxa"/>
            <w:shd w:val="clear" w:color="auto" w:fill="auto"/>
            <w:tcMar>
              <w:left w:w="72" w:type="dxa"/>
              <w:right w:w="72" w:type="dxa"/>
            </w:tcMar>
            <w:hideMark/>
          </w:tcPr>
          <w:p w14:paraId="696B9F3E" w14:textId="6729384E" w:rsidR="009A4D19" w:rsidRPr="00C35B57" w:rsidRDefault="000F529B" w:rsidP="00E3344D">
            <w:pPr>
              <w:spacing w:after="0" w:line="240" w:lineRule="auto"/>
              <w:jc w:val="left"/>
              <w:textAlignment w:val="baseline"/>
              <w:rPr>
                <w:rFonts w:ascii="Times New Roman" w:hAnsi="Times New Roman"/>
                <w:sz w:val="24"/>
                <w:szCs w:val="24"/>
              </w:rPr>
            </w:pPr>
            <w:r w:rsidRPr="000F529B">
              <w:rPr>
                <w:rFonts w:cs="Arial"/>
                <w:sz w:val="18"/>
                <w:szCs w:val="18"/>
              </w:rPr>
              <w:t>DEVICE_CLOCK_ON_TRANSMISSION</w:t>
            </w:r>
          </w:p>
        </w:tc>
        <w:tc>
          <w:tcPr>
            <w:tcW w:w="7200" w:type="dxa"/>
            <w:shd w:val="clear" w:color="auto" w:fill="auto"/>
            <w:tcMar>
              <w:left w:w="72" w:type="dxa"/>
              <w:right w:w="72" w:type="dxa"/>
            </w:tcMar>
            <w:hideMark/>
          </w:tcPr>
          <w:p w14:paraId="60C8F1C7" w14:textId="77777777" w:rsidR="009A4D19" w:rsidRPr="00C35B57" w:rsidRDefault="009A4D19">
            <w:pPr>
              <w:spacing w:after="0" w:line="240" w:lineRule="auto"/>
              <w:textAlignment w:val="baseline"/>
              <w:rPr>
                <w:rFonts w:ascii="Times New Roman" w:hAnsi="Times New Roman"/>
                <w:sz w:val="24"/>
                <w:szCs w:val="24"/>
              </w:rPr>
            </w:pPr>
            <w:r w:rsidRPr="00C35B57">
              <w:rPr>
                <w:rFonts w:cs="Arial"/>
                <w:sz w:val="18"/>
                <w:szCs w:val="18"/>
              </w:rPr>
              <w:t>The event is tagged with an internal device clock-mediated timestamp corresponding to when the event was successfully communicated to a server, which is not necessarily the same as when the event occurred. These time sources are susceptible to error in the presence of communication errors in the field, as well as susceptible to clock drift. </w:t>
            </w:r>
          </w:p>
        </w:tc>
      </w:tr>
      <w:tr w:rsidR="009A4D19" w:rsidRPr="00C35B57" w14:paraId="64E48CFD" w14:textId="77777777" w:rsidTr="00697EED">
        <w:trPr>
          <w:jc w:val="center"/>
        </w:trPr>
        <w:tc>
          <w:tcPr>
            <w:tcW w:w="2625" w:type="dxa"/>
            <w:shd w:val="clear" w:color="auto" w:fill="auto"/>
            <w:tcMar>
              <w:left w:w="72" w:type="dxa"/>
              <w:right w:w="72" w:type="dxa"/>
            </w:tcMar>
            <w:hideMark/>
          </w:tcPr>
          <w:p w14:paraId="76005CB1" w14:textId="3361F150" w:rsidR="009A4D19" w:rsidRPr="00C35B57" w:rsidRDefault="006B2947" w:rsidP="00E3344D">
            <w:pPr>
              <w:spacing w:after="0" w:line="240" w:lineRule="auto"/>
              <w:jc w:val="left"/>
              <w:textAlignment w:val="baseline"/>
              <w:rPr>
                <w:rFonts w:ascii="Times New Roman" w:hAnsi="Times New Roman"/>
                <w:sz w:val="24"/>
                <w:szCs w:val="24"/>
              </w:rPr>
            </w:pPr>
            <w:r w:rsidRPr="006B2947">
              <w:rPr>
                <w:rFonts w:cs="Arial"/>
                <w:sz w:val="18"/>
                <w:szCs w:val="18"/>
              </w:rPr>
              <w:t>MANUAL_INPUT</w:t>
            </w:r>
          </w:p>
        </w:tc>
        <w:tc>
          <w:tcPr>
            <w:tcW w:w="7200" w:type="dxa"/>
            <w:shd w:val="clear" w:color="auto" w:fill="auto"/>
            <w:tcMar>
              <w:left w:w="72" w:type="dxa"/>
              <w:right w:w="72" w:type="dxa"/>
            </w:tcMar>
            <w:hideMark/>
          </w:tcPr>
          <w:p w14:paraId="06F0F49B" w14:textId="4E7B524F" w:rsidR="009A4D19" w:rsidRPr="00C35B57" w:rsidRDefault="009A4D19">
            <w:pPr>
              <w:spacing w:after="0" w:line="240" w:lineRule="auto"/>
              <w:textAlignment w:val="baseline"/>
              <w:rPr>
                <w:rFonts w:ascii="Times New Roman" w:hAnsi="Times New Roman"/>
                <w:sz w:val="24"/>
                <w:szCs w:val="24"/>
              </w:rPr>
            </w:pPr>
            <w:r w:rsidRPr="00C35B57">
              <w:rPr>
                <w:rFonts w:cs="Arial"/>
                <w:sz w:val="18"/>
                <w:szCs w:val="18"/>
              </w:rPr>
              <w:t xml:space="preserve">The </w:t>
            </w:r>
            <w:r w:rsidR="00A23DBC">
              <w:rPr>
                <w:rFonts w:cs="Arial"/>
                <w:sz w:val="18"/>
                <w:szCs w:val="18"/>
              </w:rPr>
              <w:t>start</w:t>
            </w:r>
            <w:r w:rsidRPr="00C35B57">
              <w:rPr>
                <w:rFonts w:cs="Arial"/>
                <w:sz w:val="18"/>
                <w:szCs w:val="18"/>
              </w:rPr>
              <w:t xml:space="preserve"> and/or </w:t>
            </w:r>
            <w:r w:rsidR="00A23DBC">
              <w:rPr>
                <w:rFonts w:cs="Arial"/>
                <w:sz w:val="18"/>
                <w:szCs w:val="18"/>
              </w:rPr>
              <w:t>end</w:t>
            </w:r>
            <w:r w:rsidRPr="00C35B57">
              <w:rPr>
                <w:rFonts w:cs="Arial"/>
                <w:sz w:val="18"/>
                <w:szCs w:val="18"/>
              </w:rPr>
              <w:t xml:space="preserve"> values were input manually by a user. </w:t>
            </w:r>
          </w:p>
        </w:tc>
      </w:tr>
      <w:tr w:rsidR="009A4D19" w:rsidRPr="00C35B57" w14:paraId="22200F8D" w14:textId="77777777" w:rsidTr="00697EED">
        <w:trPr>
          <w:jc w:val="center"/>
        </w:trPr>
        <w:tc>
          <w:tcPr>
            <w:tcW w:w="2625" w:type="dxa"/>
            <w:shd w:val="clear" w:color="auto" w:fill="auto"/>
            <w:tcMar>
              <w:left w:w="72" w:type="dxa"/>
              <w:right w:w="72" w:type="dxa"/>
            </w:tcMar>
            <w:hideMark/>
          </w:tcPr>
          <w:p w14:paraId="2F01A5F8" w14:textId="4F734FE5" w:rsidR="009A4D19" w:rsidRPr="00C35B57" w:rsidRDefault="002C2D6A" w:rsidP="00E3344D">
            <w:pPr>
              <w:spacing w:after="0" w:line="240" w:lineRule="auto"/>
              <w:jc w:val="left"/>
              <w:textAlignment w:val="baseline"/>
              <w:rPr>
                <w:rFonts w:ascii="Times New Roman" w:hAnsi="Times New Roman"/>
                <w:sz w:val="24"/>
                <w:szCs w:val="24"/>
              </w:rPr>
            </w:pPr>
            <w:r w:rsidRPr="002C2D6A">
              <w:rPr>
                <w:rFonts w:cs="Arial"/>
                <w:sz w:val="18"/>
                <w:szCs w:val="18"/>
              </w:rPr>
              <w:t>UNKNOWN</w:t>
            </w:r>
          </w:p>
        </w:tc>
        <w:tc>
          <w:tcPr>
            <w:tcW w:w="7200" w:type="dxa"/>
            <w:shd w:val="clear" w:color="auto" w:fill="auto"/>
            <w:tcMar>
              <w:left w:w="72" w:type="dxa"/>
              <w:right w:w="72" w:type="dxa"/>
            </w:tcMar>
            <w:hideMark/>
          </w:tcPr>
          <w:p w14:paraId="6D48EFAF" w14:textId="77777777" w:rsidR="009A4D19" w:rsidRPr="00C35B57" w:rsidRDefault="009A4D19">
            <w:pPr>
              <w:spacing w:after="0" w:line="240" w:lineRule="auto"/>
              <w:textAlignment w:val="baseline"/>
              <w:rPr>
                <w:rFonts w:ascii="Times New Roman" w:hAnsi="Times New Roman"/>
                <w:sz w:val="24"/>
                <w:szCs w:val="24"/>
              </w:rPr>
            </w:pPr>
            <w:r w:rsidRPr="00C35B57">
              <w:rPr>
                <w:rFonts w:cs="Arial"/>
                <w:sz w:val="18"/>
                <w:szCs w:val="18"/>
              </w:rPr>
              <w:t>The origin of the timestamp data used to tag events in the system is unknown. </w:t>
            </w:r>
          </w:p>
        </w:tc>
      </w:tr>
    </w:tbl>
    <w:p w14:paraId="7B4DE9B8" w14:textId="77777777" w:rsidR="009A4D19" w:rsidRPr="00C35B57" w:rsidRDefault="009A4D19" w:rsidP="00964B04"/>
    <w:p w14:paraId="0E141255" w14:textId="705C2785" w:rsidR="0027170D" w:rsidRPr="00C35B57" w:rsidRDefault="0027170D" w:rsidP="0027170D">
      <w:pPr>
        <w:pStyle w:val="Heading2"/>
      </w:pPr>
      <w:bookmarkStart w:id="76" w:name="_Toc160650420"/>
      <w:r w:rsidRPr="00C35B57">
        <w:t>8.</w:t>
      </w:r>
      <w:r w:rsidR="00C32298" w:rsidRPr="00C35B57">
        <w:t>3</w:t>
      </w:r>
      <w:r w:rsidRPr="00C35B57">
        <w:tab/>
      </w:r>
      <w:r w:rsidR="002B49C1">
        <w:tab/>
      </w:r>
      <w:r w:rsidRPr="00C35B57">
        <w:t>Space</w:t>
      </w:r>
      <w:bookmarkEnd w:id="76"/>
    </w:p>
    <w:p w14:paraId="2E964AA8" w14:textId="06E68FD1" w:rsidR="00C32298" w:rsidRPr="00BD767C" w:rsidRDefault="00E065BE" w:rsidP="00BD767C">
      <w:pPr>
        <w:pStyle w:val="paragraph"/>
        <w:spacing w:before="0" w:beforeAutospacing="0" w:after="0" w:afterAutospacing="0"/>
        <w:jc w:val="center"/>
        <w:textAlignment w:val="baseline"/>
        <w:rPr>
          <w:rFonts w:ascii="Arial" w:hAnsi="Arial" w:cs="Arial"/>
          <w:sz w:val="20"/>
          <w:szCs w:val="20"/>
          <w:lang w:val="en-GB"/>
        </w:rPr>
      </w:pPr>
      <w:r w:rsidRPr="00E065BE">
        <w:rPr>
          <w:rStyle w:val="eop"/>
          <w:noProof/>
        </w:rPr>
        <w:drawing>
          <wp:inline distT="0" distB="0" distL="0" distR="0" wp14:anchorId="00C727B0" wp14:editId="55B0E851">
            <wp:extent cx="4184661" cy="4412482"/>
            <wp:effectExtent l="0" t="0" r="6350" b="7620"/>
            <wp:docPr id="598092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427" cy="4416453"/>
                    </a:xfrm>
                    <a:prstGeom prst="rect">
                      <a:avLst/>
                    </a:prstGeom>
                    <a:noFill/>
                    <a:ln>
                      <a:noFill/>
                    </a:ln>
                  </pic:spPr>
                </pic:pic>
              </a:graphicData>
            </a:graphic>
          </wp:inline>
        </w:drawing>
      </w:r>
      <w:r w:rsidR="00C32298" w:rsidRPr="00C35B57">
        <w:rPr>
          <w:rStyle w:val="eop"/>
          <w:rFonts w:ascii="Arial" w:hAnsi="Arial" w:cs="Arial"/>
          <w:sz w:val="20"/>
          <w:szCs w:val="20"/>
          <w:lang w:val="en-GB"/>
        </w:rPr>
        <w:t> </w:t>
      </w:r>
    </w:p>
    <w:p w14:paraId="690CD5C8" w14:textId="4A2F4734" w:rsidR="00C32298" w:rsidRPr="00C35B57" w:rsidRDefault="00C32298" w:rsidP="00C32298">
      <w:pPr>
        <w:pStyle w:val="paragraph"/>
        <w:spacing w:before="0" w:beforeAutospacing="0" w:after="0" w:afterAutospacing="0"/>
        <w:jc w:val="center"/>
        <w:textAlignment w:val="baseline"/>
        <w:rPr>
          <w:rFonts w:ascii="Segoe UI" w:hAnsi="Segoe UI" w:cs="Segoe UI"/>
          <w:b/>
          <w:bCs/>
          <w:sz w:val="18"/>
          <w:szCs w:val="18"/>
          <w:lang w:val="en-GB"/>
        </w:rPr>
      </w:pPr>
      <w:r w:rsidRPr="00C35B57">
        <w:rPr>
          <w:rStyle w:val="normaltextrun"/>
          <w:rFonts w:ascii="Arial" w:hAnsi="Arial" w:cs="Arial"/>
          <w:b/>
          <w:bCs/>
          <w:sz w:val="20"/>
          <w:szCs w:val="20"/>
          <w:lang w:val="en-GB"/>
        </w:rPr>
        <w:lastRenderedPageBreak/>
        <w:t xml:space="preserve">Figure </w:t>
      </w:r>
      <w:r w:rsidR="00EE7B3B">
        <w:rPr>
          <w:rStyle w:val="normaltextrun"/>
          <w:rFonts w:ascii="Arial" w:hAnsi="Arial" w:cs="Arial"/>
          <w:b/>
          <w:bCs/>
          <w:sz w:val="20"/>
          <w:szCs w:val="20"/>
          <w:lang w:val="en-GB"/>
        </w:rPr>
        <w:t>8</w:t>
      </w:r>
      <w:r w:rsidRPr="00C35B57">
        <w:rPr>
          <w:rStyle w:val="normaltextrun"/>
          <w:rFonts w:ascii="Arial" w:hAnsi="Arial" w:cs="Arial"/>
          <w:b/>
          <w:bCs/>
          <w:sz w:val="20"/>
          <w:szCs w:val="20"/>
          <w:lang w:val="en-GB"/>
        </w:rPr>
        <w:t xml:space="preserve"> – UML class diagram of the space and position types</w:t>
      </w:r>
    </w:p>
    <w:p w14:paraId="167E807E" w14:textId="77777777" w:rsidR="0027170D" w:rsidRPr="00C35B57" w:rsidRDefault="0027170D" w:rsidP="00964B04"/>
    <w:p w14:paraId="38CC3B4F" w14:textId="1B510B08" w:rsidR="00C32298" w:rsidRPr="00C35B57" w:rsidRDefault="00C32298" w:rsidP="00C32298">
      <w:pPr>
        <w:pStyle w:val="Heading3"/>
      </w:pPr>
      <w:bookmarkStart w:id="77" w:name="_Toc160650421"/>
      <w:r w:rsidRPr="00C35B57">
        <w:t>8.3.1</w:t>
      </w:r>
      <w:r w:rsidR="000C481E">
        <w:tab/>
      </w:r>
      <w:r w:rsidR="000C481E">
        <w:tab/>
      </w:r>
      <w:r w:rsidRPr="00C35B57">
        <w:tab/>
        <w:t>Position</w:t>
      </w:r>
      <w:bookmarkEnd w:id="77"/>
    </w:p>
    <w:p w14:paraId="475321BF" w14:textId="19A09B5C" w:rsidR="00B91729" w:rsidRPr="00C35B57" w:rsidRDefault="00B91729" w:rsidP="00B91729">
      <w:pPr>
        <w:pStyle w:val="paragraph"/>
        <w:spacing w:before="0" w:beforeAutospacing="0" w:after="0" w:afterAutospacing="0"/>
        <w:jc w:val="both"/>
        <w:textAlignment w:val="baseline"/>
        <w:rPr>
          <w:rStyle w:val="eop"/>
          <w:rFonts w:ascii="Arial" w:hAnsi="Arial" w:cs="Arial"/>
          <w:sz w:val="20"/>
          <w:szCs w:val="20"/>
          <w:lang w:val="en-GB"/>
        </w:rPr>
      </w:pPr>
      <w:r w:rsidRPr="002806B1">
        <w:rPr>
          <w:rStyle w:val="normaltextrun"/>
          <w:rFonts w:ascii="Arial" w:hAnsi="Arial" w:cs="Arial"/>
          <w:sz w:val="20"/>
          <w:szCs w:val="20"/>
          <w:lang w:val="en-GB"/>
        </w:rPr>
        <w:t xml:space="preserve">Position </w:t>
      </w:r>
      <w:r w:rsidR="006536A6" w:rsidRPr="002806B1">
        <w:rPr>
          <w:rStyle w:val="normaltextrun"/>
          <w:rFonts w:ascii="Arial" w:hAnsi="Arial" w:cs="Arial"/>
          <w:sz w:val="20"/>
          <w:szCs w:val="20"/>
          <w:lang w:val="en-GB"/>
        </w:rPr>
        <w:t>(formally, 4.</w:t>
      </w:r>
      <w:r w:rsidR="00861B64" w:rsidRPr="002806B1">
        <w:rPr>
          <w:rStyle w:val="normaltextrun"/>
          <w:rFonts w:ascii="Arial" w:hAnsi="Arial" w:cs="Arial"/>
          <w:sz w:val="20"/>
          <w:szCs w:val="20"/>
          <w:lang w:val="en-GB"/>
        </w:rPr>
        <w:t>6</w:t>
      </w:r>
      <w:r w:rsidR="006536A6" w:rsidRPr="002806B1">
        <w:rPr>
          <w:rStyle w:val="normaltextrun"/>
          <w:rFonts w:ascii="Arial" w:hAnsi="Arial" w:cs="Arial"/>
          <w:sz w:val="20"/>
          <w:szCs w:val="20"/>
          <w:lang w:val="en-GB"/>
        </w:rPr>
        <w:t xml:space="preserve"> direct position)</w:t>
      </w:r>
      <w:r w:rsidRPr="002806B1">
        <w:rPr>
          <w:rStyle w:val="normaltextrun"/>
          <w:rFonts w:ascii="Arial" w:hAnsi="Arial" w:cs="Arial"/>
          <w:sz w:val="20"/>
          <w:szCs w:val="20"/>
          <w:lang w:val="en-GB"/>
        </w:rPr>
        <w:t xml:space="preserve"> specifies the geographic coordinates for an object or action, in terms of latitude, longitude and elevation. </w:t>
      </w:r>
      <w:r w:rsidR="002869D0" w:rsidRPr="002806B1">
        <w:rPr>
          <w:rStyle w:val="normaltextrun"/>
          <w:rFonts w:ascii="Arial" w:hAnsi="Arial" w:cs="Arial"/>
          <w:sz w:val="20"/>
          <w:szCs w:val="20"/>
          <w:lang w:val="en-GB"/>
        </w:rPr>
        <w:t>Recorded direct position data should conform to an established geographic coordinate system and datum (</w:t>
      </w:r>
      <w:r w:rsidR="002626FA" w:rsidRPr="002806B1">
        <w:rPr>
          <w:rStyle w:val="normaltextrun"/>
          <w:rFonts w:ascii="Arial" w:hAnsi="Arial" w:cs="Arial"/>
          <w:sz w:val="20"/>
          <w:szCs w:val="20"/>
          <w:lang w:val="en-GB"/>
        </w:rPr>
        <w:t>4.</w:t>
      </w:r>
      <w:r w:rsidR="006E57F0" w:rsidRPr="002806B1">
        <w:rPr>
          <w:rStyle w:val="normaltextrun"/>
          <w:rFonts w:ascii="Arial" w:hAnsi="Arial" w:cs="Arial"/>
          <w:sz w:val="20"/>
          <w:szCs w:val="20"/>
          <w:lang w:val="en-GB"/>
        </w:rPr>
        <w:t>4</w:t>
      </w:r>
      <w:r w:rsidR="002869D0" w:rsidRPr="002806B1">
        <w:rPr>
          <w:rStyle w:val="normaltextrun"/>
          <w:rFonts w:ascii="Arial" w:hAnsi="Arial" w:cs="Arial"/>
          <w:sz w:val="20"/>
          <w:szCs w:val="20"/>
          <w:lang w:val="en-GB"/>
        </w:rPr>
        <w:t>);</w:t>
      </w:r>
      <w:r w:rsidR="002869D0" w:rsidRPr="00C35B57">
        <w:rPr>
          <w:rStyle w:val="normaltextrun"/>
          <w:rFonts w:ascii="Arial" w:hAnsi="Arial" w:cs="Arial"/>
          <w:sz w:val="20"/>
          <w:szCs w:val="20"/>
          <w:lang w:val="en-GB"/>
        </w:rPr>
        <w:t xml:space="preserve"> </w:t>
      </w:r>
      <w:r w:rsidR="00B63D07">
        <w:rPr>
          <w:rStyle w:val="normaltextrun"/>
          <w:rFonts w:ascii="Arial" w:hAnsi="Arial" w:cs="Arial"/>
          <w:sz w:val="20"/>
          <w:szCs w:val="20"/>
          <w:lang w:val="en-GB"/>
        </w:rPr>
        <w:t>specifically,</w:t>
      </w:r>
      <w:r w:rsidR="002869D0" w:rsidRPr="00C35B57">
        <w:rPr>
          <w:rStyle w:val="normaltextrun"/>
          <w:rFonts w:ascii="Arial" w:hAnsi="Arial" w:cs="Arial"/>
          <w:sz w:val="20"/>
          <w:szCs w:val="20"/>
          <w:lang w:val="en-GB"/>
        </w:rPr>
        <w:t xml:space="preserve"> the geographic coordinate system and the </w:t>
      </w:r>
      <w:r w:rsidR="00B63D07">
        <w:rPr>
          <w:rStyle w:val="normaltextrun"/>
          <w:rFonts w:ascii="Arial" w:hAnsi="Arial" w:cs="Arial"/>
          <w:sz w:val="20"/>
          <w:szCs w:val="20"/>
          <w:lang w:val="en-GB"/>
        </w:rPr>
        <w:t>World Geodetic System 1984 (WGS 84)</w:t>
      </w:r>
      <w:r w:rsidR="002869D0" w:rsidRPr="00C35B57">
        <w:rPr>
          <w:rStyle w:val="normaltextrun"/>
          <w:rFonts w:ascii="Arial" w:hAnsi="Arial" w:cs="Arial"/>
          <w:sz w:val="20"/>
          <w:szCs w:val="20"/>
          <w:lang w:val="en-GB"/>
        </w:rPr>
        <w:t xml:space="preserve"> datum.</w:t>
      </w:r>
      <w:r w:rsidR="0010212C">
        <w:rPr>
          <w:rStyle w:val="normaltextrun"/>
          <w:rFonts w:ascii="Arial" w:hAnsi="Arial" w:cs="Arial"/>
          <w:sz w:val="20"/>
          <w:szCs w:val="20"/>
          <w:lang w:val="en-GB"/>
        </w:rPr>
        <w:t xml:space="preserve"> The properties of the Position class are:</w:t>
      </w:r>
    </w:p>
    <w:p w14:paraId="107A159D" w14:textId="77777777" w:rsidR="00B91729" w:rsidRPr="00C35B57" w:rsidRDefault="00B91729" w:rsidP="00B91729">
      <w:pPr>
        <w:pStyle w:val="paragraph"/>
        <w:spacing w:before="0" w:beforeAutospacing="0" w:after="0" w:afterAutospacing="0"/>
        <w:jc w:val="both"/>
        <w:textAlignment w:val="baseline"/>
        <w:rPr>
          <w:rFonts w:ascii="Segoe UI" w:hAnsi="Segoe UI" w:cs="Segoe UI"/>
          <w:sz w:val="18"/>
          <w:szCs w:val="18"/>
          <w:lang w:val="en-GB"/>
        </w:rPr>
      </w:pPr>
    </w:p>
    <w:p w14:paraId="5B427121" w14:textId="6CEFB8AE" w:rsidR="00B91729" w:rsidRPr="00C35B57" w:rsidRDefault="0036308E" w:rsidP="00B91729">
      <w:pPr>
        <w:pStyle w:val="paragraph"/>
        <w:spacing w:before="0" w:beforeAutospacing="0" w:after="0" w:afterAutospacing="0"/>
        <w:ind w:left="480" w:righ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l</w:t>
      </w:r>
      <w:r w:rsidR="00B91729" w:rsidRPr="00C35B57">
        <w:rPr>
          <w:rStyle w:val="normaltextrun"/>
          <w:rFonts w:ascii="Arial" w:hAnsi="Arial" w:cs="Arial"/>
          <w:b/>
          <w:bCs/>
          <w:sz w:val="20"/>
          <w:szCs w:val="20"/>
          <w:lang w:val="en-GB"/>
        </w:rPr>
        <w:t>at</w:t>
      </w:r>
      <w:proofErr w:type="spellEnd"/>
      <w:r w:rsidR="00B91729" w:rsidRPr="00C35B57">
        <w:rPr>
          <w:rStyle w:val="normaltextrun"/>
          <w:rFonts w:ascii="Arial" w:hAnsi="Arial" w:cs="Arial"/>
          <w:b/>
          <w:bCs/>
          <w:sz w:val="20"/>
          <w:szCs w:val="20"/>
          <w:lang w:val="en-GB"/>
        </w:rPr>
        <w:t>:</w:t>
      </w:r>
      <w:r w:rsidR="00B91729" w:rsidRPr="00C35B57">
        <w:rPr>
          <w:rStyle w:val="normaltextrun"/>
          <w:rFonts w:ascii="Arial" w:hAnsi="Arial" w:cs="Arial"/>
          <w:sz w:val="20"/>
          <w:szCs w:val="20"/>
          <w:lang w:val="en-GB"/>
        </w:rPr>
        <w:t xml:space="preserve"> Degrees of latitude </w:t>
      </w:r>
      <w:r w:rsidR="00B63D07">
        <w:rPr>
          <w:rStyle w:val="normaltextrun"/>
          <w:rFonts w:ascii="Arial" w:hAnsi="Arial" w:cs="Arial"/>
          <w:sz w:val="20"/>
          <w:szCs w:val="20"/>
          <w:lang w:val="en-GB"/>
        </w:rPr>
        <w:t>(WGS 84)</w:t>
      </w:r>
      <w:r w:rsidR="00B91729" w:rsidRPr="00C35B57">
        <w:rPr>
          <w:rStyle w:val="normaltextrun"/>
          <w:rFonts w:ascii="Arial" w:hAnsi="Arial" w:cs="Arial"/>
          <w:sz w:val="20"/>
          <w:szCs w:val="20"/>
          <w:lang w:val="en-GB"/>
        </w:rPr>
        <w:t>. Positive north of the equator, negative to the south.</w:t>
      </w:r>
      <w:r w:rsidR="00B91729" w:rsidRPr="00C35B57">
        <w:rPr>
          <w:rStyle w:val="eop"/>
          <w:rFonts w:ascii="Arial" w:hAnsi="Arial" w:cs="Arial"/>
          <w:sz w:val="20"/>
          <w:szCs w:val="20"/>
          <w:lang w:val="en-GB"/>
        </w:rPr>
        <w:t> </w:t>
      </w:r>
      <w:r w:rsidR="005F3654">
        <w:rPr>
          <w:rStyle w:val="eop"/>
          <w:rFonts w:ascii="Arial" w:hAnsi="Arial" w:cs="Arial"/>
          <w:sz w:val="20"/>
          <w:szCs w:val="20"/>
          <w:lang w:val="en-GB"/>
        </w:rPr>
        <w:t>Double-precision floating point number, required.</w:t>
      </w:r>
    </w:p>
    <w:p w14:paraId="15915322" w14:textId="77777777" w:rsidR="00B91729" w:rsidRPr="00C35B57" w:rsidRDefault="00B91729" w:rsidP="00B91729">
      <w:pPr>
        <w:pStyle w:val="paragraph"/>
        <w:spacing w:before="0" w:beforeAutospacing="0" w:after="0" w:afterAutospacing="0"/>
        <w:ind w:left="480" w:right="480"/>
        <w:jc w:val="both"/>
        <w:textAlignment w:val="baseline"/>
        <w:rPr>
          <w:rFonts w:ascii="Segoe UI" w:hAnsi="Segoe UI" w:cs="Segoe UI"/>
          <w:sz w:val="18"/>
          <w:szCs w:val="18"/>
          <w:lang w:val="en-GB"/>
        </w:rPr>
      </w:pPr>
    </w:p>
    <w:p w14:paraId="1EFAE98A" w14:textId="253855DD" w:rsidR="00B91729" w:rsidRPr="00C35B57" w:rsidRDefault="0036308E" w:rsidP="00B91729">
      <w:pPr>
        <w:pStyle w:val="paragraph"/>
        <w:spacing w:before="0" w:beforeAutospacing="0" w:after="0" w:afterAutospacing="0"/>
        <w:ind w:left="480" w:righ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l</w:t>
      </w:r>
      <w:r w:rsidR="00B91729" w:rsidRPr="00C35B57">
        <w:rPr>
          <w:rStyle w:val="normaltextrun"/>
          <w:rFonts w:ascii="Arial" w:hAnsi="Arial" w:cs="Arial"/>
          <w:b/>
          <w:bCs/>
          <w:sz w:val="20"/>
          <w:szCs w:val="20"/>
          <w:lang w:val="en-GB"/>
        </w:rPr>
        <w:t>on</w:t>
      </w:r>
      <w:proofErr w:type="spellEnd"/>
      <w:r w:rsidR="00B91729" w:rsidRPr="00C35B57">
        <w:rPr>
          <w:rStyle w:val="normaltextrun"/>
          <w:rFonts w:ascii="Arial" w:hAnsi="Arial" w:cs="Arial"/>
          <w:b/>
          <w:bCs/>
          <w:sz w:val="20"/>
          <w:szCs w:val="20"/>
          <w:lang w:val="en-GB"/>
        </w:rPr>
        <w:t>:</w:t>
      </w:r>
      <w:r w:rsidR="00B91729" w:rsidRPr="00C35B57">
        <w:rPr>
          <w:rStyle w:val="normaltextrun"/>
          <w:rFonts w:ascii="Arial" w:hAnsi="Arial" w:cs="Arial"/>
          <w:sz w:val="20"/>
          <w:szCs w:val="20"/>
          <w:lang w:val="en-GB"/>
        </w:rPr>
        <w:t xml:space="preserve"> Degrees of longitude </w:t>
      </w:r>
      <w:r w:rsidR="00B63D07">
        <w:rPr>
          <w:rStyle w:val="normaltextrun"/>
          <w:rFonts w:ascii="Arial" w:hAnsi="Arial" w:cs="Arial"/>
          <w:sz w:val="20"/>
          <w:szCs w:val="20"/>
          <w:lang w:val="en-GB"/>
        </w:rPr>
        <w:t>(WGS 84)</w:t>
      </w:r>
      <w:r w:rsidR="00B91729" w:rsidRPr="00C35B57">
        <w:rPr>
          <w:rStyle w:val="normaltextrun"/>
          <w:rFonts w:ascii="Arial" w:hAnsi="Arial" w:cs="Arial"/>
          <w:sz w:val="20"/>
          <w:szCs w:val="20"/>
          <w:lang w:val="en-GB"/>
        </w:rPr>
        <w:t>. Positive east of Greenwich meridian, negative to the west.</w:t>
      </w:r>
      <w:r w:rsidR="00B91729" w:rsidRPr="00C35B57">
        <w:rPr>
          <w:rStyle w:val="eop"/>
          <w:rFonts w:ascii="Arial" w:hAnsi="Arial" w:cs="Arial"/>
          <w:sz w:val="20"/>
          <w:szCs w:val="20"/>
          <w:lang w:val="en-GB"/>
        </w:rPr>
        <w:t> </w:t>
      </w:r>
      <w:r w:rsidR="005F3654" w:rsidRPr="00C35B57">
        <w:rPr>
          <w:rStyle w:val="eop"/>
          <w:rFonts w:ascii="Arial" w:hAnsi="Arial" w:cs="Arial"/>
          <w:sz w:val="20"/>
          <w:szCs w:val="20"/>
          <w:lang w:val="en-GB"/>
        </w:rPr>
        <w:t> </w:t>
      </w:r>
      <w:r w:rsidR="005F3654">
        <w:rPr>
          <w:rStyle w:val="eop"/>
          <w:rFonts w:ascii="Arial" w:hAnsi="Arial" w:cs="Arial"/>
          <w:sz w:val="20"/>
          <w:szCs w:val="20"/>
          <w:lang w:val="en-GB"/>
        </w:rPr>
        <w:t>Double-precision floating point number, required.</w:t>
      </w:r>
    </w:p>
    <w:p w14:paraId="3D9084E2" w14:textId="77777777" w:rsidR="00B91729" w:rsidRPr="00C35B57" w:rsidRDefault="00B91729" w:rsidP="00B91729">
      <w:pPr>
        <w:pStyle w:val="paragraph"/>
        <w:spacing w:before="0" w:beforeAutospacing="0" w:after="0" w:afterAutospacing="0"/>
        <w:ind w:left="480" w:right="480"/>
        <w:jc w:val="both"/>
        <w:textAlignment w:val="baseline"/>
        <w:rPr>
          <w:rFonts w:ascii="Segoe UI" w:hAnsi="Segoe UI" w:cs="Segoe UI"/>
          <w:sz w:val="18"/>
          <w:szCs w:val="18"/>
          <w:lang w:val="en-GB"/>
        </w:rPr>
      </w:pPr>
    </w:p>
    <w:p w14:paraId="1ADE11DA" w14:textId="2B85C1AE" w:rsidR="00B91729" w:rsidRDefault="0036308E" w:rsidP="00B91729">
      <w:pPr>
        <w:pStyle w:val="paragraph"/>
        <w:spacing w:before="0" w:beforeAutospacing="0" w:after="0" w:afterAutospacing="0"/>
        <w:ind w:left="480" w:righ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e</w:t>
      </w:r>
      <w:r w:rsidR="00B91729" w:rsidRPr="00C35B57">
        <w:rPr>
          <w:rStyle w:val="normaltextrun"/>
          <w:rFonts w:ascii="Arial" w:hAnsi="Arial" w:cs="Arial"/>
          <w:b/>
          <w:bCs/>
          <w:sz w:val="20"/>
          <w:szCs w:val="20"/>
          <w:lang w:val="en-GB"/>
        </w:rPr>
        <w:t>lev</w:t>
      </w:r>
      <w:proofErr w:type="spellEnd"/>
      <w:r w:rsidR="00B91729" w:rsidRPr="00C35B57">
        <w:rPr>
          <w:rStyle w:val="normaltextrun"/>
          <w:rFonts w:ascii="Arial" w:hAnsi="Arial" w:cs="Arial"/>
          <w:b/>
          <w:bCs/>
          <w:sz w:val="20"/>
          <w:szCs w:val="20"/>
          <w:lang w:val="en-GB"/>
        </w:rPr>
        <w:t>:</w:t>
      </w:r>
      <w:r w:rsidR="00B91729" w:rsidRPr="00C35B57">
        <w:rPr>
          <w:rStyle w:val="normaltextrun"/>
          <w:rFonts w:ascii="Arial" w:hAnsi="Arial" w:cs="Arial"/>
          <w:sz w:val="20"/>
          <w:szCs w:val="20"/>
          <w:lang w:val="en-GB"/>
        </w:rPr>
        <w:t xml:space="preserve"> Assumed to be meters above the </w:t>
      </w:r>
      <w:r w:rsidR="00B63D07">
        <w:rPr>
          <w:rStyle w:val="normaltextrun"/>
          <w:rFonts w:ascii="Arial" w:hAnsi="Arial" w:cs="Arial"/>
          <w:sz w:val="20"/>
          <w:szCs w:val="20"/>
          <w:lang w:val="en-GB"/>
        </w:rPr>
        <w:t>WGS 84</w:t>
      </w:r>
      <w:r w:rsidR="00B91729" w:rsidRPr="00C35B57">
        <w:rPr>
          <w:rStyle w:val="normaltextrun"/>
          <w:rFonts w:ascii="Arial" w:hAnsi="Arial" w:cs="Arial"/>
          <w:sz w:val="20"/>
          <w:szCs w:val="20"/>
          <w:lang w:val="en-GB"/>
        </w:rPr>
        <w:t xml:space="preserve"> geoid.</w:t>
      </w:r>
      <w:r w:rsidR="009062CE" w:rsidRPr="00C35B57">
        <w:rPr>
          <w:rStyle w:val="normaltextrun"/>
          <w:rFonts w:ascii="Arial" w:hAnsi="Arial" w:cs="Arial"/>
          <w:sz w:val="20"/>
          <w:szCs w:val="20"/>
          <w:lang w:val="en-GB"/>
        </w:rPr>
        <w:t xml:space="preserve"> </w:t>
      </w:r>
      <w:r w:rsidR="0023413A" w:rsidRPr="00C35B57">
        <w:rPr>
          <w:rStyle w:val="normaltextrun"/>
          <w:rFonts w:ascii="Arial" w:hAnsi="Arial" w:cs="Arial"/>
          <w:sz w:val="20"/>
          <w:szCs w:val="20"/>
          <w:lang w:val="en-GB"/>
        </w:rPr>
        <w:t>This value shall be positive for values above the geoid and negative for elevations below it.</w:t>
      </w:r>
      <w:r w:rsidR="005F3654">
        <w:rPr>
          <w:rStyle w:val="normaltextrun"/>
          <w:rFonts w:ascii="Arial" w:hAnsi="Arial" w:cs="Arial"/>
          <w:sz w:val="20"/>
          <w:szCs w:val="20"/>
          <w:lang w:val="en-GB"/>
        </w:rPr>
        <w:t xml:space="preserve"> </w:t>
      </w:r>
      <w:r w:rsidR="005F3654" w:rsidRPr="00C35B57">
        <w:rPr>
          <w:rStyle w:val="eop"/>
          <w:rFonts w:ascii="Arial" w:hAnsi="Arial" w:cs="Arial"/>
          <w:sz w:val="20"/>
          <w:szCs w:val="20"/>
          <w:lang w:val="en-GB"/>
        </w:rPr>
        <w:t> </w:t>
      </w:r>
      <w:r w:rsidR="005F3654">
        <w:rPr>
          <w:rStyle w:val="eop"/>
          <w:rFonts w:ascii="Arial" w:hAnsi="Arial" w:cs="Arial"/>
          <w:sz w:val="20"/>
          <w:szCs w:val="20"/>
          <w:lang w:val="en-GB"/>
        </w:rPr>
        <w:t>Double-precision floating point number, optional.</w:t>
      </w:r>
    </w:p>
    <w:p w14:paraId="266A2E5C" w14:textId="77777777" w:rsidR="005F3654" w:rsidRDefault="005F3654" w:rsidP="00B91729">
      <w:pPr>
        <w:pStyle w:val="paragraph"/>
        <w:spacing w:before="0" w:beforeAutospacing="0" w:after="0" w:afterAutospacing="0"/>
        <w:ind w:left="480" w:right="480"/>
        <w:jc w:val="both"/>
        <w:textAlignment w:val="baseline"/>
        <w:rPr>
          <w:rStyle w:val="normaltextrun"/>
          <w:rFonts w:ascii="Arial" w:hAnsi="Arial" w:cs="Arial"/>
          <w:sz w:val="20"/>
          <w:szCs w:val="20"/>
          <w:lang w:val="en-GB"/>
        </w:rPr>
      </w:pPr>
    </w:p>
    <w:p w14:paraId="4295C733" w14:textId="6143CB8E" w:rsidR="005F3654" w:rsidRPr="00C35B57" w:rsidRDefault="005F3654" w:rsidP="00B91729">
      <w:pPr>
        <w:pStyle w:val="paragraph"/>
        <w:spacing w:before="0" w:beforeAutospacing="0" w:after="0" w:afterAutospacing="0"/>
        <w:ind w:left="480" w:right="480"/>
        <w:jc w:val="both"/>
        <w:textAlignment w:val="baseline"/>
        <w:rPr>
          <w:rStyle w:val="normaltextrun"/>
          <w:rFonts w:ascii="Arial" w:hAnsi="Arial" w:cs="Arial"/>
          <w:sz w:val="20"/>
          <w:szCs w:val="20"/>
          <w:lang w:val="en-GB"/>
        </w:rPr>
      </w:pPr>
      <w:proofErr w:type="spellStart"/>
      <w:r w:rsidRPr="005F3654">
        <w:rPr>
          <w:rStyle w:val="normaltextrun"/>
          <w:rFonts w:ascii="Arial" w:hAnsi="Arial" w:cs="Arial"/>
          <w:b/>
          <w:bCs/>
          <w:sz w:val="20"/>
          <w:szCs w:val="20"/>
          <w:lang w:val="en-GB"/>
        </w:rPr>
        <w:t>gNSSSource</w:t>
      </w:r>
      <w:proofErr w:type="spellEnd"/>
      <w:r>
        <w:rPr>
          <w:rStyle w:val="normaltextrun"/>
          <w:rFonts w:ascii="Arial" w:hAnsi="Arial" w:cs="Arial"/>
          <w:sz w:val="20"/>
          <w:szCs w:val="20"/>
          <w:lang w:val="en-GB"/>
        </w:rPr>
        <w:t xml:space="preserve">: An enumerated item from the </w:t>
      </w:r>
      <w:proofErr w:type="spellStart"/>
      <w:r>
        <w:rPr>
          <w:rStyle w:val="normaltextrun"/>
          <w:rFonts w:ascii="Arial" w:hAnsi="Arial" w:cs="Arial"/>
          <w:sz w:val="20"/>
          <w:szCs w:val="20"/>
          <w:lang w:val="en-GB"/>
        </w:rPr>
        <w:t>GNSSSourceEnum</w:t>
      </w:r>
      <w:proofErr w:type="spellEnd"/>
      <w:r>
        <w:rPr>
          <w:rStyle w:val="normaltextrun"/>
          <w:rFonts w:ascii="Arial" w:hAnsi="Arial" w:cs="Arial"/>
          <w:sz w:val="20"/>
          <w:szCs w:val="20"/>
          <w:lang w:val="en-GB"/>
        </w:rPr>
        <w:t xml:space="preserve"> class, indicating data quality for that position’s geographic information. Optional.</w:t>
      </w:r>
    </w:p>
    <w:p w14:paraId="6DA10C56" w14:textId="77777777" w:rsidR="00B91729" w:rsidRPr="00C35B57" w:rsidRDefault="00B91729" w:rsidP="00B91729">
      <w:pPr>
        <w:pStyle w:val="paragraph"/>
        <w:spacing w:before="0" w:beforeAutospacing="0" w:after="0" w:afterAutospacing="0"/>
        <w:ind w:left="480" w:right="480"/>
        <w:jc w:val="both"/>
        <w:textAlignment w:val="baseline"/>
        <w:rPr>
          <w:rFonts w:ascii="Segoe UI" w:hAnsi="Segoe UI" w:cs="Segoe UI"/>
          <w:sz w:val="18"/>
          <w:szCs w:val="18"/>
          <w:lang w:val="en-GB"/>
        </w:rPr>
      </w:pPr>
    </w:p>
    <w:p w14:paraId="16DB175E" w14:textId="38D165F9" w:rsidR="00C32298" w:rsidRPr="00C35B57" w:rsidRDefault="00C32298" w:rsidP="00C32298">
      <w:pPr>
        <w:pStyle w:val="Heading3"/>
      </w:pPr>
      <w:bookmarkStart w:id="78" w:name="_Toc160650422"/>
      <w:r w:rsidRPr="00C35B57">
        <w:t>8.3.2</w:t>
      </w:r>
      <w:r w:rsidR="000C481E">
        <w:tab/>
      </w:r>
      <w:r w:rsidR="000C481E">
        <w:tab/>
      </w:r>
      <w:r w:rsidRPr="00C35B57">
        <w:tab/>
        <w:t>Location</w:t>
      </w:r>
      <w:bookmarkEnd w:id="78"/>
    </w:p>
    <w:p w14:paraId="1CECD63D" w14:textId="543A9525" w:rsidR="00B91729" w:rsidRPr="00C35B57" w:rsidRDefault="72DB2236" w:rsidP="39CAED23">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Location can be understood as a Position with an identifier and additional metadata. It should also be compliant with the </w:t>
      </w:r>
      <w:r w:rsidR="00B63D07">
        <w:rPr>
          <w:rStyle w:val="normaltextrun"/>
          <w:rFonts w:ascii="Arial" w:hAnsi="Arial" w:cs="Arial"/>
          <w:sz w:val="20"/>
          <w:szCs w:val="20"/>
          <w:lang w:val="en-GB"/>
        </w:rPr>
        <w:t>WGS 84</w:t>
      </w:r>
      <w:r w:rsidRPr="00C35B57">
        <w:rPr>
          <w:rStyle w:val="normaltextrun"/>
          <w:rFonts w:ascii="Arial" w:hAnsi="Arial" w:cs="Arial"/>
          <w:sz w:val="20"/>
          <w:szCs w:val="20"/>
          <w:lang w:val="en-GB"/>
        </w:rPr>
        <w:t xml:space="preserve"> </w:t>
      </w:r>
      <w:r w:rsidR="00DB36D4">
        <w:rPr>
          <w:rStyle w:val="normaltextrun"/>
          <w:rFonts w:ascii="Arial" w:hAnsi="Arial" w:cs="Arial"/>
          <w:sz w:val="20"/>
          <w:szCs w:val="20"/>
          <w:lang w:val="en-GB"/>
        </w:rPr>
        <w:t>global datum</w:t>
      </w:r>
      <w:r w:rsidRPr="00C35B57">
        <w:rPr>
          <w:rStyle w:val="normaltextrun"/>
          <w:rFonts w:ascii="Arial" w:hAnsi="Arial" w:cs="Arial"/>
          <w:sz w:val="20"/>
          <w:szCs w:val="20"/>
          <w:lang w:val="en-GB"/>
        </w:rPr>
        <w:t xml:space="preserve">. </w:t>
      </w:r>
      <w:r w:rsidR="0010212C">
        <w:rPr>
          <w:rStyle w:val="normaltextrun"/>
          <w:rFonts w:ascii="Arial" w:hAnsi="Arial" w:cs="Arial"/>
          <w:sz w:val="20"/>
          <w:szCs w:val="20"/>
          <w:lang w:val="en-GB"/>
        </w:rPr>
        <w:t xml:space="preserve">The properties of the </w:t>
      </w:r>
      <w:r w:rsidRPr="00C35B57">
        <w:rPr>
          <w:rStyle w:val="normaltextrun"/>
          <w:rFonts w:ascii="Arial" w:hAnsi="Arial" w:cs="Arial"/>
          <w:sz w:val="20"/>
          <w:szCs w:val="20"/>
          <w:lang w:val="en-GB"/>
        </w:rPr>
        <w:t xml:space="preserve">Location </w:t>
      </w:r>
      <w:r w:rsidR="0010212C">
        <w:rPr>
          <w:rStyle w:val="normaltextrun"/>
          <w:rFonts w:ascii="Arial" w:hAnsi="Arial" w:cs="Arial"/>
          <w:sz w:val="20"/>
          <w:szCs w:val="20"/>
          <w:lang w:val="en-GB"/>
        </w:rPr>
        <w:t>class are</w:t>
      </w:r>
      <w:r w:rsidRPr="00C35B57">
        <w:rPr>
          <w:rStyle w:val="normaltextrun"/>
          <w:rFonts w:ascii="Arial" w:hAnsi="Arial" w:cs="Arial"/>
          <w:sz w:val="20"/>
          <w:szCs w:val="20"/>
          <w:lang w:val="en-GB"/>
        </w:rPr>
        <w:t>:</w:t>
      </w:r>
      <w:r w:rsidRPr="00C35B57">
        <w:rPr>
          <w:rStyle w:val="eop"/>
          <w:rFonts w:ascii="Arial" w:hAnsi="Arial" w:cs="Arial"/>
          <w:sz w:val="20"/>
          <w:szCs w:val="20"/>
          <w:lang w:val="en-GB"/>
        </w:rPr>
        <w:t> </w:t>
      </w:r>
    </w:p>
    <w:p w14:paraId="1B345399" w14:textId="77777777" w:rsidR="00B91729" w:rsidRPr="00C35B57" w:rsidRDefault="00B91729" w:rsidP="00B91729">
      <w:pPr>
        <w:pStyle w:val="paragraph"/>
        <w:spacing w:before="0" w:beforeAutospacing="0" w:after="0" w:afterAutospacing="0"/>
        <w:jc w:val="both"/>
        <w:textAlignment w:val="baseline"/>
        <w:rPr>
          <w:rFonts w:ascii="Segoe UI" w:hAnsi="Segoe UI" w:cs="Segoe UI"/>
          <w:sz w:val="18"/>
          <w:szCs w:val="18"/>
          <w:lang w:val="en-GB"/>
        </w:rPr>
      </w:pPr>
    </w:p>
    <w:p w14:paraId="44E3ADB0" w14:textId="0357F468" w:rsidR="00B91729" w:rsidRPr="00C35B57" w:rsidRDefault="0036308E" w:rsidP="00B91729">
      <w:pPr>
        <w:pStyle w:val="paragraph"/>
        <w:spacing w:before="0" w:beforeAutospacing="0" w:after="0" w:afterAutospacing="0"/>
        <w:ind w:left="480"/>
        <w:jc w:val="both"/>
        <w:textAlignment w:val="baseline"/>
        <w:rPr>
          <w:rStyle w:val="eop"/>
          <w:rFonts w:ascii="Arial" w:hAnsi="Arial" w:cs="Arial"/>
          <w:sz w:val="20"/>
          <w:szCs w:val="20"/>
          <w:lang w:val="en-GB"/>
        </w:rPr>
      </w:pPr>
      <w:r>
        <w:rPr>
          <w:rStyle w:val="normaltextrun"/>
          <w:rFonts w:ascii="Arial" w:hAnsi="Arial" w:cs="Arial"/>
          <w:b/>
          <w:bCs/>
          <w:sz w:val="20"/>
          <w:szCs w:val="20"/>
          <w:lang w:val="en-GB"/>
        </w:rPr>
        <w:t>i</w:t>
      </w:r>
      <w:r w:rsidR="00B91729" w:rsidRPr="00C35B57">
        <w:rPr>
          <w:rStyle w:val="normaltextrun"/>
          <w:rFonts w:ascii="Arial" w:hAnsi="Arial" w:cs="Arial"/>
          <w:b/>
          <w:bCs/>
          <w:sz w:val="20"/>
          <w:szCs w:val="20"/>
          <w:lang w:val="en-GB"/>
        </w:rPr>
        <w:t>d:</w:t>
      </w:r>
      <w:r w:rsidR="00B91729" w:rsidRPr="00C35B57">
        <w:rPr>
          <w:rStyle w:val="normaltextrun"/>
          <w:rFonts w:ascii="Arial" w:hAnsi="Arial" w:cs="Arial"/>
          <w:sz w:val="20"/>
          <w:szCs w:val="20"/>
          <w:lang w:val="en-GB"/>
        </w:rPr>
        <w:t xml:space="preserve"> A compound identifier. Used primarily in observation datasets to provide an efficient way for multiple observations to identify their (common) location. (Required)</w:t>
      </w:r>
      <w:r w:rsidR="00B91729" w:rsidRPr="00C35B57">
        <w:rPr>
          <w:rStyle w:val="eop"/>
          <w:rFonts w:ascii="Arial" w:hAnsi="Arial" w:cs="Arial"/>
          <w:sz w:val="20"/>
          <w:szCs w:val="20"/>
          <w:lang w:val="en-GB"/>
        </w:rPr>
        <w:t> </w:t>
      </w:r>
    </w:p>
    <w:p w14:paraId="2BD55287" w14:textId="77777777" w:rsidR="00B91729" w:rsidRPr="00C35B57" w:rsidRDefault="00B91729" w:rsidP="00B91729">
      <w:pPr>
        <w:pStyle w:val="paragraph"/>
        <w:spacing w:before="0" w:beforeAutospacing="0" w:after="0" w:afterAutospacing="0"/>
        <w:ind w:left="480"/>
        <w:jc w:val="both"/>
        <w:textAlignment w:val="baseline"/>
        <w:rPr>
          <w:rFonts w:ascii="Segoe UI" w:hAnsi="Segoe UI" w:cs="Segoe UI"/>
          <w:sz w:val="18"/>
          <w:szCs w:val="18"/>
          <w:lang w:val="en-GB"/>
        </w:rPr>
      </w:pPr>
    </w:p>
    <w:p w14:paraId="6D8B165F" w14:textId="6047EA8F" w:rsidR="00B91729" w:rsidRDefault="00B7340F" w:rsidP="00B91729">
      <w:pPr>
        <w:pStyle w:val="paragraph"/>
        <w:spacing w:before="0" w:beforeAutospacing="0" w:after="0" w:afterAutospacing="0"/>
        <w:ind w:lef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e</w:t>
      </w:r>
      <w:r w:rsidR="00B91729" w:rsidRPr="00C35B57">
        <w:rPr>
          <w:rStyle w:val="normaltextrun"/>
          <w:rFonts w:ascii="Arial" w:hAnsi="Arial" w:cs="Arial"/>
          <w:b/>
          <w:bCs/>
          <w:sz w:val="20"/>
          <w:szCs w:val="20"/>
          <w:lang w:val="en-GB"/>
        </w:rPr>
        <w:t>xternalDocURL</w:t>
      </w:r>
      <w:proofErr w:type="spellEnd"/>
      <w:r w:rsidR="00B91729" w:rsidRPr="00C35B57">
        <w:rPr>
          <w:rStyle w:val="normaltextrun"/>
          <w:rFonts w:ascii="Arial" w:hAnsi="Arial" w:cs="Arial"/>
          <w:b/>
          <w:bCs/>
          <w:sz w:val="20"/>
          <w:szCs w:val="20"/>
          <w:lang w:val="en-GB"/>
        </w:rPr>
        <w:t>:</w:t>
      </w:r>
      <w:r w:rsidR="00B91729" w:rsidRPr="00C35B57">
        <w:rPr>
          <w:rStyle w:val="normaltextrun"/>
          <w:rFonts w:ascii="Arial" w:hAnsi="Arial" w:cs="Arial"/>
          <w:sz w:val="20"/>
          <w:szCs w:val="20"/>
          <w:lang w:val="en-GB"/>
        </w:rPr>
        <w:t xml:space="preserve"> A URL for providing (presumed human-readable) external documentation, metadata, etc.</w:t>
      </w:r>
      <w:r w:rsidR="00B91729" w:rsidRPr="00C35B57">
        <w:rPr>
          <w:rStyle w:val="eop"/>
          <w:rFonts w:ascii="Arial" w:hAnsi="Arial" w:cs="Arial"/>
          <w:sz w:val="20"/>
          <w:szCs w:val="20"/>
          <w:lang w:val="en-GB"/>
        </w:rPr>
        <w:t> </w:t>
      </w:r>
    </w:p>
    <w:p w14:paraId="0E2198FE" w14:textId="77777777" w:rsidR="00180F0F" w:rsidRPr="00C35B57" w:rsidRDefault="00180F0F" w:rsidP="00B91729">
      <w:pPr>
        <w:pStyle w:val="paragraph"/>
        <w:spacing w:before="0" w:beforeAutospacing="0" w:after="0" w:afterAutospacing="0"/>
        <w:ind w:left="480"/>
        <w:jc w:val="both"/>
        <w:textAlignment w:val="baseline"/>
        <w:rPr>
          <w:rFonts w:ascii="Segoe UI" w:hAnsi="Segoe UI" w:cs="Segoe UI"/>
          <w:sz w:val="18"/>
          <w:szCs w:val="18"/>
          <w:lang w:val="en-GB"/>
        </w:rPr>
      </w:pPr>
    </w:p>
    <w:p w14:paraId="0BE627C3" w14:textId="41FE534E" w:rsidR="00B91729" w:rsidRPr="00C35B57" w:rsidRDefault="00180F0F" w:rsidP="00B91729">
      <w:pPr>
        <w:pStyle w:val="paragraph"/>
        <w:spacing w:before="0" w:beforeAutospacing="0" w:after="0" w:afterAutospacing="0"/>
        <w:ind w:left="480"/>
        <w:jc w:val="both"/>
        <w:textAlignment w:val="baseline"/>
        <w:rPr>
          <w:rStyle w:val="eop"/>
          <w:rFonts w:ascii="Arial" w:hAnsi="Arial" w:cs="Arial"/>
          <w:sz w:val="20"/>
          <w:szCs w:val="20"/>
          <w:lang w:val="en-GB"/>
        </w:rPr>
      </w:pPr>
      <w:r>
        <w:rPr>
          <w:rStyle w:val="normaltextrun"/>
          <w:rFonts w:ascii="Arial" w:hAnsi="Arial" w:cs="Arial"/>
          <w:b/>
          <w:bCs/>
          <w:sz w:val="20"/>
          <w:szCs w:val="20"/>
          <w:lang w:val="en-GB"/>
        </w:rPr>
        <w:t>d</w:t>
      </w:r>
      <w:r w:rsidR="00B91729" w:rsidRPr="00C35B57">
        <w:rPr>
          <w:rStyle w:val="normaltextrun"/>
          <w:rFonts w:ascii="Arial" w:hAnsi="Arial" w:cs="Arial"/>
          <w:b/>
          <w:bCs/>
          <w:sz w:val="20"/>
          <w:szCs w:val="20"/>
          <w:lang w:val="en-GB"/>
        </w:rPr>
        <w:t>escription:</w:t>
      </w:r>
      <w:r w:rsidR="00B91729" w:rsidRPr="00C35B57">
        <w:rPr>
          <w:rStyle w:val="normaltextrun"/>
          <w:rFonts w:ascii="Arial" w:hAnsi="Arial" w:cs="Arial"/>
          <w:sz w:val="20"/>
          <w:szCs w:val="20"/>
          <w:lang w:val="en-GB"/>
        </w:rPr>
        <w:t xml:space="preserve"> An optional string name.</w:t>
      </w:r>
      <w:r w:rsidR="00B91729" w:rsidRPr="00C35B57">
        <w:rPr>
          <w:rStyle w:val="eop"/>
          <w:rFonts w:ascii="Arial" w:hAnsi="Arial" w:cs="Arial"/>
          <w:sz w:val="20"/>
          <w:szCs w:val="20"/>
          <w:lang w:val="en-GB"/>
        </w:rPr>
        <w:t> </w:t>
      </w:r>
    </w:p>
    <w:p w14:paraId="7260D63B" w14:textId="77777777" w:rsidR="00B91729" w:rsidRPr="00C35B57" w:rsidRDefault="00B91729" w:rsidP="00B91729">
      <w:pPr>
        <w:pStyle w:val="paragraph"/>
        <w:spacing w:before="0" w:beforeAutospacing="0" w:after="0" w:afterAutospacing="0"/>
        <w:ind w:left="480"/>
        <w:jc w:val="both"/>
        <w:textAlignment w:val="baseline"/>
        <w:rPr>
          <w:rFonts w:ascii="Segoe UI" w:hAnsi="Segoe UI" w:cs="Segoe UI"/>
          <w:sz w:val="18"/>
          <w:szCs w:val="18"/>
          <w:lang w:val="en-GB"/>
        </w:rPr>
      </w:pPr>
    </w:p>
    <w:p w14:paraId="17901106" w14:textId="54CEABA1" w:rsidR="00B91729" w:rsidRPr="00C35B57" w:rsidRDefault="00A63A64" w:rsidP="00B91729">
      <w:pPr>
        <w:pStyle w:val="paragraph"/>
        <w:spacing w:before="0" w:beforeAutospacing="0" w:after="0" w:afterAutospacing="0"/>
        <w:ind w:lef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p</w:t>
      </w:r>
      <w:r w:rsidR="00B91729" w:rsidRPr="00C35B57">
        <w:rPr>
          <w:rStyle w:val="normaltextrun"/>
          <w:rFonts w:ascii="Arial" w:hAnsi="Arial" w:cs="Arial"/>
          <w:b/>
          <w:bCs/>
          <w:sz w:val="20"/>
          <w:szCs w:val="20"/>
          <w:lang w:val="en-GB"/>
        </w:rPr>
        <w:t>arentRef</w:t>
      </w:r>
      <w:proofErr w:type="spellEnd"/>
      <w:r w:rsidR="00B91729" w:rsidRPr="00C35B57">
        <w:rPr>
          <w:rStyle w:val="normaltextrun"/>
          <w:rFonts w:ascii="Arial" w:hAnsi="Arial" w:cs="Arial"/>
          <w:b/>
          <w:bCs/>
          <w:sz w:val="20"/>
          <w:szCs w:val="20"/>
          <w:lang w:val="en-GB"/>
        </w:rPr>
        <w:t>:</w:t>
      </w:r>
      <w:r w:rsidR="00B91729" w:rsidRPr="00C35B57">
        <w:rPr>
          <w:rStyle w:val="normaltextrun"/>
          <w:rFonts w:ascii="Arial" w:hAnsi="Arial" w:cs="Arial"/>
          <w:sz w:val="20"/>
          <w:szCs w:val="20"/>
          <w:lang w:val="en-GB"/>
        </w:rPr>
        <w:t xml:space="preserve"> An optional reference to a parent location. This enables describing a hierarchical system of stations, sites/</w:t>
      </w:r>
      <w:proofErr w:type="gramStart"/>
      <w:r w:rsidR="00B91729" w:rsidRPr="00C35B57">
        <w:rPr>
          <w:rStyle w:val="normaltextrun"/>
          <w:rFonts w:ascii="Arial" w:hAnsi="Arial" w:cs="Arial"/>
          <w:sz w:val="20"/>
          <w:szCs w:val="20"/>
          <w:lang w:val="en-GB"/>
        </w:rPr>
        <w:t>shelters</w:t>
      </w:r>
      <w:proofErr w:type="gramEnd"/>
      <w:r w:rsidR="00B91729" w:rsidRPr="00C35B57">
        <w:rPr>
          <w:rStyle w:val="normaltextrun"/>
          <w:rFonts w:ascii="Arial" w:hAnsi="Arial" w:cs="Arial"/>
          <w:sz w:val="20"/>
          <w:szCs w:val="20"/>
          <w:lang w:val="en-GB"/>
        </w:rPr>
        <w:t xml:space="preserve"> and sampling features.</w:t>
      </w:r>
      <w:r w:rsidR="00B91729" w:rsidRPr="00C35B57">
        <w:rPr>
          <w:rStyle w:val="eop"/>
          <w:rFonts w:ascii="Arial" w:hAnsi="Arial" w:cs="Arial"/>
          <w:sz w:val="20"/>
          <w:szCs w:val="20"/>
          <w:lang w:val="en-GB"/>
        </w:rPr>
        <w:t> </w:t>
      </w:r>
    </w:p>
    <w:p w14:paraId="25BC8346" w14:textId="77777777" w:rsidR="00B91729" w:rsidRPr="00C35B57" w:rsidRDefault="00B91729" w:rsidP="00B91729">
      <w:pPr>
        <w:pStyle w:val="paragraph"/>
        <w:spacing w:before="0" w:beforeAutospacing="0" w:after="0" w:afterAutospacing="0"/>
        <w:ind w:left="480"/>
        <w:jc w:val="both"/>
        <w:textAlignment w:val="baseline"/>
        <w:rPr>
          <w:rFonts w:ascii="Segoe UI" w:hAnsi="Segoe UI" w:cs="Segoe UI"/>
          <w:sz w:val="18"/>
          <w:szCs w:val="18"/>
          <w:lang w:val="en-GB"/>
        </w:rPr>
      </w:pPr>
    </w:p>
    <w:p w14:paraId="0CE9DAF7" w14:textId="46A48F10" w:rsidR="00B91729" w:rsidRPr="00C35B57" w:rsidRDefault="00262FDF" w:rsidP="00B91729">
      <w:pPr>
        <w:pStyle w:val="paragraph"/>
        <w:spacing w:before="0" w:beforeAutospacing="0" w:after="0" w:afterAutospacing="0"/>
        <w:ind w:left="480"/>
        <w:jc w:val="both"/>
        <w:textAlignment w:val="baseline"/>
        <w:rPr>
          <w:rStyle w:val="eop"/>
          <w:rFonts w:ascii="Arial" w:hAnsi="Arial" w:cs="Arial"/>
          <w:sz w:val="20"/>
          <w:szCs w:val="20"/>
          <w:lang w:val="en-GB"/>
        </w:rPr>
      </w:pPr>
      <w:r>
        <w:rPr>
          <w:rStyle w:val="normaltextrun"/>
          <w:rFonts w:ascii="Arial" w:hAnsi="Arial" w:cs="Arial"/>
          <w:b/>
          <w:bCs/>
          <w:sz w:val="20"/>
          <w:szCs w:val="20"/>
          <w:lang w:val="en-GB"/>
        </w:rPr>
        <w:t>category</w:t>
      </w:r>
      <w:r w:rsidR="00B91729" w:rsidRPr="00C35B57">
        <w:rPr>
          <w:rStyle w:val="normaltextrun"/>
          <w:rFonts w:ascii="Arial" w:hAnsi="Arial" w:cs="Arial"/>
          <w:b/>
          <w:bCs/>
          <w:sz w:val="20"/>
          <w:szCs w:val="20"/>
          <w:lang w:val="en-GB"/>
        </w:rPr>
        <w:t>:</w:t>
      </w:r>
      <w:r w:rsidR="00B91729" w:rsidRPr="00C35B57">
        <w:rPr>
          <w:rStyle w:val="normaltextrun"/>
          <w:rFonts w:ascii="Arial" w:hAnsi="Arial" w:cs="Arial"/>
          <w:sz w:val="20"/>
          <w:szCs w:val="20"/>
          <w:lang w:val="en-GB"/>
        </w:rPr>
        <w:t xml:space="preserve"> An optional description of the location’s meaning (Station, Site, Shelter, SamplingFeature, Unknown).</w:t>
      </w:r>
      <w:r>
        <w:rPr>
          <w:rStyle w:val="normaltextrun"/>
          <w:rFonts w:ascii="Arial" w:hAnsi="Arial" w:cs="Arial"/>
          <w:sz w:val="20"/>
          <w:szCs w:val="20"/>
          <w:lang w:val="en-GB"/>
        </w:rPr>
        <w:t xml:space="preserve"> Should emerge from a controlled vocabulary.</w:t>
      </w:r>
      <w:r w:rsidR="00B91729" w:rsidRPr="00C35B57">
        <w:rPr>
          <w:rStyle w:val="eop"/>
          <w:rFonts w:ascii="Arial" w:hAnsi="Arial" w:cs="Arial"/>
          <w:sz w:val="20"/>
          <w:szCs w:val="20"/>
          <w:lang w:val="en-GB"/>
        </w:rPr>
        <w:t> </w:t>
      </w:r>
    </w:p>
    <w:p w14:paraId="6EAC7E7E" w14:textId="77777777" w:rsidR="00B91729" w:rsidRPr="00C35B57" w:rsidRDefault="00B91729" w:rsidP="00B91729">
      <w:pPr>
        <w:pStyle w:val="paragraph"/>
        <w:spacing w:before="0" w:beforeAutospacing="0" w:after="0" w:afterAutospacing="0"/>
        <w:ind w:left="480"/>
        <w:jc w:val="both"/>
        <w:textAlignment w:val="baseline"/>
        <w:rPr>
          <w:rFonts w:ascii="Segoe UI" w:hAnsi="Segoe UI" w:cs="Segoe UI"/>
          <w:sz w:val="18"/>
          <w:szCs w:val="18"/>
          <w:lang w:val="en-GB"/>
        </w:rPr>
      </w:pPr>
    </w:p>
    <w:p w14:paraId="0281E9A9" w14:textId="076A0C80" w:rsidR="00B91729" w:rsidRPr="00C35B57" w:rsidRDefault="00A1741A" w:rsidP="00B91729">
      <w:pPr>
        <w:pStyle w:val="paragraph"/>
        <w:spacing w:before="0" w:beforeAutospacing="0" w:after="0" w:afterAutospacing="0"/>
        <w:ind w:lef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l</w:t>
      </w:r>
      <w:r w:rsidR="00B91729" w:rsidRPr="00C35B57">
        <w:rPr>
          <w:rStyle w:val="normaltextrun"/>
          <w:rFonts w:ascii="Arial" w:hAnsi="Arial" w:cs="Arial"/>
          <w:b/>
          <w:bCs/>
          <w:sz w:val="20"/>
          <w:szCs w:val="20"/>
          <w:lang w:val="en-GB"/>
        </w:rPr>
        <w:t>at</w:t>
      </w:r>
      <w:proofErr w:type="spellEnd"/>
      <w:r w:rsidR="00B91729" w:rsidRPr="00C35B57">
        <w:rPr>
          <w:rStyle w:val="normaltextrun"/>
          <w:rFonts w:ascii="Arial" w:hAnsi="Arial" w:cs="Arial"/>
          <w:b/>
          <w:bCs/>
          <w:sz w:val="20"/>
          <w:szCs w:val="20"/>
          <w:lang w:val="en-GB"/>
        </w:rPr>
        <w:t>:</w:t>
      </w:r>
      <w:r w:rsidR="00B91729" w:rsidRPr="00C35B57">
        <w:rPr>
          <w:rStyle w:val="normaltextrun"/>
          <w:rFonts w:ascii="Arial" w:hAnsi="Arial" w:cs="Arial"/>
          <w:sz w:val="20"/>
          <w:szCs w:val="20"/>
          <w:lang w:val="en-GB"/>
        </w:rPr>
        <w:t xml:space="preserve"> Degrees of latitude </w:t>
      </w:r>
      <w:r w:rsidR="00B63D07">
        <w:rPr>
          <w:rStyle w:val="normaltextrun"/>
          <w:rFonts w:ascii="Arial" w:hAnsi="Arial" w:cs="Arial"/>
          <w:sz w:val="20"/>
          <w:szCs w:val="20"/>
          <w:lang w:val="en-GB"/>
        </w:rPr>
        <w:t>(WGS 84)</w:t>
      </w:r>
      <w:r w:rsidR="00B91729" w:rsidRPr="00C35B57">
        <w:rPr>
          <w:rStyle w:val="normaltextrun"/>
          <w:rFonts w:ascii="Arial" w:hAnsi="Arial" w:cs="Arial"/>
          <w:sz w:val="20"/>
          <w:szCs w:val="20"/>
          <w:lang w:val="en-GB"/>
        </w:rPr>
        <w:t>. Positive north of the equator, negative to the south.</w:t>
      </w:r>
      <w:r w:rsidR="00B91729" w:rsidRPr="00C35B57">
        <w:rPr>
          <w:rStyle w:val="eop"/>
          <w:rFonts w:ascii="Arial" w:hAnsi="Arial" w:cs="Arial"/>
          <w:sz w:val="20"/>
          <w:szCs w:val="20"/>
          <w:lang w:val="en-GB"/>
        </w:rPr>
        <w:t> </w:t>
      </w:r>
      <w:r w:rsidR="005F3654">
        <w:rPr>
          <w:rStyle w:val="eop"/>
          <w:rFonts w:ascii="Arial" w:hAnsi="Arial" w:cs="Arial"/>
          <w:sz w:val="20"/>
          <w:szCs w:val="20"/>
          <w:lang w:val="en-GB"/>
        </w:rPr>
        <w:t>Double-precision floating point number, required.</w:t>
      </w:r>
    </w:p>
    <w:p w14:paraId="715456FB" w14:textId="77777777" w:rsidR="00B91729" w:rsidRPr="00C35B57" w:rsidRDefault="00B91729" w:rsidP="00B91729">
      <w:pPr>
        <w:pStyle w:val="paragraph"/>
        <w:spacing w:before="0" w:beforeAutospacing="0" w:after="0" w:afterAutospacing="0"/>
        <w:ind w:left="480"/>
        <w:jc w:val="both"/>
        <w:textAlignment w:val="baseline"/>
        <w:rPr>
          <w:rFonts w:ascii="Segoe UI" w:hAnsi="Segoe UI" w:cs="Segoe UI"/>
          <w:sz w:val="18"/>
          <w:szCs w:val="18"/>
          <w:lang w:val="en-GB"/>
        </w:rPr>
      </w:pPr>
    </w:p>
    <w:p w14:paraId="4CEDA726" w14:textId="08213B6C" w:rsidR="00B91729" w:rsidRPr="00C35B57" w:rsidRDefault="00A1741A" w:rsidP="00B91729">
      <w:pPr>
        <w:pStyle w:val="paragraph"/>
        <w:spacing w:before="0" w:beforeAutospacing="0" w:after="0" w:afterAutospacing="0"/>
        <w:ind w:left="480" w:righ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l</w:t>
      </w:r>
      <w:r w:rsidR="00B91729" w:rsidRPr="00C35B57">
        <w:rPr>
          <w:rStyle w:val="normaltextrun"/>
          <w:rFonts w:ascii="Arial" w:hAnsi="Arial" w:cs="Arial"/>
          <w:b/>
          <w:bCs/>
          <w:sz w:val="20"/>
          <w:szCs w:val="20"/>
          <w:lang w:val="en-GB"/>
        </w:rPr>
        <w:t>on</w:t>
      </w:r>
      <w:proofErr w:type="spellEnd"/>
      <w:r w:rsidR="00B91729" w:rsidRPr="00C35B57">
        <w:rPr>
          <w:rStyle w:val="normaltextrun"/>
          <w:rFonts w:ascii="Arial" w:hAnsi="Arial" w:cs="Arial"/>
          <w:b/>
          <w:bCs/>
          <w:sz w:val="20"/>
          <w:szCs w:val="20"/>
          <w:lang w:val="en-GB"/>
        </w:rPr>
        <w:t>:</w:t>
      </w:r>
      <w:r w:rsidR="00B91729" w:rsidRPr="00C35B57">
        <w:rPr>
          <w:rStyle w:val="normaltextrun"/>
          <w:rFonts w:ascii="Arial" w:hAnsi="Arial" w:cs="Arial"/>
          <w:sz w:val="20"/>
          <w:szCs w:val="20"/>
          <w:lang w:val="en-GB"/>
        </w:rPr>
        <w:t xml:space="preserve"> Degrees of longitude </w:t>
      </w:r>
      <w:r w:rsidR="00B63D07">
        <w:rPr>
          <w:rStyle w:val="normaltextrun"/>
          <w:rFonts w:ascii="Arial" w:hAnsi="Arial" w:cs="Arial"/>
          <w:sz w:val="20"/>
          <w:szCs w:val="20"/>
          <w:lang w:val="en-GB"/>
        </w:rPr>
        <w:t>(WGS 84)</w:t>
      </w:r>
      <w:r w:rsidR="00B91729" w:rsidRPr="00C35B57">
        <w:rPr>
          <w:rStyle w:val="normaltextrun"/>
          <w:rFonts w:ascii="Arial" w:hAnsi="Arial" w:cs="Arial"/>
          <w:sz w:val="20"/>
          <w:szCs w:val="20"/>
          <w:lang w:val="en-GB"/>
        </w:rPr>
        <w:t>. Positive east of Greenwich meridian, negative to the west.</w:t>
      </w:r>
      <w:r w:rsidR="00B91729" w:rsidRPr="00C35B57">
        <w:rPr>
          <w:rStyle w:val="eop"/>
          <w:rFonts w:ascii="Arial" w:hAnsi="Arial" w:cs="Arial"/>
          <w:sz w:val="20"/>
          <w:szCs w:val="20"/>
          <w:lang w:val="en-GB"/>
        </w:rPr>
        <w:t> </w:t>
      </w:r>
      <w:r w:rsidR="005F3654">
        <w:rPr>
          <w:rStyle w:val="eop"/>
          <w:rFonts w:ascii="Arial" w:hAnsi="Arial" w:cs="Arial"/>
          <w:sz w:val="20"/>
          <w:szCs w:val="20"/>
          <w:lang w:val="en-GB"/>
        </w:rPr>
        <w:t>Double-precision floating point number, required.</w:t>
      </w:r>
    </w:p>
    <w:p w14:paraId="67DE5E28" w14:textId="77777777" w:rsidR="00B91729" w:rsidRPr="00C35B57" w:rsidRDefault="00B91729" w:rsidP="00B91729">
      <w:pPr>
        <w:pStyle w:val="paragraph"/>
        <w:spacing w:before="0" w:beforeAutospacing="0" w:after="0" w:afterAutospacing="0"/>
        <w:ind w:left="480" w:right="480"/>
        <w:jc w:val="both"/>
        <w:textAlignment w:val="baseline"/>
        <w:rPr>
          <w:rFonts w:ascii="Segoe UI" w:hAnsi="Segoe UI" w:cs="Segoe UI"/>
          <w:sz w:val="18"/>
          <w:szCs w:val="18"/>
          <w:lang w:val="en-GB"/>
        </w:rPr>
      </w:pPr>
    </w:p>
    <w:p w14:paraId="543243D5" w14:textId="1E1AD1FC" w:rsidR="00B91729" w:rsidRDefault="00A1741A" w:rsidP="39CAED23">
      <w:pPr>
        <w:pStyle w:val="paragraph"/>
        <w:spacing w:before="0" w:beforeAutospacing="0" w:after="0" w:afterAutospacing="0"/>
        <w:ind w:left="480" w:righ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e</w:t>
      </w:r>
      <w:r w:rsidR="72DB2236" w:rsidRPr="00C35B57">
        <w:rPr>
          <w:rStyle w:val="normaltextrun"/>
          <w:rFonts w:ascii="Arial" w:hAnsi="Arial" w:cs="Arial"/>
          <w:b/>
          <w:bCs/>
          <w:sz w:val="20"/>
          <w:szCs w:val="20"/>
          <w:lang w:val="en-GB"/>
        </w:rPr>
        <w:t>lev</w:t>
      </w:r>
      <w:proofErr w:type="spellEnd"/>
      <w:r w:rsidR="72DB2236" w:rsidRPr="00C35B57">
        <w:rPr>
          <w:rStyle w:val="normaltextrun"/>
          <w:rFonts w:ascii="Arial" w:hAnsi="Arial" w:cs="Arial"/>
          <w:b/>
          <w:bCs/>
          <w:sz w:val="20"/>
          <w:szCs w:val="20"/>
          <w:lang w:val="en-GB"/>
        </w:rPr>
        <w:t>:</w:t>
      </w:r>
      <w:r w:rsidR="72DB2236" w:rsidRPr="00C35B57">
        <w:rPr>
          <w:rStyle w:val="normaltextrun"/>
          <w:rFonts w:ascii="Arial" w:hAnsi="Arial" w:cs="Arial"/>
          <w:sz w:val="20"/>
          <w:szCs w:val="20"/>
          <w:lang w:val="en-GB"/>
        </w:rPr>
        <w:t xml:space="preserve"> Assumed to be meters above the </w:t>
      </w:r>
      <w:r w:rsidR="00B63D07">
        <w:rPr>
          <w:rStyle w:val="normaltextrun"/>
          <w:rFonts w:ascii="Arial" w:hAnsi="Arial" w:cs="Arial"/>
          <w:sz w:val="20"/>
          <w:szCs w:val="20"/>
          <w:lang w:val="en-GB"/>
        </w:rPr>
        <w:t>WGS 84</w:t>
      </w:r>
      <w:r w:rsidR="72DB2236" w:rsidRPr="00C35B57">
        <w:rPr>
          <w:rStyle w:val="normaltextrun"/>
          <w:rFonts w:ascii="Arial" w:hAnsi="Arial" w:cs="Arial"/>
          <w:sz w:val="20"/>
          <w:szCs w:val="20"/>
          <w:lang w:val="en-GB"/>
        </w:rPr>
        <w:t xml:space="preserve"> geoid.</w:t>
      </w:r>
      <w:r w:rsidR="005C6C50">
        <w:rPr>
          <w:rStyle w:val="normaltextrun"/>
          <w:rFonts w:ascii="Arial" w:hAnsi="Arial" w:cs="Arial"/>
          <w:sz w:val="20"/>
          <w:szCs w:val="20"/>
          <w:lang w:val="en-GB"/>
        </w:rPr>
        <w:t xml:space="preserve"> Negative values indicate</w:t>
      </w:r>
      <w:r w:rsidR="00F3616D">
        <w:rPr>
          <w:rStyle w:val="normaltextrun"/>
          <w:rFonts w:ascii="Arial" w:hAnsi="Arial" w:cs="Arial"/>
          <w:sz w:val="20"/>
          <w:szCs w:val="20"/>
          <w:lang w:val="en-GB"/>
        </w:rPr>
        <w:t xml:space="preserve"> </w:t>
      </w:r>
      <w:r w:rsidR="004A01E0">
        <w:rPr>
          <w:rStyle w:val="normaltextrun"/>
          <w:rFonts w:ascii="Arial" w:hAnsi="Arial" w:cs="Arial"/>
          <w:sz w:val="20"/>
          <w:szCs w:val="20"/>
          <w:lang w:val="en-GB"/>
        </w:rPr>
        <w:t xml:space="preserve">meters below the </w:t>
      </w:r>
      <w:r w:rsidR="00B63D07">
        <w:rPr>
          <w:rStyle w:val="normaltextrun"/>
          <w:rFonts w:ascii="Arial" w:hAnsi="Arial" w:cs="Arial"/>
          <w:sz w:val="20"/>
          <w:szCs w:val="20"/>
          <w:lang w:val="en-GB"/>
        </w:rPr>
        <w:t>WGS 84</w:t>
      </w:r>
      <w:r w:rsidR="004A01E0">
        <w:rPr>
          <w:rStyle w:val="normaltextrun"/>
          <w:rFonts w:ascii="Arial" w:hAnsi="Arial" w:cs="Arial"/>
          <w:sz w:val="20"/>
          <w:szCs w:val="20"/>
          <w:lang w:val="en-GB"/>
        </w:rPr>
        <w:t xml:space="preserve"> geoid.</w:t>
      </w:r>
      <w:r w:rsidR="005F3654">
        <w:rPr>
          <w:rStyle w:val="normaltextrun"/>
          <w:rFonts w:ascii="Arial" w:hAnsi="Arial" w:cs="Arial"/>
          <w:sz w:val="20"/>
          <w:szCs w:val="20"/>
          <w:lang w:val="en-GB"/>
        </w:rPr>
        <w:t xml:space="preserve"> </w:t>
      </w:r>
      <w:r w:rsidR="005F3654">
        <w:rPr>
          <w:rStyle w:val="eop"/>
          <w:rFonts w:ascii="Arial" w:hAnsi="Arial" w:cs="Arial"/>
          <w:sz w:val="20"/>
          <w:szCs w:val="20"/>
          <w:lang w:val="en-GB"/>
        </w:rPr>
        <w:t>Double-precision floating point number, optional.</w:t>
      </w:r>
    </w:p>
    <w:p w14:paraId="4E9503BE" w14:textId="77777777" w:rsidR="005F3654" w:rsidRDefault="005F3654" w:rsidP="39CAED23">
      <w:pPr>
        <w:pStyle w:val="paragraph"/>
        <w:spacing w:before="0" w:beforeAutospacing="0" w:after="0" w:afterAutospacing="0"/>
        <w:ind w:left="480" w:right="480"/>
        <w:jc w:val="both"/>
        <w:textAlignment w:val="baseline"/>
        <w:rPr>
          <w:rStyle w:val="eop"/>
          <w:rFonts w:ascii="Arial" w:hAnsi="Arial" w:cs="Arial"/>
          <w:sz w:val="20"/>
          <w:szCs w:val="20"/>
          <w:lang w:val="en-GB"/>
        </w:rPr>
      </w:pPr>
    </w:p>
    <w:p w14:paraId="34099632" w14:textId="77777777" w:rsidR="005F3654" w:rsidRPr="00C35B57" w:rsidRDefault="005F3654" w:rsidP="005F3654">
      <w:pPr>
        <w:pStyle w:val="paragraph"/>
        <w:spacing w:before="0" w:beforeAutospacing="0" w:after="0" w:afterAutospacing="0"/>
        <w:ind w:left="480" w:right="480"/>
        <w:jc w:val="both"/>
        <w:textAlignment w:val="baseline"/>
        <w:rPr>
          <w:rStyle w:val="normaltextrun"/>
          <w:rFonts w:ascii="Arial" w:hAnsi="Arial" w:cs="Arial"/>
          <w:sz w:val="20"/>
          <w:szCs w:val="20"/>
          <w:lang w:val="en-GB"/>
        </w:rPr>
      </w:pPr>
      <w:proofErr w:type="spellStart"/>
      <w:r w:rsidRPr="005F3654">
        <w:rPr>
          <w:rStyle w:val="normaltextrun"/>
          <w:rFonts w:ascii="Arial" w:hAnsi="Arial" w:cs="Arial"/>
          <w:b/>
          <w:bCs/>
          <w:sz w:val="20"/>
          <w:szCs w:val="20"/>
          <w:lang w:val="en-GB"/>
        </w:rPr>
        <w:t>gNSSSource</w:t>
      </w:r>
      <w:proofErr w:type="spellEnd"/>
      <w:r>
        <w:rPr>
          <w:rStyle w:val="normaltextrun"/>
          <w:rFonts w:ascii="Arial" w:hAnsi="Arial" w:cs="Arial"/>
          <w:sz w:val="20"/>
          <w:szCs w:val="20"/>
          <w:lang w:val="en-GB"/>
        </w:rPr>
        <w:t xml:space="preserve">: An enumerated item from the </w:t>
      </w:r>
      <w:proofErr w:type="spellStart"/>
      <w:r>
        <w:rPr>
          <w:rStyle w:val="normaltextrun"/>
          <w:rFonts w:ascii="Arial" w:hAnsi="Arial" w:cs="Arial"/>
          <w:sz w:val="20"/>
          <w:szCs w:val="20"/>
          <w:lang w:val="en-GB"/>
        </w:rPr>
        <w:t>GNSSSourceEnum</w:t>
      </w:r>
      <w:proofErr w:type="spellEnd"/>
      <w:r>
        <w:rPr>
          <w:rStyle w:val="normaltextrun"/>
          <w:rFonts w:ascii="Arial" w:hAnsi="Arial" w:cs="Arial"/>
          <w:sz w:val="20"/>
          <w:szCs w:val="20"/>
          <w:lang w:val="en-GB"/>
        </w:rPr>
        <w:t xml:space="preserve"> class, indicating data quality for that position’s geographic information. Optional.</w:t>
      </w:r>
    </w:p>
    <w:p w14:paraId="6BC9B3F4" w14:textId="77777777" w:rsidR="005F3654" w:rsidRPr="00C35B57" w:rsidRDefault="005F3654" w:rsidP="39CAED23">
      <w:pPr>
        <w:pStyle w:val="paragraph"/>
        <w:spacing w:before="0" w:beforeAutospacing="0" w:after="0" w:afterAutospacing="0"/>
        <w:ind w:left="480" w:right="480"/>
        <w:jc w:val="both"/>
        <w:textAlignment w:val="baseline"/>
        <w:rPr>
          <w:rStyle w:val="normaltextrun"/>
          <w:rFonts w:ascii="Arial" w:hAnsi="Arial" w:cs="Arial"/>
          <w:sz w:val="20"/>
          <w:szCs w:val="20"/>
          <w:lang w:val="en-GB"/>
        </w:rPr>
      </w:pPr>
    </w:p>
    <w:p w14:paraId="1ABBD4C3" w14:textId="77777777" w:rsidR="00B91729" w:rsidRPr="00C35B57" w:rsidRDefault="00B91729" w:rsidP="00B91729">
      <w:pPr>
        <w:pStyle w:val="paragraph"/>
        <w:spacing w:before="0" w:beforeAutospacing="0" w:after="0" w:afterAutospacing="0"/>
        <w:ind w:left="480" w:right="480"/>
        <w:jc w:val="both"/>
        <w:textAlignment w:val="baseline"/>
        <w:rPr>
          <w:rFonts w:ascii="Segoe UI" w:hAnsi="Segoe UI" w:cs="Segoe UI"/>
          <w:sz w:val="18"/>
          <w:szCs w:val="18"/>
          <w:lang w:val="en-GB"/>
        </w:rPr>
      </w:pPr>
    </w:p>
    <w:p w14:paraId="3E41263B" w14:textId="7D0B2FFB" w:rsidR="00C32298" w:rsidRPr="00C35B57" w:rsidRDefault="00C32298" w:rsidP="00C32298">
      <w:pPr>
        <w:pStyle w:val="Heading3"/>
      </w:pPr>
      <w:bookmarkStart w:id="79" w:name="_Toc160650423"/>
      <w:r w:rsidRPr="00C35B57">
        <w:t>8.3.3</w:t>
      </w:r>
      <w:r w:rsidR="000C481E">
        <w:tab/>
      </w:r>
      <w:r w:rsidR="000C481E">
        <w:tab/>
      </w:r>
      <w:r w:rsidRPr="00C35B57">
        <w:tab/>
      </w:r>
      <w:proofErr w:type="spellStart"/>
      <w:r w:rsidRPr="00C35B57">
        <w:t>SpatialScope</w:t>
      </w:r>
      <w:bookmarkEnd w:id="79"/>
      <w:proofErr w:type="spellEnd"/>
    </w:p>
    <w:p w14:paraId="6F4B7E82" w14:textId="5A6C5458" w:rsidR="00C32298" w:rsidRPr="00C35B57" w:rsidRDefault="008F52DF" w:rsidP="00C32298">
      <w:r w:rsidRPr="00C35B57">
        <w:rPr>
          <w:rStyle w:val="normaltextrun"/>
          <w:rFonts w:cs="Arial"/>
          <w:color w:val="000000"/>
          <w:shd w:val="clear" w:color="auto" w:fill="FFFFFF"/>
        </w:rPr>
        <w:t xml:space="preserve">This </w:t>
      </w:r>
      <w:r w:rsidR="00AE7A91">
        <w:rPr>
          <w:rStyle w:val="normaltextrun"/>
          <w:rFonts w:cs="Arial"/>
          <w:color w:val="000000"/>
          <w:shd w:val="clear" w:color="auto" w:fill="FFFFFF"/>
        </w:rPr>
        <w:t xml:space="preserve">class provides </w:t>
      </w:r>
      <w:r w:rsidRPr="00C35B57">
        <w:rPr>
          <w:rStyle w:val="normaltextrun"/>
          <w:rFonts w:cs="Arial"/>
          <w:color w:val="000000"/>
          <w:shd w:val="clear" w:color="auto" w:fill="FFFFFF"/>
        </w:rPr>
        <w:t>a mechanism for specifying the coverage of a</w:t>
      </w:r>
      <w:r w:rsidR="003C5A17">
        <w:rPr>
          <w:rStyle w:val="normaltextrun"/>
          <w:rFonts w:cs="Arial"/>
          <w:color w:val="000000"/>
          <w:shd w:val="clear" w:color="auto" w:fill="FFFFFF"/>
        </w:rPr>
        <w:t xml:space="preserve"> field operation</w:t>
      </w:r>
      <w:r w:rsidRPr="00C35B57">
        <w:rPr>
          <w:rStyle w:val="normaltextrun"/>
          <w:rFonts w:cs="Arial"/>
          <w:color w:val="000000"/>
          <w:shd w:val="clear" w:color="auto" w:fill="FFFFFF"/>
        </w:rPr>
        <w:t>.</w:t>
      </w:r>
      <w:r w:rsidR="00167A42" w:rsidRPr="00C35B57">
        <w:rPr>
          <w:rFonts w:cs="Arial"/>
          <w:color w:val="000000"/>
          <w:shd w:val="clear" w:color="auto" w:fill="FFFFFF"/>
        </w:rPr>
        <w:t xml:space="preserve"> </w:t>
      </w:r>
      <w:r w:rsidR="00167A42" w:rsidRPr="00C35B57">
        <w:rPr>
          <w:rStyle w:val="normaltextrun"/>
          <w:rFonts w:cs="Arial"/>
          <w:color w:val="000000"/>
          <w:shd w:val="clear" w:color="auto" w:fill="FFFFFF"/>
        </w:rPr>
        <w:t>When dealing with a radial section, such as a section of a</w:t>
      </w:r>
      <w:r w:rsidR="003C5A17">
        <w:rPr>
          <w:rStyle w:val="normaltextrun"/>
          <w:rFonts w:cs="Arial"/>
          <w:color w:val="000000"/>
          <w:shd w:val="clear" w:color="auto" w:fill="FFFFFF"/>
        </w:rPr>
        <w:t>n irrigation</w:t>
      </w:r>
      <w:r w:rsidR="00167A42" w:rsidRPr="00C35B57">
        <w:rPr>
          <w:rStyle w:val="normaltextrun"/>
          <w:rFonts w:cs="Arial"/>
          <w:color w:val="000000"/>
          <w:shd w:val="clear" w:color="auto" w:fill="FFFFFF"/>
        </w:rPr>
        <w:t xml:space="preserve"> </w:t>
      </w:r>
      <w:r w:rsidR="001E29BC">
        <w:rPr>
          <w:rStyle w:val="normaltextrun"/>
          <w:rFonts w:cs="Arial"/>
          <w:color w:val="000000"/>
          <w:shd w:val="clear" w:color="auto" w:fill="FFFFFF"/>
        </w:rPr>
        <w:t xml:space="preserve">centre </w:t>
      </w:r>
      <w:r w:rsidR="00167A42" w:rsidRPr="00C35B57">
        <w:rPr>
          <w:rStyle w:val="normaltextrun"/>
          <w:rFonts w:cs="Arial"/>
          <w:color w:val="000000"/>
          <w:shd w:val="clear" w:color="auto" w:fill="FFFFFF"/>
        </w:rPr>
        <w:t xml:space="preserve">pivot, it is most convenient to use the </w:t>
      </w:r>
      <w:proofErr w:type="spellStart"/>
      <w:r w:rsidR="00167A42" w:rsidRPr="00C35B57">
        <w:rPr>
          <w:rStyle w:val="normaltextrun"/>
          <w:rFonts w:cs="Arial"/>
          <w:color w:val="000000"/>
          <w:shd w:val="clear" w:color="auto" w:fill="FFFFFF"/>
        </w:rPr>
        <w:t>RadialScope</w:t>
      </w:r>
      <w:proofErr w:type="spellEnd"/>
      <w:r w:rsidR="00262FDF">
        <w:rPr>
          <w:rStyle w:val="normaltextrun"/>
          <w:rFonts w:cs="Arial"/>
          <w:color w:val="000000"/>
          <w:shd w:val="clear" w:color="auto" w:fill="FFFFFF"/>
        </w:rPr>
        <w:t xml:space="preserve"> </w:t>
      </w:r>
      <w:r w:rsidR="00262FDF" w:rsidRPr="00262FDF">
        <w:rPr>
          <w:rStyle w:val="normaltextrun"/>
          <w:rFonts w:cs="Arial"/>
          <w:color w:val="000000"/>
          <w:shd w:val="clear" w:color="auto" w:fill="FFFFFF"/>
        </w:rPr>
        <w:t>(see ISO 7673-3, Clause 7.1.5)</w:t>
      </w:r>
      <w:r w:rsidR="00167A42" w:rsidRPr="00C35B57">
        <w:rPr>
          <w:rStyle w:val="normaltextrun"/>
          <w:rFonts w:cs="Arial"/>
          <w:color w:val="000000"/>
          <w:shd w:val="clear" w:color="auto" w:fill="FFFFFF"/>
        </w:rPr>
        <w:t xml:space="preserve">; use </w:t>
      </w:r>
      <w:proofErr w:type="spellStart"/>
      <w:r w:rsidR="00167A42" w:rsidRPr="00C35B57">
        <w:rPr>
          <w:rStyle w:val="normaltextrun"/>
          <w:rFonts w:cs="Arial"/>
          <w:color w:val="000000"/>
          <w:shd w:val="clear" w:color="auto" w:fill="FFFFFF"/>
        </w:rPr>
        <w:t>MultiPolygonScope</w:t>
      </w:r>
      <w:proofErr w:type="spellEnd"/>
      <w:r w:rsidR="00167A42" w:rsidRPr="00C35B57">
        <w:rPr>
          <w:rStyle w:val="normaltextrun"/>
          <w:rFonts w:cs="Arial"/>
          <w:color w:val="000000"/>
          <w:shd w:val="clear" w:color="auto" w:fill="FFFFFF"/>
        </w:rPr>
        <w:t xml:space="preserve"> otherwise. The </w:t>
      </w:r>
      <w:proofErr w:type="spellStart"/>
      <w:r w:rsidR="00167A42" w:rsidRPr="00C35B57">
        <w:rPr>
          <w:rStyle w:val="normaltextrun"/>
          <w:rFonts w:cs="Arial"/>
          <w:color w:val="000000"/>
          <w:shd w:val="clear" w:color="auto" w:fill="FFFFFF"/>
        </w:rPr>
        <w:t>SpatialScope</w:t>
      </w:r>
      <w:proofErr w:type="spellEnd"/>
      <w:r w:rsidR="00167A42" w:rsidRPr="00C35B57">
        <w:rPr>
          <w:rStyle w:val="normaltextrun"/>
          <w:rFonts w:cs="Arial"/>
          <w:color w:val="000000"/>
          <w:shd w:val="clear" w:color="auto" w:fill="FFFFFF"/>
        </w:rPr>
        <w:t xml:space="preserve"> class is simply a container for zero </w:t>
      </w:r>
      <w:r w:rsidR="00167A42" w:rsidRPr="00C35B57">
        <w:rPr>
          <w:rStyle w:val="normaltextrun"/>
          <w:rFonts w:cs="Arial"/>
          <w:color w:val="000000"/>
          <w:shd w:val="clear" w:color="auto" w:fill="FFFFFF"/>
        </w:rPr>
        <w:lastRenderedPageBreak/>
        <w:t xml:space="preserve">or more instances of either </w:t>
      </w:r>
      <w:proofErr w:type="spellStart"/>
      <w:r w:rsidR="00167A42" w:rsidRPr="00C35B57">
        <w:rPr>
          <w:rStyle w:val="normaltextrun"/>
          <w:rFonts w:cs="Arial"/>
          <w:color w:val="000000"/>
          <w:shd w:val="clear" w:color="auto" w:fill="FFFFFF"/>
        </w:rPr>
        <w:t>RadialScope</w:t>
      </w:r>
      <w:proofErr w:type="spellEnd"/>
      <w:r w:rsidR="00167A42" w:rsidRPr="00C35B57">
        <w:rPr>
          <w:rStyle w:val="normaltextrun"/>
          <w:rFonts w:cs="Arial"/>
          <w:color w:val="000000"/>
          <w:shd w:val="clear" w:color="auto" w:fill="FFFFFF"/>
        </w:rPr>
        <w:t xml:space="preserve"> or </w:t>
      </w:r>
      <w:proofErr w:type="spellStart"/>
      <w:r w:rsidR="00167A42" w:rsidRPr="00C35B57">
        <w:rPr>
          <w:rStyle w:val="normaltextrun"/>
          <w:rFonts w:cs="Arial"/>
          <w:color w:val="000000"/>
          <w:shd w:val="clear" w:color="auto" w:fill="FFFFFF"/>
        </w:rPr>
        <w:t>MultiPolygonScope</w:t>
      </w:r>
      <w:proofErr w:type="spellEnd"/>
      <w:r w:rsidR="00167A42" w:rsidRPr="00C35B57">
        <w:rPr>
          <w:rStyle w:val="normaltextrun"/>
          <w:rFonts w:cs="Arial"/>
          <w:color w:val="000000"/>
          <w:shd w:val="clear" w:color="auto" w:fill="FFFFFF"/>
        </w:rPr>
        <w:t xml:space="preserve">. An instance of </w:t>
      </w:r>
      <w:proofErr w:type="spellStart"/>
      <w:r w:rsidR="00167A42" w:rsidRPr="00C35B57">
        <w:rPr>
          <w:rStyle w:val="normaltextrun"/>
          <w:rFonts w:cs="Arial"/>
          <w:color w:val="000000"/>
          <w:shd w:val="clear" w:color="auto" w:fill="FFFFFF"/>
        </w:rPr>
        <w:t>SpatialScope</w:t>
      </w:r>
      <w:proofErr w:type="spellEnd"/>
      <w:r w:rsidR="00167A42" w:rsidRPr="00C35B57">
        <w:rPr>
          <w:rStyle w:val="normaltextrun"/>
          <w:rFonts w:cs="Arial"/>
          <w:color w:val="000000"/>
          <w:shd w:val="clear" w:color="auto" w:fill="FFFFFF"/>
        </w:rPr>
        <w:t xml:space="preserve"> may not contain both </w:t>
      </w:r>
      <w:proofErr w:type="spellStart"/>
      <w:r w:rsidR="00167A42" w:rsidRPr="00C35B57">
        <w:rPr>
          <w:rStyle w:val="normaltextrun"/>
          <w:rFonts w:cs="Arial"/>
          <w:color w:val="000000"/>
        </w:rPr>
        <w:t>RadialScope</w:t>
      </w:r>
      <w:proofErr w:type="spellEnd"/>
      <w:r w:rsidR="00167A42" w:rsidRPr="00C35B57">
        <w:rPr>
          <w:rStyle w:val="normaltextrun"/>
          <w:rFonts w:cs="Arial"/>
          <w:color w:val="000000"/>
          <w:shd w:val="clear" w:color="auto" w:fill="FFFFFF"/>
        </w:rPr>
        <w:t xml:space="preserve"> and </w:t>
      </w:r>
      <w:proofErr w:type="spellStart"/>
      <w:r w:rsidR="00167A42" w:rsidRPr="00C35B57">
        <w:rPr>
          <w:rStyle w:val="normaltextrun"/>
          <w:rFonts w:cs="Arial"/>
          <w:color w:val="000000"/>
          <w:shd w:val="clear" w:color="auto" w:fill="FFFFFF"/>
        </w:rPr>
        <w:t>MultiPolygonScope</w:t>
      </w:r>
      <w:proofErr w:type="spellEnd"/>
      <w:r w:rsidR="00167A42" w:rsidRPr="00C35B57">
        <w:rPr>
          <w:rStyle w:val="normaltextrun"/>
          <w:rFonts w:cs="Arial"/>
          <w:color w:val="000000"/>
          <w:shd w:val="clear" w:color="auto" w:fill="FFFFFF"/>
        </w:rPr>
        <w:t xml:space="preserve"> in</w:t>
      </w:r>
      <w:r w:rsidR="006F4BF0">
        <w:rPr>
          <w:rStyle w:val="normaltextrun"/>
          <w:rFonts w:cs="Arial"/>
          <w:color w:val="000000"/>
          <w:shd w:val="clear" w:color="auto" w:fill="FFFFFF"/>
        </w:rPr>
        <w:t>s</w:t>
      </w:r>
      <w:r w:rsidR="00167A42" w:rsidRPr="00C35B57">
        <w:rPr>
          <w:rStyle w:val="normaltextrun"/>
          <w:rFonts w:cs="Arial"/>
          <w:color w:val="000000"/>
          <w:shd w:val="clear" w:color="auto" w:fill="FFFFFF"/>
        </w:rPr>
        <w:t xml:space="preserve">tances, except in special cases (e.g., an irrigation system’s </w:t>
      </w:r>
      <w:proofErr w:type="spellStart"/>
      <w:r w:rsidR="00167A42" w:rsidRPr="00C35B57">
        <w:rPr>
          <w:rStyle w:val="normaltextrun"/>
          <w:rFonts w:cs="Arial"/>
          <w:color w:val="000000"/>
          <w:shd w:val="clear" w:color="auto" w:fill="FFFFFF"/>
        </w:rPr>
        <w:t>IrrSetup</w:t>
      </w:r>
      <w:proofErr w:type="spellEnd"/>
      <w:r w:rsidR="00167A42" w:rsidRPr="00C35B57">
        <w:rPr>
          <w:rStyle w:val="normaltextrun"/>
          <w:rFonts w:cs="Arial"/>
          <w:color w:val="000000"/>
          <w:shd w:val="clear" w:color="auto" w:fill="FFFFFF"/>
        </w:rPr>
        <w:t>, described in Part 3 of this standard).</w:t>
      </w:r>
    </w:p>
    <w:p w14:paraId="08F89B4A" w14:textId="61B8087F" w:rsidR="00C32298" w:rsidRPr="00C35B57" w:rsidRDefault="00C32298" w:rsidP="00C32298">
      <w:pPr>
        <w:pStyle w:val="Heading3"/>
      </w:pPr>
      <w:bookmarkStart w:id="80" w:name="_Toc160650424"/>
      <w:r w:rsidRPr="00C35B57">
        <w:t>8.3.</w:t>
      </w:r>
      <w:r w:rsidR="003E3670" w:rsidRPr="00C35B57">
        <w:t>4</w:t>
      </w:r>
      <w:r w:rsidR="000C481E">
        <w:tab/>
      </w:r>
      <w:r w:rsidR="000C481E">
        <w:tab/>
      </w:r>
      <w:r w:rsidRPr="00C35B57">
        <w:tab/>
      </w:r>
      <w:proofErr w:type="spellStart"/>
      <w:r w:rsidR="003E3670" w:rsidRPr="00C35B57">
        <w:t>RadialSpatialScope</w:t>
      </w:r>
      <w:bookmarkEnd w:id="80"/>
      <w:proofErr w:type="spellEnd"/>
    </w:p>
    <w:p w14:paraId="3BC90049" w14:textId="7CE6C6CE" w:rsidR="00167A42" w:rsidRPr="00C35B57" w:rsidRDefault="00167A42" w:rsidP="00167A42">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Specifies a start angle and end angle to describe the movement of a </w:t>
      </w:r>
      <w:r w:rsidR="00634EBC">
        <w:rPr>
          <w:rStyle w:val="normaltextrun"/>
          <w:rFonts w:ascii="Arial" w:hAnsi="Arial" w:cs="Arial"/>
          <w:sz w:val="20"/>
          <w:szCs w:val="20"/>
          <w:lang w:val="en-GB"/>
        </w:rPr>
        <w:t xml:space="preserve">centre </w:t>
      </w:r>
      <w:r w:rsidRPr="00C35B57">
        <w:rPr>
          <w:rStyle w:val="normaltextrun"/>
          <w:rFonts w:ascii="Arial" w:hAnsi="Arial" w:cs="Arial"/>
          <w:sz w:val="20"/>
          <w:szCs w:val="20"/>
          <w:lang w:val="en-GB"/>
        </w:rPr>
        <w:t>pivot</w:t>
      </w:r>
      <w:r w:rsidR="00527794">
        <w:rPr>
          <w:rStyle w:val="normaltextrun"/>
          <w:rFonts w:ascii="Arial" w:hAnsi="Arial" w:cs="Arial"/>
          <w:sz w:val="20"/>
          <w:szCs w:val="20"/>
          <w:lang w:val="en-GB"/>
        </w:rPr>
        <w:t xml:space="preserve"> </w:t>
      </w:r>
      <w:r w:rsidR="00634EBC">
        <w:rPr>
          <w:rStyle w:val="normaltextrun"/>
          <w:rFonts w:ascii="Arial" w:hAnsi="Arial" w:cs="Arial"/>
          <w:sz w:val="20"/>
          <w:szCs w:val="20"/>
          <w:lang w:val="en-GB"/>
        </w:rPr>
        <w:t xml:space="preserve">system </w:t>
      </w:r>
      <w:r w:rsidR="00527794">
        <w:rPr>
          <w:rStyle w:val="normaltextrun"/>
          <w:rFonts w:ascii="Arial" w:hAnsi="Arial" w:cs="Arial"/>
          <w:sz w:val="20"/>
          <w:szCs w:val="20"/>
          <w:lang w:val="en-GB"/>
        </w:rPr>
        <w:t>(</w:t>
      </w:r>
      <w:r w:rsidR="00325D71">
        <w:rPr>
          <w:rStyle w:val="normaltextrun"/>
          <w:rFonts w:ascii="Arial" w:hAnsi="Arial" w:cs="Arial"/>
          <w:sz w:val="20"/>
          <w:szCs w:val="20"/>
          <w:lang w:val="en-GB"/>
        </w:rPr>
        <w:t>4.</w:t>
      </w:r>
      <w:r w:rsidR="00213FDE">
        <w:rPr>
          <w:rStyle w:val="normaltextrun"/>
          <w:rFonts w:ascii="Arial" w:hAnsi="Arial" w:cs="Arial"/>
          <w:sz w:val="20"/>
          <w:szCs w:val="20"/>
          <w:lang w:val="en-GB"/>
        </w:rPr>
        <w:t>1)</w:t>
      </w:r>
      <w:r w:rsidRPr="00C35B57">
        <w:rPr>
          <w:rStyle w:val="normaltextrun"/>
          <w:rFonts w:ascii="Arial" w:hAnsi="Arial" w:cs="Arial"/>
          <w:sz w:val="20"/>
          <w:szCs w:val="20"/>
          <w:lang w:val="en-GB"/>
        </w:rPr>
        <w:t xml:space="preserve"> or sections there</w:t>
      </w:r>
      <w:r w:rsidR="00B210B7">
        <w:rPr>
          <w:rStyle w:val="normaltextrun"/>
          <w:rFonts w:ascii="Arial" w:hAnsi="Arial" w:cs="Arial"/>
          <w:sz w:val="20"/>
          <w:szCs w:val="20"/>
          <w:lang w:val="en-GB"/>
        </w:rPr>
        <w:t>of</w:t>
      </w:r>
      <w:r w:rsidRPr="00C35B57">
        <w:rPr>
          <w:rStyle w:val="normaltextrun"/>
          <w:rFonts w:ascii="Arial" w:hAnsi="Arial" w:cs="Arial"/>
          <w:sz w:val="20"/>
          <w:szCs w:val="20"/>
          <w:lang w:val="en-GB"/>
        </w:rPr>
        <w:t xml:space="preserve">. </w:t>
      </w:r>
      <w:r w:rsidR="000A576A">
        <w:rPr>
          <w:rStyle w:val="normaltextrun"/>
          <w:rFonts w:ascii="Arial" w:hAnsi="Arial" w:cs="Arial"/>
          <w:sz w:val="20"/>
          <w:szCs w:val="20"/>
          <w:lang w:val="en-GB"/>
        </w:rPr>
        <w:t xml:space="preserve">The </w:t>
      </w:r>
      <w:proofErr w:type="spellStart"/>
      <w:r w:rsidR="000A576A">
        <w:rPr>
          <w:rStyle w:val="normaltextrun"/>
          <w:rFonts w:ascii="Arial" w:hAnsi="Arial" w:cs="Arial"/>
          <w:sz w:val="20"/>
          <w:szCs w:val="20"/>
          <w:lang w:val="en-GB"/>
        </w:rPr>
        <w:t>startDeg</w:t>
      </w:r>
      <w:proofErr w:type="spellEnd"/>
      <w:r w:rsidR="000A576A">
        <w:rPr>
          <w:rStyle w:val="normaltextrun"/>
          <w:rFonts w:ascii="Arial" w:hAnsi="Arial" w:cs="Arial"/>
          <w:sz w:val="20"/>
          <w:szCs w:val="20"/>
          <w:lang w:val="en-GB"/>
        </w:rPr>
        <w:t xml:space="preserve"> and </w:t>
      </w:r>
      <w:proofErr w:type="spellStart"/>
      <w:r w:rsidR="000A576A">
        <w:rPr>
          <w:rStyle w:val="normaltextrun"/>
          <w:rFonts w:ascii="Arial" w:hAnsi="Arial" w:cs="Arial"/>
          <w:sz w:val="20"/>
          <w:szCs w:val="20"/>
          <w:lang w:val="en-GB"/>
        </w:rPr>
        <w:t>endDeg</w:t>
      </w:r>
      <w:proofErr w:type="spellEnd"/>
      <w:r w:rsidR="000A576A">
        <w:rPr>
          <w:rStyle w:val="normaltextrun"/>
          <w:rFonts w:ascii="Arial" w:hAnsi="Arial" w:cs="Arial"/>
          <w:sz w:val="20"/>
          <w:szCs w:val="20"/>
          <w:lang w:val="en-GB"/>
        </w:rPr>
        <w:t xml:space="preserve"> azimuth values are arranged</w:t>
      </w:r>
      <w:r w:rsidRPr="00C35B57">
        <w:rPr>
          <w:rStyle w:val="normaltextrun"/>
          <w:rFonts w:ascii="Arial" w:hAnsi="Arial" w:cs="Arial"/>
          <w:sz w:val="20"/>
          <w:szCs w:val="20"/>
          <w:lang w:val="en-GB"/>
        </w:rPr>
        <w:t xml:space="preserve"> </w:t>
      </w:r>
      <w:r w:rsidR="000A576A">
        <w:rPr>
          <w:rStyle w:val="normaltextrun"/>
          <w:rFonts w:ascii="Arial" w:hAnsi="Arial" w:cs="Arial"/>
          <w:sz w:val="20"/>
          <w:szCs w:val="20"/>
          <w:lang w:val="en-GB"/>
        </w:rPr>
        <w:t xml:space="preserve">such that </w:t>
      </w:r>
      <w:r w:rsidR="00D658F2">
        <w:rPr>
          <w:rStyle w:val="normaltextrun"/>
          <w:rFonts w:ascii="Arial" w:hAnsi="Arial" w:cs="Arial"/>
          <w:sz w:val="20"/>
          <w:szCs w:val="20"/>
          <w:lang w:val="en-GB"/>
        </w:rPr>
        <w:t>the pivot is traversed clockwise from the start an</w:t>
      </w:r>
      <w:r w:rsidR="007F2644">
        <w:rPr>
          <w:rStyle w:val="normaltextrun"/>
          <w:rFonts w:ascii="Arial" w:hAnsi="Arial" w:cs="Arial"/>
          <w:sz w:val="20"/>
          <w:szCs w:val="20"/>
          <w:lang w:val="en-GB"/>
        </w:rPr>
        <w:t>g</w:t>
      </w:r>
      <w:r w:rsidR="00D658F2">
        <w:rPr>
          <w:rStyle w:val="normaltextrun"/>
          <w:rFonts w:ascii="Arial" w:hAnsi="Arial" w:cs="Arial"/>
          <w:sz w:val="20"/>
          <w:szCs w:val="20"/>
          <w:lang w:val="en-GB"/>
        </w:rPr>
        <w:t>le to the end angle</w:t>
      </w:r>
      <w:r w:rsidRPr="00C35B57">
        <w:rPr>
          <w:rStyle w:val="normaltextrun"/>
          <w:rFonts w:ascii="Arial" w:hAnsi="Arial" w:cs="Arial"/>
          <w:sz w:val="20"/>
          <w:szCs w:val="20"/>
          <w:lang w:val="en-GB"/>
        </w:rPr>
        <w:t>.</w:t>
      </w:r>
      <w:r w:rsidR="00D658F2">
        <w:rPr>
          <w:rStyle w:val="normaltextrun"/>
          <w:rFonts w:ascii="Arial" w:hAnsi="Arial" w:cs="Arial"/>
          <w:sz w:val="20"/>
          <w:szCs w:val="20"/>
          <w:lang w:val="en-GB"/>
        </w:rPr>
        <w:t xml:space="preserve"> Note that a value of 0 is defined as true north </w:t>
      </w:r>
      <w:r w:rsidR="007F2644">
        <w:rPr>
          <w:rStyle w:val="normaltextrun"/>
          <w:rFonts w:ascii="Arial" w:hAnsi="Arial" w:cs="Arial"/>
          <w:sz w:val="20"/>
          <w:szCs w:val="20"/>
          <w:lang w:val="en-GB"/>
        </w:rPr>
        <w:t>as per the WGS 84 datum.</w:t>
      </w:r>
      <w:r w:rsidRPr="00C35B57">
        <w:rPr>
          <w:rStyle w:val="eop"/>
          <w:rFonts w:ascii="Arial" w:hAnsi="Arial" w:cs="Arial"/>
          <w:sz w:val="20"/>
          <w:szCs w:val="20"/>
          <w:lang w:val="en-GB"/>
        </w:rPr>
        <w:t> </w:t>
      </w:r>
      <w:r w:rsidR="009062DC" w:rsidRPr="00C35B57">
        <w:rPr>
          <w:rStyle w:val="eop"/>
          <w:rFonts w:ascii="Arial" w:hAnsi="Arial" w:cs="Arial"/>
          <w:sz w:val="20"/>
          <w:szCs w:val="20"/>
          <w:lang w:val="en-GB"/>
        </w:rPr>
        <w:t xml:space="preserve"> </w:t>
      </w:r>
    </w:p>
    <w:p w14:paraId="4C9DA4C7" w14:textId="77777777" w:rsidR="00167A42" w:rsidRPr="00C35B57" w:rsidRDefault="00167A42" w:rsidP="00167A42">
      <w:pPr>
        <w:pStyle w:val="paragraph"/>
        <w:spacing w:before="0" w:beforeAutospacing="0" w:after="0" w:afterAutospacing="0"/>
        <w:jc w:val="both"/>
        <w:textAlignment w:val="baseline"/>
        <w:rPr>
          <w:rFonts w:ascii="Segoe UI" w:hAnsi="Segoe UI" w:cs="Segoe UI"/>
          <w:sz w:val="18"/>
          <w:szCs w:val="18"/>
          <w:lang w:val="en-GB"/>
        </w:rPr>
      </w:pPr>
    </w:p>
    <w:p w14:paraId="291CB262" w14:textId="4BD83735" w:rsidR="00167A42" w:rsidRPr="00C35B57" w:rsidRDefault="002C5018" w:rsidP="00167A42">
      <w:pPr>
        <w:pStyle w:val="paragraph"/>
        <w:spacing w:before="0" w:beforeAutospacing="0" w:after="0" w:afterAutospacing="0"/>
        <w:ind w:left="480" w:righ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s</w:t>
      </w:r>
      <w:r w:rsidR="00167A42" w:rsidRPr="00C35B57">
        <w:rPr>
          <w:rStyle w:val="normaltextrun"/>
          <w:rFonts w:ascii="Arial" w:hAnsi="Arial" w:cs="Arial"/>
          <w:b/>
          <w:bCs/>
          <w:sz w:val="20"/>
          <w:szCs w:val="20"/>
          <w:lang w:val="en-GB"/>
        </w:rPr>
        <w:t>tartDeg</w:t>
      </w:r>
      <w:proofErr w:type="spellEnd"/>
      <w:r w:rsidR="00167A42" w:rsidRPr="00C35B57">
        <w:rPr>
          <w:rStyle w:val="normaltextrun"/>
          <w:rFonts w:ascii="Arial" w:hAnsi="Arial" w:cs="Arial"/>
          <w:b/>
          <w:bCs/>
          <w:sz w:val="20"/>
          <w:szCs w:val="20"/>
          <w:lang w:val="en-GB"/>
        </w:rPr>
        <w:t>:</w:t>
      </w:r>
      <w:r w:rsidR="00167A42" w:rsidRPr="00C35B57">
        <w:rPr>
          <w:rStyle w:val="normaltextrun"/>
          <w:rFonts w:ascii="Arial" w:hAnsi="Arial" w:cs="Arial"/>
          <w:sz w:val="20"/>
          <w:szCs w:val="20"/>
          <w:lang w:val="en-GB"/>
        </w:rPr>
        <w:t xml:space="preserve"> Start angle, in degrees.</w:t>
      </w:r>
      <w:r w:rsidR="00167A42" w:rsidRPr="00C35B57">
        <w:rPr>
          <w:rStyle w:val="eop"/>
          <w:rFonts w:ascii="Arial" w:hAnsi="Arial" w:cs="Arial"/>
          <w:sz w:val="20"/>
          <w:szCs w:val="20"/>
          <w:lang w:val="en-GB"/>
        </w:rPr>
        <w:t> </w:t>
      </w:r>
    </w:p>
    <w:p w14:paraId="33EE95CB" w14:textId="77777777" w:rsidR="00167A42" w:rsidRPr="00C35B57" w:rsidRDefault="00167A42" w:rsidP="00167A42">
      <w:pPr>
        <w:pStyle w:val="paragraph"/>
        <w:spacing w:before="0" w:beforeAutospacing="0" w:after="0" w:afterAutospacing="0"/>
        <w:ind w:left="480" w:right="480"/>
        <w:jc w:val="both"/>
        <w:textAlignment w:val="baseline"/>
        <w:rPr>
          <w:rFonts w:ascii="Segoe UI" w:hAnsi="Segoe UI" w:cs="Segoe UI"/>
          <w:sz w:val="18"/>
          <w:szCs w:val="18"/>
          <w:lang w:val="en-GB"/>
        </w:rPr>
      </w:pPr>
    </w:p>
    <w:p w14:paraId="32AD9D83" w14:textId="40CAD3A8" w:rsidR="00167A42" w:rsidRPr="00C35B57" w:rsidRDefault="002C5018" w:rsidP="002C4416">
      <w:pPr>
        <w:pStyle w:val="paragraph"/>
        <w:spacing w:before="0" w:beforeAutospacing="0" w:after="0" w:afterAutospacing="0"/>
        <w:ind w:left="480" w:right="480"/>
        <w:jc w:val="both"/>
        <w:textAlignment w:val="baseline"/>
        <w:rPr>
          <w:rStyle w:val="normaltextrun"/>
          <w:rFonts w:ascii="Arial" w:hAnsi="Arial" w:cs="Arial"/>
          <w:sz w:val="20"/>
          <w:szCs w:val="20"/>
          <w:lang w:val="en-GB"/>
        </w:rPr>
      </w:pPr>
      <w:proofErr w:type="spellStart"/>
      <w:r>
        <w:rPr>
          <w:rStyle w:val="normaltextrun"/>
          <w:rFonts w:ascii="Arial" w:hAnsi="Arial" w:cs="Arial"/>
          <w:b/>
          <w:bCs/>
          <w:sz w:val="20"/>
          <w:szCs w:val="20"/>
          <w:lang w:val="en-GB"/>
        </w:rPr>
        <w:t>e</w:t>
      </w:r>
      <w:r w:rsidR="00167A42" w:rsidRPr="00C35B57">
        <w:rPr>
          <w:rStyle w:val="normaltextrun"/>
          <w:rFonts w:ascii="Arial" w:hAnsi="Arial" w:cs="Arial"/>
          <w:b/>
          <w:bCs/>
          <w:sz w:val="20"/>
          <w:szCs w:val="20"/>
          <w:lang w:val="en-GB"/>
        </w:rPr>
        <w:t>ndDeg</w:t>
      </w:r>
      <w:proofErr w:type="spellEnd"/>
      <w:r w:rsidR="00167A42" w:rsidRPr="00C35B57">
        <w:rPr>
          <w:rStyle w:val="normaltextrun"/>
          <w:rFonts w:ascii="Arial" w:hAnsi="Arial" w:cs="Arial"/>
          <w:b/>
          <w:bCs/>
          <w:sz w:val="20"/>
          <w:szCs w:val="20"/>
          <w:lang w:val="en-GB"/>
        </w:rPr>
        <w:t>:</w:t>
      </w:r>
      <w:r w:rsidR="00167A42" w:rsidRPr="00C35B57">
        <w:rPr>
          <w:rStyle w:val="normaltextrun"/>
          <w:rFonts w:ascii="Arial" w:hAnsi="Arial" w:cs="Arial"/>
          <w:sz w:val="20"/>
          <w:szCs w:val="20"/>
          <w:lang w:val="en-GB"/>
        </w:rPr>
        <w:t xml:space="preserve"> End angle, in degrees.</w:t>
      </w:r>
    </w:p>
    <w:p w14:paraId="59F1A5C8" w14:textId="77777777" w:rsidR="00CE07A1" w:rsidRPr="00C35B57" w:rsidRDefault="00CE07A1" w:rsidP="002C4416">
      <w:pPr>
        <w:pStyle w:val="paragraph"/>
        <w:spacing w:before="0" w:beforeAutospacing="0" w:after="0" w:afterAutospacing="0"/>
        <w:ind w:left="480" w:right="480"/>
        <w:jc w:val="both"/>
        <w:textAlignment w:val="baseline"/>
        <w:rPr>
          <w:rFonts w:ascii="Arial" w:hAnsi="Arial" w:cs="Arial"/>
          <w:sz w:val="20"/>
          <w:szCs w:val="20"/>
          <w:lang w:val="en-GB"/>
        </w:rPr>
      </w:pPr>
    </w:p>
    <w:p w14:paraId="51F3186A" w14:textId="5B7D5274" w:rsidR="003E3670" w:rsidRPr="00C35B57" w:rsidRDefault="003E3670" w:rsidP="003E3670">
      <w:pPr>
        <w:pStyle w:val="Heading3"/>
      </w:pPr>
      <w:bookmarkStart w:id="81" w:name="_Toc160650425"/>
      <w:r w:rsidRPr="00C35B57">
        <w:t>8.3.5</w:t>
      </w:r>
      <w:r w:rsidRPr="00C35B57">
        <w:tab/>
      </w:r>
      <w:r w:rsidR="000C481E">
        <w:tab/>
      </w:r>
      <w:r w:rsidR="000C481E">
        <w:tab/>
      </w:r>
      <w:proofErr w:type="spellStart"/>
      <w:r w:rsidRPr="00C35B57">
        <w:t>MultiPolygonSpatialScope</w:t>
      </w:r>
      <w:bookmarkEnd w:id="81"/>
      <w:proofErr w:type="spellEnd"/>
    </w:p>
    <w:p w14:paraId="49B10FB5" w14:textId="4026A0FC" w:rsidR="00BF4FA7" w:rsidRPr="00C35B57" w:rsidRDefault="00BF4FA7" w:rsidP="7BF74888">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This is a </w:t>
      </w:r>
      <w:r w:rsidR="6B76880C" w:rsidRPr="00C35B57">
        <w:rPr>
          <w:rStyle w:val="normaltextrun"/>
          <w:rFonts w:ascii="Arial" w:hAnsi="Arial" w:cs="Arial"/>
          <w:sz w:val="20"/>
          <w:szCs w:val="20"/>
          <w:lang w:val="en-GB"/>
        </w:rPr>
        <w:t>multi-polygon</w:t>
      </w:r>
      <w:r w:rsidRPr="00C35B57">
        <w:rPr>
          <w:rStyle w:val="normaltextrun"/>
          <w:rFonts w:ascii="Arial" w:hAnsi="Arial" w:cs="Arial"/>
          <w:sz w:val="20"/>
          <w:szCs w:val="20"/>
          <w:lang w:val="en-GB"/>
        </w:rPr>
        <w:t xml:space="preserve"> expressed in OGC</w:t>
      </w:r>
      <w:r w:rsidR="00227F5C">
        <w:rPr>
          <w:rStyle w:val="normaltextrun"/>
          <w:rFonts w:ascii="Arial" w:hAnsi="Arial" w:cs="Arial"/>
          <w:sz w:val="20"/>
          <w:szCs w:val="20"/>
          <w:lang w:val="en-GB"/>
        </w:rPr>
        <w:t>’</w:t>
      </w:r>
      <w:r w:rsidRPr="00C35B57">
        <w:rPr>
          <w:rStyle w:val="normaltextrun"/>
          <w:rFonts w:ascii="Arial" w:hAnsi="Arial" w:cs="Arial"/>
          <w:sz w:val="20"/>
          <w:szCs w:val="20"/>
          <w:lang w:val="en-GB"/>
        </w:rPr>
        <w:t xml:space="preserve">s WKT </w:t>
      </w:r>
      <w:r w:rsidR="00F8090E">
        <w:rPr>
          <w:rStyle w:val="normaltextrun"/>
          <w:rFonts w:ascii="Arial" w:hAnsi="Arial" w:cs="Arial"/>
          <w:sz w:val="20"/>
          <w:szCs w:val="20"/>
          <w:lang w:val="en-GB"/>
        </w:rPr>
        <w:t>(</w:t>
      </w:r>
      <w:r w:rsidR="008D3690">
        <w:rPr>
          <w:rStyle w:val="normaltextrun"/>
          <w:rFonts w:ascii="Arial" w:hAnsi="Arial" w:cs="Arial"/>
          <w:sz w:val="20"/>
          <w:szCs w:val="20"/>
          <w:lang w:val="en-GB"/>
        </w:rPr>
        <w:t>O</w:t>
      </w:r>
      <w:r w:rsidR="00F8090E">
        <w:rPr>
          <w:rStyle w:val="normaltextrun"/>
          <w:rFonts w:ascii="Arial" w:hAnsi="Arial" w:cs="Arial"/>
          <w:sz w:val="20"/>
          <w:szCs w:val="20"/>
          <w:lang w:val="en-GB"/>
        </w:rPr>
        <w:t xml:space="preserve">pen </w:t>
      </w:r>
      <w:r w:rsidR="008D3690">
        <w:rPr>
          <w:rStyle w:val="normaltextrun"/>
          <w:rFonts w:ascii="Arial" w:hAnsi="Arial" w:cs="Arial"/>
          <w:sz w:val="20"/>
          <w:szCs w:val="20"/>
          <w:lang w:val="en-GB"/>
        </w:rPr>
        <w:t>G</w:t>
      </w:r>
      <w:r w:rsidR="00F8090E">
        <w:rPr>
          <w:rStyle w:val="normaltextrun"/>
          <w:rFonts w:ascii="Arial" w:hAnsi="Arial" w:cs="Arial"/>
          <w:sz w:val="20"/>
          <w:szCs w:val="20"/>
          <w:lang w:val="en-GB"/>
        </w:rPr>
        <w:t>eospatial Consortium</w:t>
      </w:r>
      <w:r w:rsidR="008D3690">
        <w:rPr>
          <w:rStyle w:val="normaltextrun"/>
          <w:rFonts w:ascii="Arial" w:hAnsi="Arial" w:cs="Arial"/>
          <w:sz w:val="20"/>
          <w:szCs w:val="20"/>
          <w:lang w:val="en-GB"/>
        </w:rPr>
        <w:t xml:space="preserve"> Well Known Text) </w:t>
      </w:r>
      <w:r w:rsidRPr="00C35B57">
        <w:rPr>
          <w:rStyle w:val="normaltextrun"/>
          <w:rFonts w:ascii="Arial" w:hAnsi="Arial" w:cs="Arial"/>
          <w:sz w:val="20"/>
          <w:szCs w:val="20"/>
          <w:lang w:val="en-GB"/>
        </w:rPr>
        <w:t>format.</w:t>
      </w:r>
      <w:r w:rsidRPr="00C35B57">
        <w:rPr>
          <w:rStyle w:val="eop"/>
          <w:rFonts w:ascii="Arial" w:hAnsi="Arial" w:cs="Arial"/>
          <w:sz w:val="20"/>
          <w:szCs w:val="20"/>
          <w:lang w:val="en-GB"/>
        </w:rPr>
        <w:t> </w:t>
      </w:r>
    </w:p>
    <w:p w14:paraId="01EED425" w14:textId="77777777" w:rsidR="00BF4FA7" w:rsidRPr="00C35B57" w:rsidRDefault="00BF4FA7" w:rsidP="00BF4FA7">
      <w:pPr>
        <w:pStyle w:val="paragraph"/>
        <w:spacing w:before="0" w:beforeAutospacing="0" w:after="0" w:afterAutospacing="0"/>
        <w:jc w:val="both"/>
        <w:textAlignment w:val="baseline"/>
        <w:rPr>
          <w:rFonts w:ascii="Segoe UI" w:hAnsi="Segoe UI" w:cs="Segoe UI"/>
          <w:sz w:val="18"/>
          <w:szCs w:val="18"/>
          <w:lang w:val="en-GB"/>
        </w:rPr>
      </w:pPr>
    </w:p>
    <w:p w14:paraId="14658CE6" w14:textId="3FA28EC5" w:rsidR="00C32298" w:rsidRPr="00C35B57" w:rsidRDefault="00C87C9F" w:rsidP="00BF4FA7">
      <w:pPr>
        <w:pStyle w:val="paragraph"/>
        <w:spacing w:before="0" w:beforeAutospacing="0" w:after="0" w:afterAutospacing="0"/>
        <w:ind w:left="480" w:right="480"/>
        <w:jc w:val="both"/>
        <w:textAlignment w:val="baseline"/>
        <w:rPr>
          <w:rStyle w:val="eop"/>
          <w:rFonts w:ascii="Arial" w:hAnsi="Arial" w:cs="Arial"/>
          <w:sz w:val="20"/>
          <w:szCs w:val="20"/>
          <w:lang w:val="en-GB"/>
        </w:rPr>
      </w:pPr>
      <w:r>
        <w:rPr>
          <w:rStyle w:val="normaltextrun"/>
          <w:rFonts w:ascii="Arial" w:hAnsi="Arial" w:cs="Arial"/>
          <w:b/>
          <w:bCs/>
          <w:sz w:val="20"/>
          <w:szCs w:val="20"/>
          <w:lang w:val="en-GB"/>
        </w:rPr>
        <w:t>s</w:t>
      </w:r>
      <w:r w:rsidR="00BF4FA7" w:rsidRPr="00C35B57">
        <w:rPr>
          <w:rStyle w:val="normaltextrun"/>
          <w:rFonts w:ascii="Arial" w:hAnsi="Arial" w:cs="Arial"/>
          <w:b/>
          <w:bCs/>
          <w:sz w:val="20"/>
          <w:szCs w:val="20"/>
          <w:lang w:val="en-GB"/>
        </w:rPr>
        <w:t>hape:</w:t>
      </w:r>
      <w:r w:rsidR="00BF4FA7" w:rsidRPr="00C35B57">
        <w:rPr>
          <w:rStyle w:val="normaltextrun"/>
          <w:rFonts w:ascii="Arial" w:hAnsi="Arial" w:cs="Arial"/>
          <w:sz w:val="20"/>
          <w:szCs w:val="20"/>
          <w:lang w:val="en-GB"/>
        </w:rPr>
        <w:t xml:space="preserve"> A string encoding a multi-polygon in OGC</w:t>
      </w:r>
      <w:r w:rsidR="00227F5C">
        <w:rPr>
          <w:rStyle w:val="normaltextrun"/>
          <w:rFonts w:ascii="Arial" w:hAnsi="Arial" w:cs="Arial"/>
          <w:sz w:val="20"/>
          <w:szCs w:val="20"/>
          <w:lang w:val="en-GB"/>
        </w:rPr>
        <w:t>’</w:t>
      </w:r>
      <w:r w:rsidR="00BF4FA7" w:rsidRPr="00C35B57">
        <w:rPr>
          <w:rStyle w:val="normaltextrun"/>
          <w:rFonts w:ascii="Arial" w:hAnsi="Arial" w:cs="Arial"/>
          <w:sz w:val="20"/>
          <w:szCs w:val="20"/>
          <w:lang w:val="en-GB"/>
        </w:rPr>
        <w:t>s WKT format.</w:t>
      </w:r>
      <w:r w:rsidR="00BF4FA7" w:rsidRPr="00C35B57">
        <w:rPr>
          <w:rStyle w:val="eop"/>
          <w:rFonts w:ascii="Arial" w:hAnsi="Arial" w:cs="Arial"/>
          <w:sz w:val="20"/>
          <w:szCs w:val="20"/>
          <w:lang w:val="en-GB"/>
        </w:rPr>
        <w:t> </w:t>
      </w:r>
    </w:p>
    <w:p w14:paraId="298E5D3A" w14:textId="77777777" w:rsidR="00BF4FA7" w:rsidRPr="00C35B57" w:rsidRDefault="00BF4FA7" w:rsidP="00BF4FA7">
      <w:pPr>
        <w:pStyle w:val="paragraph"/>
        <w:spacing w:before="0" w:beforeAutospacing="0" w:after="0" w:afterAutospacing="0"/>
        <w:ind w:left="480" w:right="480"/>
        <w:jc w:val="both"/>
        <w:textAlignment w:val="baseline"/>
        <w:rPr>
          <w:rFonts w:ascii="Segoe UI" w:hAnsi="Segoe UI" w:cs="Segoe UI"/>
          <w:sz w:val="18"/>
          <w:szCs w:val="18"/>
          <w:lang w:val="en-GB"/>
        </w:rPr>
      </w:pPr>
    </w:p>
    <w:p w14:paraId="4D2476B6" w14:textId="2BF85745" w:rsidR="003E3670" w:rsidRPr="00C35B57" w:rsidRDefault="003E3670" w:rsidP="003E3670">
      <w:pPr>
        <w:pStyle w:val="Heading3"/>
      </w:pPr>
      <w:bookmarkStart w:id="82" w:name="_Toc160650426"/>
      <w:r w:rsidRPr="00C35B57">
        <w:t>8.3.6</w:t>
      </w:r>
      <w:r w:rsidR="000C481E">
        <w:tab/>
      </w:r>
      <w:r w:rsidR="000C481E">
        <w:tab/>
      </w:r>
      <w:r w:rsidRPr="00C35B57">
        <w:tab/>
      </w:r>
      <w:proofErr w:type="spellStart"/>
      <w:r w:rsidRPr="00C35B57">
        <w:t>LineString</w:t>
      </w:r>
      <w:bookmarkEnd w:id="82"/>
      <w:proofErr w:type="spellEnd"/>
    </w:p>
    <w:p w14:paraId="581E3ED2" w14:textId="5A4BF614" w:rsidR="00BF4FA7" w:rsidRPr="00C35B57" w:rsidRDefault="00BF4FA7" w:rsidP="00BF4FA7">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This is a multi-segment line expressed in OGC</w:t>
      </w:r>
      <w:r w:rsidR="00227F5C">
        <w:rPr>
          <w:rStyle w:val="normaltextrun"/>
          <w:rFonts w:ascii="Arial" w:hAnsi="Arial" w:cs="Arial"/>
          <w:sz w:val="20"/>
          <w:szCs w:val="20"/>
          <w:lang w:val="en-GB"/>
        </w:rPr>
        <w:t>’</w:t>
      </w:r>
      <w:r w:rsidRPr="00C35B57">
        <w:rPr>
          <w:rStyle w:val="normaltextrun"/>
          <w:rFonts w:ascii="Arial" w:hAnsi="Arial" w:cs="Arial"/>
          <w:sz w:val="20"/>
          <w:szCs w:val="20"/>
          <w:lang w:val="en-GB"/>
        </w:rPr>
        <w:t>s WKT format.</w:t>
      </w:r>
      <w:r w:rsidRPr="00C35B57">
        <w:rPr>
          <w:rStyle w:val="eop"/>
          <w:rFonts w:ascii="Arial" w:hAnsi="Arial" w:cs="Arial"/>
          <w:sz w:val="20"/>
          <w:szCs w:val="20"/>
          <w:lang w:val="en-GB"/>
        </w:rPr>
        <w:t> </w:t>
      </w:r>
    </w:p>
    <w:p w14:paraId="043876F8" w14:textId="77777777" w:rsidR="00BF4FA7" w:rsidRPr="00C35B57" w:rsidRDefault="00BF4FA7" w:rsidP="00BF4FA7">
      <w:pPr>
        <w:pStyle w:val="paragraph"/>
        <w:spacing w:before="0" w:beforeAutospacing="0" w:after="0" w:afterAutospacing="0"/>
        <w:jc w:val="both"/>
        <w:textAlignment w:val="baseline"/>
        <w:rPr>
          <w:rFonts w:ascii="Segoe UI" w:hAnsi="Segoe UI" w:cs="Segoe UI"/>
          <w:sz w:val="18"/>
          <w:szCs w:val="18"/>
          <w:lang w:val="en-GB"/>
        </w:rPr>
      </w:pPr>
    </w:p>
    <w:p w14:paraId="1B5CE505" w14:textId="50B7BC8C" w:rsidR="00BF4FA7" w:rsidRPr="00C35B57" w:rsidRDefault="006C5DCD" w:rsidP="00BF4FA7">
      <w:pPr>
        <w:pStyle w:val="paragraph"/>
        <w:spacing w:before="0" w:beforeAutospacing="0" w:after="0" w:afterAutospacing="0"/>
        <w:ind w:left="480" w:right="480"/>
        <w:jc w:val="both"/>
        <w:textAlignment w:val="baseline"/>
        <w:rPr>
          <w:rStyle w:val="eop"/>
          <w:rFonts w:ascii="Arial" w:hAnsi="Arial" w:cs="Arial"/>
          <w:sz w:val="20"/>
          <w:szCs w:val="20"/>
          <w:lang w:val="en-GB"/>
        </w:rPr>
      </w:pPr>
      <w:r>
        <w:rPr>
          <w:rStyle w:val="normaltextrun"/>
          <w:rFonts w:ascii="Arial" w:hAnsi="Arial" w:cs="Arial"/>
          <w:b/>
          <w:bCs/>
          <w:sz w:val="20"/>
          <w:szCs w:val="20"/>
          <w:lang w:val="en-GB"/>
        </w:rPr>
        <w:t>s</w:t>
      </w:r>
      <w:r w:rsidR="00BF4FA7" w:rsidRPr="00C35B57">
        <w:rPr>
          <w:rStyle w:val="normaltextrun"/>
          <w:rFonts w:ascii="Arial" w:hAnsi="Arial" w:cs="Arial"/>
          <w:b/>
          <w:bCs/>
          <w:sz w:val="20"/>
          <w:szCs w:val="20"/>
          <w:lang w:val="en-GB"/>
        </w:rPr>
        <w:t>hape:</w:t>
      </w:r>
      <w:r w:rsidR="00BF4FA7" w:rsidRPr="00C35B57">
        <w:rPr>
          <w:rStyle w:val="normaltextrun"/>
          <w:rFonts w:ascii="Arial" w:hAnsi="Arial" w:cs="Arial"/>
          <w:sz w:val="20"/>
          <w:szCs w:val="20"/>
          <w:lang w:val="en-GB"/>
        </w:rPr>
        <w:t xml:space="preserve"> A string encoding a </w:t>
      </w:r>
      <w:proofErr w:type="spellStart"/>
      <w:r w:rsidR="00BF4FA7" w:rsidRPr="00C35B57">
        <w:rPr>
          <w:rStyle w:val="normaltextrun"/>
          <w:rFonts w:ascii="Arial" w:hAnsi="Arial" w:cs="Arial"/>
          <w:sz w:val="20"/>
          <w:szCs w:val="20"/>
          <w:lang w:val="en-GB"/>
        </w:rPr>
        <w:t>linestring</w:t>
      </w:r>
      <w:proofErr w:type="spellEnd"/>
      <w:r w:rsidR="00BF4FA7" w:rsidRPr="00C35B57">
        <w:rPr>
          <w:rStyle w:val="normaltextrun"/>
          <w:rFonts w:ascii="Arial" w:hAnsi="Arial" w:cs="Arial"/>
          <w:sz w:val="20"/>
          <w:szCs w:val="20"/>
          <w:lang w:val="en-GB"/>
        </w:rPr>
        <w:t xml:space="preserve"> in OGC</w:t>
      </w:r>
      <w:r w:rsidR="00227F5C">
        <w:rPr>
          <w:rStyle w:val="normaltextrun"/>
          <w:rFonts w:ascii="Arial" w:hAnsi="Arial" w:cs="Arial"/>
          <w:sz w:val="20"/>
          <w:szCs w:val="20"/>
          <w:lang w:val="en-GB"/>
        </w:rPr>
        <w:t>’</w:t>
      </w:r>
      <w:r w:rsidR="00BF4FA7" w:rsidRPr="00C35B57">
        <w:rPr>
          <w:rStyle w:val="normaltextrun"/>
          <w:rFonts w:ascii="Arial" w:hAnsi="Arial" w:cs="Arial"/>
          <w:sz w:val="20"/>
          <w:szCs w:val="20"/>
          <w:lang w:val="en-GB"/>
        </w:rPr>
        <w:t>s WKT format.</w:t>
      </w:r>
      <w:r w:rsidR="00BF4FA7" w:rsidRPr="00C35B57">
        <w:rPr>
          <w:rStyle w:val="eop"/>
          <w:rFonts w:ascii="Arial" w:hAnsi="Arial" w:cs="Arial"/>
          <w:sz w:val="20"/>
          <w:szCs w:val="20"/>
          <w:lang w:val="en-GB"/>
        </w:rPr>
        <w:t> </w:t>
      </w:r>
    </w:p>
    <w:p w14:paraId="6D0A9B80" w14:textId="77777777" w:rsidR="00BF4FA7" w:rsidRPr="00C35B57" w:rsidRDefault="00BF4FA7" w:rsidP="00BF4FA7">
      <w:pPr>
        <w:pStyle w:val="paragraph"/>
        <w:spacing w:before="0" w:beforeAutospacing="0" w:after="0" w:afterAutospacing="0"/>
        <w:ind w:left="480" w:right="480"/>
        <w:jc w:val="both"/>
        <w:textAlignment w:val="baseline"/>
        <w:rPr>
          <w:rFonts w:ascii="Segoe UI" w:hAnsi="Segoe UI" w:cs="Segoe UI"/>
          <w:sz w:val="18"/>
          <w:szCs w:val="18"/>
          <w:lang w:val="en-GB"/>
        </w:rPr>
      </w:pPr>
    </w:p>
    <w:p w14:paraId="19525C51" w14:textId="5A7E48DD" w:rsidR="003E3670" w:rsidRPr="00C35B57" w:rsidRDefault="003E3670" w:rsidP="003E3670">
      <w:pPr>
        <w:pStyle w:val="Heading3"/>
      </w:pPr>
      <w:bookmarkStart w:id="83" w:name="_Toc160650427"/>
      <w:r w:rsidRPr="00C35B57">
        <w:t>8.3.7</w:t>
      </w:r>
      <w:r w:rsidR="000C481E">
        <w:tab/>
      </w:r>
      <w:r w:rsidR="000C481E">
        <w:tab/>
      </w:r>
      <w:r w:rsidRPr="00C35B57">
        <w:tab/>
      </w:r>
      <w:proofErr w:type="spellStart"/>
      <w:r w:rsidR="00946023" w:rsidRPr="00C35B57">
        <w:t>PositionDataSourceEnum</w:t>
      </w:r>
      <w:bookmarkEnd w:id="83"/>
      <w:proofErr w:type="spellEnd"/>
    </w:p>
    <w:p w14:paraId="30C2A510" w14:textId="01921EF8" w:rsidR="003805DD" w:rsidRPr="00C35B57" w:rsidRDefault="003805DD" w:rsidP="003805DD">
      <w:pPr>
        <w:spacing w:after="0" w:line="240" w:lineRule="auto"/>
        <w:textAlignment w:val="baseline"/>
        <w:rPr>
          <w:rFonts w:cs="Arial"/>
        </w:rPr>
      </w:pPr>
      <w:r w:rsidRPr="00C35B57">
        <w:rPr>
          <w:rFonts w:cs="Arial"/>
        </w:rPr>
        <w:t xml:space="preserve">The </w:t>
      </w:r>
      <w:proofErr w:type="spellStart"/>
      <w:r w:rsidRPr="00C35B57">
        <w:rPr>
          <w:rFonts w:cs="Arial"/>
        </w:rPr>
        <w:t>PositionDataSourceEnum</w:t>
      </w:r>
      <w:proofErr w:type="spellEnd"/>
      <w:r w:rsidRPr="00C35B57">
        <w:rPr>
          <w:rFonts w:cs="Arial"/>
        </w:rPr>
        <w:t xml:space="preserve"> provides information about the origin and accuracy of geographical </w:t>
      </w:r>
      <w:r w:rsidR="00844F5B">
        <w:rPr>
          <w:rFonts w:cs="Arial"/>
        </w:rPr>
        <w:t>position</w:t>
      </w:r>
      <w:r w:rsidRPr="00C35B57">
        <w:rPr>
          <w:rFonts w:cs="Arial"/>
        </w:rPr>
        <w:t xml:space="preserve"> and angular position information. See examples in Table </w:t>
      </w:r>
      <w:r w:rsidR="00771AD2">
        <w:rPr>
          <w:rFonts w:cs="Arial"/>
        </w:rPr>
        <w:t>6</w:t>
      </w:r>
      <w:r w:rsidRPr="00C35B57">
        <w:rPr>
          <w:rFonts w:cs="Arial"/>
        </w:rPr>
        <w:t>. </w:t>
      </w:r>
    </w:p>
    <w:p w14:paraId="4FA89C6B" w14:textId="77777777" w:rsidR="003805DD" w:rsidRPr="00C35B57" w:rsidRDefault="003805DD" w:rsidP="003805DD">
      <w:pPr>
        <w:spacing w:after="0" w:line="240" w:lineRule="auto"/>
        <w:textAlignment w:val="baseline"/>
        <w:rPr>
          <w:rFonts w:ascii="Segoe UI" w:hAnsi="Segoe UI" w:cs="Segoe UI"/>
          <w:sz w:val="18"/>
          <w:szCs w:val="18"/>
        </w:rPr>
      </w:pPr>
    </w:p>
    <w:p w14:paraId="364322B7" w14:textId="61972215" w:rsidR="003805DD" w:rsidRPr="00C35B57" w:rsidRDefault="003805DD" w:rsidP="003E6B39">
      <w:pPr>
        <w:keepNext/>
        <w:keepLines/>
        <w:spacing w:after="0" w:line="240" w:lineRule="auto"/>
        <w:jc w:val="center"/>
        <w:textAlignment w:val="baseline"/>
        <w:rPr>
          <w:rFonts w:cs="Arial"/>
          <w:b/>
          <w:bCs/>
        </w:rPr>
      </w:pPr>
      <w:r w:rsidRPr="00C35B57">
        <w:rPr>
          <w:rFonts w:cs="Arial"/>
          <w:b/>
          <w:bCs/>
        </w:rPr>
        <w:t xml:space="preserve">Table </w:t>
      </w:r>
      <w:r w:rsidR="00771AD2">
        <w:rPr>
          <w:rFonts w:cs="Arial"/>
          <w:b/>
          <w:bCs/>
        </w:rPr>
        <w:t>6</w:t>
      </w:r>
      <w:r w:rsidRPr="00C35B57">
        <w:rPr>
          <w:rFonts w:cs="Arial"/>
          <w:b/>
          <w:bCs/>
        </w:rPr>
        <w:t xml:space="preserve"> – </w:t>
      </w:r>
      <w:proofErr w:type="spellStart"/>
      <w:r w:rsidRPr="00C35B57">
        <w:rPr>
          <w:rFonts w:cs="Arial"/>
          <w:b/>
          <w:bCs/>
        </w:rPr>
        <w:t>PositionDataSourceEnum</w:t>
      </w:r>
      <w:proofErr w:type="spellEnd"/>
      <w:r w:rsidRPr="00C35B57">
        <w:rPr>
          <w:rFonts w:cs="Arial"/>
          <w:b/>
          <w:bCs/>
        </w:rPr>
        <w:t xml:space="preserve"> </w:t>
      </w:r>
      <w:r w:rsidR="0010212C">
        <w:rPr>
          <w:rFonts w:cs="Arial"/>
          <w:b/>
          <w:bCs/>
        </w:rPr>
        <w:t>value</w:t>
      </w:r>
      <w:r w:rsidRPr="00C35B57">
        <w:rPr>
          <w:rFonts w:cs="Arial"/>
          <w:b/>
          <w:bCs/>
        </w:rPr>
        <w:t>s </w:t>
      </w:r>
    </w:p>
    <w:p w14:paraId="2C024849" w14:textId="77777777" w:rsidR="003805DD" w:rsidRPr="00C35B57" w:rsidRDefault="003805DD" w:rsidP="003E6B39">
      <w:pPr>
        <w:keepNext/>
        <w:keepLines/>
        <w:spacing w:after="0" w:line="240" w:lineRule="auto"/>
        <w:jc w:val="center"/>
        <w:textAlignment w:val="baseline"/>
        <w:rPr>
          <w:rFonts w:ascii="Segoe UI" w:hAnsi="Segoe UI" w:cs="Segoe UI"/>
          <w:b/>
          <w:bCs/>
          <w:sz w:val="18"/>
          <w:szCs w:val="18"/>
        </w:rPr>
      </w:pPr>
    </w:p>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872"/>
        <w:gridCol w:w="6863"/>
      </w:tblGrid>
      <w:tr w:rsidR="00F926F3" w:rsidRPr="00C35B57" w14:paraId="61B76EF9" w14:textId="77777777" w:rsidTr="00E7010A">
        <w:trPr>
          <w:jc w:val="center"/>
        </w:trPr>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4D7BF9DA" w14:textId="77777777" w:rsidR="00F926F3" w:rsidRPr="00C35B57" w:rsidRDefault="00F926F3" w:rsidP="003E6B39">
            <w:pPr>
              <w:keepNext/>
              <w:keepLines/>
              <w:spacing w:after="0" w:line="240" w:lineRule="auto"/>
              <w:jc w:val="center"/>
              <w:textAlignment w:val="baseline"/>
              <w:rPr>
                <w:rFonts w:ascii="Times New Roman" w:hAnsi="Times New Roman"/>
                <w:sz w:val="24"/>
                <w:szCs w:val="24"/>
              </w:rPr>
            </w:pPr>
            <w:r w:rsidRPr="00C35B57">
              <w:rPr>
                <w:rFonts w:cs="Arial"/>
                <w:b/>
                <w:bCs/>
                <w:sz w:val="18"/>
                <w:szCs w:val="18"/>
              </w:rPr>
              <w:t>Value</w:t>
            </w:r>
            <w:r w:rsidRPr="00C35B57">
              <w:rPr>
                <w:rFonts w:cs="Arial"/>
                <w:sz w:val="18"/>
                <w:szCs w:val="18"/>
              </w:rPr>
              <w:t> </w:t>
            </w:r>
          </w:p>
        </w:tc>
        <w:tc>
          <w:tcPr>
            <w:tcW w:w="6863" w:type="dxa"/>
            <w:tcBorders>
              <w:top w:val="single" w:sz="6" w:space="0" w:color="auto"/>
              <w:left w:val="single" w:sz="6" w:space="0" w:color="auto"/>
              <w:bottom w:val="single" w:sz="6" w:space="0" w:color="auto"/>
              <w:right w:val="single" w:sz="6" w:space="0" w:color="auto"/>
            </w:tcBorders>
            <w:shd w:val="clear" w:color="auto" w:fill="auto"/>
            <w:hideMark/>
          </w:tcPr>
          <w:p w14:paraId="282D0221" w14:textId="77777777" w:rsidR="00F926F3" w:rsidRPr="00C35B57" w:rsidRDefault="00F926F3" w:rsidP="003E6B39">
            <w:pPr>
              <w:keepNext/>
              <w:keepLines/>
              <w:spacing w:after="0" w:line="240" w:lineRule="auto"/>
              <w:jc w:val="center"/>
              <w:textAlignment w:val="baseline"/>
              <w:rPr>
                <w:rFonts w:ascii="Times New Roman" w:hAnsi="Times New Roman"/>
                <w:sz w:val="24"/>
                <w:szCs w:val="24"/>
              </w:rPr>
            </w:pPr>
            <w:r w:rsidRPr="00C35B57">
              <w:rPr>
                <w:rFonts w:cs="Arial"/>
                <w:b/>
                <w:bCs/>
                <w:sz w:val="18"/>
                <w:szCs w:val="18"/>
              </w:rPr>
              <w:t>Annotation</w:t>
            </w:r>
            <w:r w:rsidRPr="00C35B57">
              <w:rPr>
                <w:rFonts w:cs="Arial"/>
                <w:sz w:val="18"/>
                <w:szCs w:val="18"/>
              </w:rPr>
              <w:t> </w:t>
            </w:r>
          </w:p>
        </w:tc>
      </w:tr>
      <w:tr w:rsidR="00F926F3" w:rsidRPr="00C35B57" w14:paraId="26EC2A95" w14:textId="77777777" w:rsidTr="00E7010A">
        <w:trPr>
          <w:jc w:val="center"/>
        </w:trPr>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5CE0453B" w14:textId="75A35599" w:rsidR="00F926F3" w:rsidRPr="00C35B57" w:rsidRDefault="00115E4C" w:rsidP="00657DC3">
            <w:pPr>
              <w:keepNext/>
              <w:keepLines/>
              <w:spacing w:after="0" w:line="240" w:lineRule="auto"/>
              <w:jc w:val="left"/>
              <w:textAlignment w:val="baseline"/>
              <w:rPr>
                <w:rFonts w:ascii="Times New Roman" w:hAnsi="Times New Roman"/>
                <w:sz w:val="24"/>
                <w:szCs w:val="24"/>
              </w:rPr>
            </w:pPr>
            <w:r w:rsidRPr="00115E4C">
              <w:rPr>
                <w:rFonts w:cs="Arial"/>
                <w:sz w:val="18"/>
                <w:szCs w:val="18"/>
              </w:rPr>
              <w:t>GNSS_BASIC_FIX</w:t>
            </w:r>
          </w:p>
        </w:tc>
        <w:tc>
          <w:tcPr>
            <w:tcW w:w="6863" w:type="dxa"/>
            <w:tcBorders>
              <w:top w:val="single" w:sz="6" w:space="0" w:color="auto"/>
              <w:left w:val="single" w:sz="6" w:space="0" w:color="auto"/>
              <w:bottom w:val="single" w:sz="6" w:space="0" w:color="auto"/>
              <w:right w:val="single" w:sz="6" w:space="0" w:color="auto"/>
            </w:tcBorders>
            <w:shd w:val="clear" w:color="auto" w:fill="auto"/>
            <w:hideMark/>
          </w:tcPr>
          <w:p w14:paraId="22CCD3F5" w14:textId="6C03C526" w:rsidR="00F926F3" w:rsidRPr="00C35B57" w:rsidRDefault="00F926F3" w:rsidP="003E6B39">
            <w:pPr>
              <w:keepNext/>
              <w:keepLines/>
              <w:spacing w:after="0" w:line="240" w:lineRule="auto"/>
              <w:jc w:val="left"/>
              <w:textAlignment w:val="baseline"/>
              <w:rPr>
                <w:rFonts w:ascii="Times New Roman" w:hAnsi="Times New Roman"/>
                <w:sz w:val="24"/>
                <w:szCs w:val="24"/>
              </w:rPr>
            </w:pPr>
            <w:r w:rsidRPr="00C35B57">
              <w:rPr>
                <w:rFonts w:cs="Arial"/>
                <w:sz w:val="18"/>
                <w:szCs w:val="18"/>
              </w:rPr>
              <w:t xml:space="preserve">Single GNSS unit, with no </w:t>
            </w:r>
            <w:r w:rsidR="00A32FEB">
              <w:rPr>
                <w:rFonts w:cs="Arial"/>
                <w:sz w:val="18"/>
                <w:szCs w:val="18"/>
              </w:rPr>
              <w:t>augmentation</w:t>
            </w:r>
          </w:p>
        </w:tc>
      </w:tr>
      <w:tr w:rsidR="00A32FEB" w:rsidRPr="00C35B57" w14:paraId="0F2DAF22" w14:textId="77777777" w:rsidTr="00E7010A">
        <w:trPr>
          <w:jc w:val="center"/>
        </w:trPr>
        <w:tc>
          <w:tcPr>
            <w:tcW w:w="2872" w:type="dxa"/>
            <w:tcBorders>
              <w:top w:val="single" w:sz="6" w:space="0" w:color="auto"/>
              <w:left w:val="single" w:sz="6" w:space="0" w:color="auto"/>
              <w:bottom w:val="single" w:sz="6" w:space="0" w:color="auto"/>
              <w:right w:val="single" w:sz="6" w:space="0" w:color="auto"/>
            </w:tcBorders>
            <w:shd w:val="clear" w:color="auto" w:fill="auto"/>
          </w:tcPr>
          <w:p w14:paraId="4BA332B4" w14:textId="428527C6" w:rsidR="00A32FEB" w:rsidRPr="00A95818" w:rsidRDefault="00A32FEB" w:rsidP="00657DC3">
            <w:pPr>
              <w:keepNext/>
              <w:keepLines/>
              <w:spacing w:after="0" w:line="240" w:lineRule="auto"/>
              <w:jc w:val="left"/>
              <w:textAlignment w:val="baseline"/>
              <w:rPr>
                <w:rFonts w:cs="Arial"/>
                <w:sz w:val="18"/>
                <w:szCs w:val="18"/>
              </w:rPr>
            </w:pPr>
            <w:r w:rsidRPr="00A32FEB">
              <w:rPr>
                <w:rFonts w:cs="Arial"/>
                <w:sz w:val="18"/>
                <w:szCs w:val="18"/>
              </w:rPr>
              <w:t>GBAS_DGNSS</w:t>
            </w:r>
          </w:p>
        </w:tc>
        <w:tc>
          <w:tcPr>
            <w:tcW w:w="6863" w:type="dxa"/>
            <w:tcBorders>
              <w:top w:val="single" w:sz="6" w:space="0" w:color="auto"/>
              <w:left w:val="single" w:sz="6" w:space="0" w:color="auto"/>
              <w:bottom w:val="single" w:sz="6" w:space="0" w:color="auto"/>
              <w:right w:val="single" w:sz="6" w:space="0" w:color="auto"/>
            </w:tcBorders>
            <w:shd w:val="clear" w:color="auto" w:fill="auto"/>
          </w:tcPr>
          <w:p w14:paraId="4EDCFEF4" w14:textId="75C46759" w:rsidR="00A32FEB" w:rsidRPr="00C35B57" w:rsidRDefault="00A32FEB" w:rsidP="003E6B39">
            <w:pPr>
              <w:keepNext/>
              <w:keepLines/>
              <w:spacing w:after="0" w:line="240" w:lineRule="auto"/>
              <w:jc w:val="left"/>
              <w:textAlignment w:val="baseline"/>
              <w:rPr>
                <w:rFonts w:cs="Arial"/>
                <w:sz w:val="18"/>
                <w:szCs w:val="18"/>
              </w:rPr>
            </w:pPr>
            <w:r>
              <w:rPr>
                <w:rFonts w:cs="Arial"/>
                <w:sz w:val="18"/>
                <w:szCs w:val="18"/>
              </w:rPr>
              <w:t>Unspecified ground-based augmentation system differential GNSS</w:t>
            </w:r>
          </w:p>
        </w:tc>
      </w:tr>
      <w:tr w:rsidR="00A32FEB" w:rsidRPr="00C35B57" w14:paraId="02233DA3" w14:textId="77777777" w:rsidTr="00E7010A">
        <w:trPr>
          <w:jc w:val="center"/>
        </w:trPr>
        <w:tc>
          <w:tcPr>
            <w:tcW w:w="2872" w:type="dxa"/>
            <w:tcBorders>
              <w:top w:val="single" w:sz="6" w:space="0" w:color="auto"/>
              <w:left w:val="single" w:sz="6" w:space="0" w:color="auto"/>
              <w:bottom w:val="single" w:sz="6" w:space="0" w:color="auto"/>
              <w:right w:val="single" w:sz="6" w:space="0" w:color="auto"/>
            </w:tcBorders>
            <w:shd w:val="clear" w:color="auto" w:fill="auto"/>
          </w:tcPr>
          <w:p w14:paraId="6B680872" w14:textId="211A2E2C" w:rsidR="00A32FEB" w:rsidRPr="00A95818" w:rsidRDefault="00A32FEB" w:rsidP="00A32FEB">
            <w:pPr>
              <w:keepNext/>
              <w:keepLines/>
              <w:spacing w:after="0" w:line="240" w:lineRule="auto"/>
              <w:ind w:left="288"/>
              <w:jc w:val="left"/>
              <w:textAlignment w:val="baseline"/>
              <w:rPr>
                <w:rFonts w:cs="Arial"/>
                <w:sz w:val="18"/>
                <w:szCs w:val="18"/>
              </w:rPr>
            </w:pPr>
            <w:r w:rsidRPr="00A32FEB">
              <w:rPr>
                <w:rFonts w:cs="Arial"/>
                <w:sz w:val="18"/>
                <w:szCs w:val="18"/>
              </w:rPr>
              <w:t>GBAS_DGNSS_CLASSICAL</w:t>
            </w:r>
          </w:p>
        </w:tc>
        <w:tc>
          <w:tcPr>
            <w:tcW w:w="6863" w:type="dxa"/>
            <w:tcBorders>
              <w:top w:val="single" w:sz="6" w:space="0" w:color="auto"/>
              <w:left w:val="single" w:sz="6" w:space="0" w:color="auto"/>
              <w:bottom w:val="single" w:sz="6" w:space="0" w:color="auto"/>
              <w:right w:val="single" w:sz="6" w:space="0" w:color="auto"/>
            </w:tcBorders>
            <w:shd w:val="clear" w:color="auto" w:fill="auto"/>
          </w:tcPr>
          <w:p w14:paraId="1118DEAD" w14:textId="0CE621BB" w:rsidR="00A32FEB" w:rsidRPr="00C35B57" w:rsidRDefault="00A32FEB" w:rsidP="003E6B39">
            <w:pPr>
              <w:keepNext/>
              <w:keepLines/>
              <w:spacing w:after="0" w:line="240" w:lineRule="auto"/>
              <w:jc w:val="left"/>
              <w:textAlignment w:val="baseline"/>
              <w:rPr>
                <w:rFonts w:cs="Arial"/>
                <w:sz w:val="18"/>
                <w:szCs w:val="18"/>
              </w:rPr>
            </w:pPr>
            <w:r>
              <w:rPr>
                <w:rFonts w:cs="Arial"/>
                <w:sz w:val="18"/>
                <w:szCs w:val="18"/>
              </w:rPr>
              <w:t>Classical differential GNSS.</w:t>
            </w:r>
          </w:p>
        </w:tc>
      </w:tr>
      <w:tr w:rsidR="00A32FEB" w:rsidRPr="00C35B57" w14:paraId="55BA46C8" w14:textId="77777777" w:rsidTr="00E7010A">
        <w:trPr>
          <w:jc w:val="center"/>
        </w:trPr>
        <w:tc>
          <w:tcPr>
            <w:tcW w:w="2872" w:type="dxa"/>
            <w:tcBorders>
              <w:top w:val="single" w:sz="6" w:space="0" w:color="auto"/>
              <w:left w:val="single" w:sz="6" w:space="0" w:color="auto"/>
              <w:bottom w:val="single" w:sz="6" w:space="0" w:color="auto"/>
              <w:right w:val="single" w:sz="6" w:space="0" w:color="auto"/>
            </w:tcBorders>
            <w:shd w:val="clear" w:color="auto" w:fill="auto"/>
          </w:tcPr>
          <w:p w14:paraId="54053897" w14:textId="6EDB23CA" w:rsidR="00A32FEB" w:rsidRPr="00A95818" w:rsidRDefault="00A32FEB" w:rsidP="00A32FEB">
            <w:pPr>
              <w:keepNext/>
              <w:keepLines/>
              <w:spacing w:after="0" w:line="240" w:lineRule="auto"/>
              <w:ind w:left="288"/>
              <w:jc w:val="left"/>
              <w:textAlignment w:val="baseline"/>
              <w:rPr>
                <w:rFonts w:cs="Arial"/>
                <w:sz w:val="18"/>
                <w:szCs w:val="18"/>
              </w:rPr>
            </w:pPr>
            <w:r>
              <w:rPr>
                <w:rFonts w:cs="Arial"/>
                <w:sz w:val="18"/>
                <w:szCs w:val="18"/>
              </w:rPr>
              <w:t>GBAS_DGNSS_RTK</w:t>
            </w:r>
          </w:p>
        </w:tc>
        <w:tc>
          <w:tcPr>
            <w:tcW w:w="6863" w:type="dxa"/>
            <w:tcBorders>
              <w:top w:val="single" w:sz="6" w:space="0" w:color="auto"/>
              <w:left w:val="single" w:sz="6" w:space="0" w:color="auto"/>
              <w:bottom w:val="single" w:sz="6" w:space="0" w:color="auto"/>
              <w:right w:val="single" w:sz="6" w:space="0" w:color="auto"/>
            </w:tcBorders>
            <w:shd w:val="clear" w:color="auto" w:fill="auto"/>
          </w:tcPr>
          <w:p w14:paraId="6758D397" w14:textId="72C58DD0" w:rsidR="00A32FEB" w:rsidRPr="00C35B57" w:rsidRDefault="00A32FEB" w:rsidP="003E6B39">
            <w:pPr>
              <w:keepNext/>
              <w:keepLines/>
              <w:spacing w:after="0" w:line="240" w:lineRule="auto"/>
              <w:jc w:val="left"/>
              <w:textAlignment w:val="baseline"/>
              <w:rPr>
                <w:rFonts w:cs="Arial"/>
                <w:sz w:val="18"/>
                <w:szCs w:val="18"/>
              </w:rPr>
            </w:pPr>
            <w:r>
              <w:rPr>
                <w:rFonts w:cs="Arial"/>
                <w:sz w:val="18"/>
                <w:szCs w:val="18"/>
              </w:rPr>
              <w:t xml:space="preserve">Real-time kinematic </w:t>
            </w:r>
          </w:p>
        </w:tc>
      </w:tr>
      <w:tr w:rsidR="00A32FEB" w:rsidRPr="00C35B57" w14:paraId="2FFFDA97" w14:textId="77777777" w:rsidTr="00E7010A">
        <w:trPr>
          <w:jc w:val="center"/>
        </w:trPr>
        <w:tc>
          <w:tcPr>
            <w:tcW w:w="2872" w:type="dxa"/>
            <w:tcBorders>
              <w:top w:val="single" w:sz="6" w:space="0" w:color="auto"/>
              <w:left w:val="single" w:sz="6" w:space="0" w:color="auto"/>
              <w:bottom w:val="single" w:sz="6" w:space="0" w:color="auto"/>
              <w:right w:val="single" w:sz="6" w:space="0" w:color="auto"/>
            </w:tcBorders>
            <w:shd w:val="clear" w:color="auto" w:fill="auto"/>
          </w:tcPr>
          <w:p w14:paraId="596BAD88" w14:textId="54513A4A" w:rsidR="00A32FEB" w:rsidRPr="00A95818" w:rsidRDefault="00A32FEB" w:rsidP="00A32FEB">
            <w:pPr>
              <w:keepNext/>
              <w:keepLines/>
              <w:spacing w:after="0" w:line="240" w:lineRule="auto"/>
              <w:ind w:left="288"/>
              <w:jc w:val="left"/>
              <w:textAlignment w:val="baseline"/>
              <w:rPr>
                <w:rFonts w:cs="Arial"/>
                <w:sz w:val="18"/>
                <w:szCs w:val="18"/>
              </w:rPr>
            </w:pPr>
            <w:r>
              <w:rPr>
                <w:rFonts w:cs="Arial"/>
                <w:sz w:val="18"/>
                <w:szCs w:val="18"/>
              </w:rPr>
              <w:t>GBAS_DGNSS_PPP</w:t>
            </w:r>
          </w:p>
        </w:tc>
        <w:tc>
          <w:tcPr>
            <w:tcW w:w="6863" w:type="dxa"/>
            <w:tcBorders>
              <w:top w:val="single" w:sz="6" w:space="0" w:color="auto"/>
              <w:left w:val="single" w:sz="6" w:space="0" w:color="auto"/>
              <w:bottom w:val="single" w:sz="6" w:space="0" w:color="auto"/>
              <w:right w:val="single" w:sz="6" w:space="0" w:color="auto"/>
            </w:tcBorders>
            <w:shd w:val="clear" w:color="auto" w:fill="auto"/>
          </w:tcPr>
          <w:p w14:paraId="12ED2DB9" w14:textId="69DDA2F4" w:rsidR="00A32FEB" w:rsidRPr="00C35B57" w:rsidRDefault="00A32FEB" w:rsidP="003E6B39">
            <w:pPr>
              <w:keepNext/>
              <w:keepLines/>
              <w:spacing w:after="0" w:line="240" w:lineRule="auto"/>
              <w:jc w:val="left"/>
              <w:textAlignment w:val="baseline"/>
              <w:rPr>
                <w:rFonts w:cs="Arial"/>
                <w:sz w:val="18"/>
                <w:szCs w:val="18"/>
              </w:rPr>
            </w:pPr>
            <w:r>
              <w:rPr>
                <w:rFonts w:cs="Arial"/>
                <w:sz w:val="18"/>
                <w:szCs w:val="18"/>
              </w:rPr>
              <w:t>Precise point positioning</w:t>
            </w:r>
          </w:p>
        </w:tc>
      </w:tr>
      <w:tr w:rsidR="00F926F3" w:rsidRPr="00C35B57" w14:paraId="03AF9EEF" w14:textId="77777777" w:rsidTr="00E7010A">
        <w:trPr>
          <w:jc w:val="center"/>
        </w:trPr>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4D2A6208" w14:textId="1DC8CF19" w:rsidR="00F926F3" w:rsidRPr="00C35B57" w:rsidRDefault="00A95818" w:rsidP="00657DC3">
            <w:pPr>
              <w:keepNext/>
              <w:keepLines/>
              <w:spacing w:after="0" w:line="240" w:lineRule="auto"/>
              <w:jc w:val="left"/>
              <w:textAlignment w:val="baseline"/>
              <w:rPr>
                <w:rFonts w:ascii="Times New Roman" w:hAnsi="Times New Roman"/>
                <w:sz w:val="24"/>
                <w:szCs w:val="24"/>
              </w:rPr>
            </w:pPr>
            <w:r w:rsidRPr="00A95818">
              <w:rPr>
                <w:rFonts w:cs="Arial"/>
                <w:sz w:val="18"/>
                <w:szCs w:val="18"/>
              </w:rPr>
              <w:t>DIFFERENTIAL_GNSS</w:t>
            </w:r>
          </w:p>
        </w:tc>
        <w:tc>
          <w:tcPr>
            <w:tcW w:w="6863" w:type="dxa"/>
            <w:tcBorders>
              <w:top w:val="single" w:sz="6" w:space="0" w:color="auto"/>
              <w:left w:val="single" w:sz="6" w:space="0" w:color="auto"/>
              <w:bottom w:val="single" w:sz="6" w:space="0" w:color="auto"/>
              <w:right w:val="single" w:sz="6" w:space="0" w:color="auto"/>
            </w:tcBorders>
            <w:shd w:val="clear" w:color="auto" w:fill="auto"/>
            <w:hideMark/>
          </w:tcPr>
          <w:p w14:paraId="6DFFA6D1" w14:textId="77777777" w:rsidR="00F926F3" w:rsidRPr="00C35B57" w:rsidRDefault="00F926F3" w:rsidP="003E6B39">
            <w:pPr>
              <w:keepNext/>
              <w:keepLines/>
              <w:spacing w:after="0" w:line="240" w:lineRule="auto"/>
              <w:jc w:val="left"/>
              <w:textAlignment w:val="baseline"/>
              <w:rPr>
                <w:rFonts w:ascii="Times New Roman" w:hAnsi="Times New Roman"/>
                <w:sz w:val="24"/>
                <w:szCs w:val="24"/>
              </w:rPr>
            </w:pPr>
            <w:r w:rsidRPr="00C35B57">
              <w:rPr>
                <w:rFonts w:cs="Arial"/>
                <w:sz w:val="18"/>
                <w:szCs w:val="18"/>
              </w:rPr>
              <w:t>Geographic position data is being derived from a set of two GNSS units: one mobile, and one fixed. </w:t>
            </w:r>
          </w:p>
        </w:tc>
      </w:tr>
      <w:tr w:rsidR="00B9401C" w:rsidRPr="00C35B57" w14:paraId="5883C481" w14:textId="77777777" w:rsidTr="00E7010A">
        <w:trPr>
          <w:jc w:val="center"/>
        </w:trPr>
        <w:tc>
          <w:tcPr>
            <w:tcW w:w="2872" w:type="dxa"/>
            <w:tcBorders>
              <w:top w:val="single" w:sz="6" w:space="0" w:color="auto"/>
              <w:left w:val="single" w:sz="6" w:space="0" w:color="auto"/>
              <w:bottom w:val="single" w:sz="6" w:space="0" w:color="auto"/>
              <w:right w:val="single" w:sz="6" w:space="0" w:color="auto"/>
            </w:tcBorders>
            <w:shd w:val="clear" w:color="auto" w:fill="auto"/>
          </w:tcPr>
          <w:p w14:paraId="4656706B" w14:textId="57A542AA" w:rsidR="00B9401C" w:rsidRPr="0010272F" w:rsidRDefault="00B9401C" w:rsidP="00657DC3">
            <w:pPr>
              <w:keepNext/>
              <w:keepLines/>
              <w:spacing w:after="0" w:line="240" w:lineRule="auto"/>
              <w:jc w:val="left"/>
              <w:textAlignment w:val="baseline"/>
              <w:rPr>
                <w:rFonts w:cs="Arial"/>
                <w:sz w:val="18"/>
                <w:szCs w:val="18"/>
              </w:rPr>
            </w:pPr>
            <w:r>
              <w:rPr>
                <w:rFonts w:cs="Arial"/>
                <w:sz w:val="18"/>
                <w:szCs w:val="18"/>
              </w:rPr>
              <w:t>SBAS</w:t>
            </w:r>
          </w:p>
        </w:tc>
        <w:tc>
          <w:tcPr>
            <w:tcW w:w="6863" w:type="dxa"/>
            <w:tcBorders>
              <w:top w:val="single" w:sz="6" w:space="0" w:color="auto"/>
              <w:left w:val="single" w:sz="6" w:space="0" w:color="auto"/>
              <w:bottom w:val="single" w:sz="6" w:space="0" w:color="auto"/>
              <w:right w:val="single" w:sz="6" w:space="0" w:color="auto"/>
            </w:tcBorders>
            <w:shd w:val="clear" w:color="auto" w:fill="auto"/>
          </w:tcPr>
          <w:p w14:paraId="7D239122" w14:textId="3170B063" w:rsidR="00B9401C" w:rsidRPr="00C35B57" w:rsidRDefault="00B9401C" w:rsidP="003E6B39">
            <w:pPr>
              <w:keepNext/>
              <w:keepLines/>
              <w:spacing w:after="0" w:line="240" w:lineRule="auto"/>
              <w:jc w:val="left"/>
              <w:textAlignment w:val="baseline"/>
              <w:rPr>
                <w:rFonts w:cs="Arial"/>
                <w:sz w:val="18"/>
                <w:szCs w:val="18"/>
              </w:rPr>
            </w:pPr>
            <w:r>
              <w:rPr>
                <w:rFonts w:cs="Arial"/>
                <w:sz w:val="18"/>
                <w:szCs w:val="18"/>
              </w:rPr>
              <w:t xml:space="preserve">Satellite-based augmentation system (i.e., </w:t>
            </w:r>
            <w:r w:rsidR="00A32FEB">
              <w:rPr>
                <w:rFonts w:cs="Arial"/>
                <w:sz w:val="18"/>
                <w:szCs w:val="18"/>
              </w:rPr>
              <w:t xml:space="preserve">EGNOS, </w:t>
            </w:r>
            <w:r>
              <w:rPr>
                <w:rFonts w:cs="Arial"/>
                <w:sz w:val="18"/>
                <w:szCs w:val="18"/>
              </w:rPr>
              <w:t>WAAS)</w:t>
            </w:r>
          </w:p>
        </w:tc>
      </w:tr>
      <w:tr w:rsidR="00F926F3" w:rsidRPr="00C35B57" w14:paraId="5E698AE4" w14:textId="77777777" w:rsidTr="00E7010A">
        <w:trPr>
          <w:jc w:val="center"/>
        </w:trPr>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0370E5CF" w14:textId="3BBDA7F5" w:rsidR="00F926F3" w:rsidRPr="00C35B57" w:rsidRDefault="0010272F" w:rsidP="00657DC3">
            <w:pPr>
              <w:keepNext/>
              <w:keepLines/>
              <w:spacing w:after="0" w:line="240" w:lineRule="auto"/>
              <w:jc w:val="left"/>
              <w:textAlignment w:val="baseline"/>
              <w:rPr>
                <w:rFonts w:ascii="Times New Roman" w:hAnsi="Times New Roman"/>
                <w:sz w:val="24"/>
                <w:szCs w:val="24"/>
              </w:rPr>
            </w:pPr>
            <w:r w:rsidRPr="0010272F">
              <w:rPr>
                <w:rFonts w:cs="Arial"/>
                <w:sz w:val="18"/>
                <w:szCs w:val="18"/>
              </w:rPr>
              <w:t>MECHANICAL</w:t>
            </w:r>
          </w:p>
        </w:tc>
        <w:tc>
          <w:tcPr>
            <w:tcW w:w="6863" w:type="dxa"/>
            <w:tcBorders>
              <w:top w:val="single" w:sz="6" w:space="0" w:color="auto"/>
              <w:left w:val="single" w:sz="6" w:space="0" w:color="auto"/>
              <w:bottom w:val="single" w:sz="6" w:space="0" w:color="auto"/>
              <w:right w:val="single" w:sz="6" w:space="0" w:color="auto"/>
            </w:tcBorders>
            <w:shd w:val="clear" w:color="auto" w:fill="auto"/>
            <w:hideMark/>
          </w:tcPr>
          <w:p w14:paraId="1D2CE568" w14:textId="75E12C7B" w:rsidR="00F926F3" w:rsidRPr="00C35B57" w:rsidRDefault="00F926F3" w:rsidP="003E6B39">
            <w:pPr>
              <w:keepNext/>
              <w:keepLines/>
              <w:spacing w:after="0" w:line="240" w:lineRule="auto"/>
              <w:jc w:val="left"/>
              <w:textAlignment w:val="baseline"/>
              <w:rPr>
                <w:rFonts w:ascii="Times New Roman" w:hAnsi="Times New Roman"/>
                <w:sz w:val="24"/>
                <w:szCs w:val="24"/>
              </w:rPr>
            </w:pPr>
            <w:r w:rsidRPr="00C35B57">
              <w:rPr>
                <w:rFonts w:cs="Arial"/>
                <w:sz w:val="18"/>
                <w:szCs w:val="18"/>
              </w:rPr>
              <w:t xml:space="preserve">Position data emerges from a mechanical sensor of some form; for example, an optical encoder in the case of a </w:t>
            </w:r>
            <w:r w:rsidR="00305FB1" w:rsidRPr="00C35B57">
              <w:rPr>
                <w:rFonts w:cs="Arial"/>
                <w:sz w:val="18"/>
                <w:szCs w:val="18"/>
              </w:rPr>
              <w:t>centre</w:t>
            </w:r>
            <w:r w:rsidRPr="00C35B57">
              <w:rPr>
                <w:rFonts w:cs="Arial"/>
                <w:sz w:val="18"/>
                <w:szCs w:val="18"/>
              </w:rPr>
              <w:t>-pivot irrigation system. These systems are susceptible to biases emerging from an incorrect reference (i.e.</w:t>
            </w:r>
            <w:r w:rsidR="5F520762" w:rsidRPr="00C35B57">
              <w:rPr>
                <w:rFonts w:cs="Arial"/>
                <w:sz w:val="18"/>
                <w:szCs w:val="18"/>
              </w:rPr>
              <w:t>,</w:t>
            </w:r>
            <w:r w:rsidRPr="00C35B57">
              <w:rPr>
                <w:rFonts w:cs="Arial"/>
                <w:sz w:val="18"/>
                <w:szCs w:val="18"/>
              </w:rPr>
              <w:t xml:space="preserve"> zero, or north) position; users are encouraged to calibrate accordingly. </w:t>
            </w:r>
          </w:p>
        </w:tc>
      </w:tr>
      <w:tr w:rsidR="00F926F3" w:rsidRPr="00C35B57" w14:paraId="4E53BBE7" w14:textId="77777777" w:rsidTr="00E7010A">
        <w:trPr>
          <w:jc w:val="center"/>
        </w:trPr>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12022AF1" w14:textId="713B6FFF" w:rsidR="00F926F3" w:rsidRPr="00C35B57" w:rsidRDefault="003D43CB" w:rsidP="00657DC3">
            <w:pPr>
              <w:keepNext/>
              <w:keepLines/>
              <w:spacing w:after="0" w:line="240" w:lineRule="auto"/>
              <w:jc w:val="left"/>
              <w:textAlignment w:val="baseline"/>
              <w:rPr>
                <w:rFonts w:ascii="Times New Roman" w:hAnsi="Times New Roman"/>
                <w:sz w:val="24"/>
                <w:szCs w:val="24"/>
              </w:rPr>
            </w:pPr>
            <w:r w:rsidRPr="003D43CB">
              <w:rPr>
                <w:rFonts w:cs="Arial"/>
                <w:sz w:val="18"/>
                <w:szCs w:val="18"/>
              </w:rPr>
              <w:t>GENERATED</w:t>
            </w:r>
          </w:p>
        </w:tc>
        <w:tc>
          <w:tcPr>
            <w:tcW w:w="6863" w:type="dxa"/>
            <w:tcBorders>
              <w:top w:val="single" w:sz="6" w:space="0" w:color="auto"/>
              <w:left w:val="single" w:sz="6" w:space="0" w:color="auto"/>
              <w:bottom w:val="single" w:sz="6" w:space="0" w:color="auto"/>
              <w:right w:val="single" w:sz="6" w:space="0" w:color="auto"/>
            </w:tcBorders>
            <w:shd w:val="clear" w:color="auto" w:fill="auto"/>
            <w:hideMark/>
          </w:tcPr>
          <w:p w14:paraId="7836186B" w14:textId="34A7E996" w:rsidR="00F926F3" w:rsidRPr="00C35B57" w:rsidRDefault="00F926F3" w:rsidP="003E6B39">
            <w:pPr>
              <w:keepNext/>
              <w:keepLines/>
              <w:spacing w:after="0" w:line="240" w:lineRule="auto"/>
              <w:jc w:val="left"/>
              <w:textAlignment w:val="baseline"/>
              <w:rPr>
                <w:rFonts w:ascii="Times New Roman" w:hAnsi="Times New Roman"/>
                <w:sz w:val="24"/>
                <w:szCs w:val="24"/>
              </w:rPr>
            </w:pPr>
            <w:r w:rsidRPr="00C35B57">
              <w:rPr>
                <w:rFonts w:cs="Arial"/>
                <w:sz w:val="18"/>
                <w:szCs w:val="18"/>
              </w:rPr>
              <w:t xml:space="preserve">Geographic position coordinates were </w:t>
            </w:r>
            <w:r w:rsidR="00B9401C">
              <w:rPr>
                <w:rFonts w:cs="Arial"/>
                <w:sz w:val="18"/>
                <w:szCs w:val="18"/>
              </w:rPr>
              <w:t>obtained from</w:t>
            </w:r>
            <w:r w:rsidRPr="00C35B57">
              <w:rPr>
                <w:rFonts w:cs="Arial"/>
                <w:sz w:val="18"/>
                <w:szCs w:val="18"/>
              </w:rPr>
              <w:t xml:space="preserve"> data processing. </w:t>
            </w:r>
          </w:p>
        </w:tc>
      </w:tr>
      <w:tr w:rsidR="00F926F3" w:rsidRPr="00C35B57" w14:paraId="3C8CAEBD" w14:textId="77777777" w:rsidTr="00E7010A">
        <w:trPr>
          <w:jc w:val="center"/>
        </w:trPr>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7687E7E5" w14:textId="61EDDB78" w:rsidR="00F926F3" w:rsidRPr="00C35B57" w:rsidRDefault="00B9401C" w:rsidP="00EC71D2">
            <w:pPr>
              <w:keepNext/>
              <w:keepLines/>
              <w:spacing w:after="0" w:line="240" w:lineRule="auto"/>
              <w:jc w:val="left"/>
              <w:textAlignment w:val="baseline"/>
              <w:rPr>
                <w:rFonts w:ascii="Times New Roman" w:hAnsi="Times New Roman"/>
                <w:sz w:val="24"/>
                <w:szCs w:val="24"/>
              </w:rPr>
            </w:pPr>
            <w:r>
              <w:rPr>
                <w:rFonts w:cs="Arial"/>
                <w:sz w:val="18"/>
                <w:szCs w:val="18"/>
              </w:rPr>
              <w:t>MANUAL_</w:t>
            </w:r>
            <w:r w:rsidR="00981C5A" w:rsidRPr="00981C5A">
              <w:rPr>
                <w:rFonts w:cs="Arial"/>
                <w:sz w:val="18"/>
                <w:szCs w:val="18"/>
              </w:rPr>
              <w:t>DRAWN</w:t>
            </w:r>
          </w:p>
        </w:tc>
        <w:tc>
          <w:tcPr>
            <w:tcW w:w="6863" w:type="dxa"/>
            <w:tcBorders>
              <w:top w:val="single" w:sz="6" w:space="0" w:color="auto"/>
              <w:left w:val="single" w:sz="6" w:space="0" w:color="auto"/>
              <w:bottom w:val="single" w:sz="6" w:space="0" w:color="auto"/>
              <w:right w:val="single" w:sz="6" w:space="0" w:color="auto"/>
            </w:tcBorders>
            <w:shd w:val="clear" w:color="auto" w:fill="auto"/>
            <w:hideMark/>
          </w:tcPr>
          <w:p w14:paraId="56D82191" w14:textId="7281232A" w:rsidR="00F926F3" w:rsidRPr="00C35B57" w:rsidRDefault="00F926F3" w:rsidP="003E6B39">
            <w:pPr>
              <w:keepNext/>
              <w:keepLines/>
              <w:spacing w:after="0" w:line="240" w:lineRule="auto"/>
              <w:jc w:val="left"/>
              <w:textAlignment w:val="baseline"/>
              <w:rPr>
                <w:rFonts w:ascii="Times New Roman" w:hAnsi="Times New Roman"/>
                <w:sz w:val="24"/>
                <w:szCs w:val="24"/>
              </w:rPr>
            </w:pPr>
            <w:r w:rsidRPr="00C35B57">
              <w:rPr>
                <w:rFonts w:cs="Arial"/>
                <w:sz w:val="18"/>
                <w:szCs w:val="18"/>
              </w:rPr>
              <w:t xml:space="preserve">Geographic position data was drawn on a geographical information system </w:t>
            </w:r>
            <w:r w:rsidR="00227F5C">
              <w:rPr>
                <w:rFonts w:cs="Arial"/>
                <w:sz w:val="18"/>
                <w:szCs w:val="18"/>
              </w:rPr>
              <w:t>–</w:t>
            </w:r>
            <w:r w:rsidRPr="00C35B57">
              <w:rPr>
                <w:rFonts w:cs="Arial"/>
                <w:sz w:val="18"/>
                <w:szCs w:val="18"/>
              </w:rPr>
              <w:t xml:space="preserve"> enabled platform, such as a farm management information system, or other mapping software. </w:t>
            </w:r>
          </w:p>
        </w:tc>
      </w:tr>
      <w:tr w:rsidR="00F926F3" w:rsidRPr="00C35B57" w14:paraId="7CA96254" w14:textId="77777777" w:rsidTr="00E7010A">
        <w:trPr>
          <w:jc w:val="center"/>
        </w:trPr>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7C18542F" w14:textId="5F2EF1D3" w:rsidR="00F926F3" w:rsidRPr="00C35B57" w:rsidRDefault="002D44E4" w:rsidP="00AB56AF">
            <w:pPr>
              <w:keepNext/>
              <w:keepLines/>
              <w:spacing w:after="0" w:line="240" w:lineRule="auto"/>
              <w:jc w:val="left"/>
              <w:textAlignment w:val="baseline"/>
              <w:rPr>
                <w:rFonts w:ascii="Times New Roman" w:hAnsi="Times New Roman"/>
                <w:sz w:val="24"/>
                <w:szCs w:val="24"/>
              </w:rPr>
            </w:pPr>
            <w:r w:rsidRPr="002D44E4">
              <w:rPr>
                <w:rFonts w:cs="Arial"/>
                <w:sz w:val="18"/>
                <w:szCs w:val="18"/>
              </w:rPr>
              <w:t>OTHER</w:t>
            </w:r>
          </w:p>
        </w:tc>
        <w:tc>
          <w:tcPr>
            <w:tcW w:w="6863" w:type="dxa"/>
            <w:tcBorders>
              <w:top w:val="single" w:sz="6" w:space="0" w:color="auto"/>
              <w:left w:val="single" w:sz="6" w:space="0" w:color="auto"/>
              <w:bottom w:val="single" w:sz="6" w:space="0" w:color="auto"/>
              <w:right w:val="single" w:sz="6" w:space="0" w:color="auto"/>
            </w:tcBorders>
            <w:shd w:val="clear" w:color="auto" w:fill="auto"/>
            <w:hideMark/>
          </w:tcPr>
          <w:p w14:paraId="4C6292DF" w14:textId="47CBA6E6" w:rsidR="00F926F3" w:rsidRPr="00C35B57" w:rsidRDefault="00F926F3" w:rsidP="003E6B39">
            <w:pPr>
              <w:keepNext/>
              <w:keepLines/>
              <w:spacing w:after="0" w:line="240" w:lineRule="auto"/>
              <w:jc w:val="left"/>
              <w:textAlignment w:val="baseline"/>
              <w:rPr>
                <w:rFonts w:ascii="Times New Roman" w:hAnsi="Times New Roman"/>
                <w:sz w:val="24"/>
                <w:szCs w:val="24"/>
              </w:rPr>
            </w:pPr>
            <w:r w:rsidRPr="00C35B57">
              <w:rPr>
                <w:rFonts w:cs="Arial"/>
                <w:sz w:val="18"/>
                <w:szCs w:val="18"/>
              </w:rPr>
              <w:t>The source of geographic position data is known but does not conform to one of the options specified above. Users are encouraged to contact the system manufacturer or installer for details. </w:t>
            </w:r>
          </w:p>
        </w:tc>
      </w:tr>
      <w:tr w:rsidR="00F926F3" w:rsidRPr="00C35B57" w14:paraId="1A4B4A52" w14:textId="77777777" w:rsidTr="00E7010A">
        <w:trPr>
          <w:jc w:val="center"/>
        </w:trPr>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092E313F" w14:textId="27001753" w:rsidR="00F926F3" w:rsidRPr="00C35B57" w:rsidRDefault="00CC5BB4" w:rsidP="00AB56AF">
            <w:pPr>
              <w:keepNext/>
              <w:keepLines/>
              <w:spacing w:after="0" w:line="240" w:lineRule="auto"/>
              <w:jc w:val="left"/>
              <w:textAlignment w:val="baseline"/>
              <w:rPr>
                <w:rFonts w:ascii="Times New Roman" w:hAnsi="Times New Roman"/>
                <w:sz w:val="24"/>
                <w:szCs w:val="24"/>
              </w:rPr>
            </w:pPr>
            <w:r w:rsidRPr="00CC5BB4">
              <w:rPr>
                <w:rFonts w:cs="Arial"/>
                <w:sz w:val="18"/>
                <w:szCs w:val="18"/>
              </w:rPr>
              <w:t>UNKNOWN</w:t>
            </w:r>
          </w:p>
        </w:tc>
        <w:tc>
          <w:tcPr>
            <w:tcW w:w="6863" w:type="dxa"/>
            <w:tcBorders>
              <w:top w:val="single" w:sz="6" w:space="0" w:color="auto"/>
              <w:left w:val="single" w:sz="6" w:space="0" w:color="auto"/>
              <w:bottom w:val="single" w:sz="6" w:space="0" w:color="auto"/>
              <w:right w:val="single" w:sz="6" w:space="0" w:color="auto"/>
            </w:tcBorders>
            <w:shd w:val="clear" w:color="auto" w:fill="auto"/>
            <w:hideMark/>
          </w:tcPr>
          <w:p w14:paraId="4C23F3C2" w14:textId="77777777" w:rsidR="00F926F3" w:rsidRPr="00C35B57" w:rsidRDefault="00F926F3" w:rsidP="003E6B39">
            <w:pPr>
              <w:keepNext/>
              <w:keepLines/>
              <w:spacing w:after="0" w:line="240" w:lineRule="auto"/>
              <w:jc w:val="left"/>
              <w:textAlignment w:val="baseline"/>
              <w:rPr>
                <w:rFonts w:ascii="Times New Roman" w:hAnsi="Times New Roman"/>
                <w:sz w:val="24"/>
                <w:szCs w:val="24"/>
              </w:rPr>
            </w:pPr>
            <w:r w:rsidRPr="00C35B57">
              <w:rPr>
                <w:rFonts w:cs="Arial"/>
                <w:sz w:val="18"/>
                <w:szCs w:val="18"/>
              </w:rPr>
              <w:t>The source of geographic position data is unclear, unknown, or unspecified. </w:t>
            </w:r>
          </w:p>
        </w:tc>
      </w:tr>
    </w:tbl>
    <w:p w14:paraId="7A028382" w14:textId="77777777" w:rsidR="00F926F3" w:rsidRPr="00C35B57" w:rsidRDefault="00F926F3" w:rsidP="00F926F3">
      <w:pPr>
        <w:spacing w:after="0" w:line="240" w:lineRule="auto"/>
        <w:textAlignment w:val="baseline"/>
        <w:rPr>
          <w:rFonts w:ascii="Segoe UI" w:hAnsi="Segoe UI" w:cs="Segoe UI"/>
          <w:b/>
          <w:bCs/>
          <w:sz w:val="18"/>
          <w:szCs w:val="18"/>
        </w:rPr>
      </w:pPr>
    </w:p>
    <w:p w14:paraId="138DCA7D" w14:textId="28AAFCBA" w:rsidR="00304BA7" w:rsidRPr="00C35B57" w:rsidRDefault="00304BA7" w:rsidP="00304BA7">
      <w:pPr>
        <w:pStyle w:val="Heading3"/>
      </w:pPr>
      <w:bookmarkStart w:id="84" w:name="_Toc160650428"/>
      <w:r w:rsidRPr="00C35B57">
        <w:t>8.3.8</w:t>
      </w:r>
      <w:r w:rsidRPr="00C35B57">
        <w:tab/>
      </w:r>
      <w:r w:rsidR="00AF16D0">
        <w:tab/>
      </w:r>
      <w:r w:rsidR="00AF16D0">
        <w:tab/>
      </w:r>
      <w:r w:rsidRPr="00C35B57">
        <w:t>Gazetteer</w:t>
      </w:r>
      <w:bookmarkEnd w:id="84"/>
    </w:p>
    <w:p w14:paraId="4400DB64" w14:textId="02402AB8" w:rsidR="006F7163" w:rsidRPr="00C35B57" w:rsidRDefault="006F7163" w:rsidP="006F7163">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The Gazetteer class is a container of locations (i.e., named positions). The class, and its associated component</w:t>
      </w:r>
      <w:r w:rsidR="00081420">
        <w:rPr>
          <w:rStyle w:val="normaltextrun"/>
          <w:rFonts w:ascii="Arial" w:hAnsi="Arial" w:cs="Arial"/>
          <w:sz w:val="20"/>
          <w:szCs w:val="20"/>
          <w:lang w:val="en-GB"/>
        </w:rPr>
        <w:t>,</w:t>
      </w:r>
      <w:r w:rsidRPr="00C35B57">
        <w:rPr>
          <w:rStyle w:val="normaltextrun"/>
          <w:rFonts w:ascii="Arial" w:hAnsi="Arial" w:cs="Arial"/>
          <w:sz w:val="20"/>
          <w:szCs w:val="20"/>
          <w:lang w:val="en-GB"/>
        </w:rPr>
        <w:t xml:space="preserve"> Location, are a partial implementation of ISO19112. The purpose of Gazetteer is to contain a list of Location </w:t>
      </w:r>
      <w:r w:rsidRPr="00C35B57">
        <w:rPr>
          <w:rStyle w:val="normaltextrun"/>
          <w:rFonts w:ascii="Arial" w:hAnsi="Arial" w:cs="Arial"/>
          <w:sz w:val="20"/>
          <w:szCs w:val="20"/>
          <w:lang w:val="en-GB"/>
        </w:rPr>
        <w:lastRenderedPageBreak/>
        <w:t>objects that represent named places relevant to setup and configuration</w:t>
      </w:r>
      <w:r w:rsidR="003B0D89">
        <w:rPr>
          <w:rStyle w:val="normaltextrun"/>
          <w:rFonts w:ascii="Arial" w:hAnsi="Arial" w:cs="Arial"/>
          <w:sz w:val="20"/>
          <w:szCs w:val="20"/>
          <w:lang w:val="en-GB"/>
        </w:rPr>
        <w:t>, typically of</w:t>
      </w:r>
      <w:r w:rsidRPr="00C35B57">
        <w:rPr>
          <w:rStyle w:val="normaltextrun"/>
          <w:rFonts w:ascii="Arial" w:hAnsi="Arial" w:cs="Arial"/>
          <w:sz w:val="20"/>
          <w:szCs w:val="20"/>
          <w:lang w:val="en-GB"/>
        </w:rPr>
        <w:t xml:space="preserve"> </w:t>
      </w:r>
      <w:r w:rsidR="005E283E">
        <w:rPr>
          <w:rStyle w:val="normaltextrun"/>
          <w:rFonts w:ascii="Arial" w:hAnsi="Arial" w:cs="Arial"/>
          <w:sz w:val="20"/>
          <w:szCs w:val="20"/>
          <w:lang w:val="en-GB"/>
        </w:rPr>
        <w:t xml:space="preserve">facilities </w:t>
      </w:r>
      <w:r w:rsidR="00C629A6" w:rsidRPr="00C35B57">
        <w:rPr>
          <w:rStyle w:val="normaltextrun"/>
          <w:rFonts w:ascii="Arial" w:hAnsi="Arial" w:cs="Arial"/>
          <w:sz w:val="20"/>
          <w:szCs w:val="20"/>
          <w:lang w:val="en-GB"/>
        </w:rPr>
        <w:t>that produce observations</w:t>
      </w:r>
      <w:r w:rsidR="006B39B8">
        <w:rPr>
          <w:rStyle w:val="normaltextrun"/>
          <w:rFonts w:ascii="Arial" w:hAnsi="Arial" w:cs="Arial"/>
          <w:sz w:val="20"/>
          <w:szCs w:val="20"/>
          <w:lang w:val="en-GB"/>
        </w:rPr>
        <w:t xml:space="preserve"> (4.</w:t>
      </w:r>
      <w:r w:rsidR="004F5827">
        <w:rPr>
          <w:rStyle w:val="normaltextrun"/>
          <w:rFonts w:ascii="Arial" w:hAnsi="Arial" w:cs="Arial"/>
          <w:sz w:val="20"/>
          <w:szCs w:val="20"/>
          <w:lang w:val="en-GB"/>
        </w:rPr>
        <w:t>1</w:t>
      </w:r>
      <w:r w:rsidR="008C5132">
        <w:rPr>
          <w:rStyle w:val="normaltextrun"/>
          <w:rFonts w:ascii="Arial" w:hAnsi="Arial" w:cs="Arial"/>
          <w:sz w:val="20"/>
          <w:szCs w:val="20"/>
          <w:lang w:val="en-GB"/>
        </w:rPr>
        <w:t>3</w:t>
      </w:r>
      <w:r w:rsidR="004F5827">
        <w:rPr>
          <w:rStyle w:val="normaltextrun"/>
          <w:rFonts w:ascii="Arial" w:hAnsi="Arial" w:cs="Arial"/>
          <w:sz w:val="20"/>
          <w:szCs w:val="20"/>
          <w:lang w:val="en-GB"/>
        </w:rPr>
        <w:t>)</w:t>
      </w:r>
      <w:r w:rsidR="00C629A6" w:rsidRPr="00C35B57">
        <w:rPr>
          <w:rStyle w:val="normaltextrun"/>
          <w:rFonts w:ascii="Arial" w:hAnsi="Arial" w:cs="Arial"/>
          <w:sz w:val="20"/>
          <w:szCs w:val="20"/>
          <w:lang w:val="en-GB"/>
        </w:rPr>
        <w:t xml:space="preserve"> </w:t>
      </w:r>
      <w:r w:rsidRPr="00C35B57">
        <w:rPr>
          <w:rStyle w:val="normaltextrun"/>
          <w:rFonts w:ascii="Arial" w:hAnsi="Arial" w:cs="Arial"/>
          <w:sz w:val="20"/>
          <w:szCs w:val="20"/>
          <w:lang w:val="en-GB"/>
        </w:rPr>
        <w:t xml:space="preserve">and </w:t>
      </w:r>
      <w:r w:rsidR="00C629A6" w:rsidRPr="00C35B57">
        <w:rPr>
          <w:rStyle w:val="normaltextrun"/>
          <w:rFonts w:ascii="Arial" w:hAnsi="Arial" w:cs="Arial"/>
          <w:sz w:val="20"/>
          <w:szCs w:val="20"/>
          <w:lang w:val="en-GB"/>
        </w:rPr>
        <w:t>measurements</w:t>
      </w:r>
      <w:r w:rsidR="004F5827">
        <w:rPr>
          <w:rStyle w:val="normaltextrun"/>
          <w:rFonts w:ascii="Arial" w:hAnsi="Arial" w:cs="Arial"/>
          <w:sz w:val="20"/>
          <w:szCs w:val="20"/>
          <w:lang w:val="en-GB"/>
        </w:rPr>
        <w:t xml:space="preserve"> (4.1</w:t>
      </w:r>
      <w:r w:rsidR="008C5132">
        <w:rPr>
          <w:rStyle w:val="normaltextrun"/>
          <w:rFonts w:ascii="Arial" w:hAnsi="Arial" w:cs="Arial"/>
          <w:sz w:val="20"/>
          <w:szCs w:val="20"/>
          <w:lang w:val="en-GB"/>
        </w:rPr>
        <w:t>2</w:t>
      </w:r>
      <w:r w:rsidR="004F5827">
        <w:rPr>
          <w:rStyle w:val="normaltextrun"/>
          <w:rFonts w:ascii="Arial" w:hAnsi="Arial" w:cs="Arial"/>
          <w:sz w:val="20"/>
          <w:szCs w:val="20"/>
          <w:lang w:val="en-GB"/>
        </w:rPr>
        <w:t>)</w:t>
      </w:r>
      <w:r w:rsidRPr="00C35B57">
        <w:rPr>
          <w:rStyle w:val="normaltextrun"/>
          <w:rFonts w:ascii="Arial" w:hAnsi="Arial" w:cs="Arial"/>
          <w:sz w:val="20"/>
          <w:szCs w:val="20"/>
          <w:lang w:val="en-GB"/>
        </w:rPr>
        <w:t xml:space="preserve">. Other objects </w:t>
      </w:r>
      <w:r w:rsidR="00C629A6" w:rsidRPr="00C35B57">
        <w:rPr>
          <w:rStyle w:val="normaltextrun"/>
          <w:rFonts w:ascii="Arial" w:hAnsi="Arial" w:cs="Arial"/>
          <w:sz w:val="20"/>
          <w:szCs w:val="20"/>
          <w:lang w:val="en-GB"/>
        </w:rPr>
        <w:t>in</w:t>
      </w:r>
      <w:r w:rsidRPr="00C35B57">
        <w:rPr>
          <w:rStyle w:val="normaltextrun"/>
          <w:rFonts w:ascii="Arial" w:hAnsi="Arial" w:cs="Arial"/>
          <w:sz w:val="20"/>
          <w:szCs w:val="20"/>
          <w:lang w:val="en-GB"/>
        </w:rPr>
        <w:t xml:space="preserve"> the model </w:t>
      </w:r>
      <w:r w:rsidR="00C629A6" w:rsidRPr="00C35B57">
        <w:rPr>
          <w:rStyle w:val="normaltextrun"/>
          <w:rFonts w:ascii="Arial" w:hAnsi="Arial" w:cs="Arial"/>
          <w:sz w:val="20"/>
          <w:szCs w:val="20"/>
          <w:lang w:val="en-GB"/>
        </w:rPr>
        <w:t xml:space="preserve">can </w:t>
      </w:r>
      <w:r w:rsidRPr="00C35B57">
        <w:rPr>
          <w:rStyle w:val="normaltextrun"/>
          <w:rFonts w:ascii="Arial" w:hAnsi="Arial" w:cs="Arial"/>
          <w:sz w:val="20"/>
          <w:szCs w:val="20"/>
          <w:lang w:val="en-GB"/>
        </w:rPr>
        <w:t>then reference these places.</w:t>
      </w:r>
      <w:r w:rsidRPr="00C35B57">
        <w:rPr>
          <w:rStyle w:val="eop"/>
          <w:rFonts w:ascii="Arial" w:hAnsi="Arial" w:cs="Arial"/>
          <w:sz w:val="20"/>
          <w:szCs w:val="20"/>
          <w:lang w:val="en-GB"/>
        </w:rPr>
        <w:t> </w:t>
      </w:r>
    </w:p>
    <w:p w14:paraId="18D261DC" w14:textId="77777777" w:rsidR="006F7163" w:rsidRPr="00C35B57" w:rsidRDefault="006F7163" w:rsidP="006F7163">
      <w:pPr>
        <w:pStyle w:val="paragraph"/>
        <w:spacing w:before="0" w:beforeAutospacing="0" w:after="0" w:afterAutospacing="0"/>
        <w:jc w:val="both"/>
        <w:textAlignment w:val="baseline"/>
        <w:rPr>
          <w:rFonts w:ascii="Segoe UI" w:hAnsi="Segoe UI" w:cs="Segoe UI"/>
          <w:sz w:val="18"/>
          <w:szCs w:val="18"/>
          <w:lang w:val="en-GB"/>
        </w:rPr>
      </w:pPr>
    </w:p>
    <w:p w14:paraId="6FED768C" w14:textId="20707748" w:rsidR="006F7163" w:rsidRPr="00C35B57" w:rsidRDefault="006F7163" w:rsidP="006F7163">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The </w:t>
      </w:r>
      <w:r w:rsidRPr="00C35B57">
        <w:rPr>
          <w:rStyle w:val="normaltextrun"/>
          <w:rFonts w:ascii="Arial" w:hAnsi="Arial" w:cs="Arial"/>
          <w:b/>
          <w:bCs/>
          <w:sz w:val="20"/>
          <w:szCs w:val="20"/>
          <w:lang w:val="en-GB"/>
        </w:rPr>
        <w:t>Gazetteer</w:t>
      </w:r>
      <w:r w:rsidRPr="00C35B57">
        <w:rPr>
          <w:rStyle w:val="normaltextrun"/>
          <w:rFonts w:ascii="Arial" w:hAnsi="Arial" w:cs="Arial"/>
          <w:sz w:val="20"/>
          <w:szCs w:val="20"/>
          <w:lang w:val="en-GB"/>
        </w:rPr>
        <w:t xml:space="preserve"> specifies a list of locations, including geographical position, an identifier, and a description. The Gazetteer shown in Figure </w:t>
      </w:r>
      <w:r w:rsidR="00EE7B3B">
        <w:rPr>
          <w:rStyle w:val="normaltextrun"/>
          <w:rFonts w:ascii="Arial" w:hAnsi="Arial" w:cs="Arial"/>
          <w:sz w:val="20"/>
          <w:szCs w:val="20"/>
          <w:lang w:val="en-GB"/>
        </w:rPr>
        <w:t>9</w:t>
      </w:r>
      <w:r w:rsidRPr="00C35B57">
        <w:rPr>
          <w:rStyle w:val="normaltextrun"/>
          <w:rFonts w:ascii="Arial" w:hAnsi="Arial" w:cs="Arial"/>
          <w:sz w:val="20"/>
          <w:szCs w:val="20"/>
          <w:lang w:val="en-GB"/>
        </w:rPr>
        <w:t xml:space="preserve"> is composed only of an optional list of Location instances.</w:t>
      </w:r>
      <w:r w:rsidRPr="00C35B57">
        <w:rPr>
          <w:rStyle w:val="eop"/>
          <w:rFonts w:ascii="Arial" w:hAnsi="Arial" w:cs="Arial"/>
          <w:sz w:val="20"/>
          <w:szCs w:val="20"/>
          <w:lang w:val="en-GB"/>
        </w:rPr>
        <w:t> </w:t>
      </w:r>
    </w:p>
    <w:p w14:paraId="70EE9691" w14:textId="77777777" w:rsidR="006F7163" w:rsidRPr="00C35B57" w:rsidRDefault="006F7163" w:rsidP="006F7163">
      <w:pPr>
        <w:pStyle w:val="paragraph"/>
        <w:spacing w:before="0" w:beforeAutospacing="0" w:after="0" w:afterAutospacing="0"/>
        <w:jc w:val="both"/>
        <w:textAlignment w:val="baseline"/>
        <w:rPr>
          <w:rFonts w:ascii="Segoe UI" w:hAnsi="Segoe UI" w:cs="Segoe UI"/>
          <w:sz w:val="18"/>
          <w:szCs w:val="18"/>
          <w:lang w:val="en-GB"/>
        </w:rPr>
      </w:pPr>
    </w:p>
    <w:p w14:paraId="0DEF57EC" w14:textId="0CE6014F" w:rsidR="00644CCC" w:rsidRDefault="00732543" w:rsidP="00644CCC">
      <w:pPr>
        <w:pStyle w:val="paragraph"/>
        <w:spacing w:before="0" w:beforeAutospacing="0" w:after="0" w:afterAutospacing="0"/>
        <w:jc w:val="center"/>
        <w:textAlignment w:val="baseline"/>
        <w:rPr>
          <w:rFonts w:ascii="Segoe UI" w:hAnsi="Segoe UI" w:cs="Segoe UI"/>
          <w:sz w:val="18"/>
          <w:szCs w:val="18"/>
          <w:lang w:val="en-GB"/>
        </w:rPr>
      </w:pPr>
      <w:r w:rsidRPr="00732543">
        <w:rPr>
          <w:rStyle w:val="eop"/>
          <w:noProof/>
        </w:rPr>
        <w:drawing>
          <wp:inline distT="0" distB="0" distL="0" distR="0" wp14:anchorId="77FB435B" wp14:editId="09293514">
            <wp:extent cx="3419475" cy="714375"/>
            <wp:effectExtent l="0" t="0" r="9525" b="9525"/>
            <wp:docPr id="1127738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9475" cy="714375"/>
                    </a:xfrm>
                    <a:prstGeom prst="rect">
                      <a:avLst/>
                    </a:prstGeom>
                    <a:noFill/>
                    <a:ln>
                      <a:noFill/>
                    </a:ln>
                  </pic:spPr>
                </pic:pic>
              </a:graphicData>
            </a:graphic>
          </wp:inline>
        </w:drawing>
      </w:r>
      <w:r w:rsidR="006F7163" w:rsidRPr="00C35B57">
        <w:rPr>
          <w:rStyle w:val="eop"/>
          <w:rFonts w:ascii="Arial" w:hAnsi="Arial" w:cs="Arial"/>
          <w:sz w:val="20"/>
          <w:szCs w:val="20"/>
          <w:lang w:val="en-GB"/>
        </w:rPr>
        <w:t> </w:t>
      </w:r>
    </w:p>
    <w:p w14:paraId="3CCEB16B" w14:textId="1783B0E1" w:rsidR="006F7163" w:rsidRPr="00732543" w:rsidRDefault="00384C46" w:rsidP="00732543">
      <w:pPr>
        <w:pStyle w:val="Figuretitle"/>
        <w:rPr>
          <w:rStyle w:val="eop"/>
        </w:rPr>
      </w:pPr>
      <w:r w:rsidRPr="00732543">
        <w:rPr>
          <w:rStyle w:val="normaltextrun"/>
        </w:rPr>
        <w:t xml:space="preserve">Figure </w:t>
      </w:r>
      <w:r w:rsidR="00EE7B3B" w:rsidRPr="00732543">
        <w:rPr>
          <w:rStyle w:val="normaltextrun"/>
        </w:rPr>
        <w:t>9</w:t>
      </w:r>
      <w:r w:rsidR="00E90AC3" w:rsidRPr="00732543">
        <w:rPr>
          <w:rStyle w:val="normaltextrun"/>
        </w:rPr>
        <w:t xml:space="preserve"> </w:t>
      </w:r>
      <w:r w:rsidR="00047D74" w:rsidRPr="00732543">
        <w:rPr>
          <w:rStyle w:val="normaltextrun"/>
        </w:rPr>
        <w:t>—</w:t>
      </w:r>
      <w:r w:rsidR="00E90AC3" w:rsidRPr="00732543">
        <w:rPr>
          <w:rStyle w:val="normaltextrun"/>
        </w:rPr>
        <w:t xml:space="preserve"> </w:t>
      </w:r>
      <w:r w:rsidR="00644CCC" w:rsidRPr="00732543">
        <w:rPr>
          <w:rStyle w:val="normaltextrun"/>
        </w:rPr>
        <w:t xml:space="preserve">The </w:t>
      </w:r>
      <w:r w:rsidR="006F7163" w:rsidRPr="00732543">
        <w:rPr>
          <w:rStyle w:val="normaltextrun"/>
        </w:rPr>
        <w:t>Gazetteer</w:t>
      </w:r>
      <w:r w:rsidR="00644CCC" w:rsidRPr="00732543">
        <w:rPr>
          <w:rStyle w:val="normaltextrun"/>
        </w:rPr>
        <w:t xml:space="preserve"> class, a collection of Location (i.e., named Position) objects.</w:t>
      </w:r>
      <w:r w:rsidR="00732543" w:rsidRPr="00732543">
        <w:rPr>
          <w:rStyle w:val="normaltextrun"/>
        </w:rPr>
        <w:t xml:space="preserve"> Note that the properties of Location are described in 8.3.2</w:t>
      </w:r>
    </w:p>
    <w:p w14:paraId="3A04FE88" w14:textId="77777777" w:rsidR="006F7163" w:rsidRPr="00C35B57" w:rsidRDefault="006F7163" w:rsidP="006F7163">
      <w:pPr>
        <w:pStyle w:val="paragraph"/>
        <w:spacing w:before="0" w:beforeAutospacing="0" w:after="0" w:afterAutospacing="0"/>
        <w:jc w:val="center"/>
        <w:textAlignment w:val="baseline"/>
        <w:rPr>
          <w:rFonts w:ascii="Segoe UI" w:hAnsi="Segoe UI" w:cs="Segoe UI"/>
          <w:b/>
          <w:bCs/>
          <w:sz w:val="18"/>
          <w:szCs w:val="18"/>
          <w:lang w:val="en-GB"/>
        </w:rPr>
      </w:pPr>
    </w:p>
    <w:p w14:paraId="60793C39" w14:textId="652D4EBB" w:rsidR="006F7163" w:rsidRPr="00C35B57" w:rsidRDefault="006F7163" w:rsidP="003E6B39">
      <w:pPr>
        <w:pStyle w:val="paragraph"/>
        <w:spacing w:before="0" w:beforeAutospacing="0" w:after="12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The expected use case for Gazetteer is with weather stations, where the instruments are distributed over a (usually small) geographic area. For example, a site containing a rain gauge, evaporation pan, and anemometer might have these instruments a few meters apart. Depending on the context, a setup document might refer to the instruments individually or refer to them jointly as a single location. A data provider could, for example, specify the boundary of a collection of instruments (i.e. the fence around the site). The setup data delivered by the data provider could then associate data with the name of that site rather than specifying latitude and longitude for each instrument. While the weather station use case is the exemplar, Gazetteers are not limited to use with weather monitoring sites.</w:t>
      </w:r>
      <w:r w:rsidRPr="00C35B57">
        <w:rPr>
          <w:rStyle w:val="eop"/>
          <w:rFonts w:ascii="Arial" w:hAnsi="Arial" w:cs="Arial"/>
          <w:sz w:val="20"/>
          <w:szCs w:val="20"/>
          <w:lang w:val="en-GB"/>
        </w:rPr>
        <w:t> </w:t>
      </w:r>
    </w:p>
    <w:p w14:paraId="26083532" w14:textId="0ECAA15F" w:rsidR="006F7163" w:rsidRPr="00C35B57" w:rsidRDefault="006F7163" w:rsidP="003E6B39">
      <w:pPr>
        <w:pStyle w:val="paragraph"/>
        <w:spacing w:before="0" w:beforeAutospacing="0" w:after="120" w:afterAutospacing="0"/>
        <w:jc w:val="both"/>
        <w:textAlignment w:val="baseline"/>
        <w:rPr>
          <w:rFonts w:ascii="Segoe UI" w:hAnsi="Segoe UI" w:cs="Segoe UI"/>
          <w:sz w:val="18"/>
          <w:szCs w:val="18"/>
          <w:lang w:val="en-GB"/>
        </w:rPr>
      </w:pPr>
      <w:r w:rsidRPr="00C35B57">
        <w:rPr>
          <w:rStyle w:val="normaltextrun"/>
          <w:rFonts w:ascii="Arial" w:hAnsi="Arial" w:cs="Arial"/>
          <w:sz w:val="20"/>
          <w:szCs w:val="20"/>
          <w:lang w:val="en-GB"/>
        </w:rPr>
        <w:t>The purpose of referencing the ISO 19112 standard is to enable associating an installation or collection of</w:t>
      </w:r>
      <w:r w:rsidR="00227F5C" w:rsidRPr="00C35B57">
        <w:rPr>
          <w:rStyle w:val="normaltextrun"/>
          <w:rFonts w:ascii="Arial" w:hAnsi="Arial" w:cs="Arial"/>
          <w:sz w:val="20"/>
          <w:szCs w:val="20"/>
          <w:lang w:val="en-GB"/>
        </w:rPr>
        <w:t xml:space="preserve"> </w:t>
      </w:r>
      <w:r w:rsidRPr="00C35B57">
        <w:rPr>
          <w:rStyle w:val="normaltextrun"/>
          <w:rFonts w:ascii="Arial" w:hAnsi="Arial" w:cs="Arial"/>
          <w:sz w:val="20"/>
          <w:szCs w:val="20"/>
          <w:lang w:val="en-GB"/>
        </w:rPr>
        <w:t xml:space="preserve">instruments with a named location in addition to the explicit spatial or geographic specification. By mirroring the </w:t>
      </w:r>
      <w:proofErr w:type="spellStart"/>
      <w:r w:rsidRPr="00C35B57">
        <w:rPr>
          <w:rStyle w:val="normaltextrun"/>
          <w:rFonts w:ascii="Arial" w:hAnsi="Arial" w:cs="Arial"/>
          <w:sz w:val="20"/>
          <w:szCs w:val="20"/>
          <w:lang w:val="en-GB"/>
        </w:rPr>
        <w:t>SI_LocationInstance</w:t>
      </w:r>
      <w:proofErr w:type="spellEnd"/>
      <w:r w:rsidRPr="00C35B57">
        <w:rPr>
          <w:rStyle w:val="normaltextrun"/>
          <w:rFonts w:ascii="Arial" w:hAnsi="Arial" w:cs="Arial"/>
          <w:sz w:val="20"/>
          <w:szCs w:val="20"/>
          <w:lang w:val="en-GB"/>
        </w:rPr>
        <w:t xml:space="preserve"> class in ISO 19112, the Location can be compatible with external Gazetteer services that conform to the ISO 19112 standard.</w:t>
      </w:r>
      <w:r w:rsidRPr="00C35B57">
        <w:rPr>
          <w:rStyle w:val="eop"/>
          <w:rFonts w:ascii="Arial" w:hAnsi="Arial" w:cs="Arial"/>
          <w:sz w:val="20"/>
          <w:szCs w:val="20"/>
          <w:lang w:val="en-GB"/>
        </w:rPr>
        <w:t> </w:t>
      </w:r>
    </w:p>
    <w:p w14:paraId="23ED7484" w14:textId="01C2A391" w:rsidR="006F7163" w:rsidRPr="00C35B57" w:rsidRDefault="55D6BE65" w:rsidP="003E6B39">
      <w:pPr>
        <w:pStyle w:val="paragraph"/>
        <w:spacing w:before="0" w:beforeAutospacing="0" w:after="12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The Location </w:t>
      </w:r>
      <w:r w:rsidR="009B39B8">
        <w:rPr>
          <w:rStyle w:val="normaltextrun"/>
          <w:rFonts w:ascii="Arial" w:hAnsi="Arial" w:cs="Arial"/>
          <w:sz w:val="20"/>
          <w:szCs w:val="20"/>
          <w:lang w:val="en-GB"/>
        </w:rPr>
        <w:t xml:space="preserve">class </w:t>
      </w:r>
      <w:r w:rsidRPr="00C35B57">
        <w:rPr>
          <w:rStyle w:val="normaltextrun"/>
          <w:rFonts w:ascii="Arial" w:hAnsi="Arial" w:cs="Arial"/>
          <w:sz w:val="20"/>
          <w:szCs w:val="20"/>
          <w:lang w:val="en-GB"/>
        </w:rPr>
        <w:t>in th</w:t>
      </w:r>
      <w:r w:rsidR="006D0A62">
        <w:rPr>
          <w:rStyle w:val="normaltextrun"/>
          <w:rFonts w:ascii="Arial" w:hAnsi="Arial" w:cs="Arial"/>
          <w:sz w:val="20"/>
          <w:szCs w:val="20"/>
          <w:lang w:val="en-GB"/>
        </w:rPr>
        <w:t>is</w:t>
      </w:r>
      <w:r w:rsidRPr="00C35B57">
        <w:rPr>
          <w:rStyle w:val="normaltextrun"/>
          <w:rFonts w:ascii="Arial" w:hAnsi="Arial" w:cs="Arial"/>
          <w:sz w:val="20"/>
          <w:szCs w:val="20"/>
          <w:lang w:val="en-GB"/>
        </w:rPr>
        <w:t xml:space="preserve"> Standard is an implementation of the ISO 19112 class </w:t>
      </w:r>
      <w:proofErr w:type="spellStart"/>
      <w:r w:rsidRPr="00C35B57">
        <w:rPr>
          <w:rStyle w:val="normaltextrun"/>
          <w:rFonts w:ascii="Arial" w:hAnsi="Arial" w:cs="Arial"/>
          <w:sz w:val="20"/>
          <w:szCs w:val="20"/>
          <w:lang w:val="en-GB"/>
        </w:rPr>
        <w:t>SI_LocationInstance</w:t>
      </w:r>
      <w:proofErr w:type="spellEnd"/>
      <w:r w:rsidRPr="00C35B57">
        <w:rPr>
          <w:rStyle w:val="normaltextrun"/>
          <w:rFonts w:ascii="Arial" w:hAnsi="Arial" w:cs="Arial"/>
          <w:sz w:val="20"/>
          <w:szCs w:val="20"/>
          <w:lang w:val="en-GB"/>
        </w:rPr>
        <w:t xml:space="preserve">. </w:t>
      </w:r>
      <w:r w:rsidR="006D0A62" w:rsidRPr="00C35B57">
        <w:rPr>
          <w:rStyle w:val="normaltextrun"/>
          <w:rFonts w:ascii="Arial" w:hAnsi="Arial" w:cs="Arial"/>
          <w:sz w:val="20"/>
          <w:szCs w:val="20"/>
          <w:lang w:val="en-GB"/>
        </w:rPr>
        <w:t>Th</w:t>
      </w:r>
      <w:r w:rsidR="006D0A62">
        <w:rPr>
          <w:rStyle w:val="normaltextrun"/>
          <w:rFonts w:ascii="Arial" w:hAnsi="Arial" w:cs="Arial"/>
          <w:sz w:val="20"/>
          <w:szCs w:val="20"/>
          <w:lang w:val="en-GB"/>
        </w:rPr>
        <w:t>is</w:t>
      </w:r>
      <w:r w:rsidR="006D0A62" w:rsidRPr="00C35B57">
        <w:rPr>
          <w:rStyle w:val="normaltextrun"/>
          <w:rFonts w:ascii="Arial" w:hAnsi="Arial" w:cs="Arial"/>
          <w:sz w:val="20"/>
          <w:szCs w:val="20"/>
          <w:lang w:val="en-GB"/>
        </w:rPr>
        <w:t xml:space="preserve"> </w:t>
      </w:r>
      <w:r w:rsidRPr="00C35B57">
        <w:rPr>
          <w:rStyle w:val="normaltextrun"/>
          <w:rFonts w:ascii="Arial" w:hAnsi="Arial" w:cs="Arial"/>
          <w:sz w:val="20"/>
          <w:szCs w:val="20"/>
          <w:lang w:val="en-GB"/>
        </w:rPr>
        <w:t>Standard’s Gazetteer class is a container of location instances but, despite its name, th</w:t>
      </w:r>
      <w:r w:rsidR="00C35D0A">
        <w:rPr>
          <w:rStyle w:val="normaltextrun"/>
          <w:rFonts w:ascii="Arial" w:hAnsi="Arial" w:cs="Arial"/>
          <w:sz w:val="20"/>
          <w:szCs w:val="20"/>
          <w:lang w:val="en-GB"/>
        </w:rPr>
        <w:t>is</w:t>
      </w:r>
      <w:r w:rsidRPr="00C35B57">
        <w:rPr>
          <w:rStyle w:val="normaltextrun"/>
          <w:rFonts w:ascii="Arial" w:hAnsi="Arial" w:cs="Arial"/>
          <w:sz w:val="20"/>
          <w:szCs w:val="20"/>
          <w:lang w:val="en-GB"/>
        </w:rPr>
        <w:t xml:space="preserve"> Standard’s Gazetteer is not an ISO 19112 </w:t>
      </w:r>
      <w:proofErr w:type="spellStart"/>
      <w:r w:rsidR="00C35D0A">
        <w:rPr>
          <w:rStyle w:val="normaltextrun"/>
          <w:rFonts w:ascii="Arial" w:hAnsi="Arial" w:cs="Arial"/>
          <w:sz w:val="20"/>
          <w:szCs w:val="20"/>
          <w:lang w:val="en-GB"/>
        </w:rPr>
        <w:t>SI_</w:t>
      </w:r>
      <w:r w:rsidRPr="00C35B57">
        <w:rPr>
          <w:rStyle w:val="normaltextrun"/>
          <w:rFonts w:ascii="Arial" w:hAnsi="Arial" w:cs="Arial"/>
          <w:sz w:val="20"/>
          <w:szCs w:val="20"/>
          <w:lang w:val="en-GB"/>
        </w:rPr>
        <w:t>Gazetteer</w:t>
      </w:r>
      <w:proofErr w:type="spellEnd"/>
      <w:r w:rsidRPr="00C35B57">
        <w:rPr>
          <w:rStyle w:val="normaltextrun"/>
          <w:rFonts w:ascii="Arial" w:hAnsi="Arial" w:cs="Arial"/>
          <w:sz w:val="20"/>
          <w:szCs w:val="20"/>
          <w:lang w:val="en-GB"/>
        </w:rPr>
        <w:t xml:space="preserve">. This omission is intentional, as the ISO 19112 standard is an abstract specification. </w:t>
      </w:r>
      <w:r w:rsidR="006C0E9C" w:rsidRPr="00C35B57">
        <w:rPr>
          <w:rStyle w:val="normaltextrun"/>
          <w:rFonts w:ascii="Arial" w:hAnsi="Arial" w:cs="Arial"/>
          <w:sz w:val="20"/>
          <w:szCs w:val="20"/>
          <w:lang w:val="en-GB"/>
        </w:rPr>
        <w:t>Th</w:t>
      </w:r>
      <w:r w:rsidR="006C0E9C">
        <w:rPr>
          <w:rStyle w:val="normaltextrun"/>
          <w:rFonts w:ascii="Arial" w:hAnsi="Arial" w:cs="Arial"/>
          <w:sz w:val="20"/>
          <w:szCs w:val="20"/>
          <w:lang w:val="en-GB"/>
        </w:rPr>
        <w:t>is</w:t>
      </w:r>
      <w:r w:rsidR="006C0E9C" w:rsidRPr="00C35B57">
        <w:rPr>
          <w:rStyle w:val="normaltextrun"/>
          <w:rFonts w:ascii="Arial" w:hAnsi="Arial" w:cs="Arial"/>
          <w:sz w:val="20"/>
          <w:szCs w:val="20"/>
          <w:lang w:val="en-GB"/>
        </w:rPr>
        <w:t xml:space="preserve"> </w:t>
      </w:r>
      <w:r w:rsidRPr="00C35B57">
        <w:rPr>
          <w:rStyle w:val="normaltextrun"/>
          <w:rFonts w:ascii="Arial" w:hAnsi="Arial" w:cs="Arial"/>
          <w:sz w:val="20"/>
          <w:szCs w:val="20"/>
          <w:lang w:val="en-GB"/>
        </w:rPr>
        <w:t xml:space="preserve">Standard includes a realization of an object model and would thus require a realization of the ISO 19112 model or </w:t>
      </w:r>
      <w:r w:rsidR="00A93CE9" w:rsidRPr="00C35B57">
        <w:rPr>
          <w:rStyle w:val="normaltextrun"/>
          <w:rFonts w:ascii="Arial" w:hAnsi="Arial" w:cs="Arial"/>
          <w:sz w:val="20"/>
          <w:szCs w:val="20"/>
          <w:lang w:val="en-GB"/>
        </w:rPr>
        <w:t>referring</w:t>
      </w:r>
      <w:r w:rsidRPr="00C35B57">
        <w:rPr>
          <w:rStyle w:val="normaltextrun"/>
          <w:rFonts w:ascii="Arial" w:hAnsi="Arial" w:cs="Arial"/>
          <w:sz w:val="20"/>
          <w:szCs w:val="20"/>
          <w:lang w:val="en-GB"/>
        </w:rPr>
        <w:t xml:space="preserve"> to an existing implementation. At the time of this writing, there is no</w:t>
      </w:r>
      <w:r w:rsidR="00B62D7B">
        <w:rPr>
          <w:rStyle w:val="normaltextrun"/>
          <w:rFonts w:ascii="Arial" w:hAnsi="Arial" w:cs="Arial"/>
          <w:sz w:val="20"/>
          <w:szCs w:val="20"/>
          <w:lang w:val="en-GB"/>
        </w:rPr>
        <w:t xml:space="preserve"> </w:t>
      </w:r>
      <w:r w:rsidRPr="00C35B57">
        <w:rPr>
          <w:rStyle w:val="normaltextrun"/>
          <w:rFonts w:ascii="Arial" w:hAnsi="Arial" w:cs="Arial"/>
          <w:sz w:val="20"/>
          <w:szCs w:val="20"/>
          <w:lang w:val="en-GB"/>
        </w:rPr>
        <w:t>widely accepted implementation of ISO 19112 that is also relevant to agricultural observations and measurements. T</w:t>
      </w:r>
      <w:r w:rsidR="00DD5F21">
        <w:rPr>
          <w:rStyle w:val="normaltextrun"/>
          <w:rFonts w:ascii="Arial" w:hAnsi="Arial" w:cs="Arial"/>
          <w:sz w:val="20"/>
          <w:szCs w:val="20"/>
          <w:lang w:val="en-GB"/>
        </w:rPr>
        <w:t>his</w:t>
      </w:r>
      <w:r w:rsidRPr="00C35B57">
        <w:rPr>
          <w:rStyle w:val="normaltextrun"/>
          <w:rFonts w:ascii="Arial" w:hAnsi="Arial" w:cs="Arial"/>
          <w:sz w:val="20"/>
          <w:szCs w:val="20"/>
          <w:lang w:val="en-GB"/>
        </w:rPr>
        <w:t xml:space="preserve"> Standard does not claim conformance as a spatial reference system nor as a Gazetteer, as specified in ISO 19112:2003. Instead, the Standard assumes that a gazetteer </w:t>
      </w:r>
      <w:proofErr w:type="gramStart"/>
      <w:r w:rsidRPr="00C35B57">
        <w:rPr>
          <w:rStyle w:val="normaltextrun"/>
          <w:rFonts w:ascii="Arial" w:hAnsi="Arial" w:cs="Arial"/>
          <w:sz w:val="20"/>
          <w:szCs w:val="20"/>
          <w:lang w:val="en-GB"/>
        </w:rPr>
        <w:t>exists</w:t>
      </w:r>
      <w:proofErr w:type="gramEnd"/>
      <w:r w:rsidRPr="00C35B57">
        <w:rPr>
          <w:rStyle w:val="normaltextrun"/>
          <w:rFonts w:ascii="Arial" w:hAnsi="Arial" w:cs="Arial"/>
          <w:sz w:val="20"/>
          <w:szCs w:val="20"/>
          <w:lang w:val="en-GB"/>
        </w:rPr>
        <w:t xml:space="preserve"> and the Location instances were supplied by the external Gazetteer instance</w:t>
      </w:r>
      <w:r w:rsidR="009F6400">
        <w:rPr>
          <w:rStyle w:val="normaltextrun"/>
          <w:rFonts w:ascii="Arial" w:hAnsi="Arial" w:cs="Arial"/>
          <w:sz w:val="20"/>
          <w:szCs w:val="20"/>
          <w:lang w:val="en-GB"/>
        </w:rPr>
        <w:t>, a farm management information system, etc</w:t>
      </w:r>
      <w:r w:rsidRPr="00C35B57">
        <w:rPr>
          <w:rStyle w:val="normaltextrun"/>
          <w:rFonts w:ascii="Arial" w:hAnsi="Arial" w:cs="Arial"/>
          <w:sz w:val="20"/>
          <w:szCs w:val="20"/>
          <w:lang w:val="en-GB"/>
        </w:rPr>
        <w:t>.</w:t>
      </w:r>
    </w:p>
    <w:p w14:paraId="4F3B1332" w14:textId="77777777" w:rsidR="006F7163" w:rsidRPr="00C35B57" w:rsidRDefault="006F7163" w:rsidP="006F7163">
      <w:pPr>
        <w:pStyle w:val="paragraph"/>
        <w:spacing w:before="0" w:beforeAutospacing="0" w:after="0" w:afterAutospacing="0"/>
        <w:jc w:val="both"/>
        <w:textAlignment w:val="baseline"/>
        <w:rPr>
          <w:rFonts w:ascii="Segoe UI" w:hAnsi="Segoe UI" w:cs="Segoe UI"/>
          <w:sz w:val="18"/>
          <w:szCs w:val="18"/>
          <w:lang w:val="en-GB"/>
        </w:rPr>
      </w:pPr>
    </w:p>
    <w:p w14:paraId="520248C3" w14:textId="177E8A93" w:rsidR="006E2F21" w:rsidRPr="00C35B57" w:rsidRDefault="006E2F21" w:rsidP="006E2F21">
      <w:pPr>
        <w:pStyle w:val="Heading2"/>
      </w:pPr>
      <w:bookmarkStart w:id="85" w:name="_Toc160650429"/>
      <w:r w:rsidRPr="00C35B57">
        <w:t>8.4</w:t>
      </w:r>
      <w:r w:rsidRPr="00C35B57">
        <w:tab/>
      </w:r>
      <w:r w:rsidR="008F1004">
        <w:tab/>
      </w:r>
      <w:r w:rsidRPr="00C35B57">
        <w:t>Units of Measure</w:t>
      </w:r>
      <w:bookmarkEnd w:id="85"/>
    </w:p>
    <w:p w14:paraId="1F25E7FF" w14:textId="0DE0C793" w:rsidR="00917C8C" w:rsidRPr="00C35B57" w:rsidRDefault="00917C8C" w:rsidP="00917C8C">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This standard involves representing numerical data, which </w:t>
      </w:r>
      <w:r w:rsidR="00141DD0">
        <w:rPr>
          <w:rStyle w:val="normaltextrun"/>
          <w:rFonts w:ascii="Arial" w:hAnsi="Arial" w:cs="Arial"/>
          <w:sz w:val="20"/>
          <w:szCs w:val="20"/>
          <w:lang w:val="en-GB"/>
        </w:rPr>
        <w:t>are</w:t>
      </w:r>
      <w:r w:rsidR="00141DD0" w:rsidRPr="00C35B57">
        <w:rPr>
          <w:rStyle w:val="normaltextrun"/>
          <w:rFonts w:ascii="Arial" w:hAnsi="Arial" w:cs="Arial"/>
          <w:sz w:val="20"/>
          <w:szCs w:val="20"/>
          <w:lang w:val="en-GB"/>
        </w:rPr>
        <w:t xml:space="preserve"> </w:t>
      </w:r>
      <w:r w:rsidRPr="00C35B57">
        <w:rPr>
          <w:rStyle w:val="normaltextrun"/>
          <w:rFonts w:ascii="Arial" w:hAnsi="Arial" w:cs="Arial"/>
          <w:sz w:val="20"/>
          <w:szCs w:val="20"/>
          <w:lang w:val="en-GB"/>
        </w:rPr>
        <w:t xml:space="preserve">frequently associated with units of measure. In many standards (e.g. ISO 11783) the unit of measure is implicit </w:t>
      </w:r>
      <w:r w:rsidR="00C9760A">
        <w:rPr>
          <w:rStyle w:val="normaltextrun"/>
          <w:rFonts w:ascii="Arial" w:hAnsi="Arial" w:cs="Arial"/>
          <w:sz w:val="20"/>
          <w:szCs w:val="20"/>
          <w:lang w:val="en-GB"/>
        </w:rPr>
        <w:t>when declaring a</w:t>
      </w:r>
      <w:r w:rsidRPr="00C35B57">
        <w:rPr>
          <w:rStyle w:val="normaltextrun"/>
          <w:rFonts w:ascii="Arial" w:hAnsi="Arial" w:cs="Arial"/>
          <w:sz w:val="20"/>
          <w:szCs w:val="20"/>
          <w:lang w:val="en-GB"/>
        </w:rPr>
        <w:t xml:space="preserve"> variable of interest</w:t>
      </w:r>
      <w:r w:rsidR="00C9760A">
        <w:rPr>
          <w:rStyle w:val="normaltextrun"/>
          <w:rFonts w:ascii="Arial" w:hAnsi="Arial" w:cs="Arial"/>
          <w:sz w:val="20"/>
          <w:szCs w:val="20"/>
          <w:lang w:val="en-GB"/>
        </w:rPr>
        <w:t xml:space="preserve"> (</w:t>
      </w:r>
      <w:proofErr w:type="spellStart"/>
      <w:r w:rsidR="00C9760A">
        <w:rPr>
          <w:rStyle w:val="normaltextrun"/>
          <w:rFonts w:ascii="Arial" w:hAnsi="Arial" w:cs="Arial"/>
          <w:sz w:val="20"/>
          <w:szCs w:val="20"/>
          <w:lang w:val="en-GB"/>
        </w:rPr>
        <w:t>i.e</w:t>
      </w:r>
      <w:proofErr w:type="spellEnd"/>
      <w:r w:rsidR="00C9760A">
        <w:rPr>
          <w:rStyle w:val="normaltextrun"/>
          <w:rFonts w:ascii="Arial" w:hAnsi="Arial" w:cs="Arial"/>
          <w:sz w:val="20"/>
          <w:szCs w:val="20"/>
          <w:lang w:val="en-GB"/>
        </w:rPr>
        <w:t xml:space="preserve"> the data dictionary entry for that variable declares the unit of measure being assumed)</w:t>
      </w:r>
      <w:r w:rsidRPr="00C35B57">
        <w:rPr>
          <w:rStyle w:val="normaltextrun"/>
          <w:rFonts w:ascii="Arial" w:hAnsi="Arial" w:cs="Arial"/>
          <w:sz w:val="20"/>
          <w:szCs w:val="20"/>
          <w:lang w:val="en-GB"/>
        </w:rPr>
        <w:t xml:space="preserve">; for example, distances might always be assumed to be expressed in </w:t>
      </w:r>
      <w:r w:rsidR="00EA6017">
        <w:rPr>
          <w:rStyle w:val="normaltextrun"/>
          <w:rFonts w:ascii="Arial" w:hAnsi="Arial" w:cs="Arial"/>
          <w:sz w:val="20"/>
          <w:szCs w:val="20"/>
          <w:lang w:val="en-GB"/>
        </w:rPr>
        <w:t>milli</w:t>
      </w:r>
      <w:r w:rsidR="00EA6017" w:rsidRPr="00C35B57">
        <w:rPr>
          <w:rStyle w:val="normaltextrun"/>
          <w:rFonts w:ascii="Arial" w:hAnsi="Arial" w:cs="Arial"/>
          <w:sz w:val="20"/>
          <w:szCs w:val="20"/>
          <w:lang w:val="en-GB"/>
        </w:rPr>
        <w:t>metres</w:t>
      </w:r>
      <w:r w:rsidRPr="00C35B57">
        <w:rPr>
          <w:rStyle w:val="normaltextrun"/>
          <w:rFonts w:ascii="Arial" w:hAnsi="Arial" w:cs="Arial"/>
          <w:sz w:val="20"/>
          <w:szCs w:val="20"/>
          <w:lang w:val="en-GB"/>
        </w:rPr>
        <w:t xml:space="preserve">. While this approach is convenient in terms of minimizing the size of a data file, or convenient for </w:t>
      </w:r>
      <w:r w:rsidR="002B558B">
        <w:rPr>
          <w:rStyle w:val="normaltextrun"/>
          <w:rFonts w:ascii="Arial" w:hAnsi="Arial" w:cs="Arial"/>
          <w:sz w:val="20"/>
          <w:szCs w:val="20"/>
          <w:lang w:val="en-GB"/>
        </w:rPr>
        <w:t>data produc</w:t>
      </w:r>
      <w:r w:rsidRPr="00C35B57">
        <w:rPr>
          <w:rStyle w:val="normaltextrun"/>
          <w:rFonts w:ascii="Arial" w:hAnsi="Arial" w:cs="Arial"/>
          <w:sz w:val="20"/>
          <w:szCs w:val="20"/>
          <w:lang w:val="en-GB"/>
        </w:rPr>
        <w:t>ers, it carries with it the problem that subsequent use of the datasets beyond the original stakeholders involved may be hampered by a lack of shared understanding of the meaning of the data, and interoperability may suffer as a result. For that reason, this standard explicitly associates units of measure to numeric variables.</w:t>
      </w:r>
      <w:r w:rsidRPr="00C35B57">
        <w:rPr>
          <w:rStyle w:val="eop"/>
          <w:rFonts w:ascii="Arial" w:hAnsi="Arial" w:cs="Arial"/>
          <w:sz w:val="20"/>
          <w:szCs w:val="20"/>
          <w:lang w:val="en-GB"/>
        </w:rPr>
        <w:t> </w:t>
      </w:r>
    </w:p>
    <w:p w14:paraId="56030035" w14:textId="77777777" w:rsidR="00917C8C" w:rsidRPr="00C35B57" w:rsidRDefault="00917C8C" w:rsidP="00917C8C">
      <w:pPr>
        <w:pStyle w:val="paragraph"/>
        <w:spacing w:before="0" w:beforeAutospacing="0" w:after="0" w:afterAutospacing="0"/>
        <w:jc w:val="both"/>
        <w:textAlignment w:val="baseline"/>
        <w:rPr>
          <w:rFonts w:ascii="Arial" w:hAnsi="Arial" w:cs="Arial"/>
          <w:sz w:val="22"/>
          <w:szCs w:val="22"/>
          <w:lang w:val="en-GB"/>
        </w:rPr>
      </w:pPr>
    </w:p>
    <w:p w14:paraId="0C41F017" w14:textId="323176D2" w:rsidR="00917C8C" w:rsidRPr="00C35B57" w:rsidRDefault="0084490F" w:rsidP="00917C8C">
      <w:pPr>
        <w:pStyle w:val="paragraph"/>
        <w:spacing w:before="0" w:beforeAutospacing="0" w:after="0" w:afterAutospacing="0"/>
        <w:jc w:val="both"/>
        <w:textAlignment w:val="baseline"/>
        <w:rPr>
          <w:rStyle w:val="eop"/>
          <w:rFonts w:ascii="Arial" w:hAnsi="Arial" w:cs="Arial"/>
          <w:sz w:val="20"/>
          <w:szCs w:val="20"/>
          <w:lang w:val="en-GB"/>
        </w:rPr>
      </w:pPr>
      <w:r>
        <w:rPr>
          <w:rStyle w:val="normaltextrun"/>
          <w:rFonts w:ascii="Arial" w:hAnsi="Arial" w:cs="Arial"/>
          <w:sz w:val="20"/>
          <w:szCs w:val="20"/>
          <w:lang w:val="en-GB"/>
        </w:rPr>
        <w:t>There are, h</w:t>
      </w:r>
      <w:r w:rsidRPr="00C35B57">
        <w:rPr>
          <w:rStyle w:val="normaltextrun"/>
          <w:rFonts w:ascii="Arial" w:hAnsi="Arial" w:cs="Arial"/>
          <w:sz w:val="20"/>
          <w:szCs w:val="20"/>
          <w:lang w:val="en-GB"/>
        </w:rPr>
        <w:t>owever</w:t>
      </w:r>
      <w:r w:rsidR="00917C8C" w:rsidRPr="00C35B57">
        <w:rPr>
          <w:rStyle w:val="normaltextrun"/>
          <w:rFonts w:ascii="Arial" w:hAnsi="Arial" w:cs="Arial"/>
          <w:sz w:val="20"/>
          <w:szCs w:val="20"/>
          <w:lang w:val="en-GB"/>
        </w:rPr>
        <w:t xml:space="preserve">, numerous controlled vocabularies in the industry </w:t>
      </w:r>
      <w:r w:rsidR="005E6AF5">
        <w:rPr>
          <w:rStyle w:val="normaltextrun"/>
          <w:rFonts w:ascii="Arial" w:hAnsi="Arial" w:cs="Arial"/>
          <w:sz w:val="20"/>
          <w:szCs w:val="20"/>
          <w:lang w:val="en-GB"/>
        </w:rPr>
        <w:t xml:space="preserve">used </w:t>
      </w:r>
      <w:r w:rsidR="00917C8C" w:rsidRPr="00C35B57">
        <w:rPr>
          <w:rStyle w:val="normaltextrun"/>
          <w:rFonts w:ascii="Arial" w:hAnsi="Arial" w:cs="Arial"/>
          <w:sz w:val="20"/>
          <w:szCs w:val="20"/>
          <w:lang w:val="en-GB"/>
        </w:rPr>
        <w:t>for representing units of measure</w:t>
      </w:r>
      <w:r w:rsidR="00AE0A84">
        <w:rPr>
          <w:rStyle w:val="normaltextrun"/>
          <w:rFonts w:ascii="Arial" w:hAnsi="Arial" w:cs="Arial"/>
          <w:sz w:val="20"/>
          <w:szCs w:val="20"/>
          <w:lang w:val="en-GB"/>
        </w:rPr>
        <w:t xml:space="preserve"> (including those in the </w:t>
      </w:r>
      <w:r w:rsidR="007D3B04">
        <w:rPr>
          <w:rStyle w:val="normaltextrun"/>
          <w:rFonts w:ascii="Arial" w:hAnsi="Arial" w:cs="Arial"/>
          <w:sz w:val="20"/>
          <w:szCs w:val="20"/>
          <w:lang w:val="en-GB"/>
        </w:rPr>
        <w:t>International System)</w:t>
      </w:r>
      <w:r w:rsidR="00917C8C" w:rsidRPr="00C35B57">
        <w:rPr>
          <w:rStyle w:val="normaltextrun"/>
          <w:rFonts w:ascii="Arial" w:hAnsi="Arial" w:cs="Arial"/>
          <w:sz w:val="20"/>
          <w:szCs w:val="20"/>
          <w:lang w:val="en-GB"/>
        </w:rPr>
        <w:t xml:space="preserve">, without the clear emergence yet of a single standard. Thus, </w:t>
      </w:r>
      <w:r w:rsidR="00E3495D">
        <w:rPr>
          <w:rStyle w:val="normaltextrun"/>
          <w:rFonts w:ascii="Arial" w:hAnsi="Arial" w:cs="Arial"/>
          <w:sz w:val="20"/>
          <w:szCs w:val="20"/>
          <w:lang w:val="en-GB"/>
        </w:rPr>
        <w:t>this standard</w:t>
      </w:r>
      <w:r w:rsidR="00917C8C" w:rsidRPr="00C35B57">
        <w:rPr>
          <w:rStyle w:val="normaltextrun"/>
          <w:rFonts w:ascii="Arial" w:hAnsi="Arial" w:cs="Arial"/>
          <w:sz w:val="20"/>
          <w:szCs w:val="20"/>
          <w:lang w:val="en-GB"/>
        </w:rPr>
        <w:t xml:space="preserve"> support</w:t>
      </w:r>
      <w:r w:rsidR="00E3495D">
        <w:rPr>
          <w:rStyle w:val="normaltextrun"/>
          <w:rFonts w:ascii="Arial" w:hAnsi="Arial" w:cs="Arial"/>
          <w:sz w:val="20"/>
          <w:szCs w:val="20"/>
          <w:lang w:val="en-GB"/>
        </w:rPr>
        <w:t>s</w:t>
      </w:r>
      <w:r w:rsidR="00917C8C" w:rsidRPr="00C35B57">
        <w:rPr>
          <w:rStyle w:val="normaltextrun"/>
          <w:rFonts w:ascii="Arial" w:hAnsi="Arial" w:cs="Arial"/>
          <w:sz w:val="20"/>
          <w:szCs w:val="20"/>
          <w:lang w:val="en-GB"/>
        </w:rPr>
        <w:t xml:space="preserve"> several relevant </w:t>
      </w:r>
      <w:proofErr w:type="gramStart"/>
      <w:r w:rsidR="00917C8C" w:rsidRPr="00C35B57">
        <w:rPr>
          <w:rStyle w:val="normaltextrun"/>
          <w:rFonts w:ascii="Arial" w:hAnsi="Arial" w:cs="Arial"/>
          <w:sz w:val="20"/>
          <w:szCs w:val="20"/>
          <w:lang w:val="en-GB"/>
        </w:rPr>
        <w:t>unit</w:t>
      </w:r>
      <w:proofErr w:type="gramEnd"/>
      <w:r w:rsidR="00917C8C" w:rsidRPr="00C35B57">
        <w:rPr>
          <w:rStyle w:val="normaltextrun"/>
          <w:rFonts w:ascii="Arial" w:hAnsi="Arial" w:cs="Arial"/>
          <w:sz w:val="20"/>
          <w:szCs w:val="20"/>
          <w:lang w:val="en-GB"/>
        </w:rPr>
        <w:t xml:space="preserve"> of measure code authorities, </w:t>
      </w:r>
      <w:r w:rsidR="000A38A6">
        <w:rPr>
          <w:rStyle w:val="normaltextrun"/>
          <w:rFonts w:ascii="Arial" w:hAnsi="Arial" w:cs="Arial"/>
          <w:sz w:val="20"/>
          <w:szCs w:val="20"/>
          <w:lang w:val="en-GB"/>
        </w:rPr>
        <w:t>and</w:t>
      </w:r>
      <w:r w:rsidR="000A38A6" w:rsidRPr="00C35B57">
        <w:rPr>
          <w:rStyle w:val="normaltextrun"/>
          <w:rFonts w:ascii="Arial" w:hAnsi="Arial" w:cs="Arial"/>
          <w:sz w:val="20"/>
          <w:szCs w:val="20"/>
          <w:lang w:val="en-GB"/>
        </w:rPr>
        <w:t xml:space="preserve"> </w:t>
      </w:r>
      <w:r w:rsidR="00F73980">
        <w:rPr>
          <w:rStyle w:val="normaltextrun"/>
          <w:rFonts w:ascii="Arial" w:hAnsi="Arial" w:cs="Arial"/>
          <w:sz w:val="20"/>
          <w:szCs w:val="20"/>
          <w:lang w:val="en-GB"/>
        </w:rPr>
        <w:t xml:space="preserve">users shall explicitly declare the system used in </w:t>
      </w:r>
      <w:r w:rsidR="0082470F">
        <w:rPr>
          <w:rStyle w:val="normaltextrun"/>
          <w:rFonts w:ascii="Arial" w:hAnsi="Arial" w:cs="Arial"/>
          <w:sz w:val="20"/>
          <w:szCs w:val="20"/>
          <w:lang w:val="en-GB"/>
        </w:rPr>
        <w:t>documents or data files</w:t>
      </w:r>
      <w:r w:rsidR="00917C8C" w:rsidRPr="00C35B57">
        <w:rPr>
          <w:rStyle w:val="normaltextrun"/>
          <w:rFonts w:ascii="Arial" w:hAnsi="Arial" w:cs="Arial"/>
          <w:sz w:val="20"/>
          <w:szCs w:val="20"/>
          <w:lang w:val="en-GB"/>
        </w:rPr>
        <w:t xml:space="preserve">. The supported systems </w:t>
      </w:r>
      <w:r w:rsidR="007D3B04">
        <w:rPr>
          <w:rStyle w:val="normaltextrun"/>
          <w:rFonts w:ascii="Arial" w:hAnsi="Arial" w:cs="Arial"/>
          <w:sz w:val="20"/>
          <w:szCs w:val="20"/>
          <w:lang w:val="en-GB"/>
        </w:rPr>
        <w:t xml:space="preserve">(note: </w:t>
      </w:r>
      <w:r w:rsidR="00DE611A">
        <w:rPr>
          <w:rStyle w:val="normaltextrun"/>
          <w:rFonts w:ascii="Arial" w:hAnsi="Arial" w:cs="Arial"/>
          <w:sz w:val="20"/>
          <w:szCs w:val="20"/>
          <w:lang w:val="en-GB"/>
        </w:rPr>
        <w:t>all</w:t>
      </w:r>
      <w:r w:rsidR="00E45AF0">
        <w:rPr>
          <w:rStyle w:val="normaltextrun"/>
          <w:rFonts w:ascii="Arial" w:hAnsi="Arial" w:cs="Arial"/>
          <w:sz w:val="20"/>
          <w:szCs w:val="20"/>
          <w:lang w:val="en-GB"/>
        </w:rPr>
        <w:t xml:space="preserve"> these systems</w:t>
      </w:r>
      <w:r w:rsidR="007D3B04">
        <w:rPr>
          <w:rStyle w:val="normaltextrun"/>
          <w:rFonts w:ascii="Arial" w:hAnsi="Arial" w:cs="Arial"/>
          <w:sz w:val="20"/>
          <w:szCs w:val="20"/>
          <w:lang w:val="en-GB"/>
        </w:rPr>
        <w:t xml:space="preserve"> support SI units of measure) </w:t>
      </w:r>
      <w:r w:rsidR="00917C8C" w:rsidRPr="00C35B57">
        <w:rPr>
          <w:rStyle w:val="normaltextrun"/>
          <w:rFonts w:ascii="Arial" w:hAnsi="Arial" w:cs="Arial"/>
          <w:sz w:val="20"/>
          <w:szCs w:val="20"/>
          <w:lang w:val="en-GB"/>
        </w:rPr>
        <w:t>are:</w:t>
      </w:r>
      <w:r w:rsidR="00917C8C" w:rsidRPr="00C35B57">
        <w:rPr>
          <w:rStyle w:val="eop"/>
          <w:rFonts w:ascii="Arial" w:hAnsi="Arial" w:cs="Arial"/>
          <w:sz w:val="20"/>
          <w:szCs w:val="20"/>
          <w:lang w:val="en-GB"/>
        </w:rPr>
        <w:t> </w:t>
      </w:r>
    </w:p>
    <w:p w14:paraId="45EA7719" w14:textId="77777777" w:rsidR="00917C8C" w:rsidRPr="00C35B57" w:rsidRDefault="00917C8C" w:rsidP="00917C8C">
      <w:pPr>
        <w:pStyle w:val="paragraph"/>
        <w:spacing w:before="0" w:beforeAutospacing="0" w:after="0" w:afterAutospacing="0"/>
        <w:jc w:val="both"/>
        <w:textAlignment w:val="baseline"/>
        <w:rPr>
          <w:rFonts w:ascii="Arial" w:hAnsi="Arial" w:cs="Arial"/>
          <w:sz w:val="22"/>
          <w:szCs w:val="22"/>
          <w:lang w:val="en-GB"/>
        </w:rPr>
      </w:pPr>
    </w:p>
    <w:p w14:paraId="58A45CA6" w14:textId="7F8A10D1" w:rsidR="00917C8C" w:rsidRPr="00C35B57" w:rsidRDefault="00917C8C" w:rsidP="00506DAD">
      <w:pPr>
        <w:pStyle w:val="paragraph"/>
        <w:numPr>
          <w:ilvl w:val="0"/>
          <w:numId w:val="6"/>
        </w:numPr>
        <w:spacing w:before="0" w:beforeAutospacing="0" w:after="240" w:afterAutospacing="0"/>
        <w:ind w:left="965" w:firstLine="0"/>
        <w:jc w:val="both"/>
        <w:textAlignment w:val="baseline"/>
        <w:rPr>
          <w:rStyle w:val="eop"/>
          <w:rFonts w:ascii="Arial" w:hAnsi="Arial" w:cs="Arial"/>
          <w:sz w:val="22"/>
          <w:szCs w:val="22"/>
          <w:lang w:val="en-GB"/>
        </w:rPr>
      </w:pPr>
      <w:r w:rsidRPr="00C35B57">
        <w:rPr>
          <w:rStyle w:val="normaltextrun"/>
          <w:rFonts w:ascii="Arial" w:hAnsi="Arial" w:cs="Arial"/>
          <w:sz w:val="20"/>
          <w:szCs w:val="20"/>
          <w:lang w:val="en-GB"/>
        </w:rPr>
        <w:t xml:space="preserve">UN Recommendation No. 20: Lists the codes for units of measure in international trade. This Recommendation establishes a single list of code elements to represent units of measure for length, </w:t>
      </w:r>
      <w:r w:rsidRPr="00C35B57">
        <w:rPr>
          <w:rStyle w:val="normaltextrun"/>
          <w:rFonts w:ascii="Arial" w:hAnsi="Arial" w:cs="Arial"/>
          <w:sz w:val="20"/>
          <w:szCs w:val="20"/>
          <w:lang w:val="en-GB"/>
        </w:rPr>
        <w:lastRenderedPageBreak/>
        <w:t>mass (weight), volume and other quantities (including units of count) and covering administration, commerce, transport, science, technology, industry etc.</w:t>
      </w:r>
    </w:p>
    <w:p w14:paraId="34833248" w14:textId="6EB420ED" w:rsidR="00917C8C" w:rsidRPr="00C35B57" w:rsidRDefault="00917C8C" w:rsidP="00506DAD">
      <w:pPr>
        <w:pStyle w:val="paragraph"/>
        <w:numPr>
          <w:ilvl w:val="0"/>
          <w:numId w:val="6"/>
        </w:numPr>
        <w:spacing w:before="0" w:beforeAutospacing="0" w:after="240" w:afterAutospacing="0"/>
        <w:ind w:left="965" w:firstLine="0"/>
        <w:jc w:val="both"/>
        <w:textAlignment w:val="baseline"/>
        <w:rPr>
          <w:rStyle w:val="eop"/>
          <w:rFonts w:ascii="Arial" w:hAnsi="Arial" w:cs="Arial"/>
          <w:sz w:val="22"/>
          <w:szCs w:val="22"/>
          <w:lang w:val="en-GB"/>
        </w:rPr>
      </w:pPr>
      <w:r w:rsidRPr="00C35B57">
        <w:rPr>
          <w:rStyle w:val="normaltextrun"/>
          <w:rFonts w:ascii="Arial" w:hAnsi="Arial" w:cs="Arial"/>
          <w:sz w:val="20"/>
          <w:szCs w:val="20"/>
          <w:lang w:val="en-GB"/>
        </w:rPr>
        <w:t xml:space="preserve">QUDT (Quantities, Units, Dimensions and Types): A collection of ontologies that define the base classes properties, and restrictions used for </w:t>
      </w:r>
      <w:r w:rsidR="008B1EE7">
        <w:rPr>
          <w:rStyle w:val="normaltextrun"/>
          <w:rFonts w:ascii="Arial" w:hAnsi="Arial" w:cs="Arial"/>
          <w:sz w:val="20"/>
          <w:szCs w:val="20"/>
          <w:lang w:val="en-GB"/>
        </w:rPr>
        <w:t>m</w:t>
      </w:r>
      <w:r w:rsidR="00227F5C">
        <w:rPr>
          <w:rStyle w:val="normaltextrun"/>
          <w:rFonts w:ascii="Arial" w:hAnsi="Arial" w:cs="Arial"/>
          <w:sz w:val="20"/>
          <w:szCs w:val="20"/>
          <w:lang w:val="en-GB"/>
        </w:rPr>
        <w:t>odelling</w:t>
      </w:r>
      <w:r w:rsidRPr="00C35B57">
        <w:rPr>
          <w:rStyle w:val="normaltextrun"/>
          <w:rFonts w:ascii="Arial" w:hAnsi="Arial" w:cs="Arial"/>
          <w:sz w:val="20"/>
          <w:szCs w:val="20"/>
          <w:lang w:val="en-GB"/>
        </w:rPr>
        <w:t xml:space="preserve"> physical quantities, units of measure, and their dimensions in various measurement systems.</w:t>
      </w:r>
    </w:p>
    <w:p w14:paraId="282CD62A" w14:textId="0F601FCF" w:rsidR="00917C8C" w:rsidRPr="00C35B57" w:rsidRDefault="00917C8C" w:rsidP="00506DAD">
      <w:pPr>
        <w:pStyle w:val="paragraph"/>
        <w:numPr>
          <w:ilvl w:val="0"/>
          <w:numId w:val="6"/>
        </w:numPr>
        <w:spacing w:before="0" w:beforeAutospacing="0" w:after="240" w:afterAutospacing="0"/>
        <w:ind w:left="965" w:firstLine="0"/>
        <w:jc w:val="both"/>
        <w:textAlignment w:val="baseline"/>
        <w:rPr>
          <w:rStyle w:val="eop"/>
          <w:rFonts w:ascii="Arial" w:hAnsi="Arial" w:cs="Arial"/>
          <w:sz w:val="22"/>
          <w:szCs w:val="22"/>
          <w:lang w:val="en-GB"/>
        </w:rPr>
      </w:pPr>
      <w:r w:rsidRPr="00C35B57">
        <w:rPr>
          <w:rStyle w:val="normaltextrun"/>
          <w:rFonts w:ascii="Arial" w:hAnsi="Arial" w:cs="Arial"/>
          <w:sz w:val="20"/>
          <w:szCs w:val="20"/>
          <w:lang w:val="en-GB"/>
        </w:rPr>
        <w:t>UCUM (Unified Codes for Units of Measure): Includes all units of measures being contemporarily used in international science, engineering, and business. The primary focus is on electronic communication, as opposed to communication between humans. Electronic data interchange (EDI) protocols would be a typical application for UCUM.</w:t>
      </w:r>
      <w:r w:rsidR="00152C74">
        <w:rPr>
          <w:rStyle w:val="normaltextrun"/>
          <w:rFonts w:ascii="Arial" w:hAnsi="Arial" w:cs="Arial"/>
          <w:sz w:val="20"/>
          <w:szCs w:val="20"/>
          <w:lang w:val="en-GB"/>
        </w:rPr>
        <w:t xml:space="preserve"> </w:t>
      </w:r>
    </w:p>
    <w:p w14:paraId="5B20D336" w14:textId="75B0F77A" w:rsidR="00917C8C" w:rsidRPr="00C35B57" w:rsidRDefault="63A88F76" w:rsidP="00506DAD">
      <w:pPr>
        <w:pStyle w:val="paragraph"/>
        <w:numPr>
          <w:ilvl w:val="0"/>
          <w:numId w:val="6"/>
        </w:numPr>
        <w:spacing w:before="0" w:beforeAutospacing="0" w:after="240" w:afterAutospacing="0"/>
        <w:ind w:left="965" w:firstLine="0"/>
        <w:jc w:val="both"/>
        <w:textAlignment w:val="baseline"/>
        <w:rPr>
          <w:rStyle w:val="eop"/>
          <w:rFonts w:ascii="Arial" w:hAnsi="Arial" w:cs="Arial"/>
          <w:sz w:val="22"/>
          <w:szCs w:val="22"/>
          <w:lang w:val="en-GB"/>
        </w:rPr>
      </w:pPr>
      <w:r w:rsidRPr="00C35B57">
        <w:rPr>
          <w:rStyle w:val="normaltextrun"/>
          <w:rFonts w:ascii="Arial" w:hAnsi="Arial" w:cs="Arial"/>
          <w:sz w:val="20"/>
          <w:szCs w:val="20"/>
          <w:lang w:val="en-GB"/>
        </w:rPr>
        <w:t xml:space="preserve">ADAPT: A system of codes used by </w:t>
      </w:r>
      <w:proofErr w:type="spellStart"/>
      <w:r w:rsidRPr="00C35B57">
        <w:rPr>
          <w:rStyle w:val="normaltextrun"/>
          <w:rFonts w:ascii="Arial" w:hAnsi="Arial" w:cs="Arial"/>
          <w:sz w:val="20"/>
          <w:szCs w:val="20"/>
          <w:lang w:val="en-GB"/>
        </w:rPr>
        <w:t>AgGateway</w:t>
      </w:r>
      <w:r w:rsidR="00227F5C">
        <w:rPr>
          <w:rStyle w:val="normaltextrun"/>
          <w:rFonts w:ascii="Arial" w:hAnsi="Arial" w:cs="Arial"/>
          <w:sz w:val="20"/>
          <w:szCs w:val="20"/>
          <w:lang w:val="en-GB"/>
        </w:rPr>
        <w:t>’</w:t>
      </w:r>
      <w:r w:rsidRPr="00C35B57">
        <w:rPr>
          <w:rStyle w:val="normaltextrun"/>
          <w:rFonts w:ascii="Arial" w:hAnsi="Arial" w:cs="Arial"/>
          <w:sz w:val="20"/>
          <w:szCs w:val="20"/>
          <w:lang w:val="en-GB"/>
        </w:rPr>
        <w:t>s</w:t>
      </w:r>
      <w:proofErr w:type="spellEnd"/>
      <w:r w:rsidRPr="00C35B57">
        <w:rPr>
          <w:rStyle w:val="normaltextrun"/>
          <w:rFonts w:ascii="Arial" w:hAnsi="Arial" w:cs="Arial"/>
          <w:sz w:val="20"/>
          <w:szCs w:val="20"/>
          <w:lang w:val="en-GB"/>
        </w:rPr>
        <w:t xml:space="preserve"> </w:t>
      </w:r>
      <w:proofErr w:type="gramStart"/>
      <w:r w:rsidRPr="00C35B57">
        <w:rPr>
          <w:rStyle w:val="normaltextrun"/>
          <w:rFonts w:ascii="Arial" w:hAnsi="Arial" w:cs="Arial"/>
          <w:sz w:val="20"/>
          <w:szCs w:val="20"/>
          <w:lang w:val="en-GB"/>
        </w:rPr>
        <w:t>open-source</w:t>
      </w:r>
      <w:proofErr w:type="gramEnd"/>
      <w:r w:rsidRPr="00C35B57">
        <w:rPr>
          <w:rStyle w:val="normaltextrun"/>
          <w:rFonts w:ascii="Arial" w:hAnsi="Arial" w:cs="Arial"/>
          <w:sz w:val="20"/>
          <w:szCs w:val="20"/>
          <w:lang w:val="en-GB"/>
        </w:rPr>
        <w:t xml:space="preserve"> ADAPT </w:t>
      </w:r>
      <w:r w:rsidR="005D1CBB">
        <w:rPr>
          <w:rStyle w:val="normaltextrun"/>
          <w:rFonts w:ascii="Arial" w:hAnsi="Arial" w:cs="Arial"/>
          <w:sz w:val="20"/>
          <w:szCs w:val="20"/>
          <w:lang w:val="en-GB"/>
        </w:rPr>
        <w:t>toolkit</w:t>
      </w:r>
      <w:r w:rsidRPr="00C35B57">
        <w:rPr>
          <w:rStyle w:val="normaltextrun"/>
          <w:rFonts w:ascii="Arial" w:hAnsi="Arial" w:cs="Arial"/>
          <w:sz w:val="20"/>
          <w:szCs w:val="20"/>
          <w:lang w:val="en-GB"/>
        </w:rPr>
        <w:t>.</w:t>
      </w:r>
    </w:p>
    <w:p w14:paraId="30FC639A" w14:textId="2D2B77D5" w:rsidR="006E2F21" w:rsidRPr="00C35B57" w:rsidRDefault="006E2F21" w:rsidP="006E2F21">
      <w:pPr>
        <w:pStyle w:val="Heading3"/>
      </w:pPr>
      <w:bookmarkStart w:id="86" w:name="_Toc160650430"/>
      <w:r w:rsidRPr="00C35B57">
        <w:t>8.4.1</w:t>
      </w:r>
      <w:r w:rsidR="00AF16D0">
        <w:tab/>
      </w:r>
      <w:r w:rsidR="00AF16D0">
        <w:tab/>
      </w:r>
      <w:r w:rsidRPr="00C35B57">
        <w:tab/>
        <w:t>Implementation</w:t>
      </w:r>
      <w:bookmarkEnd w:id="86"/>
    </w:p>
    <w:p w14:paraId="33C9596C" w14:textId="614165A0" w:rsidR="00481B8C" w:rsidRPr="00C35B57" w:rsidRDefault="3A59D24E" w:rsidP="00481B8C">
      <w:pPr>
        <w:spacing w:after="0" w:line="240" w:lineRule="auto"/>
        <w:textAlignment w:val="baseline"/>
        <w:rPr>
          <w:rFonts w:cs="Arial"/>
        </w:rPr>
      </w:pPr>
      <w:r w:rsidRPr="00C35B57">
        <w:rPr>
          <w:rFonts w:cs="Arial"/>
        </w:rPr>
        <w:t>A</w:t>
      </w:r>
      <w:r w:rsidR="00871B83">
        <w:rPr>
          <w:rFonts w:cs="Arial"/>
        </w:rPr>
        <w:t xml:space="preserve"> </w:t>
      </w:r>
      <w:r w:rsidRPr="00C35B57">
        <w:rPr>
          <w:rFonts w:cs="Arial"/>
        </w:rPr>
        <w:t xml:space="preserve">document </w:t>
      </w:r>
      <w:r w:rsidR="00871B83">
        <w:rPr>
          <w:rFonts w:cs="Arial"/>
        </w:rPr>
        <w:t>compliant with this standard shall</w:t>
      </w:r>
      <w:r w:rsidRPr="00C35B57">
        <w:rPr>
          <w:rFonts w:cs="Arial"/>
        </w:rPr>
        <w:t xml:space="preserve"> contain a single instance of the </w:t>
      </w:r>
      <w:proofErr w:type="spellStart"/>
      <w:r w:rsidRPr="00C35B57">
        <w:rPr>
          <w:rFonts w:cs="Arial"/>
        </w:rPr>
        <w:t>U</w:t>
      </w:r>
      <w:r w:rsidR="00B22961">
        <w:rPr>
          <w:rFonts w:cs="Arial"/>
        </w:rPr>
        <w:t>nitOf</w:t>
      </w:r>
      <w:r w:rsidRPr="00C35B57">
        <w:rPr>
          <w:rFonts w:cs="Arial"/>
        </w:rPr>
        <w:t>M</w:t>
      </w:r>
      <w:r w:rsidR="00B22961">
        <w:rPr>
          <w:rFonts w:cs="Arial"/>
        </w:rPr>
        <w:t>easure</w:t>
      </w:r>
      <w:r w:rsidRPr="00C35B57">
        <w:rPr>
          <w:rFonts w:cs="Arial"/>
        </w:rPr>
        <w:t>Authority</w:t>
      </w:r>
      <w:proofErr w:type="spellEnd"/>
      <w:r w:rsidRPr="00C35B57">
        <w:rPr>
          <w:rFonts w:cs="Arial"/>
        </w:rPr>
        <w:t xml:space="preserve"> element, specified at the top level of the document. The </w:t>
      </w:r>
      <w:proofErr w:type="spellStart"/>
      <w:r w:rsidRPr="00C35B57">
        <w:rPr>
          <w:rFonts w:cs="Arial"/>
        </w:rPr>
        <w:t>U</w:t>
      </w:r>
      <w:r w:rsidR="00B22961">
        <w:rPr>
          <w:rFonts w:cs="Arial"/>
        </w:rPr>
        <w:t>nitOf</w:t>
      </w:r>
      <w:r w:rsidRPr="00C35B57">
        <w:rPr>
          <w:rFonts w:cs="Arial"/>
        </w:rPr>
        <w:t>M</w:t>
      </w:r>
      <w:r w:rsidR="00B22961">
        <w:rPr>
          <w:rFonts w:cs="Arial"/>
        </w:rPr>
        <w:t>easure</w:t>
      </w:r>
      <w:r w:rsidRPr="00C35B57">
        <w:rPr>
          <w:rFonts w:cs="Arial"/>
        </w:rPr>
        <w:t>Authority</w:t>
      </w:r>
      <w:proofErr w:type="spellEnd"/>
      <w:r w:rsidRPr="00C35B57">
        <w:rPr>
          <w:rFonts w:cs="Arial"/>
        </w:rPr>
        <w:t xml:space="preserve"> element is an enumeration having the following possible values shown in Table </w:t>
      </w:r>
      <w:r w:rsidR="00771AD2">
        <w:rPr>
          <w:rFonts w:cs="Arial"/>
        </w:rPr>
        <w:t>7</w:t>
      </w:r>
      <w:r w:rsidRPr="00C35B57">
        <w:rPr>
          <w:rFonts w:cs="Arial"/>
        </w:rPr>
        <w:t>: </w:t>
      </w:r>
    </w:p>
    <w:p w14:paraId="598FF68C" w14:textId="77777777" w:rsidR="00481B8C" w:rsidRPr="00C35B57" w:rsidRDefault="00481B8C" w:rsidP="00481B8C">
      <w:pPr>
        <w:spacing w:after="0" w:line="240" w:lineRule="auto"/>
        <w:textAlignment w:val="baseline"/>
        <w:rPr>
          <w:rFonts w:ascii="Segoe UI" w:hAnsi="Segoe UI" w:cs="Segoe UI"/>
          <w:sz w:val="18"/>
          <w:szCs w:val="18"/>
        </w:rPr>
      </w:pPr>
    </w:p>
    <w:p w14:paraId="4E786497" w14:textId="724B95AB" w:rsidR="00481B8C" w:rsidRPr="00C35B57" w:rsidRDefault="00481B8C" w:rsidP="00481B8C">
      <w:pPr>
        <w:spacing w:after="0" w:line="240" w:lineRule="auto"/>
        <w:jc w:val="center"/>
        <w:textAlignment w:val="baseline"/>
        <w:rPr>
          <w:rFonts w:cs="Arial"/>
          <w:b/>
          <w:bCs/>
        </w:rPr>
      </w:pPr>
      <w:r w:rsidRPr="00C35B57">
        <w:rPr>
          <w:rFonts w:cs="Arial"/>
          <w:b/>
          <w:bCs/>
        </w:rPr>
        <w:t xml:space="preserve">Table </w:t>
      </w:r>
      <w:r w:rsidR="00771AD2">
        <w:rPr>
          <w:rFonts w:cs="Arial"/>
          <w:b/>
          <w:bCs/>
        </w:rPr>
        <w:t>7</w:t>
      </w:r>
      <w:r w:rsidRPr="00C35B57">
        <w:rPr>
          <w:rFonts w:cs="Arial"/>
          <w:b/>
          <w:bCs/>
        </w:rPr>
        <w:t xml:space="preserve"> – </w:t>
      </w:r>
      <w:proofErr w:type="spellStart"/>
      <w:r w:rsidR="00B22961" w:rsidRPr="00C35B57">
        <w:rPr>
          <w:rFonts w:cs="Arial"/>
          <w:b/>
          <w:bCs/>
        </w:rPr>
        <w:t>U</w:t>
      </w:r>
      <w:r w:rsidR="00B22961">
        <w:rPr>
          <w:rFonts w:cs="Arial"/>
          <w:b/>
          <w:bCs/>
        </w:rPr>
        <w:t>nitOf</w:t>
      </w:r>
      <w:r w:rsidR="00B22961" w:rsidRPr="00C35B57">
        <w:rPr>
          <w:rFonts w:cs="Arial"/>
          <w:b/>
          <w:bCs/>
        </w:rPr>
        <w:t>M</w:t>
      </w:r>
      <w:r w:rsidR="0018049A">
        <w:rPr>
          <w:rFonts w:cs="Arial"/>
          <w:b/>
          <w:bCs/>
        </w:rPr>
        <w:t>easure</w:t>
      </w:r>
      <w:r w:rsidR="00B22961" w:rsidRPr="00C35B57">
        <w:rPr>
          <w:rFonts w:cs="Arial"/>
          <w:b/>
          <w:bCs/>
        </w:rPr>
        <w:t>Authority</w:t>
      </w:r>
      <w:proofErr w:type="spellEnd"/>
      <w:r w:rsidR="00B22961" w:rsidRPr="00C35B57">
        <w:rPr>
          <w:rFonts w:cs="Arial"/>
          <w:b/>
          <w:bCs/>
        </w:rPr>
        <w:t xml:space="preserve"> </w:t>
      </w:r>
      <w:r w:rsidRPr="00C35B57">
        <w:rPr>
          <w:rFonts w:cs="Arial"/>
          <w:b/>
          <w:bCs/>
        </w:rPr>
        <w:t xml:space="preserve">enumerated </w:t>
      </w:r>
      <w:proofErr w:type="gramStart"/>
      <w:r w:rsidRPr="00C35B57">
        <w:rPr>
          <w:rFonts w:cs="Arial"/>
          <w:b/>
          <w:bCs/>
        </w:rPr>
        <w:t>values</w:t>
      </w:r>
      <w:proofErr w:type="gramEnd"/>
      <w:r w:rsidRPr="00C35B57">
        <w:rPr>
          <w:rFonts w:cs="Arial"/>
          <w:b/>
          <w:bCs/>
        </w:rPr>
        <w:t> </w:t>
      </w:r>
    </w:p>
    <w:p w14:paraId="415F0B84" w14:textId="77777777" w:rsidR="00481B8C" w:rsidRPr="00C35B57" w:rsidRDefault="00481B8C" w:rsidP="00481B8C">
      <w:pPr>
        <w:spacing w:after="0" w:line="240" w:lineRule="auto"/>
        <w:jc w:val="center"/>
        <w:textAlignment w:val="baseline"/>
        <w:rPr>
          <w:rFonts w:ascii="Segoe UI" w:hAnsi="Segoe UI" w:cs="Segoe UI"/>
          <w:b/>
          <w:bCs/>
          <w:sz w:val="18"/>
          <w:szCs w:val="18"/>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10"/>
        <w:gridCol w:w="6075"/>
      </w:tblGrid>
      <w:tr w:rsidR="00481B8C" w:rsidRPr="00C35B57" w14:paraId="749E2B9C" w14:textId="77777777" w:rsidTr="00481B8C">
        <w:trPr>
          <w:jc w:val="center"/>
        </w:trPr>
        <w:tc>
          <w:tcPr>
            <w:tcW w:w="1110" w:type="dxa"/>
            <w:tcBorders>
              <w:top w:val="single" w:sz="6" w:space="0" w:color="auto"/>
              <w:left w:val="single" w:sz="6" w:space="0" w:color="auto"/>
              <w:bottom w:val="single" w:sz="6" w:space="0" w:color="auto"/>
              <w:right w:val="single" w:sz="6" w:space="0" w:color="auto"/>
            </w:tcBorders>
            <w:shd w:val="clear" w:color="auto" w:fill="auto"/>
            <w:hideMark/>
          </w:tcPr>
          <w:p w14:paraId="7BB7E552" w14:textId="77777777" w:rsidR="00481B8C" w:rsidRPr="00C35B57" w:rsidRDefault="00481B8C" w:rsidP="00481B8C">
            <w:pPr>
              <w:spacing w:after="0" w:line="240" w:lineRule="auto"/>
              <w:jc w:val="center"/>
              <w:textAlignment w:val="baseline"/>
              <w:rPr>
                <w:rFonts w:ascii="Times New Roman" w:hAnsi="Times New Roman"/>
                <w:sz w:val="24"/>
                <w:szCs w:val="24"/>
              </w:rPr>
            </w:pPr>
            <w:r w:rsidRPr="00C35B57">
              <w:rPr>
                <w:rFonts w:cs="Arial"/>
                <w:b/>
                <w:bCs/>
                <w:sz w:val="18"/>
                <w:szCs w:val="18"/>
              </w:rPr>
              <w:t>Value</w:t>
            </w:r>
            <w:r w:rsidRPr="00C35B57">
              <w:rPr>
                <w:rFonts w:cs="Arial"/>
                <w:sz w:val="18"/>
                <w:szCs w:val="18"/>
              </w:rPr>
              <w:t> </w:t>
            </w:r>
          </w:p>
        </w:tc>
        <w:tc>
          <w:tcPr>
            <w:tcW w:w="6075" w:type="dxa"/>
            <w:tcBorders>
              <w:top w:val="single" w:sz="6" w:space="0" w:color="auto"/>
              <w:left w:val="single" w:sz="6" w:space="0" w:color="auto"/>
              <w:bottom w:val="single" w:sz="6" w:space="0" w:color="auto"/>
              <w:right w:val="single" w:sz="6" w:space="0" w:color="auto"/>
            </w:tcBorders>
            <w:shd w:val="clear" w:color="auto" w:fill="auto"/>
            <w:hideMark/>
          </w:tcPr>
          <w:p w14:paraId="58E56D47" w14:textId="77777777" w:rsidR="00481B8C" w:rsidRPr="00C35B57" w:rsidRDefault="00481B8C" w:rsidP="00481B8C">
            <w:pPr>
              <w:spacing w:after="0" w:line="240" w:lineRule="auto"/>
              <w:jc w:val="center"/>
              <w:textAlignment w:val="baseline"/>
              <w:rPr>
                <w:rFonts w:ascii="Times New Roman" w:hAnsi="Times New Roman"/>
                <w:sz w:val="24"/>
                <w:szCs w:val="24"/>
              </w:rPr>
            </w:pPr>
            <w:r w:rsidRPr="00C35B57">
              <w:rPr>
                <w:rFonts w:cs="Arial"/>
                <w:b/>
                <w:bCs/>
                <w:sz w:val="18"/>
                <w:szCs w:val="18"/>
              </w:rPr>
              <w:t>Meaning</w:t>
            </w:r>
            <w:r w:rsidRPr="00C35B57">
              <w:rPr>
                <w:rFonts w:cs="Arial"/>
                <w:sz w:val="18"/>
                <w:szCs w:val="18"/>
              </w:rPr>
              <w:t> </w:t>
            </w:r>
          </w:p>
        </w:tc>
      </w:tr>
      <w:tr w:rsidR="00481B8C" w:rsidRPr="00C35B57" w14:paraId="79F5B55A" w14:textId="77777777" w:rsidTr="00481B8C">
        <w:trPr>
          <w:jc w:val="center"/>
        </w:trPr>
        <w:tc>
          <w:tcPr>
            <w:tcW w:w="1110" w:type="dxa"/>
            <w:tcBorders>
              <w:top w:val="single" w:sz="6" w:space="0" w:color="auto"/>
              <w:left w:val="single" w:sz="6" w:space="0" w:color="auto"/>
              <w:bottom w:val="single" w:sz="6" w:space="0" w:color="auto"/>
              <w:right w:val="single" w:sz="6" w:space="0" w:color="auto"/>
            </w:tcBorders>
            <w:shd w:val="clear" w:color="auto" w:fill="auto"/>
            <w:hideMark/>
          </w:tcPr>
          <w:p w14:paraId="72FBF24F" w14:textId="3C816EC3" w:rsidR="00481B8C" w:rsidRPr="00C35B57" w:rsidRDefault="0090314D" w:rsidP="00481B8C">
            <w:pPr>
              <w:spacing w:after="0" w:line="240" w:lineRule="auto"/>
              <w:jc w:val="center"/>
              <w:textAlignment w:val="baseline"/>
              <w:rPr>
                <w:rFonts w:ascii="Times New Roman" w:hAnsi="Times New Roman"/>
                <w:sz w:val="24"/>
                <w:szCs w:val="24"/>
              </w:rPr>
            </w:pPr>
            <w:r w:rsidRPr="00C35B57">
              <w:rPr>
                <w:rFonts w:cs="Arial"/>
                <w:color w:val="000000"/>
                <w:sz w:val="18"/>
                <w:szCs w:val="18"/>
                <w:shd w:val="clear" w:color="auto" w:fill="FFFFFF"/>
              </w:rPr>
              <w:t>UNR</w:t>
            </w:r>
            <w:r>
              <w:rPr>
                <w:rFonts w:cs="Arial"/>
                <w:color w:val="000000"/>
                <w:sz w:val="18"/>
                <w:szCs w:val="18"/>
                <w:shd w:val="clear" w:color="auto" w:fill="FFFFFF"/>
              </w:rPr>
              <w:t>E</w:t>
            </w:r>
            <w:r>
              <w:rPr>
                <w:color w:val="000000"/>
                <w:sz w:val="18"/>
                <w:szCs w:val="18"/>
                <w:shd w:val="clear" w:color="auto" w:fill="FFFFFF"/>
              </w:rPr>
              <w:t>C</w:t>
            </w:r>
            <w:r w:rsidRPr="00C35B57">
              <w:rPr>
                <w:rFonts w:cs="Arial"/>
                <w:color w:val="000000"/>
                <w:sz w:val="18"/>
                <w:szCs w:val="18"/>
                <w:shd w:val="clear" w:color="auto" w:fill="FFFFFF"/>
              </w:rPr>
              <w:t>20</w:t>
            </w:r>
            <w:r w:rsidRPr="00C35B57">
              <w:rPr>
                <w:rFonts w:cs="Arial"/>
                <w:color w:val="000000"/>
                <w:sz w:val="18"/>
                <w:szCs w:val="18"/>
              </w:rPr>
              <w:t> </w:t>
            </w:r>
          </w:p>
        </w:tc>
        <w:tc>
          <w:tcPr>
            <w:tcW w:w="6075" w:type="dxa"/>
            <w:tcBorders>
              <w:top w:val="single" w:sz="6" w:space="0" w:color="auto"/>
              <w:left w:val="single" w:sz="6" w:space="0" w:color="auto"/>
              <w:bottom w:val="single" w:sz="6" w:space="0" w:color="auto"/>
              <w:right w:val="single" w:sz="6" w:space="0" w:color="auto"/>
            </w:tcBorders>
            <w:shd w:val="clear" w:color="auto" w:fill="auto"/>
            <w:hideMark/>
          </w:tcPr>
          <w:p w14:paraId="468BBD9B" w14:textId="77777777" w:rsidR="00481B8C" w:rsidRPr="00C35B57" w:rsidRDefault="00481B8C" w:rsidP="00481B8C">
            <w:pPr>
              <w:spacing w:after="0" w:line="240" w:lineRule="auto"/>
              <w:jc w:val="left"/>
              <w:textAlignment w:val="baseline"/>
              <w:rPr>
                <w:rFonts w:ascii="Times New Roman" w:hAnsi="Times New Roman"/>
                <w:sz w:val="24"/>
                <w:szCs w:val="24"/>
              </w:rPr>
            </w:pPr>
            <w:r w:rsidRPr="00C35B57">
              <w:rPr>
                <w:rFonts w:cs="Arial"/>
                <w:color w:val="000000"/>
                <w:sz w:val="18"/>
                <w:szCs w:val="18"/>
                <w:shd w:val="clear" w:color="auto" w:fill="FFFFFF"/>
              </w:rPr>
              <w:t xml:space="preserve">UN/CEFACT </w:t>
            </w:r>
            <w:r w:rsidRPr="00C35B57">
              <w:rPr>
                <w:rFonts w:cs="Arial"/>
                <w:sz w:val="18"/>
                <w:szCs w:val="18"/>
              </w:rPr>
              <w:t>Recommendation 20 codes are used to specify units </w:t>
            </w:r>
          </w:p>
        </w:tc>
      </w:tr>
      <w:tr w:rsidR="00481B8C" w:rsidRPr="00C35B57" w14:paraId="0B16C800" w14:textId="77777777" w:rsidTr="00481B8C">
        <w:trPr>
          <w:jc w:val="center"/>
        </w:trPr>
        <w:tc>
          <w:tcPr>
            <w:tcW w:w="1110" w:type="dxa"/>
            <w:tcBorders>
              <w:top w:val="single" w:sz="6" w:space="0" w:color="auto"/>
              <w:left w:val="single" w:sz="6" w:space="0" w:color="auto"/>
              <w:bottom w:val="single" w:sz="6" w:space="0" w:color="auto"/>
              <w:right w:val="single" w:sz="6" w:space="0" w:color="auto"/>
            </w:tcBorders>
            <w:shd w:val="clear" w:color="auto" w:fill="auto"/>
            <w:hideMark/>
          </w:tcPr>
          <w:p w14:paraId="623B39ED" w14:textId="77777777" w:rsidR="00481B8C" w:rsidRPr="00C35B57" w:rsidRDefault="00481B8C" w:rsidP="00481B8C">
            <w:pPr>
              <w:spacing w:after="0" w:line="240" w:lineRule="auto"/>
              <w:jc w:val="center"/>
              <w:textAlignment w:val="baseline"/>
              <w:rPr>
                <w:rFonts w:ascii="Times New Roman" w:hAnsi="Times New Roman"/>
                <w:sz w:val="24"/>
                <w:szCs w:val="24"/>
              </w:rPr>
            </w:pPr>
            <w:r w:rsidRPr="00C35B57">
              <w:rPr>
                <w:rFonts w:cs="Arial"/>
                <w:color w:val="000000"/>
                <w:sz w:val="18"/>
                <w:szCs w:val="18"/>
                <w:shd w:val="clear" w:color="auto" w:fill="FFFFFF"/>
              </w:rPr>
              <w:t>QUDT</w:t>
            </w:r>
            <w:r w:rsidRPr="00C35B57">
              <w:rPr>
                <w:rFonts w:cs="Arial"/>
                <w:color w:val="000000"/>
                <w:sz w:val="18"/>
                <w:szCs w:val="18"/>
              </w:rPr>
              <w:t> </w:t>
            </w:r>
          </w:p>
        </w:tc>
        <w:tc>
          <w:tcPr>
            <w:tcW w:w="6075" w:type="dxa"/>
            <w:tcBorders>
              <w:top w:val="single" w:sz="6" w:space="0" w:color="auto"/>
              <w:left w:val="single" w:sz="6" w:space="0" w:color="auto"/>
              <w:bottom w:val="single" w:sz="6" w:space="0" w:color="auto"/>
              <w:right w:val="single" w:sz="6" w:space="0" w:color="auto"/>
            </w:tcBorders>
            <w:shd w:val="clear" w:color="auto" w:fill="auto"/>
            <w:hideMark/>
          </w:tcPr>
          <w:p w14:paraId="152A193C" w14:textId="77777777" w:rsidR="00481B8C" w:rsidRPr="00C35B57" w:rsidRDefault="00481B8C" w:rsidP="00481B8C">
            <w:pPr>
              <w:spacing w:after="0" w:line="240" w:lineRule="auto"/>
              <w:jc w:val="left"/>
              <w:textAlignment w:val="baseline"/>
              <w:rPr>
                <w:rFonts w:ascii="Times New Roman" w:hAnsi="Times New Roman"/>
                <w:sz w:val="24"/>
                <w:szCs w:val="24"/>
              </w:rPr>
            </w:pPr>
            <w:r w:rsidRPr="00C35B57">
              <w:rPr>
                <w:rFonts w:cs="Arial"/>
                <w:sz w:val="18"/>
                <w:szCs w:val="18"/>
              </w:rPr>
              <w:t>QUDT codes are used to specify units </w:t>
            </w:r>
          </w:p>
        </w:tc>
      </w:tr>
      <w:tr w:rsidR="00481B8C" w:rsidRPr="00C35B57" w14:paraId="5812FFA1" w14:textId="77777777" w:rsidTr="00481B8C">
        <w:trPr>
          <w:jc w:val="center"/>
        </w:trPr>
        <w:tc>
          <w:tcPr>
            <w:tcW w:w="1110" w:type="dxa"/>
            <w:tcBorders>
              <w:top w:val="single" w:sz="6" w:space="0" w:color="auto"/>
              <w:left w:val="single" w:sz="6" w:space="0" w:color="auto"/>
              <w:bottom w:val="single" w:sz="6" w:space="0" w:color="auto"/>
              <w:right w:val="single" w:sz="6" w:space="0" w:color="auto"/>
            </w:tcBorders>
            <w:shd w:val="clear" w:color="auto" w:fill="auto"/>
            <w:hideMark/>
          </w:tcPr>
          <w:p w14:paraId="04035A22" w14:textId="77777777" w:rsidR="00481B8C" w:rsidRPr="00C35B57" w:rsidRDefault="00481B8C" w:rsidP="00481B8C">
            <w:pPr>
              <w:spacing w:after="0" w:line="240" w:lineRule="auto"/>
              <w:jc w:val="center"/>
              <w:textAlignment w:val="baseline"/>
              <w:rPr>
                <w:rFonts w:ascii="Times New Roman" w:hAnsi="Times New Roman"/>
                <w:sz w:val="24"/>
                <w:szCs w:val="24"/>
              </w:rPr>
            </w:pPr>
            <w:r w:rsidRPr="00C35B57">
              <w:rPr>
                <w:rFonts w:cs="Arial"/>
                <w:color w:val="000000"/>
                <w:sz w:val="18"/>
                <w:szCs w:val="18"/>
                <w:shd w:val="clear" w:color="auto" w:fill="FFFFFF"/>
              </w:rPr>
              <w:t>UCUM</w:t>
            </w:r>
            <w:r w:rsidRPr="00C35B57">
              <w:rPr>
                <w:rFonts w:cs="Arial"/>
                <w:color w:val="000000"/>
                <w:sz w:val="18"/>
                <w:szCs w:val="18"/>
              </w:rPr>
              <w:t> </w:t>
            </w:r>
          </w:p>
        </w:tc>
        <w:tc>
          <w:tcPr>
            <w:tcW w:w="6075" w:type="dxa"/>
            <w:tcBorders>
              <w:top w:val="single" w:sz="6" w:space="0" w:color="auto"/>
              <w:left w:val="single" w:sz="6" w:space="0" w:color="auto"/>
              <w:bottom w:val="single" w:sz="6" w:space="0" w:color="auto"/>
              <w:right w:val="single" w:sz="6" w:space="0" w:color="auto"/>
            </w:tcBorders>
            <w:shd w:val="clear" w:color="auto" w:fill="auto"/>
            <w:hideMark/>
          </w:tcPr>
          <w:p w14:paraId="0FA56B53" w14:textId="77777777" w:rsidR="00481B8C" w:rsidRPr="00C35B57" w:rsidRDefault="00481B8C" w:rsidP="00481B8C">
            <w:pPr>
              <w:spacing w:after="0" w:line="240" w:lineRule="auto"/>
              <w:jc w:val="left"/>
              <w:textAlignment w:val="baseline"/>
              <w:rPr>
                <w:rFonts w:ascii="Times New Roman" w:hAnsi="Times New Roman"/>
                <w:sz w:val="24"/>
                <w:szCs w:val="24"/>
              </w:rPr>
            </w:pPr>
            <w:r w:rsidRPr="00C35B57">
              <w:rPr>
                <w:rFonts w:cs="Arial"/>
                <w:sz w:val="18"/>
                <w:szCs w:val="18"/>
              </w:rPr>
              <w:t>UCUM codes are used to specify units </w:t>
            </w:r>
          </w:p>
        </w:tc>
      </w:tr>
      <w:tr w:rsidR="00481B8C" w:rsidRPr="00C35B57" w14:paraId="1B6088B6" w14:textId="77777777" w:rsidTr="00481B8C">
        <w:trPr>
          <w:jc w:val="center"/>
        </w:trPr>
        <w:tc>
          <w:tcPr>
            <w:tcW w:w="1110" w:type="dxa"/>
            <w:tcBorders>
              <w:top w:val="single" w:sz="6" w:space="0" w:color="auto"/>
              <w:left w:val="single" w:sz="6" w:space="0" w:color="auto"/>
              <w:bottom w:val="single" w:sz="6" w:space="0" w:color="auto"/>
              <w:right w:val="single" w:sz="6" w:space="0" w:color="auto"/>
            </w:tcBorders>
            <w:shd w:val="clear" w:color="auto" w:fill="auto"/>
            <w:hideMark/>
          </w:tcPr>
          <w:p w14:paraId="6BE5B155" w14:textId="77777777" w:rsidR="00481B8C" w:rsidRPr="00C35B57" w:rsidRDefault="00481B8C" w:rsidP="00481B8C">
            <w:pPr>
              <w:spacing w:after="0" w:line="240" w:lineRule="auto"/>
              <w:jc w:val="center"/>
              <w:textAlignment w:val="baseline"/>
              <w:rPr>
                <w:rFonts w:ascii="Times New Roman" w:hAnsi="Times New Roman"/>
                <w:sz w:val="24"/>
                <w:szCs w:val="24"/>
              </w:rPr>
            </w:pPr>
            <w:r w:rsidRPr="00C35B57">
              <w:rPr>
                <w:rFonts w:cs="Arial"/>
                <w:color w:val="000000"/>
                <w:sz w:val="18"/>
                <w:szCs w:val="18"/>
                <w:shd w:val="clear" w:color="auto" w:fill="FFFFFF"/>
              </w:rPr>
              <w:t>ADAPT</w:t>
            </w:r>
            <w:r w:rsidRPr="00C35B57">
              <w:rPr>
                <w:rFonts w:cs="Arial"/>
                <w:color w:val="000000"/>
                <w:sz w:val="18"/>
                <w:szCs w:val="18"/>
              </w:rPr>
              <w:t> </w:t>
            </w:r>
          </w:p>
        </w:tc>
        <w:tc>
          <w:tcPr>
            <w:tcW w:w="6075" w:type="dxa"/>
            <w:tcBorders>
              <w:top w:val="single" w:sz="6" w:space="0" w:color="auto"/>
              <w:left w:val="single" w:sz="6" w:space="0" w:color="auto"/>
              <w:bottom w:val="single" w:sz="6" w:space="0" w:color="auto"/>
              <w:right w:val="single" w:sz="6" w:space="0" w:color="auto"/>
            </w:tcBorders>
            <w:shd w:val="clear" w:color="auto" w:fill="auto"/>
            <w:hideMark/>
          </w:tcPr>
          <w:p w14:paraId="65D0EEA8" w14:textId="77777777" w:rsidR="00481B8C" w:rsidRPr="00C35B57" w:rsidRDefault="00481B8C" w:rsidP="00481B8C">
            <w:pPr>
              <w:spacing w:after="0" w:line="240" w:lineRule="auto"/>
              <w:jc w:val="left"/>
              <w:textAlignment w:val="baseline"/>
              <w:rPr>
                <w:rFonts w:ascii="Times New Roman" w:hAnsi="Times New Roman"/>
                <w:sz w:val="24"/>
                <w:szCs w:val="24"/>
              </w:rPr>
            </w:pPr>
            <w:r w:rsidRPr="00C35B57">
              <w:rPr>
                <w:rFonts w:cs="Arial"/>
                <w:sz w:val="18"/>
                <w:szCs w:val="18"/>
              </w:rPr>
              <w:t>ADAPT system codes are used to specify units </w:t>
            </w:r>
          </w:p>
        </w:tc>
      </w:tr>
    </w:tbl>
    <w:p w14:paraId="0422C0F8" w14:textId="77777777" w:rsidR="00481B8C" w:rsidRPr="00C35B57" w:rsidRDefault="00481B8C" w:rsidP="00481B8C">
      <w:pPr>
        <w:spacing w:after="0" w:line="240" w:lineRule="auto"/>
        <w:textAlignment w:val="baseline"/>
        <w:rPr>
          <w:rFonts w:cs="Arial"/>
        </w:rPr>
      </w:pPr>
    </w:p>
    <w:p w14:paraId="61697440" w14:textId="5C258AD5" w:rsidR="00481B8C" w:rsidRPr="00C35B57" w:rsidRDefault="00481B8C" w:rsidP="00481B8C">
      <w:pPr>
        <w:spacing w:after="0" w:line="240" w:lineRule="auto"/>
        <w:textAlignment w:val="baseline"/>
        <w:rPr>
          <w:rFonts w:cs="Arial"/>
        </w:rPr>
      </w:pPr>
      <w:r w:rsidRPr="00C35B57">
        <w:rPr>
          <w:rFonts w:cs="Arial"/>
        </w:rPr>
        <w:t xml:space="preserve">The value of the </w:t>
      </w:r>
      <w:proofErr w:type="spellStart"/>
      <w:r w:rsidRPr="00C35B57">
        <w:rPr>
          <w:rFonts w:cs="Arial"/>
        </w:rPr>
        <w:t>U</w:t>
      </w:r>
      <w:r w:rsidR="00193917">
        <w:rPr>
          <w:rFonts w:cs="Arial"/>
        </w:rPr>
        <w:t>nitOf</w:t>
      </w:r>
      <w:r w:rsidRPr="00C35B57">
        <w:rPr>
          <w:rFonts w:cs="Arial"/>
        </w:rPr>
        <w:t>M</w:t>
      </w:r>
      <w:r w:rsidR="00193917">
        <w:rPr>
          <w:rFonts w:cs="Arial"/>
        </w:rPr>
        <w:t>easure</w:t>
      </w:r>
      <w:r w:rsidRPr="00C35B57">
        <w:rPr>
          <w:rFonts w:cs="Arial"/>
        </w:rPr>
        <w:t>Authority</w:t>
      </w:r>
      <w:proofErr w:type="spellEnd"/>
      <w:r w:rsidRPr="00C35B57">
        <w:rPr>
          <w:rFonts w:cs="Arial"/>
        </w:rPr>
        <w:t xml:space="preserve"> element applies to the entire document. The </w:t>
      </w:r>
      <w:proofErr w:type="spellStart"/>
      <w:r w:rsidRPr="00C35B57">
        <w:rPr>
          <w:rFonts w:cs="Arial"/>
        </w:rPr>
        <w:t>U</w:t>
      </w:r>
      <w:r w:rsidR="00193917">
        <w:rPr>
          <w:rFonts w:cs="Arial"/>
        </w:rPr>
        <w:t>nitOf</w:t>
      </w:r>
      <w:r w:rsidRPr="00C35B57">
        <w:rPr>
          <w:rFonts w:cs="Arial"/>
        </w:rPr>
        <w:t>M</w:t>
      </w:r>
      <w:r w:rsidR="00193917">
        <w:rPr>
          <w:rFonts w:cs="Arial"/>
        </w:rPr>
        <w:t>easure</w:t>
      </w:r>
      <w:r w:rsidRPr="00C35B57">
        <w:rPr>
          <w:rFonts w:cs="Arial"/>
        </w:rPr>
        <w:t>Authority</w:t>
      </w:r>
      <w:proofErr w:type="spellEnd"/>
      <w:r w:rsidRPr="00C35B57">
        <w:rPr>
          <w:rFonts w:cs="Arial"/>
        </w:rPr>
        <w:t xml:space="preserve"> element is defined in </w:t>
      </w:r>
      <w:r w:rsidR="009115DA">
        <w:rPr>
          <w:rFonts w:cs="Arial"/>
        </w:rPr>
        <w:t>this part of the standard</w:t>
      </w:r>
      <w:r w:rsidRPr="00C35B57">
        <w:rPr>
          <w:rFonts w:cs="Arial"/>
        </w:rPr>
        <w:t xml:space="preserve"> </w:t>
      </w:r>
      <w:r w:rsidR="009115DA">
        <w:rPr>
          <w:rFonts w:cs="Arial"/>
        </w:rPr>
        <w:t>and</w:t>
      </w:r>
      <w:r w:rsidRPr="00C35B57">
        <w:rPr>
          <w:rFonts w:cs="Arial"/>
        </w:rPr>
        <w:t xml:space="preserve"> used in all subsequent parts</w:t>
      </w:r>
      <w:r w:rsidR="00AF0533">
        <w:rPr>
          <w:rFonts w:cs="Arial"/>
        </w:rPr>
        <w:t xml:space="preserve"> thereof</w:t>
      </w:r>
      <w:r w:rsidRPr="00C35B57">
        <w:rPr>
          <w:rFonts w:cs="Arial"/>
        </w:rPr>
        <w:t>. </w:t>
      </w:r>
    </w:p>
    <w:p w14:paraId="2E83931E" w14:textId="77777777" w:rsidR="009F294C" w:rsidRDefault="009F294C" w:rsidP="00481B8C">
      <w:pPr>
        <w:spacing w:after="0" w:line="240" w:lineRule="auto"/>
        <w:textAlignment w:val="baseline"/>
        <w:rPr>
          <w:rFonts w:cs="Arial"/>
        </w:rPr>
      </w:pPr>
    </w:p>
    <w:p w14:paraId="20109036" w14:textId="4D5E6B7A" w:rsidR="009F294C" w:rsidRDefault="009F294C" w:rsidP="009F294C">
      <w:pPr>
        <w:pStyle w:val="Heading3"/>
      </w:pPr>
      <w:bookmarkStart w:id="87" w:name="_Toc160650431"/>
      <w:r>
        <w:t>8.4.2</w:t>
      </w:r>
      <w:r w:rsidR="00A20FE3">
        <w:tab/>
      </w:r>
      <w:r w:rsidR="00A20FE3">
        <w:tab/>
      </w:r>
      <w:r w:rsidR="00A20FE3" w:rsidRPr="00C35B57">
        <w:tab/>
      </w:r>
      <w:proofErr w:type="spellStart"/>
      <w:r w:rsidR="0028065E">
        <w:t>NumericValue</w:t>
      </w:r>
      <w:bookmarkEnd w:id="87"/>
      <w:proofErr w:type="spellEnd"/>
    </w:p>
    <w:p w14:paraId="6EED2185" w14:textId="26C5F377" w:rsidR="0028065E" w:rsidRPr="0028065E" w:rsidRDefault="00C67073" w:rsidP="0028065E">
      <w:proofErr w:type="spellStart"/>
      <w:r>
        <w:t>NumericValue</w:t>
      </w:r>
      <w:proofErr w:type="spellEnd"/>
      <w:r>
        <w:t xml:space="preserve"> is used </w:t>
      </w:r>
      <w:r w:rsidR="00F44ED5">
        <w:t>for class properties where</w:t>
      </w:r>
      <w:r w:rsidR="00B26F89">
        <w:t xml:space="preserve"> a numeric value is necessary,</w:t>
      </w:r>
      <w:r w:rsidR="00F44ED5">
        <w:t xml:space="preserve"> the </w:t>
      </w:r>
      <w:r w:rsidR="00165421">
        <w:t>units of measure are relevant</w:t>
      </w:r>
      <w:r w:rsidR="00B26F89">
        <w:t>,</w:t>
      </w:r>
      <w:r w:rsidR="00165421">
        <w:t xml:space="preserve"> and the unit of measure is not specified elsewhere in the </w:t>
      </w:r>
      <w:r w:rsidR="00D41E47">
        <w:t>class’s</w:t>
      </w:r>
      <w:r w:rsidR="00165421">
        <w:t xml:space="preserve"> properties.</w:t>
      </w:r>
      <w:r w:rsidR="0CB579EA">
        <w:t xml:space="preserve"> This class has the following properties:</w:t>
      </w:r>
    </w:p>
    <w:p w14:paraId="40B995AA" w14:textId="3EDAF098" w:rsidR="009F294C" w:rsidRPr="00C35B57" w:rsidRDefault="4F0713E2" w:rsidP="3BF84674">
      <w:pPr>
        <w:pStyle w:val="paragraph"/>
        <w:spacing w:before="0" w:beforeAutospacing="0" w:after="0" w:afterAutospacing="0"/>
        <w:ind w:left="480"/>
        <w:jc w:val="both"/>
        <w:textAlignment w:val="baseline"/>
        <w:rPr>
          <w:rStyle w:val="eop"/>
          <w:rFonts w:ascii="Arial" w:hAnsi="Arial" w:cs="Arial"/>
          <w:sz w:val="20"/>
          <w:szCs w:val="20"/>
          <w:lang w:val="en-GB"/>
        </w:rPr>
      </w:pPr>
      <w:r w:rsidRPr="3BF84674">
        <w:rPr>
          <w:rStyle w:val="normaltextrun"/>
          <w:rFonts w:ascii="Arial" w:hAnsi="Arial" w:cs="Arial"/>
          <w:b/>
          <w:bCs/>
          <w:sz w:val="20"/>
          <w:szCs w:val="20"/>
          <w:lang w:val="en-GB"/>
        </w:rPr>
        <w:t>value:</w:t>
      </w:r>
      <w:r w:rsidRPr="3BF84674">
        <w:rPr>
          <w:rStyle w:val="normaltextrun"/>
          <w:rFonts w:ascii="Arial" w:hAnsi="Arial" w:cs="Arial"/>
          <w:sz w:val="20"/>
          <w:szCs w:val="20"/>
          <w:lang w:val="en-GB"/>
        </w:rPr>
        <w:t xml:space="preserve"> The </w:t>
      </w:r>
      <w:proofErr w:type="gramStart"/>
      <w:r w:rsidRPr="3BF84674">
        <w:rPr>
          <w:rStyle w:val="normaltextrun"/>
          <w:rFonts w:ascii="Arial" w:hAnsi="Arial" w:cs="Arial"/>
          <w:sz w:val="20"/>
          <w:szCs w:val="20"/>
          <w:lang w:val="en-GB"/>
        </w:rPr>
        <w:t>value;</w:t>
      </w:r>
      <w:proofErr w:type="gramEnd"/>
      <w:r w:rsidRPr="3BF84674">
        <w:rPr>
          <w:rStyle w:val="normaltextrun"/>
          <w:rFonts w:ascii="Arial" w:hAnsi="Arial" w:cs="Arial"/>
          <w:sz w:val="20"/>
          <w:szCs w:val="20"/>
          <w:lang w:val="en-GB"/>
        </w:rPr>
        <w:t xml:space="preserve"> e.g., 7. </w:t>
      </w:r>
    </w:p>
    <w:p w14:paraId="0555E82E" w14:textId="1995270A" w:rsidR="009F294C" w:rsidRPr="00C35B57" w:rsidRDefault="009F294C" w:rsidP="6997B898">
      <w:pPr>
        <w:pStyle w:val="paragraph"/>
        <w:spacing w:before="0" w:beforeAutospacing="0" w:after="0" w:afterAutospacing="0"/>
        <w:ind w:left="480"/>
        <w:jc w:val="both"/>
        <w:textAlignment w:val="baseline"/>
        <w:rPr>
          <w:rStyle w:val="normaltextrun"/>
          <w:rFonts w:ascii="Arial" w:hAnsi="Arial" w:cs="Arial"/>
          <w:sz w:val="20"/>
          <w:szCs w:val="20"/>
          <w:lang w:val="en-GB"/>
        </w:rPr>
      </w:pPr>
    </w:p>
    <w:p w14:paraId="5DEC0596" w14:textId="09F446E1" w:rsidR="009F294C" w:rsidRPr="00C35B57" w:rsidRDefault="4F0713E2" w:rsidP="54C7B0AF">
      <w:pPr>
        <w:pStyle w:val="paragraph"/>
        <w:spacing w:before="0" w:beforeAutospacing="0" w:after="0" w:afterAutospacing="0"/>
        <w:ind w:left="480"/>
        <w:jc w:val="both"/>
        <w:textAlignment w:val="baseline"/>
        <w:rPr>
          <w:rStyle w:val="eop"/>
          <w:rFonts w:ascii="Arial" w:hAnsi="Arial" w:cs="Arial"/>
          <w:sz w:val="20"/>
          <w:szCs w:val="20"/>
          <w:lang w:val="en-GB"/>
        </w:rPr>
      </w:pPr>
      <w:r w:rsidRPr="2ED0E507">
        <w:rPr>
          <w:rStyle w:val="normaltextrun"/>
          <w:rFonts w:ascii="Arial" w:hAnsi="Arial" w:cs="Arial"/>
          <w:b/>
          <w:bCs/>
          <w:sz w:val="20"/>
          <w:szCs w:val="20"/>
          <w:lang w:val="en-GB"/>
        </w:rPr>
        <w:t>UoM:</w:t>
      </w:r>
      <w:r w:rsidRPr="2ED0E507">
        <w:rPr>
          <w:rStyle w:val="normaltextrun"/>
          <w:rFonts w:ascii="Arial" w:hAnsi="Arial" w:cs="Arial"/>
          <w:sz w:val="20"/>
          <w:szCs w:val="20"/>
          <w:lang w:val="en-GB"/>
        </w:rPr>
        <w:t xml:space="preserve"> The unit of measure code</w:t>
      </w:r>
      <w:r w:rsidR="6868B2A4" w:rsidRPr="2ED0E507">
        <w:rPr>
          <w:rStyle w:val="normaltextrun"/>
          <w:rFonts w:ascii="Arial" w:hAnsi="Arial" w:cs="Arial"/>
          <w:sz w:val="20"/>
          <w:szCs w:val="20"/>
          <w:lang w:val="en-GB"/>
        </w:rPr>
        <w:t xml:space="preserve">, </w:t>
      </w:r>
      <w:r w:rsidR="1F4435DB" w:rsidRPr="53E8FD94">
        <w:rPr>
          <w:rStyle w:val="normaltextrun"/>
          <w:rFonts w:ascii="Arial" w:hAnsi="Arial" w:cs="Arial"/>
          <w:sz w:val="20"/>
          <w:szCs w:val="20"/>
          <w:lang w:val="en-GB"/>
        </w:rPr>
        <w:t>expressed according</w:t>
      </w:r>
      <w:r w:rsidR="6868B2A4" w:rsidRPr="369CADDB">
        <w:rPr>
          <w:rStyle w:val="normaltextrun"/>
          <w:rFonts w:ascii="Arial" w:hAnsi="Arial" w:cs="Arial"/>
          <w:sz w:val="20"/>
          <w:szCs w:val="20"/>
          <w:lang w:val="en-GB"/>
        </w:rPr>
        <w:t xml:space="preserve"> to the </w:t>
      </w:r>
      <w:r w:rsidR="1F4435DB" w:rsidRPr="53E8FD94">
        <w:rPr>
          <w:rStyle w:val="normaltextrun"/>
          <w:rFonts w:ascii="Arial" w:hAnsi="Arial" w:cs="Arial"/>
          <w:sz w:val="20"/>
          <w:szCs w:val="20"/>
          <w:lang w:val="en-GB"/>
        </w:rPr>
        <w:t xml:space="preserve">units of measure </w:t>
      </w:r>
      <w:r w:rsidR="6868B2A4" w:rsidRPr="369CADDB">
        <w:rPr>
          <w:rStyle w:val="normaltextrun"/>
          <w:rFonts w:ascii="Arial" w:hAnsi="Arial" w:cs="Arial"/>
          <w:sz w:val="20"/>
          <w:szCs w:val="20"/>
          <w:lang w:val="en-GB"/>
        </w:rPr>
        <w:t xml:space="preserve">authority </w:t>
      </w:r>
      <w:r w:rsidR="1F4435DB" w:rsidRPr="53E8FD94">
        <w:rPr>
          <w:rStyle w:val="normaltextrun"/>
          <w:rFonts w:ascii="Arial" w:hAnsi="Arial" w:cs="Arial"/>
          <w:sz w:val="20"/>
          <w:szCs w:val="20"/>
          <w:lang w:val="en-GB"/>
        </w:rPr>
        <w:t>identified</w:t>
      </w:r>
      <w:r w:rsidR="6868B2A4" w:rsidRPr="369CADDB">
        <w:rPr>
          <w:rStyle w:val="normaltextrun"/>
          <w:rFonts w:ascii="Arial" w:hAnsi="Arial" w:cs="Arial"/>
          <w:sz w:val="20"/>
          <w:szCs w:val="20"/>
          <w:lang w:val="en-GB"/>
        </w:rPr>
        <w:t xml:space="preserve"> by</w:t>
      </w:r>
      <w:r w:rsidRPr="2ED0E507">
        <w:rPr>
          <w:rStyle w:val="normaltextrun"/>
          <w:rFonts w:ascii="Arial" w:hAnsi="Arial" w:cs="Arial"/>
          <w:sz w:val="20"/>
          <w:szCs w:val="20"/>
          <w:lang w:val="en-GB"/>
        </w:rPr>
        <w:t xml:space="preserve"> </w:t>
      </w:r>
      <w:proofErr w:type="spellStart"/>
      <w:r w:rsidRPr="2ED0E507">
        <w:rPr>
          <w:rStyle w:val="normaltextrun"/>
          <w:rFonts w:ascii="Arial" w:hAnsi="Arial" w:cs="Arial"/>
          <w:sz w:val="20"/>
          <w:szCs w:val="20"/>
          <w:lang w:val="en-GB"/>
        </w:rPr>
        <w:t>UnitOfMeasureAuthority</w:t>
      </w:r>
      <w:proofErr w:type="spellEnd"/>
      <w:r w:rsidRPr="2ED0E507">
        <w:rPr>
          <w:rStyle w:val="normaltextrun"/>
          <w:rFonts w:ascii="Arial" w:hAnsi="Arial" w:cs="Arial"/>
          <w:sz w:val="20"/>
          <w:szCs w:val="20"/>
          <w:lang w:val="en-GB"/>
        </w:rPr>
        <w:t>. </w:t>
      </w:r>
    </w:p>
    <w:p w14:paraId="0C27A3EB" w14:textId="77777777" w:rsidR="00481B8C" w:rsidRPr="00C35B57" w:rsidRDefault="00481B8C" w:rsidP="00481B8C">
      <w:pPr>
        <w:spacing w:after="0" w:line="240" w:lineRule="auto"/>
        <w:textAlignment w:val="baseline"/>
        <w:rPr>
          <w:rFonts w:ascii="Segoe UI" w:hAnsi="Segoe UI" w:cs="Segoe UI"/>
          <w:sz w:val="18"/>
          <w:szCs w:val="18"/>
        </w:rPr>
      </w:pPr>
    </w:p>
    <w:p w14:paraId="59BBF685" w14:textId="76A3C75E" w:rsidR="006E2F21" w:rsidRPr="00C35B57" w:rsidRDefault="006E2F21" w:rsidP="006E2F21">
      <w:pPr>
        <w:pStyle w:val="Heading2"/>
      </w:pPr>
      <w:bookmarkStart w:id="88" w:name="_Toc160650432"/>
      <w:r w:rsidRPr="00C35B57">
        <w:t>8.5</w:t>
      </w:r>
      <w:r w:rsidR="008F1004">
        <w:tab/>
      </w:r>
      <w:r w:rsidRPr="00C35B57">
        <w:tab/>
        <w:t>Geopolitical-Context-Dependent-Data: ContextItems</w:t>
      </w:r>
      <w:bookmarkEnd w:id="88"/>
    </w:p>
    <w:p w14:paraId="5B425B0A" w14:textId="09184740" w:rsidR="006E2F21" w:rsidRPr="00C35B57" w:rsidRDefault="006E2F21" w:rsidP="006E2F21">
      <w:pPr>
        <w:pStyle w:val="Heading3"/>
      </w:pPr>
      <w:bookmarkStart w:id="89" w:name="_Toc160650433"/>
      <w:r w:rsidRPr="00C35B57">
        <w:t>8.5.1</w:t>
      </w:r>
      <w:r w:rsidR="0046113F">
        <w:tab/>
      </w:r>
      <w:r w:rsidR="0046113F">
        <w:tab/>
      </w:r>
      <w:r w:rsidRPr="00C35B57">
        <w:tab/>
        <w:t>Handling Static and Dynamic Requirements within a Data Model</w:t>
      </w:r>
      <w:bookmarkEnd w:id="89"/>
    </w:p>
    <w:p w14:paraId="66353BBD" w14:textId="08C1666A" w:rsidR="00465286" w:rsidRPr="00447F9E" w:rsidRDefault="7133E8B4" w:rsidP="00447F9E">
      <w:pPr>
        <w:pStyle w:val="paragraph"/>
        <w:spacing w:before="0" w:beforeAutospacing="0" w:after="120" w:afterAutospacing="0"/>
        <w:jc w:val="both"/>
        <w:textAlignment w:val="baseline"/>
        <w:rPr>
          <w:rFonts w:ascii="Arial" w:hAnsi="Arial" w:cs="Arial"/>
          <w:sz w:val="20"/>
          <w:szCs w:val="20"/>
          <w:lang w:val="en-GB"/>
        </w:rPr>
      </w:pPr>
      <w:r w:rsidRPr="00C35B57">
        <w:rPr>
          <w:rStyle w:val="normaltextrun"/>
          <w:rFonts w:ascii="Arial" w:hAnsi="Arial" w:cs="Arial"/>
          <w:sz w:val="20"/>
          <w:szCs w:val="20"/>
          <w:lang w:val="en-GB"/>
        </w:rPr>
        <w:t>Current trends in sustainability, traceability, and compliance reporting often include significant amounts of frequently changing, geopolitical</w:t>
      </w:r>
      <w:r w:rsidR="00262FDF">
        <w:rPr>
          <w:rStyle w:val="normaltextrun"/>
          <w:rFonts w:ascii="Arial" w:hAnsi="Arial" w:cs="Arial"/>
          <w:sz w:val="20"/>
          <w:szCs w:val="20"/>
          <w:lang w:val="en-GB"/>
        </w:rPr>
        <w:t>-</w:t>
      </w:r>
      <w:r w:rsidRPr="00C35B57">
        <w:rPr>
          <w:rStyle w:val="normaltextrun"/>
          <w:rFonts w:ascii="Arial" w:hAnsi="Arial" w:cs="Arial"/>
          <w:sz w:val="20"/>
          <w:szCs w:val="20"/>
          <w:lang w:val="en-GB"/>
        </w:rPr>
        <w:t xml:space="preserve"> context</w:t>
      </w:r>
      <w:r w:rsidR="00262FDF">
        <w:rPr>
          <w:rStyle w:val="normaltextrun"/>
          <w:rFonts w:ascii="Arial" w:hAnsi="Arial" w:cs="Arial"/>
          <w:sz w:val="20"/>
          <w:szCs w:val="20"/>
          <w:lang w:val="en-GB"/>
        </w:rPr>
        <w:t>-</w:t>
      </w:r>
      <w:r w:rsidRPr="00C35B57">
        <w:rPr>
          <w:rStyle w:val="normaltextrun"/>
          <w:rFonts w:ascii="Arial" w:hAnsi="Arial" w:cs="Arial"/>
          <w:sz w:val="20"/>
          <w:szCs w:val="20"/>
          <w:lang w:val="en-GB"/>
        </w:rPr>
        <w:t>dependent information, such a</w:t>
      </w:r>
      <w:r w:rsidR="001E0B07">
        <w:rPr>
          <w:rStyle w:val="normaltextrun"/>
          <w:rFonts w:ascii="Arial" w:hAnsi="Arial" w:cs="Arial"/>
          <w:sz w:val="20"/>
          <w:szCs w:val="20"/>
          <w:lang w:val="en-GB"/>
        </w:rPr>
        <w:t>s</w:t>
      </w:r>
      <w:r w:rsidRPr="00C35B57">
        <w:rPr>
          <w:rStyle w:val="normaltextrun"/>
          <w:rFonts w:ascii="Arial" w:hAnsi="Arial" w:cs="Arial"/>
          <w:sz w:val="20"/>
          <w:szCs w:val="20"/>
          <w:lang w:val="en-GB"/>
        </w:rPr>
        <w:t xml:space="preserve"> identification numbers specific to the government agencies that interact with the </w:t>
      </w:r>
      <w:r w:rsidR="002D5964">
        <w:rPr>
          <w:rStyle w:val="normaltextrun"/>
          <w:rFonts w:ascii="Arial" w:hAnsi="Arial" w:cs="Arial"/>
          <w:sz w:val="20"/>
          <w:szCs w:val="20"/>
          <w:lang w:val="en-GB"/>
        </w:rPr>
        <w:t>producer</w:t>
      </w:r>
      <w:r w:rsidRPr="00C35B57">
        <w:rPr>
          <w:rStyle w:val="normaltextrun"/>
          <w:rFonts w:ascii="Arial" w:hAnsi="Arial" w:cs="Arial"/>
          <w:sz w:val="20"/>
          <w:szCs w:val="20"/>
          <w:lang w:val="en-GB"/>
        </w:rPr>
        <w:t xml:space="preserve">s in their jurisdiction. Fulfilling </w:t>
      </w:r>
      <w:proofErr w:type="gramStart"/>
      <w:r w:rsidRPr="00C35B57">
        <w:rPr>
          <w:rStyle w:val="normaltextrun"/>
          <w:rFonts w:ascii="Arial" w:hAnsi="Arial" w:cs="Arial"/>
          <w:sz w:val="20"/>
          <w:szCs w:val="20"/>
          <w:lang w:val="en-GB"/>
        </w:rPr>
        <w:t>all of</w:t>
      </w:r>
      <w:proofErr w:type="gramEnd"/>
      <w:r w:rsidRPr="00C35B57">
        <w:rPr>
          <w:rStyle w:val="normaltextrun"/>
          <w:rFonts w:ascii="Arial" w:hAnsi="Arial" w:cs="Arial"/>
          <w:sz w:val="20"/>
          <w:szCs w:val="20"/>
          <w:lang w:val="en-GB"/>
        </w:rPr>
        <w:t xml:space="preserve"> these requirements in the data model of farm management information system (FMIS) software is a moving target, with both infrequently and frequently changing data. The Standard reconciles these contradictions by using an object class: the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 xml:space="preserve">. The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 xml:space="preserve"> can be attached to various objects in a common object model. </w:t>
      </w:r>
      <w:r w:rsidRPr="00C35B57">
        <w:rPr>
          <w:rStyle w:val="normaltextrun"/>
          <w:rFonts w:ascii="Arial" w:hAnsi="Arial" w:cs="Arial"/>
          <w:color w:val="333333"/>
          <w:sz w:val="20"/>
          <w:szCs w:val="20"/>
          <w:lang w:val="en-GB"/>
        </w:rPr>
        <w:t xml:space="preserve">The </w:t>
      </w:r>
      <w:proofErr w:type="spellStart"/>
      <w:r w:rsidRPr="00C35B57">
        <w:rPr>
          <w:rStyle w:val="normaltextrun"/>
          <w:rFonts w:ascii="Arial" w:hAnsi="Arial" w:cs="Arial"/>
          <w:color w:val="333333"/>
          <w:sz w:val="20"/>
          <w:szCs w:val="20"/>
          <w:lang w:val="en-GB"/>
        </w:rPr>
        <w:t>ContextItem</w:t>
      </w:r>
      <w:proofErr w:type="spellEnd"/>
      <w:r w:rsidRPr="00C35B57">
        <w:rPr>
          <w:rStyle w:val="normaltextrun"/>
          <w:rFonts w:ascii="Arial" w:hAnsi="Arial" w:cs="Arial"/>
          <w:color w:val="333333"/>
          <w:sz w:val="20"/>
          <w:szCs w:val="20"/>
          <w:lang w:val="en-GB"/>
        </w:rPr>
        <w:t xml:space="preserve"> system can be used jointly with </w:t>
      </w:r>
      <w:r w:rsidR="00CD695A">
        <w:rPr>
          <w:rStyle w:val="normaltextrun"/>
          <w:rFonts w:ascii="Arial" w:hAnsi="Arial" w:cs="Arial"/>
          <w:color w:val="333333"/>
          <w:sz w:val="20"/>
          <w:szCs w:val="20"/>
          <w:lang w:val="en-GB"/>
        </w:rPr>
        <w:t>T</w:t>
      </w:r>
      <w:r w:rsidR="00CF3117">
        <w:rPr>
          <w:rStyle w:val="normaltextrun"/>
          <w:rFonts w:ascii="Arial" w:hAnsi="Arial" w:cs="Arial"/>
          <w:color w:val="333333"/>
          <w:sz w:val="20"/>
          <w:szCs w:val="20"/>
          <w:lang w:val="en-GB"/>
        </w:rPr>
        <w:t>he</w:t>
      </w:r>
      <w:r w:rsidR="00CD695A">
        <w:rPr>
          <w:rStyle w:val="normaltextrun"/>
          <w:rFonts w:ascii="Arial" w:hAnsi="Arial" w:cs="Arial"/>
          <w:color w:val="333333"/>
          <w:sz w:val="20"/>
          <w:szCs w:val="20"/>
          <w:lang w:val="en-GB"/>
        </w:rPr>
        <w:t xml:space="preserve"> </w:t>
      </w:r>
      <w:r w:rsidR="00CF3117">
        <w:rPr>
          <w:rStyle w:val="normaltextrun"/>
          <w:rFonts w:ascii="Arial" w:hAnsi="Arial" w:cs="Arial"/>
          <w:color w:val="333333"/>
          <w:sz w:val="20"/>
          <w:szCs w:val="20"/>
          <w:lang w:val="en-GB"/>
        </w:rPr>
        <w:t>ISO</w:t>
      </w:r>
      <w:r w:rsidR="00CD695A">
        <w:rPr>
          <w:rStyle w:val="normaltextrun"/>
          <w:rFonts w:ascii="Arial" w:hAnsi="Arial" w:cs="Arial"/>
          <w:color w:val="333333"/>
          <w:sz w:val="20"/>
          <w:szCs w:val="20"/>
          <w:lang w:val="en-GB"/>
        </w:rPr>
        <w:t xml:space="preserve"> 11783-10 </w:t>
      </w:r>
      <w:r w:rsidRPr="00C35B57">
        <w:rPr>
          <w:rStyle w:val="normaltextrun"/>
          <w:rFonts w:ascii="Arial" w:hAnsi="Arial" w:cs="Arial"/>
          <w:color w:val="333333"/>
          <w:sz w:val="20"/>
          <w:szCs w:val="20"/>
          <w:lang w:val="en-GB"/>
        </w:rPr>
        <w:t>XML</w:t>
      </w:r>
      <w:r w:rsidR="00CD695A">
        <w:rPr>
          <w:rStyle w:val="normaltextrun"/>
          <w:rFonts w:ascii="Arial" w:hAnsi="Arial" w:cs="Arial"/>
          <w:color w:val="333333"/>
          <w:sz w:val="20"/>
          <w:szCs w:val="20"/>
          <w:lang w:val="en-GB"/>
        </w:rPr>
        <w:t xml:space="preserve"> </w:t>
      </w:r>
      <w:r w:rsidR="00CF3117">
        <w:rPr>
          <w:rStyle w:val="normaltextrun"/>
          <w:rFonts w:ascii="Arial" w:hAnsi="Arial" w:cs="Arial"/>
          <w:color w:val="333333"/>
          <w:sz w:val="20"/>
          <w:szCs w:val="20"/>
          <w:lang w:val="en-GB"/>
        </w:rPr>
        <w:t>schema</w:t>
      </w:r>
      <w:r w:rsidRPr="00C35B57">
        <w:rPr>
          <w:rStyle w:val="normaltextrun"/>
          <w:rFonts w:ascii="Arial" w:hAnsi="Arial" w:cs="Arial"/>
          <w:color w:val="333333"/>
          <w:sz w:val="20"/>
          <w:szCs w:val="20"/>
          <w:lang w:val="en-GB"/>
        </w:rPr>
        <w:t xml:space="preserve">’s feature of associating unique identifiers to its own locally scoped identifiers defined in ISO11783-10 Annex E (ISO, 2015). This enables adding geopolitical-context-dependent data to </w:t>
      </w:r>
      <w:r w:rsidR="007A35E9">
        <w:rPr>
          <w:rStyle w:val="normaltextrun"/>
          <w:rFonts w:ascii="Arial" w:hAnsi="Arial" w:cs="Arial"/>
          <w:color w:val="333333"/>
          <w:sz w:val="20"/>
          <w:szCs w:val="20"/>
          <w:lang w:val="en-GB"/>
        </w:rPr>
        <w:t>that schema’s</w:t>
      </w:r>
      <w:r w:rsidR="007A35E9" w:rsidRPr="00C35B57">
        <w:rPr>
          <w:rStyle w:val="normaltextrun"/>
          <w:rFonts w:ascii="Arial" w:hAnsi="Arial" w:cs="Arial"/>
          <w:color w:val="333333"/>
          <w:sz w:val="20"/>
          <w:szCs w:val="20"/>
          <w:lang w:val="en-GB"/>
        </w:rPr>
        <w:t xml:space="preserve"> </w:t>
      </w:r>
      <w:r w:rsidRPr="00C35B57">
        <w:rPr>
          <w:rStyle w:val="normaltextrun"/>
          <w:rFonts w:ascii="Arial" w:hAnsi="Arial" w:cs="Arial"/>
          <w:color w:val="333333"/>
          <w:sz w:val="20"/>
          <w:szCs w:val="20"/>
          <w:lang w:val="en-GB"/>
        </w:rPr>
        <w:t>otherwise generic and highly machine-specific scope, with no</w:t>
      </w:r>
      <w:r w:rsidRPr="00C35B57">
        <w:rPr>
          <w:rStyle w:val="normaltextrun"/>
          <w:rFonts w:ascii="Arial" w:hAnsi="Arial" w:cs="Arial"/>
          <w:sz w:val="20"/>
          <w:szCs w:val="20"/>
          <w:lang w:val="en-GB"/>
        </w:rPr>
        <w:t xml:space="preserve"> modifications.</w:t>
      </w:r>
      <w:r w:rsidRPr="00C35B57">
        <w:rPr>
          <w:rStyle w:val="eop"/>
          <w:rFonts w:ascii="Arial" w:hAnsi="Arial" w:cs="Arial"/>
          <w:sz w:val="20"/>
          <w:szCs w:val="20"/>
          <w:lang w:val="en-GB"/>
        </w:rPr>
        <w:t> </w:t>
      </w:r>
    </w:p>
    <w:p w14:paraId="278FA852" w14:textId="29F2E1B9" w:rsidR="00465286" w:rsidRPr="00447F9E" w:rsidRDefault="00465286" w:rsidP="00447F9E">
      <w:pPr>
        <w:pStyle w:val="paragraph"/>
        <w:spacing w:before="0" w:beforeAutospacing="0" w:after="120" w:afterAutospacing="0"/>
        <w:jc w:val="both"/>
        <w:textAlignment w:val="baseline"/>
        <w:rPr>
          <w:rFonts w:ascii="Arial" w:hAnsi="Arial" w:cs="Arial"/>
          <w:sz w:val="20"/>
          <w:szCs w:val="20"/>
          <w:lang w:val="en-GB"/>
        </w:rPr>
      </w:pPr>
      <w:r w:rsidRPr="00C35B57">
        <w:rPr>
          <w:rStyle w:val="normaltextrun"/>
          <w:rFonts w:ascii="Arial" w:hAnsi="Arial" w:cs="Arial"/>
          <w:sz w:val="20"/>
          <w:szCs w:val="20"/>
          <w:lang w:val="en-GB"/>
        </w:rPr>
        <w:t xml:space="preserve">The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 xml:space="preserve"> system </w:t>
      </w:r>
      <w:r w:rsidRPr="00C35B57">
        <w:rPr>
          <w:rStyle w:val="normaltextrun"/>
          <w:rFonts w:ascii="Arial" w:hAnsi="Arial" w:cs="Arial"/>
          <w:color w:val="333333"/>
          <w:sz w:val="20"/>
          <w:szCs w:val="20"/>
          <w:lang w:val="en-GB"/>
        </w:rPr>
        <w:t xml:space="preserve">provides a way to preserve the simplicity of data models that utilize it by allowing these models to first focus on expressing </w:t>
      </w:r>
      <w:r w:rsidR="00227F5C">
        <w:rPr>
          <w:rStyle w:val="normaltextrun"/>
          <w:rFonts w:ascii="Arial" w:hAnsi="Arial" w:cs="Arial"/>
          <w:color w:val="333333"/>
          <w:sz w:val="20"/>
          <w:szCs w:val="20"/>
          <w:lang w:val="en-GB"/>
        </w:rPr>
        <w:t>“</w:t>
      </w:r>
      <w:r w:rsidRPr="00C35B57">
        <w:rPr>
          <w:rStyle w:val="normaltextrun"/>
          <w:rFonts w:ascii="Arial" w:hAnsi="Arial" w:cs="Arial"/>
          <w:color w:val="333333"/>
          <w:sz w:val="20"/>
          <w:szCs w:val="20"/>
          <w:lang w:val="en-GB"/>
        </w:rPr>
        <w:t>universal</w:t>
      </w:r>
      <w:r w:rsidR="00227F5C">
        <w:rPr>
          <w:rStyle w:val="normaltextrun"/>
          <w:rFonts w:ascii="Arial" w:hAnsi="Arial" w:cs="Arial"/>
          <w:color w:val="333333"/>
          <w:sz w:val="20"/>
          <w:szCs w:val="20"/>
          <w:lang w:val="en-GB"/>
        </w:rPr>
        <w:t>”</w:t>
      </w:r>
      <w:r w:rsidRPr="00C35B57">
        <w:rPr>
          <w:rStyle w:val="normaltextrun"/>
          <w:rFonts w:ascii="Arial" w:hAnsi="Arial" w:cs="Arial"/>
          <w:color w:val="333333"/>
          <w:sz w:val="20"/>
          <w:szCs w:val="20"/>
          <w:lang w:val="en-GB"/>
        </w:rPr>
        <w:t xml:space="preserve"> ideas with their core objects and then enhancing those objects </w:t>
      </w:r>
      <w:r w:rsidRPr="00C35B57">
        <w:rPr>
          <w:rStyle w:val="normaltextrun"/>
          <w:rFonts w:ascii="Arial" w:hAnsi="Arial" w:cs="Arial"/>
          <w:color w:val="333333"/>
          <w:sz w:val="20"/>
          <w:szCs w:val="20"/>
          <w:lang w:val="en-GB"/>
        </w:rPr>
        <w:lastRenderedPageBreak/>
        <w:t xml:space="preserve">with geopolitical-context-dependent specifics through </w:t>
      </w:r>
      <w:proofErr w:type="spellStart"/>
      <w:r w:rsidRPr="00C35B57">
        <w:rPr>
          <w:rStyle w:val="normaltextrun"/>
          <w:rFonts w:ascii="Arial" w:hAnsi="Arial" w:cs="Arial"/>
          <w:color w:val="333333"/>
          <w:sz w:val="20"/>
          <w:szCs w:val="20"/>
          <w:lang w:val="en-GB"/>
        </w:rPr>
        <w:t>ContextItem</w:t>
      </w:r>
      <w:proofErr w:type="spellEnd"/>
      <w:r w:rsidRPr="00C35B57">
        <w:rPr>
          <w:rStyle w:val="normaltextrun"/>
          <w:rFonts w:ascii="Arial" w:hAnsi="Arial" w:cs="Arial"/>
          <w:color w:val="333333"/>
          <w:sz w:val="20"/>
          <w:szCs w:val="20"/>
          <w:lang w:val="en-GB"/>
        </w:rPr>
        <w:t>(s). Existing data models (like ISO</w:t>
      </w:r>
      <w:r w:rsidR="007A35E9">
        <w:rPr>
          <w:rStyle w:val="normaltextrun"/>
          <w:rFonts w:ascii="Arial" w:hAnsi="Arial" w:cs="Arial"/>
          <w:color w:val="333333"/>
          <w:sz w:val="20"/>
          <w:szCs w:val="20"/>
          <w:lang w:val="en-GB"/>
        </w:rPr>
        <w:t xml:space="preserve"> </w:t>
      </w:r>
      <w:r w:rsidRPr="00C35B57">
        <w:rPr>
          <w:rStyle w:val="normaltextrun"/>
          <w:rFonts w:ascii="Arial" w:hAnsi="Arial" w:cs="Arial"/>
          <w:color w:val="333333"/>
          <w:sz w:val="20"/>
          <w:szCs w:val="20"/>
          <w:lang w:val="en-GB"/>
        </w:rPr>
        <w:t xml:space="preserve">11783) can be </w:t>
      </w:r>
      <w:r w:rsidR="0090093F">
        <w:rPr>
          <w:rStyle w:val="normaltextrun"/>
          <w:rFonts w:ascii="Arial" w:hAnsi="Arial" w:cs="Arial"/>
          <w:color w:val="333333"/>
          <w:sz w:val="20"/>
          <w:szCs w:val="20"/>
          <w:lang w:val="en-GB"/>
        </w:rPr>
        <w:t xml:space="preserve">similarly </w:t>
      </w:r>
      <w:r w:rsidRPr="00C35B57">
        <w:rPr>
          <w:rStyle w:val="normaltextrun"/>
          <w:rFonts w:ascii="Arial" w:hAnsi="Arial" w:cs="Arial"/>
          <w:color w:val="333333"/>
          <w:sz w:val="20"/>
          <w:szCs w:val="20"/>
          <w:lang w:val="en-GB"/>
        </w:rPr>
        <w:t>extended in a dynamic, data-driven way</w:t>
      </w:r>
      <w:r w:rsidRPr="00C35B57">
        <w:rPr>
          <w:rStyle w:val="normaltextrun"/>
          <w:rFonts w:ascii="Arial" w:hAnsi="Arial" w:cs="Arial"/>
          <w:sz w:val="20"/>
          <w:szCs w:val="20"/>
          <w:lang w:val="en-GB"/>
        </w:rPr>
        <w:t>.</w:t>
      </w:r>
      <w:r w:rsidRPr="00C35B57">
        <w:rPr>
          <w:rStyle w:val="eop"/>
          <w:rFonts w:ascii="Arial" w:hAnsi="Arial" w:cs="Arial"/>
          <w:sz w:val="20"/>
          <w:szCs w:val="20"/>
          <w:lang w:val="en-GB"/>
        </w:rPr>
        <w:t> </w:t>
      </w:r>
    </w:p>
    <w:p w14:paraId="342A8DFB" w14:textId="37C23AD7" w:rsidR="00465286" w:rsidRPr="00C35B57" w:rsidRDefault="1CC1BB42" w:rsidP="7BF74888">
      <w:pPr>
        <w:pStyle w:val="paragraph"/>
        <w:spacing w:before="0" w:beforeAutospacing="0" w:after="0" w:afterAutospacing="0"/>
        <w:jc w:val="center"/>
        <w:textAlignment w:val="baseline"/>
        <w:rPr>
          <w:rStyle w:val="eop"/>
          <w:rFonts w:ascii="Arial" w:hAnsi="Arial" w:cs="Arial"/>
          <w:sz w:val="20"/>
          <w:szCs w:val="20"/>
          <w:lang w:val="en-GB"/>
        </w:rPr>
      </w:pPr>
      <w:r w:rsidRPr="00C35B57">
        <w:rPr>
          <w:noProof/>
          <w:lang w:val="en-GB"/>
        </w:rPr>
        <w:drawing>
          <wp:inline distT="0" distB="0" distL="0" distR="0" wp14:anchorId="195B4A7E" wp14:editId="057E90C7">
            <wp:extent cx="4572000" cy="2562225"/>
            <wp:effectExtent l="0" t="0" r="0" b="0"/>
            <wp:docPr id="1963741028" name="Picture 196374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r w:rsidR="00465286" w:rsidRPr="00C35B57">
        <w:rPr>
          <w:rStyle w:val="eop"/>
          <w:rFonts w:ascii="Arial" w:hAnsi="Arial" w:cs="Arial"/>
          <w:sz w:val="20"/>
          <w:szCs w:val="20"/>
          <w:lang w:val="en-GB"/>
        </w:rPr>
        <w:t> </w:t>
      </w:r>
    </w:p>
    <w:p w14:paraId="213DDFD9" w14:textId="77777777" w:rsidR="00465286" w:rsidRPr="00C35B57" w:rsidRDefault="00465286" w:rsidP="00465286">
      <w:pPr>
        <w:pStyle w:val="paragraph"/>
        <w:spacing w:before="0" w:beforeAutospacing="0" w:after="0" w:afterAutospacing="0"/>
        <w:jc w:val="center"/>
        <w:textAlignment w:val="baseline"/>
        <w:rPr>
          <w:rFonts w:ascii="Segoe UI" w:hAnsi="Segoe UI" w:cs="Segoe UI"/>
          <w:sz w:val="18"/>
          <w:szCs w:val="18"/>
          <w:lang w:val="en-GB"/>
        </w:rPr>
      </w:pPr>
    </w:p>
    <w:p w14:paraId="5F95A229" w14:textId="2F4F8E4C" w:rsidR="00465286" w:rsidRPr="00C35B57" w:rsidRDefault="00465286" w:rsidP="00465286">
      <w:pPr>
        <w:pStyle w:val="paragraph"/>
        <w:spacing w:before="0" w:beforeAutospacing="0" w:after="0" w:afterAutospacing="0"/>
        <w:jc w:val="center"/>
        <w:textAlignment w:val="baseline"/>
        <w:rPr>
          <w:rFonts w:ascii="Segoe UI" w:hAnsi="Segoe UI" w:cs="Segoe UI"/>
          <w:b/>
          <w:bCs/>
          <w:sz w:val="18"/>
          <w:szCs w:val="18"/>
          <w:lang w:val="en-GB"/>
        </w:rPr>
      </w:pPr>
      <w:r w:rsidRPr="00C35B57">
        <w:rPr>
          <w:rStyle w:val="normaltextrun"/>
          <w:rFonts w:ascii="Arial" w:hAnsi="Arial" w:cs="Arial"/>
          <w:b/>
          <w:bCs/>
          <w:sz w:val="20"/>
          <w:szCs w:val="20"/>
          <w:lang w:val="en-GB"/>
        </w:rPr>
        <w:t xml:space="preserve">Figure </w:t>
      </w:r>
      <w:r w:rsidR="00EE7B3B">
        <w:rPr>
          <w:rStyle w:val="normaltextrun"/>
          <w:rFonts w:ascii="Arial" w:hAnsi="Arial" w:cs="Arial"/>
          <w:b/>
          <w:bCs/>
          <w:sz w:val="20"/>
          <w:szCs w:val="20"/>
          <w:lang w:val="en-GB"/>
        </w:rPr>
        <w:t>10</w:t>
      </w:r>
      <w:r w:rsidRPr="00C35B57">
        <w:rPr>
          <w:rStyle w:val="normaltextrun"/>
          <w:rFonts w:ascii="Arial" w:hAnsi="Arial" w:cs="Arial"/>
          <w:b/>
          <w:bCs/>
          <w:sz w:val="20"/>
          <w:szCs w:val="20"/>
          <w:lang w:val="en-GB"/>
        </w:rPr>
        <w:t xml:space="preserve"> – How a </w:t>
      </w:r>
      <w:proofErr w:type="spellStart"/>
      <w:r w:rsidRPr="00C35B57">
        <w:rPr>
          <w:rStyle w:val="normaltextrun"/>
          <w:rFonts w:ascii="Arial" w:hAnsi="Arial" w:cs="Arial"/>
          <w:b/>
          <w:bCs/>
          <w:sz w:val="20"/>
          <w:szCs w:val="20"/>
          <w:lang w:val="en-GB"/>
        </w:rPr>
        <w:t>ContextItem</w:t>
      </w:r>
      <w:proofErr w:type="spellEnd"/>
      <w:r w:rsidRPr="00C35B57">
        <w:rPr>
          <w:rStyle w:val="normaltextrun"/>
          <w:rFonts w:ascii="Arial" w:hAnsi="Arial" w:cs="Arial"/>
          <w:b/>
          <w:bCs/>
          <w:sz w:val="20"/>
          <w:szCs w:val="20"/>
          <w:lang w:val="en-GB"/>
        </w:rPr>
        <w:t xml:space="preserve"> is used to provide data of a specific instance of a general </w:t>
      </w:r>
      <w:proofErr w:type="gramStart"/>
      <w:r w:rsidRPr="00C35B57">
        <w:rPr>
          <w:rStyle w:val="normaltextrun"/>
          <w:rFonts w:ascii="Arial" w:hAnsi="Arial" w:cs="Arial"/>
          <w:b/>
          <w:bCs/>
          <w:sz w:val="20"/>
          <w:szCs w:val="20"/>
          <w:lang w:val="en-GB"/>
        </w:rPr>
        <w:t>concept</w:t>
      </w:r>
      <w:proofErr w:type="gramEnd"/>
      <w:r w:rsidRPr="00C35B57">
        <w:rPr>
          <w:rStyle w:val="eop"/>
          <w:rFonts w:ascii="Arial" w:hAnsi="Arial" w:cs="Arial"/>
          <w:b/>
          <w:bCs/>
          <w:sz w:val="20"/>
          <w:szCs w:val="20"/>
          <w:lang w:val="en-GB"/>
        </w:rPr>
        <w:t> </w:t>
      </w:r>
    </w:p>
    <w:p w14:paraId="5D76C48B" w14:textId="77777777" w:rsidR="00465286" w:rsidRPr="00C35B57" w:rsidRDefault="00465286" w:rsidP="00465286">
      <w:pPr>
        <w:pStyle w:val="paragraph"/>
        <w:spacing w:before="0" w:beforeAutospacing="0" w:after="0" w:afterAutospacing="0"/>
        <w:jc w:val="center"/>
        <w:textAlignment w:val="baseline"/>
        <w:rPr>
          <w:rFonts w:ascii="Segoe UI" w:hAnsi="Segoe UI" w:cs="Segoe UI"/>
          <w:b/>
          <w:bCs/>
          <w:sz w:val="18"/>
          <w:szCs w:val="18"/>
          <w:lang w:val="en-GB"/>
        </w:rPr>
      </w:pPr>
    </w:p>
    <w:p w14:paraId="26E7A9D0" w14:textId="272F3B8D" w:rsidR="00465286" w:rsidRPr="00C35B57" w:rsidRDefault="00465286" w:rsidP="00465286">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In Figure </w:t>
      </w:r>
      <w:r w:rsidR="00EE7B3B">
        <w:rPr>
          <w:rStyle w:val="normaltextrun"/>
          <w:rFonts w:ascii="Arial" w:hAnsi="Arial" w:cs="Arial"/>
          <w:sz w:val="20"/>
          <w:szCs w:val="20"/>
          <w:lang w:val="en-GB"/>
        </w:rPr>
        <w:t>10</w:t>
      </w:r>
      <w:r w:rsidRPr="00C35B57">
        <w:rPr>
          <w:rStyle w:val="normaltextrun"/>
          <w:rFonts w:ascii="Arial" w:hAnsi="Arial" w:cs="Arial"/>
          <w:sz w:val="20"/>
          <w:szCs w:val="20"/>
          <w:lang w:val="en-GB"/>
        </w:rPr>
        <w:t>, the concept of FSA</w:t>
      </w:r>
      <w:r w:rsidR="006854CB">
        <w:rPr>
          <w:rStyle w:val="normaltextrun"/>
          <w:rFonts w:ascii="Arial" w:hAnsi="Arial" w:cs="Arial"/>
          <w:sz w:val="20"/>
          <w:szCs w:val="20"/>
          <w:lang w:val="en-GB"/>
        </w:rPr>
        <w:t xml:space="preserve"> (United States Department of Agriculture; Farm Service Agency)</w:t>
      </w:r>
      <w:r w:rsidRPr="00C35B57">
        <w:rPr>
          <w:rStyle w:val="normaltextrun"/>
          <w:rFonts w:ascii="Arial" w:hAnsi="Arial" w:cs="Arial"/>
          <w:sz w:val="20"/>
          <w:szCs w:val="20"/>
          <w:lang w:val="en-GB"/>
        </w:rPr>
        <w:t xml:space="preserve"> Tract Number has an identifying code: US-FSA-N. It also has a </w:t>
      </w:r>
      <w:r w:rsidR="00AC07EC" w:rsidRPr="00C35B57">
        <w:rPr>
          <w:rStyle w:val="normaltextrun"/>
          <w:rFonts w:ascii="Arial" w:hAnsi="Arial" w:cs="Arial"/>
          <w:sz w:val="20"/>
          <w:szCs w:val="20"/>
          <w:lang w:val="en-GB"/>
        </w:rPr>
        <w:t>property</w:t>
      </w:r>
      <w:r w:rsidRPr="00C35B57">
        <w:rPr>
          <w:rStyle w:val="normaltextrun"/>
          <w:rFonts w:ascii="Arial" w:hAnsi="Arial" w:cs="Arial"/>
          <w:sz w:val="20"/>
          <w:szCs w:val="20"/>
          <w:lang w:val="en-GB"/>
        </w:rPr>
        <w:t xml:space="preserve"> that indicates what data type to expect, in this case an integer. The ContextItemDefinition provides some additional </w:t>
      </w:r>
      <w:r w:rsidR="00AC07EC" w:rsidRPr="00C35B57">
        <w:rPr>
          <w:rStyle w:val="normaltextrun"/>
          <w:rFonts w:ascii="Arial" w:hAnsi="Arial" w:cs="Arial"/>
          <w:sz w:val="20"/>
          <w:szCs w:val="20"/>
          <w:lang w:val="en-GB"/>
        </w:rPr>
        <w:t>properties</w:t>
      </w:r>
      <w:r w:rsidRPr="00C35B57">
        <w:rPr>
          <w:rStyle w:val="normaltextrun"/>
          <w:rFonts w:ascii="Arial" w:hAnsi="Arial" w:cs="Arial"/>
          <w:sz w:val="20"/>
          <w:szCs w:val="20"/>
          <w:lang w:val="en-GB"/>
        </w:rPr>
        <w:t xml:space="preserve">, a set of Context(s) that states WHERE (the USA) and on WHAT (a Field) this definition is relevant. As defined earlier, the documentation of a planned field operation is known as a Work Order. It often contains WHERE to conduct the operation (a Field) and WHAT to do (apply a Product). In this example, the Field contains an Instance (or use of) the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 xml:space="preserve"> for FSA Tract Number. Again, think of this as a key-value pair where the key is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 xml:space="preserve"> code “US-FSA-N</w:t>
      </w:r>
      <w:proofErr w:type="gramStart"/>
      <w:r w:rsidRPr="00C35B57">
        <w:rPr>
          <w:rStyle w:val="normaltextrun"/>
          <w:rFonts w:ascii="Arial" w:hAnsi="Arial" w:cs="Arial"/>
          <w:sz w:val="20"/>
          <w:szCs w:val="20"/>
          <w:lang w:val="en-GB"/>
        </w:rPr>
        <w:t>”</w:t>
      </w:r>
      <w:proofErr w:type="gramEnd"/>
      <w:r w:rsidRPr="00C35B57">
        <w:rPr>
          <w:rStyle w:val="normaltextrun"/>
          <w:rFonts w:ascii="Arial" w:hAnsi="Arial" w:cs="Arial"/>
          <w:sz w:val="20"/>
          <w:szCs w:val="20"/>
          <w:lang w:val="en-GB"/>
        </w:rPr>
        <w:t xml:space="preserve"> and the value is “13245.” This data type registry, the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 xml:space="preserve"> System, contains variable definitions that are used in very specific places or times.</w:t>
      </w:r>
      <w:r w:rsidRPr="00C35B57">
        <w:rPr>
          <w:rStyle w:val="eop"/>
          <w:rFonts w:ascii="Arial" w:hAnsi="Arial" w:cs="Arial"/>
          <w:sz w:val="20"/>
          <w:szCs w:val="20"/>
          <w:lang w:val="en-GB"/>
        </w:rPr>
        <w:t> </w:t>
      </w:r>
    </w:p>
    <w:p w14:paraId="147C9760" w14:textId="77777777" w:rsidR="00465286" w:rsidRPr="00C35B57" w:rsidRDefault="00465286" w:rsidP="00465286">
      <w:pPr>
        <w:pStyle w:val="paragraph"/>
        <w:spacing w:before="0" w:beforeAutospacing="0" w:after="0" w:afterAutospacing="0"/>
        <w:jc w:val="both"/>
        <w:textAlignment w:val="baseline"/>
        <w:rPr>
          <w:rFonts w:ascii="Segoe UI" w:hAnsi="Segoe UI" w:cs="Segoe UI"/>
          <w:sz w:val="18"/>
          <w:szCs w:val="18"/>
          <w:lang w:val="en-GB"/>
        </w:rPr>
      </w:pPr>
    </w:p>
    <w:p w14:paraId="4A80101C" w14:textId="7CB1A6ED" w:rsidR="006E2F21" w:rsidRPr="00C35B57" w:rsidRDefault="006E2F21" w:rsidP="006E2F21">
      <w:pPr>
        <w:pStyle w:val="Heading3"/>
      </w:pPr>
      <w:bookmarkStart w:id="90" w:name="_Toc160650434"/>
      <w:r w:rsidRPr="00C35B57">
        <w:t>8.5.2</w:t>
      </w:r>
      <w:r w:rsidRPr="00C35B57">
        <w:tab/>
      </w:r>
      <w:r w:rsidR="0046113F">
        <w:tab/>
      </w:r>
      <w:r w:rsidR="0046113F">
        <w:tab/>
      </w:r>
      <w:r w:rsidRPr="00C35B57">
        <w:t xml:space="preserve">The </w:t>
      </w:r>
      <w:proofErr w:type="spellStart"/>
      <w:r w:rsidRPr="00C35B57">
        <w:t>ContextItem</w:t>
      </w:r>
      <w:proofErr w:type="spellEnd"/>
      <w:r w:rsidRPr="00C35B57">
        <w:t xml:space="preserve"> System Data Model</w:t>
      </w:r>
      <w:bookmarkEnd w:id="90"/>
    </w:p>
    <w:p w14:paraId="12542E00" w14:textId="268A994D" w:rsidR="00584CD9" w:rsidRPr="00C35B57" w:rsidRDefault="00584CD9" w:rsidP="00584CD9">
      <w:pPr>
        <w:spacing w:after="0" w:line="240" w:lineRule="auto"/>
        <w:textAlignment w:val="baseline"/>
        <w:rPr>
          <w:rFonts w:cs="Arial"/>
        </w:rPr>
      </w:pPr>
      <w:r w:rsidRPr="00C35B57">
        <w:rPr>
          <w:rFonts w:cs="Arial"/>
        </w:rPr>
        <w:t xml:space="preserve">The </w:t>
      </w:r>
      <w:proofErr w:type="spellStart"/>
      <w:r w:rsidRPr="00C35B57">
        <w:rPr>
          <w:rFonts w:cs="Arial"/>
        </w:rPr>
        <w:t>ContextItem</w:t>
      </w:r>
      <w:proofErr w:type="spellEnd"/>
      <w:r w:rsidRPr="00C35B57">
        <w:rPr>
          <w:rFonts w:cs="Arial"/>
        </w:rPr>
        <w:t xml:space="preserve"> is a key/value structure where the “key” code references a ContextItemDefinition that defines what each </w:t>
      </w:r>
      <w:proofErr w:type="spellStart"/>
      <w:r w:rsidRPr="00C35B57">
        <w:rPr>
          <w:rFonts w:cs="Arial"/>
        </w:rPr>
        <w:t>ContextItem</w:t>
      </w:r>
      <w:proofErr w:type="spellEnd"/>
      <w:r w:rsidRPr="00C35B57">
        <w:rPr>
          <w:rFonts w:cs="Arial"/>
        </w:rPr>
        <w:t xml:space="preserve"> means. The “value” is composed of a string value along with data needed to interpret it (such as a unit of measure) or a nested list of other </w:t>
      </w:r>
      <w:r w:rsidR="00693EF5" w:rsidRPr="00C35B57">
        <w:rPr>
          <w:rFonts w:cs="Arial"/>
        </w:rPr>
        <w:t>C</w:t>
      </w:r>
      <w:r w:rsidR="00693EF5">
        <w:rPr>
          <w:rFonts w:cs="Arial"/>
        </w:rPr>
        <w:t>ontext</w:t>
      </w:r>
      <w:r w:rsidR="00693EF5" w:rsidRPr="00C35B57">
        <w:rPr>
          <w:rFonts w:cs="Arial"/>
        </w:rPr>
        <w:t>I</w:t>
      </w:r>
      <w:r w:rsidR="00693EF5">
        <w:rPr>
          <w:rFonts w:cs="Arial"/>
        </w:rPr>
        <w:t>tems</w:t>
      </w:r>
      <w:r w:rsidRPr="00C35B57">
        <w:rPr>
          <w:rFonts w:cs="Arial"/>
        </w:rPr>
        <w:t xml:space="preserve"> (e.g. </w:t>
      </w:r>
      <w:r w:rsidR="002D480F" w:rsidRPr="00C35B57">
        <w:rPr>
          <w:rStyle w:val="normaltextrun"/>
          <w:rFonts w:cs="Arial"/>
        </w:rPr>
        <w:t xml:space="preserve">Public Land Survey System </w:t>
      </w:r>
      <w:r w:rsidRPr="00C35B57">
        <w:rPr>
          <w:rFonts w:cs="Arial"/>
        </w:rPr>
        <w:t>cadastral information.) Figure 1</w:t>
      </w:r>
      <w:r w:rsidR="00EE7B3B">
        <w:rPr>
          <w:rFonts w:cs="Arial"/>
        </w:rPr>
        <w:t>1</w:t>
      </w:r>
      <w:r w:rsidRPr="00C35B57">
        <w:rPr>
          <w:rFonts w:cs="Arial"/>
        </w:rPr>
        <w:t xml:space="preserve"> shows a simplified (in that the classes’ </w:t>
      </w:r>
      <w:r w:rsidR="00AC07EC" w:rsidRPr="00C35B57">
        <w:rPr>
          <w:rFonts w:cs="Arial"/>
        </w:rPr>
        <w:t>propert</w:t>
      </w:r>
      <w:r w:rsidR="00F938BA">
        <w:rPr>
          <w:rFonts w:cs="Arial"/>
        </w:rPr>
        <w:t>ie</w:t>
      </w:r>
      <w:r w:rsidRPr="00C35B57">
        <w:rPr>
          <w:rFonts w:cs="Arial"/>
        </w:rPr>
        <w:t xml:space="preserve">s are not shown) data model of the </w:t>
      </w:r>
      <w:proofErr w:type="spellStart"/>
      <w:r w:rsidRPr="00C35B57">
        <w:rPr>
          <w:rFonts w:cs="Arial"/>
        </w:rPr>
        <w:t>ContextItem</w:t>
      </w:r>
      <w:proofErr w:type="spellEnd"/>
      <w:r w:rsidRPr="00C35B57">
        <w:rPr>
          <w:rFonts w:cs="Arial"/>
        </w:rPr>
        <w:t xml:space="preserve"> system, emphasizing the relationships among the classes. </w:t>
      </w:r>
    </w:p>
    <w:p w14:paraId="09618CB8" w14:textId="77777777" w:rsidR="00584CD9" w:rsidRPr="00C35B57" w:rsidRDefault="00584CD9" w:rsidP="00584CD9">
      <w:pPr>
        <w:spacing w:after="0" w:line="240" w:lineRule="auto"/>
        <w:textAlignment w:val="baseline"/>
        <w:rPr>
          <w:rFonts w:ascii="Segoe UI" w:hAnsi="Segoe UI" w:cs="Segoe UI"/>
          <w:sz w:val="18"/>
          <w:szCs w:val="18"/>
        </w:rPr>
      </w:pPr>
    </w:p>
    <w:p w14:paraId="48DDB7CA" w14:textId="3D8B2DEC" w:rsidR="00584CD9" w:rsidRPr="000F37C9" w:rsidRDefault="00B9401C" w:rsidP="000F37C9">
      <w:pPr>
        <w:spacing w:after="0" w:line="240" w:lineRule="auto"/>
        <w:jc w:val="center"/>
        <w:textAlignment w:val="baseline"/>
        <w:rPr>
          <w:rFonts w:cs="Arial"/>
        </w:rPr>
      </w:pPr>
      <w:r w:rsidRPr="00B9401C">
        <w:rPr>
          <w:noProof/>
        </w:rPr>
        <w:drawing>
          <wp:inline distT="0" distB="0" distL="0" distR="0" wp14:anchorId="1F6D7D78" wp14:editId="5B5B0C76">
            <wp:extent cx="6191885" cy="2195195"/>
            <wp:effectExtent l="0" t="0" r="0" b="0"/>
            <wp:docPr id="18704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9194" name=""/>
                    <pic:cNvPicPr/>
                  </pic:nvPicPr>
                  <pic:blipFill>
                    <a:blip r:embed="rId33"/>
                    <a:stretch>
                      <a:fillRect/>
                    </a:stretch>
                  </pic:blipFill>
                  <pic:spPr>
                    <a:xfrm>
                      <a:off x="0" y="0"/>
                      <a:ext cx="6191885" cy="2195195"/>
                    </a:xfrm>
                    <a:prstGeom prst="rect">
                      <a:avLst/>
                    </a:prstGeom>
                  </pic:spPr>
                </pic:pic>
              </a:graphicData>
            </a:graphic>
          </wp:inline>
        </w:drawing>
      </w:r>
    </w:p>
    <w:p w14:paraId="3086DA86" w14:textId="4B22BC08" w:rsidR="00584CD9" w:rsidRPr="00C35B57" w:rsidRDefault="00584CD9" w:rsidP="00584CD9">
      <w:pPr>
        <w:spacing w:after="0" w:line="240" w:lineRule="auto"/>
        <w:jc w:val="center"/>
        <w:textAlignment w:val="baseline"/>
        <w:rPr>
          <w:rFonts w:cs="Arial"/>
          <w:b/>
          <w:bCs/>
        </w:rPr>
      </w:pPr>
      <w:r w:rsidRPr="00C35B57">
        <w:rPr>
          <w:rFonts w:cs="Arial"/>
          <w:b/>
          <w:bCs/>
        </w:rPr>
        <w:t>Figure 1</w:t>
      </w:r>
      <w:r w:rsidR="00EE7B3B">
        <w:rPr>
          <w:rFonts w:cs="Arial"/>
          <w:b/>
          <w:bCs/>
        </w:rPr>
        <w:t>1</w:t>
      </w:r>
      <w:r w:rsidRPr="00C35B57">
        <w:rPr>
          <w:rFonts w:cs="Arial"/>
          <w:b/>
          <w:bCs/>
        </w:rPr>
        <w:t xml:space="preserve"> – Simplified </w:t>
      </w:r>
      <w:proofErr w:type="spellStart"/>
      <w:r w:rsidRPr="00C35B57">
        <w:rPr>
          <w:rFonts w:cs="Arial"/>
          <w:b/>
          <w:bCs/>
        </w:rPr>
        <w:t>ContextItem</w:t>
      </w:r>
      <w:proofErr w:type="spellEnd"/>
      <w:r w:rsidRPr="00C35B57">
        <w:rPr>
          <w:rFonts w:cs="Arial"/>
          <w:b/>
          <w:bCs/>
        </w:rPr>
        <w:t xml:space="preserve"> System Data Model </w:t>
      </w:r>
    </w:p>
    <w:p w14:paraId="4F16538D" w14:textId="77777777" w:rsidR="00584CD9" w:rsidRPr="00C35B57" w:rsidRDefault="00584CD9" w:rsidP="00584CD9">
      <w:pPr>
        <w:spacing w:after="0" w:line="240" w:lineRule="auto"/>
        <w:jc w:val="center"/>
        <w:textAlignment w:val="baseline"/>
        <w:rPr>
          <w:rFonts w:ascii="Segoe UI" w:hAnsi="Segoe UI" w:cs="Segoe UI"/>
          <w:b/>
          <w:bCs/>
          <w:sz w:val="18"/>
          <w:szCs w:val="18"/>
        </w:rPr>
      </w:pPr>
    </w:p>
    <w:p w14:paraId="407A14D5" w14:textId="69571D9B" w:rsidR="00584CD9" w:rsidRPr="00C35B57" w:rsidRDefault="00584CD9" w:rsidP="00584CD9">
      <w:pPr>
        <w:spacing w:after="0" w:line="240" w:lineRule="auto"/>
        <w:textAlignment w:val="baseline"/>
        <w:rPr>
          <w:rFonts w:cs="Arial"/>
        </w:rPr>
      </w:pPr>
      <w:r w:rsidRPr="00C35B57">
        <w:rPr>
          <w:rFonts w:cs="Arial"/>
        </w:rPr>
        <w:t xml:space="preserve">Table </w:t>
      </w:r>
      <w:r w:rsidR="00771AD2">
        <w:rPr>
          <w:rFonts w:cs="Arial"/>
        </w:rPr>
        <w:t>8</w:t>
      </w:r>
      <w:r w:rsidRPr="00C35B57">
        <w:rPr>
          <w:rFonts w:cs="Arial"/>
        </w:rPr>
        <w:t xml:space="preserve"> provides a brief description of the purpose of each class, including whether it is a simple enumeration, whether it is used by value or reference, and how it relates to others. </w:t>
      </w:r>
    </w:p>
    <w:p w14:paraId="0420FE59" w14:textId="77777777" w:rsidR="00584CD9" w:rsidRPr="00C35B57" w:rsidRDefault="00584CD9" w:rsidP="00584CD9">
      <w:pPr>
        <w:spacing w:after="0" w:line="240" w:lineRule="auto"/>
        <w:textAlignment w:val="baseline"/>
        <w:rPr>
          <w:rFonts w:ascii="Segoe UI" w:hAnsi="Segoe UI" w:cs="Segoe UI"/>
          <w:sz w:val="18"/>
          <w:szCs w:val="18"/>
        </w:rPr>
      </w:pPr>
    </w:p>
    <w:p w14:paraId="267DF42A" w14:textId="7B816623" w:rsidR="00584CD9" w:rsidRPr="00C35B57" w:rsidRDefault="00584CD9" w:rsidP="00584CD9">
      <w:pPr>
        <w:spacing w:after="0" w:line="240" w:lineRule="auto"/>
        <w:jc w:val="center"/>
        <w:textAlignment w:val="baseline"/>
        <w:rPr>
          <w:rFonts w:cs="Arial"/>
          <w:b/>
          <w:bCs/>
        </w:rPr>
      </w:pPr>
      <w:r w:rsidRPr="00C35B57">
        <w:rPr>
          <w:rFonts w:cs="Arial"/>
          <w:b/>
          <w:bCs/>
        </w:rPr>
        <w:t xml:space="preserve">Table </w:t>
      </w:r>
      <w:r w:rsidR="00771AD2">
        <w:rPr>
          <w:rFonts w:cs="Arial"/>
          <w:b/>
          <w:bCs/>
        </w:rPr>
        <w:t>8</w:t>
      </w:r>
      <w:r w:rsidRPr="00C35B57">
        <w:rPr>
          <w:rFonts w:cs="Arial"/>
          <w:b/>
          <w:bCs/>
        </w:rPr>
        <w:t xml:space="preserve"> – </w:t>
      </w:r>
      <w:proofErr w:type="spellStart"/>
      <w:r w:rsidRPr="00C35B57">
        <w:rPr>
          <w:rFonts w:cs="Arial"/>
          <w:b/>
          <w:bCs/>
        </w:rPr>
        <w:t>ContextItem</w:t>
      </w:r>
      <w:proofErr w:type="spellEnd"/>
      <w:r w:rsidRPr="00C35B57">
        <w:rPr>
          <w:rFonts w:cs="Arial"/>
          <w:b/>
          <w:bCs/>
        </w:rPr>
        <w:t xml:space="preserve"> classes </w:t>
      </w:r>
    </w:p>
    <w:p w14:paraId="6CE8C3EB" w14:textId="77777777" w:rsidR="00584CD9" w:rsidRPr="00C35B57" w:rsidRDefault="00584CD9" w:rsidP="00584CD9">
      <w:pPr>
        <w:spacing w:after="0" w:line="240" w:lineRule="auto"/>
        <w:jc w:val="center"/>
        <w:textAlignment w:val="baseline"/>
        <w:rPr>
          <w:rFonts w:ascii="Segoe UI" w:hAnsi="Segoe UI" w:cs="Segoe UI"/>
          <w:b/>
          <w:bCs/>
          <w:sz w:val="18"/>
          <w:szCs w:val="18"/>
        </w:rPr>
      </w:pPr>
    </w:p>
    <w:tbl>
      <w:tblPr>
        <w:tblW w:w="973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2"/>
        <w:gridCol w:w="1227"/>
        <w:gridCol w:w="6006"/>
      </w:tblGrid>
      <w:tr w:rsidR="00584CD9" w:rsidRPr="00C35B57" w14:paraId="7F62F6BA" w14:textId="77777777" w:rsidTr="007234B7">
        <w:trPr>
          <w:jc w:val="center"/>
        </w:trPr>
        <w:tc>
          <w:tcPr>
            <w:tcW w:w="2502" w:type="dxa"/>
            <w:tcBorders>
              <w:top w:val="single" w:sz="6" w:space="0" w:color="auto"/>
              <w:left w:val="single" w:sz="6" w:space="0" w:color="auto"/>
              <w:bottom w:val="single" w:sz="6" w:space="0" w:color="auto"/>
              <w:right w:val="single" w:sz="6" w:space="0" w:color="auto"/>
            </w:tcBorders>
            <w:shd w:val="clear" w:color="auto" w:fill="auto"/>
            <w:hideMark/>
          </w:tcPr>
          <w:p w14:paraId="490CBF5B" w14:textId="77777777" w:rsidR="00584CD9" w:rsidRPr="00C35B57" w:rsidRDefault="00584CD9" w:rsidP="00584CD9">
            <w:pPr>
              <w:spacing w:after="0" w:line="240" w:lineRule="auto"/>
              <w:jc w:val="center"/>
              <w:textAlignment w:val="baseline"/>
              <w:rPr>
                <w:rFonts w:ascii="Times New Roman" w:hAnsi="Times New Roman"/>
                <w:sz w:val="24"/>
                <w:szCs w:val="24"/>
              </w:rPr>
            </w:pPr>
            <w:r w:rsidRPr="00C35B57">
              <w:rPr>
                <w:rFonts w:cs="Arial"/>
                <w:b/>
                <w:bCs/>
                <w:sz w:val="18"/>
                <w:szCs w:val="18"/>
              </w:rPr>
              <w:t>Class</w:t>
            </w:r>
            <w:r w:rsidRPr="00C35B57">
              <w:rPr>
                <w:rFonts w:cs="Arial"/>
                <w:sz w:val="18"/>
                <w:szCs w:val="18"/>
              </w:rPr>
              <w:t> </w:t>
            </w:r>
          </w:p>
        </w:tc>
        <w:tc>
          <w:tcPr>
            <w:tcW w:w="1227" w:type="dxa"/>
            <w:tcBorders>
              <w:top w:val="single" w:sz="6" w:space="0" w:color="auto"/>
              <w:left w:val="single" w:sz="6" w:space="0" w:color="auto"/>
              <w:bottom w:val="single" w:sz="6" w:space="0" w:color="auto"/>
              <w:right w:val="single" w:sz="6" w:space="0" w:color="auto"/>
            </w:tcBorders>
            <w:shd w:val="clear" w:color="auto" w:fill="auto"/>
            <w:hideMark/>
          </w:tcPr>
          <w:p w14:paraId="0915E692" w14:textId="77777777" w:rsidR="00584CD9" w:rsidRPr="00C35B57" w:rsidRDefault="00584CD9" w:rsidP="00584CD9">
            <w:pPr>
              <w:spacing w:after="0" w:line="240" w:lineRule="auto"/>
              <w:jc w:val="center"/>
              <w:textAlignment w:val="baseline"/>
              <w:rPr>
                <w:rFonts w:ascii="Times New Roman" w:hAnsi="Times New Roman"/>
                <w:sz w:val="24"/>
                <w:szCs w:val="24"/>
              </w:rPr>
            </w:pPr>
            <w:r w:rsidRPr="00C35B57">
              <w:rPr>
                <w:rFonts w:cs="Arial"/>
                <w:b/>
                <w:bCs/>
                <w:sz w:val="18"/>
                <w:szCs w:val="18"/>
              </w:rPr>
              <w:t>Type</w:t>
            </w:r>
            <w:r w:rsidRPr="00C35B57">
              <w:rPr>
                <w:rFonts w:cs="Arial"/>
                <w:sz w:val="18"/>
                <w:szCs w:val="18"/>
              </w:rPr>
              <w:t> </w:t>
            </w:r>
          </w:p>
        </w:tc>
        <w:tc>
          <w:tcPr>
            <w:tcW w:w="6006" w:type="dxa"/>
            <w:tcBorders>
              <w:top w:val="single" w:sz="6" w:space="0" w:color="auto"/>
              <w:left w:val="single" w:sz="6" w:space="0" w:color="auto"/>
              <w:bottom w:val="single" w:sz="6" w:space="0" w:color="auto"/>
              <w:right w:val="single" w:sz="6" w:space="0" w:color="auto"/>
            </w:tcBorders>
            <w:shd w:val="clear" w:color="auto" w:fill="auto"/>
            <w:hideMark/>
          </w:tcPr>
          <w:p w14:paraId="283B20B8" w14:textId="77777777" w:rsidR="00584CD9" w:rsidRPr="00C35B57" w:rsidRDefault="00584CD9" w:rsidP="00584CD9">
            <w:pPr>
              <w:spacing w:after="0" w:line="240" w:lineRule="auto"/>
              <w:jc w:val="center"/>
              <w:textAlignment w:val="baseline"/>
              <w:rPr>
                <w:rFonts w:ascii="Times New Roman" w:hAnsi="Times New Roman"/>
                <w:sz w:val="24"/>
                <w:szCs w:val="24"/>
              </w:rPr>
            </w:pPr>
            <w:r w:rsidRPr="00C35B57">
              <w:rPr>
                <w:rFonts w:cs="Arial"/>
                <w:b/>
                <w:bCs/>
                <w:sz w:val="18"/>
                <w:szCs w:val="18"/>
              </w:rPr>
              <w:t>Description</w:t>
            </w:r>
            <w:r w:rsidRPr="00C35B57">
              <w:rPr>
                <w:rFonts w:cs="Arial"/>
                <w:sz w:val="18"/>
                <w:szCs w:val="18"/>
              </w:rPr>
              <w:t> </w:t>
            </w:r>
          </w:p>
        </w:tc>
      </w:tr>
      <w:tr w:rsidR="00262FDF" w:rsidRPr="00C35B57" w14:paraId="2A9146C1" w14:textId="77777777" w:rsidTr="007234B7">
        <w:trPr>
          <w:jc w:val="center"/>
        </w:trPr>
        <w:tc>
          <w:tcPr>
            <w:tcW w:w="2502" w:type="dxa"/>
            <w:tcBorders>
              <w:top w:val="single" w:sz="6" w:space="0" w:color="auto"/>
              <w:left w:val="single" w:sz="6" w:space="0" w:color="auto"/>
              <w:bottom w:val="single" w:sz="6" w:space="0" w:color="auto"/>
              <w:right w:val="single" w:sz="6" w:space="0" w:color="auto"/>
            </w:tcBorders>
            <w:shd w:val="clear" w:color="auto" w:fill="auto"/>
          </w:tcPr>
          <w:p w14:paraId="7F230278" w14:textId="2EB587F0" w:rsidR="00262FDF" w:rsidRPr="00C35B57" w:rsidRDefault="00262FDF" w:rsidP="00262FDF">
            <w:pPr>
              <w:spacing w:after="0" w:line="240" w:lineRule="auto"/>
              <w:jc w:val="center"/>
              <w:textAlignment w:val="baseline"/>
              <w:rPr>
                <w:rFonts w:cs="Arial"/>
                <w:sz w:val="18"/>
                <w:szCs w:val="18"/>
              </w:rPr>
            </w:pPr>
            <w:proofErr w:type="spellStart"/>
            <w:r>
              <w:rPr>
                <w:rFonts w:cs="Arial"/>
                <w:sz w:val="18"/>
                <w:szCs w:val="18"/>
              </w:rPr>
              <w:t>CompoundIdentifier</w:t>
            </w:r>
            <w:proofErr w:type="spellEnd"/>
            <w:r w:rsidRPr="00C35B57">
              <w:rPr>
                <w:rFonts w:cs="Arial"/>
                <w:sz w:val="18"/>
                <w:szCs w:val="18"/>
              </w:rPr>
              <w:t> </w:t>
            </w:r>
          </w:p>
        </w:tc>
        <w:tc>
          <w:tcPr>
            <w:tcW w:w="1227" w:type="dxa"/>
            <w:tcBorders>
              <w:top w:val="single" w:sz="6" w:space="0" w:color="auto"/>
              <w:left w:val="single" w:sz="6" w:space="0" w:color="auto"/>
              <w:bottom w:val="single" w:sz="6" w:space="0" w:color="auto"/>
              <w:right w:val="single" w:sz="6" w:space="0" w:color="auto"/>
            </w:tcBorders>
            <w:shd w:val="clear" w:color="auto" w:fill="auto"/>
          </w:tcPr>
          <w:p w14:paraId="7D22A648" w14:textId="052CD7AF" w:rsidR="00262FDF" w:rsidRPr="00C35B57" w:rsidRDefault="00262FDF" w:rsidP="00262FDF">
            <w:pPr>
              <w:spacing w:after="0" w:line="240" w:lineRule="auto"/>
              <w:jc w:val="center"/>
              <w:textAlignment w:val="baseline"/>
              <w:rPr>
                <w:rFonts w:cs="Arial"/>
                <w:sz w:val="18"/>
                <w:szCs w:val="18"/>
              </w:rPr>
            </w:pPr>
            <w:r w:rsidRPr="00C35B57">
              <w:rPr>
                <w:rFonts w:cs="Arial"/>
                <w:sz w:val="18"/>
                <w:szCs w:val="18"/>
              </w:rPr>
              <w:t>Object </w:t>
            </w:r>
          </w:p>
        </w:tc>
        <w:tc>
          <w:tcPr>
            <w:tcW w:w="6006" w:type="dxa"/>
            <w:tcBorders>
              <w:top w:val="single" w:sz="6" w:space="0" w:color="auto"/>
              <w:left w:val="single" w:sz="6" w:space="0" w:color="auto"/>
              <w:bottom w:val="single" w:sz="6" w:space="0" w:color="auto"/>
              <w:right w:val="single" w:sz="6" w:space="0" w:color="auto"/>
            </w:tcBorders>
            <w:shd w:val="clear" w:color="auto" w:fill="auto"/>
          </w:tcPr>
          <w:p w14:paraId="35521F8D" w14:textId="245B11B8" w:rsidR="00262FDF" w:rsidRPr="00C35B57" w:rsidRDefault="00262FDF" w:rsidP="00262FDF">
            <w:pPr>
              <w:spacing w:after="0" w:line="240" w:lineRule="auto"/>
              <w:jc w:val="left"/>
              <w:textAlignment w:val="baseline"/>
              <w:rPr>
                <w:rFonts w:cs="Arial"/>
                <w:sz w:val="18"/>
                <w:szCs w:val="18"/>
              </w:rPr>
            </w:pPr>
            <w:r w:rsidRPr="00C35B57">
              <w:rPr>
                <w:rFonts w:cs="Arial"/>
                <w:sz w:val="18"/>
                <w:szCs w:val="18"/>
              </w:rPr>
              <w:t>Provides a mechanism to reference an object from other objects, as well as a mechanism for associating one or more external unique identifiers to an object. </w:t>
            </w:r>
          </w:p>
        </w:tc>
      </w:tr>
      <w:tr w:rsidR="00584CD9" w:rsidRPr="00C35B57" w14:paraId="27DBFD58" w14:textId="77777777" w:rsidTr="007234B7">
        <w:trPr>
          <w:jc w:val="center"/>
        </w:trPr>
        <w:tc>
          <w:tcPr>
            <w:tcW w:w="2502" w:type="dxa"/>
            <w:tcBorders>
              <w:top w:val="single" w:sz="6" w:space="0" w:color="auto"/>
              <w:left w:val="single" w:sz="6" w:space="0" w:color="auto"/>
              <w:bottom w:val="single" w:sz="6" w:space="0" w:color="auto"/>
              <w:right w:val="single" w:sz="6" w:space="0" w:color="auto"/>
            </w:tcBorders>
            <w:shd w:val="clear" w:color="auto" w:fill="auto"/>
            <w:hideMark/>
          </w:tcPr>
          <w:p w14:paraId="12A02D24" w14:textId="77777777" w:rsidR="00584CD9" w:rsidRPr="00C35B57" w:rsidRDefault="00584CD9" w:rsidP="00584CD9">
            <w:pPr>
              <w:spacing w:after="0" w:line="240" w:lineRule="auto"/>
              <w:jc w:val="center"/>
              <w:textAlignment w:val="baseline"/>
              <w:rPr>
                <w:rFonts w:ascii="Times New Roman" w:hAnsi="Times New Roman"/>
                <w:sz w:val="24"/>
                <w:szCs w:val="24"/>
              </w:rPr>
            </w:pPr>
            <w:proofErr w:type="spellStart"/>
            <w:r w:rsidRPr="00C35B57">
              <w:rPr>
                <w:rFonts w:cs="Arial"/>
                <w:sz w:val="18"/>
                <w:szCs w:val="18"/>
              </w:rPr>
              <w:t>ContextItem</w:t>
            </w:r>
            <w:proofErr w:type="spellEnd"/>
            <w:r w:rsidRPr="00C35B57">
              <w:rPr>
                <w:rFonts w:cs="Arial"/>
                <w:sz w:val="18"/>
                <w:szCs w:val="18"/>
              </w:rPr>
              <w:t> </w:t>
            </w:r>
          </w:p>
        </w:tc>
        <w:tc>
          <w:tcPr>
            <w:tcW w:w="1227" w:type="dxa"/>
            <w:tcBorders>
              <w:top w:val="single" w:sz="6" w:space="0" w:color="auto"/>
              <w:left w:val="single" w:sz="6" w:space="0" w:color="auto"/>
              <w:bottom w:val="single" w:sz="6" w:space="0" w:color="auto"/>
              <w:right w:val="single" w:sz="6" w:space="0" w:color="auto"/>
            </w:tcBorders>
            <w:shd w:val="clear" w:color="auto" w:fill="auto"/>
            <w:hideMark/>
          </w:tcPr>
          <w:p w14:paraId="25F08364" w14:textId="77777777" w:rsidR="00584CD9" w:rsidRPr="00C35B57" w:rsidRDefault="00584CD9" w:rsidP="00584CD9">
            <w:pPr>
              <w:spacing w:after="0" w:line="240" w:lineRule="auto"/>
              <w:jc w:val="center"/>
              <w:textAlignment w:val="baseline"/>
              <w:rPr>
                <w:rFonts w:ascii="Times New Roman" w:hAnsi="Times New Roman"/>
                <w:sz w:val="24"/>
                <w:szCs w:val="24"/>
              </w:rPr>
            </w:pPr>
            <w:r w:rsidRPr="00C35B57">
              <w:rPr>
                <w:rFonts w:cs="Arial"/>
                <w:sz w:val="18"/>
                <w:szCs w:val="18"/>
              </w:rPr>
              <w:t>Object </w:t>
            </w:r>
          </w:p>
        </w:tc>
        <w:tc>
          <w:tcPr>
            <w:tcW w:w="6006" w:type="dxa"/>
            <w:tcBorders>
              <w:top w:val="single" w:sz="6" w:space="0" w:color="auto"/>
              <w:left w:val="single" w:sz="6" w:space="0" w:color="auto"/>
              <w:bottom w:val="single" w:sz="6" w:space="0" w:color="auto"/>
              <w:right w:val="single" w:sz="6" w:space="0" w:color="auto"/>
            </w:tcBorders>
            <w:shd w:val="clear" w:color="auto" w:fill="auto"/>
            <w:hideMark/>
          </w:tcPr>
          <w:p w14:paraId="16ED477B" w14:textId="77777777" w:rsidR="00584CD9" w:rsidRPr="00C35B57" w:rsidRDefault="00584CD9" w:rsidP="00584CD9">
            <w:pPr>
              <w:spacing w:after="0" w:line="240" w:lineRule="auto"/>
              <w:jc w:val="left"/>
              <w:textAlignment w:val="baseline"/>
              <w:rPr>
                <w:rFonts w:ascii="Times New Roman" w:hAnsi="Times New Roman"/>
                <w:sz w:val="24"/>
                <w:szCs w:val="24"/>
              </w:rPr>
            </w:pPr>
            <w:r w:rsidRPr="00C35B57">
              <w:rPr>
                <w:rFonts w:cs="Arial"/>
                <w:sz w:val="18"/>
                <w:szCs w:val="18"/>
              </w:rPr>
              <w:t xml:space="preserve">A key/value pair used to attach geopolitical-context-dependent information to other objects in </w:t>
            </w:r>
            <w:proofErr w:type="spellStart"/>
            <w:r w:rsidRPr="00C35B57">
              <w:rPr>
                <w:rFonts w:cs="Arial"/>
                <w:sz w:val="18"/>
                <w:szCs w:val="18"/>
              </w:rPr>
              <w:t>AgGateway’s</w:t>
            </w:r>
            <w:proofErr w:type="spellEnd"/>
            <w:r w:rsidRPr="00C35B57">
              <w:rPr>
                <w:rFonts w:cs="Arial"/>
                <w:sz w:val="18"/>
                <w:szCs w:val="18"/>
              </w:rPr>
              <w:t xml:space="preserve"> ADAPT, ISO11783 files, </w:t>
            </w:r>
            <w:proofErr w:type="gramStart"/>
            <w:r w:rsidRPr="00C35B57">
              <w:rPr>
                <w:rFonts w:cs="Arial"/>
                <w:sz w:val="18"/>
                <w:szCs w:val="18"/>
              </w:rPr>
              <w:t>etc. .</w:t>
            </w:r>
            <w:proofErr w:type="gramEnd"/>
            <w:r w:rsidRPr="00C35B57">
              <w:rPr>
                <w:rFonts w:cs="Arial"/>
                <w:sz w:val="18"/>
                <w:szCs w:val="18"/>
              </w:rPr>
              <w:t> </w:t>
            </w:r>
          </w:p>
        </w:tc>
      </w:tr>
      <w:tr w:rsidR="00584CD9" w:rsidRPr="00C35B57" w14:paraId="50A223DF" w14:textId="77777777" w:rsidTr="007234B7">
        <w:trPr>
          <w:jc w:val="center"/>
        </w:trPr>
        <w:tc>
          <w:tcPr>
            <w:tcW w:w="2502" w:type="dxa"/>
            <w:tcBorders>
              <w:top w:val="single" w:sz="6" w:space="0" w:color="auto"/>
              <w:left w:val="single" w:sz="6" w:space="0" w:color="auto"/>
              <w:bottom w:val="single" w:sz="6" w:space="0" w:color="auto"/>
              <w:right w:val="single" w:sz="6" w:space="0" w:color="auto"/>
            </w:tcBorders>
            <w:shd w:val="clear" w:color="auto" w:fill="auto"/>
            <w:hideMark/>
          </w:tcPr>
          <w:p w14:paraId="3D92F3A2" w14:textId="77777777" w:rsidR="00584CD9" w:rsidRPr="00C35B57" w:rsidRDefault="00584CD9" w:rsidP="00584CD9">
            <w:pPr>
              <w:spacing w:after="0" w:line="240" w:lineRule="auto"/>
              <w:jc w:val="center"/>
              <w:textAlignment w:val="baseline"/>
              <w:rPr>
                <w:rFonts w:ascii="Times New Roman" w:hAnsi="Times New Roman"/>
                <w:sz w:val="24"/>
                <w:szCs w:val="24"/>
              </w:rPr>
            </w:pPr>
            <w:r w:rsidRPr="00C35B57">
              <w:rPr>
                <w:rFonts w:cs="Arial"/>
                <w:sz w:val="18"/>
                <w:szCs w:val="18"/>
              </w:rPr>
              <w:t>ContextItemDefinition </w:t>
            </w:r>
          </w:p>
        </w:tc>
        <w:tc>
          <w:tcPr>
            <w:tcW w:w="1227" w:type="dxa"/>
            <w:tcBorders>
              <w:top w:val="single" w:sz="6" w:space="0" w:color="auto"/>
              <w:left w:val="single" w:sz="6" w:space="0" w:color="auto"/>
              <w:bottom w:val="single" w:sz="6" w:space="0" w:color="auto"/>
              <w:right w:val="single" w:sz="6" w:space="0" w:color="auto"/>
            </w:tcBorders>
            <w:shd w:val="clear" w:color="auto" w:fill="auto"/>
            <w:hideMark/>
          </w:tcPr>
          <w:p w14:paraId="49995F73" w14:textId="77777777" w:rsidR="00584CD9" w:rsidRPr="00C35B57" w:rsidRDefault="00584CD9" w:rsidP="00584CD9">
            <w:pPr>
              <w:spacing w:after="0" w:line="240" w:lineRule="auto"/>
              <w:jc w:val="center"/>
              <w:textAlignment w:val="baseline"/>
              <w:rPr>
                <w:rFonts w:ascii="Times New Roman" w:hAnsi="Times New Roman"/>
                <w:sz w:val="24"/>
                <w:szCs w:val="24"/>
              </w:rPr>
            </w:pPr>
            <w:r w:rsidRPr="00C35B57">
              <w:rPr>
                <w:rFonts w:cs="Arial"/>
                <w:sz w:val="18"/>
                <w:szCs w:val="18"/>
              </w:rPr>
              <w:t>Object </w:t>
            </w:r>
          </w:p>
        </w:tc>
        <w:tc>
          <w:tcPr>
            <w:tcW w:w="6006" w:type="dxa"/>
            <w:tcBorders>
              <w:top w:val="single" w:sz="6" w:space="0" w:color="auto"/>
              <w:left w:val="single" w:sz="6" w:space="0" w:color="auto"/>
              <w:bottom w:val="single" w:sz="6" w:space="0" w:color="auto"/>
              <w:right w:val="single" w:sz="6" w:space="0" w:color="auto"/>
            </w:tcBorders>
            <w:shd w:val="clear" w:color="auto" w:fill="auto"/>
            <w:hideMark/>
          </w:tcPr>
          <w:p w14:paraId="1BEF9133" w14:textId="77777777" w:rsidR="00584CD9" w:rsidRPr="00C35B57" w:rsidRDefault="00584CD9" w:rsidP="00584CD9">
            <w:pPr>
              <w:spacing w:after="0" w:line="240" w:lineRule="auto"/>
              <w:jc w:val="left"/>
              <w:textAlignment w:val="baseline"/>
              <w:rPr>
                <w:rFonts w:ascii="Times New Roman" w:hAnsi="Times New Roman"/>
                <w:sz w:val="24"/>
                <w:szCs w:val="24"/>
              </w:rPr>
            </w:pPr>
            <w:r w:rsidRPr="00C35B57">
              <w:rPr>
                <w:rFonts w:cs="Arial"/>
                <w:sz w:val="18"/>
                <w:szCs w:val="18"/>
              </w:rPr>
              <w:t xml:space="preserve">A definition of a specific kind of </w:t>
            </w:r>
            <w:proofErr w:type="spellStart"/>
            <w:r w:rsidRPr="00C35B57">
              <w:rPr>
                <w:rFonts w:cs="Arial"/>
                <w:sz w:val="18"/>
                <w:szCs w:val="18"/>
              </w:rPr>
              <w:t>ContextItem</w:t>
            </w:r>
            <w:proofErr w:type="spellEnd"/>
            <w:r w:rsidRPr="00C35B57">
              <w:rPr>
                <w:rFonts w:cs="Arial"/>
                <w:sz w:val="18"/>
                <w:szCs w:val="18"/>
              </w:rPr>
              <w:t>, including the type of data it can contain, what classes in an object model it can be attached to, and how to display/enter instances of it. </w:t>
            </w:r>
          </w:p>
        </w:tc>
      </w:tr>
      <w:tr w:rsidR="00262FDF" w:rsidRPr="00C35B57" w14:paraId="1EAF51F9" w14:textId="77777777" w:rsidTr="007234B7">
        <w:trPr>
          <w:jc w:val="center"/>
        </w:trPr>
        <w:tc>
          <w:tcPr>
            <w:tcW w:w="2502" w:type="dxa"/>
            <w:tcBorders>
              <w:top w:val="single" w:sz="6" w:space="0" w:color="auto"/>
              <w:left w:val="single" w:sz="6" w:space="0" w:color="auto"/>
              <w:bottom w:val="single" w:sz="6" w:space="0" w:color="auto"/>
              <w:right w:val="single" w:sz="6" w:space="0" w:color="auto"/>
            </w:tcBorders>
            <w:shd w:val="clear" w:color="auto" w:fill="auto"/>
          </w:tcPr>
          <w:p w14:paraId="400D720F" w14:textId="230E9ADD" w:rsidR="00262FDF" w:rsidRPr="00C35B57" w:rsidRDefault="00262FDF" w:rsidP="00262FDF">
            <w:pPr>
              <w:spacing w:after="0" w:line="240" w:lineRule="auto"/>
              <w:jc w:val="center"/>
              <w:textAlignment w:val="baseline"/>
              <w:rPr>
                <w:rFonts w:cs="Arial"/>
                <w:sz w:val="18"/>
                <w:szCs w:val="18"/>
              </w:rPr>
            </w:pPr>
            <w:proofErr w:type="spellStart"/>
            <w:r w:rsidRPr="00C35B57">
              <w:rPr>
                <w:rFonts w:cs="Arial"/>
                <w:sz w:val="18"/>
                <w:szCs w:val="18"/>
              </w:rPr>
              <w:t>ContextItemEnumItem</w:t>
            </w:r>
            <w:proofErr w:type="spellEnd"/>
            <w:r w:rsidRPr="00C35B57">
              <w:rPr>
                <w:rFonts w:cs="Arial"/>
                <w:sz w:val="18"/>
                <w:szCs w:val="18"/>
              </w:rPr>
              <w:t> </w:t>
            </w:r>
          </w:p>
        </w:tc>
        <w:tc>
          <w:tcPr>
            <w:tcW w:w="1227" w:type="dxa"/>
            <w:tcBorders>
              <w:top w:val="single" w:sz="6" w:space="0" w:color="auto"/>
              <w:left w:val="single" w:sz="6" w:space="0" w:color="auto"/>
              <w:bottom w:val="single" w:sz="6" w:space="0" w:color="auto"/>
              <w:right w:val="single" w:sz="6" w:space="0" w:color="auto"/>
            </w:tcBorders>
            <w:shd w:val="clear" w:color="auto" w:fill="auto"/>
          </w:tcPr>
          <w:p w14:paraId="5EDD79B2" w14:textId="0257D90B" w:rsidR="00262FDF" w:rsidRPr="00C35B57" w:rsidRDefault="00262FDF" w:rsidP="00262FDF">
            <w:pPr>
              <w:spacing w:after="0" w:line="240" w:lineRule="auto"/>
              <w:jc w:val="center"/>
              <w:textAlignment w:val="baseline"/>
              <w:rPr>
                <w:rFonts w:cs="Arial"/>
                <w:sz w:val="18"/>
                <w:szCs w:val="18"/>
              </w:rPr>
            </w:pPr>
            <w:r w:rsidRPr="00C35B57">
              <w:rPr>
                <w:rFonts w:cs="Arial"/>
                <w:sz w:val="18"/>
                <w:szCs w:val="18"/>
              </w:rPr>
              <w:t>Object </w:t>
            </w:r>
          </w:p>
        </w:tc>
        <w:tc>
          <w:tcPr>
            <w:tcW w:w="6006" w:type="dxa"/>
            <w:tcBorders>
              <w:top w:val="single" w:sz="6" w:space="0" w:color="auto"/>
              <w:left w:val="single" w:sz="6" w:space="0" w:color="auto"/>
              <w:bottom w:val="single" w:sz="6" w:space="0" w:color="auto"/>
              <w:right w:val="single" w:sz="6" w:space="0" w:color="auto"/>
            </w:tcBorders>
            <w:shd w:val="clear" w:color="auto" w:fill="auto"/>
          </w:tcPr>
          <w:p w14:paraId="7192901B" w14:textId="7F2E3CC8" w:rsidR="00262FDF" w:rsidRPr="00C35B57" w:rsidRDefault="00262FDF" w:rsidP="00262FDF">
            <w:pPr>
              <w:spacing w:after="0" w:line="240" w:lineRule="auto"/>
              <w:jc w:val="left"/>
              <w:textAlignment w:val="baseline"/>
              <w:rPr>
                <w:rFonts w:cs="Arial"/>
                <w:sz w:val="18"/>
                <w:szCs w:val="18"/>
              </w:rPr>
            </w:pPr>
            <w:r w:rsidRPr="00C35B57">
              <w:rPr>
                <w:rFonts w:cs="Arial"/>
                <w:sz w:val="18"/>
                <w:szCs w:val="18"/>
              </w:rPr>
              <w:t xml:space="preserve">Description of specific enumeration items for ContextItemDefinitions with an enumerated </w:t>
            </w:r>
            <w:proofErr w:type="spellStart"/>
            <w:r w:rsidRPr="00C35B57">
              <w:rPr>
                <w:rFonts w:cs="Arial"/>
                <w:sz w:val="18"/>
                <w:szCs w:val="18"/>
              </w:rPr>
              <w:t>ContextItemValueType</w:t>
            </w:r>
            <w:proofErr w:type="spellEnd"/>
            <w:r w:rsidRPr="00C35B57">
              <w:rPr>
                <w:rFonts w:cs="Arial"/>
                <w:sz w:val="18"/>
                <w:szCs w:val="18"/>
              </w:rPr>
              <w:t> </w:t>
            </w:r>
          </w:p>
        </w:tc>
      </w:tr>
      <w:tr w:rsidR="00584CD9" w:rsidRPr="00C35B57" w14:paraId="081B477D" w14:textId="77777777" w:rsidTr="007234B7">
        <w:trPr>
          <w:jc w:val="center"/>
        </w:trPr>
        <w:tc>
          <w:tcPr>
            <w:tcW w:w="2502" w:type="dxa"/>
            <w:tcBorders>
              <w:top w:val="single" w:sz="6" w:space="0" w:color="auto"/>
              <w:left w:val="single" w:sz="6" w:space="0" w:color="auto"/>
              <w:bottom w:val="single" w:sz="6" w:space="0" w:color="auto"/>
              <w:right w:val="single" w:sz="6" w:space="0" w:color="auto"/>
            </w:tcBorders>
            <w:shd w:val="clear" w:color="auto" w:fill="auto"/>
            <w:hideMark/>
          </w:tcPr>
          <w:p w14:paraId="774713C0" w14:textId="77777777" w:rsidR="00584CD9" w:rsidRPr="00C35B57" w:rsidRDefault="00584CD9" w:rsidP="00584CD9">
            <w:pPr>
              <w:spacing w:after="0" w:line="240" w:lineRule="auto"/>
              <w:jc w:val="center"/>
              <w:textAlignment w:val="baseline"/>
              <w:rPr>
                <w:rFonts w:ascii="Times New Roman" w:hAnsi="Times New Roman"/>
                <w:sz w:val="24"/>
                <w:szCs w:val="24"/>
              </w:rPr>
            </w:pPr>
            <w:proofErr w:type="spellStart"/>
            <w:r w:rsidRPr="00C35B57">
              <w:rPr>
                <w:rFonts w:cs="Arial"/>
                <w:sz w:val="18"/>
                <w:szCs w:val="18"/>
              </w:rPr>
              <w:t>ContextItemValueTypeEnum</w:t>
            </w:r>
            <w:proofErr w:type="spellEnd"/>
            <w:r w:rsidRPr="00C35B57">
              <w:rPr>
                <w:rFonts w:cs="Arial"/>
                <w:sz w:val="18"/>
                <w:szCs w:val="18"/>
              </w:rPr>
              <w:t> </w:t>
            </w:r>
          </w:p>
        </w:tc>
        <w:tc>
          <w:tcPr>
            <w:tcW w:w="1227" w:type="dxa"/>
            <w:tcBorders>
              <w:top w:val="single" w:sz="6" w:space="0" w:color="auto"/>
              <w:left w:val="single" w:sz="6" w:space="0" w:color="auto"/>
              <w:bottom w:val="single" w:sz="6" w:space="0" w:color="auto"/>
              <w:right w:val="single" w:sz="6" w:space="0" w:color="auto"/>
            </w:tcBorders>
            <w:shd w:val="clear" w:color="auto" w:fill="auto"/>
            <w:hideMark/>
          </w:tcPr>
          <w:p w14:paraId="7CCDA29C" w14:textId="77777777" w:rsidR="00584CD9" w:rsidRPr="00C35B57" w:rsidRDefault="00584CD9" w:rsidP="00584CD9">
            <w:pPr>
              <w:spacing w:after="0" w:line="240" w:lineRule="auto"/>
              <w:jc w:val="center"/>
              <w:textAlignment w:val="baseline"/>
              <w:rPr>
                <w:rFonts w:ascii="Times New Roman" w:hAnsi="Times New Roman"/>
                <w:sz w:val="24"/>
                <w:szCs w:val="24"/>
              </w:rPr>
            </w:pPr>
            <w:r w:rsidRPr="00C35B57">
              <w:rPr>
                <w:rFonts w:cs="Arial"/>
                <w:sz w:val="18"/>
                <w:szCs w:val="18"/>
              </w:rPr>
              <w:t>Enumeration </w:t>
            </w:r>
          </w:p>
        </w:tc>
        <w:tc>
          <w:tcPr>
            <w:tcW w:w="6006" w:type="dxa"/>
            <w:tcBorders>
              <w:top w:val="single" w:sz="6" w:space="0" w:color="auto"/>
              <w:left w:val="single" w:sz="6" w:space="0" w:color="auto"/>
              <w:bottom w:val="single" w:sz="6" w:space="0" w:color="auto"/>
              <w:right w:val="single" w:sz="6" w:space="0" w:color="auto"/>
            </w:tcBorders>
            <w:shd w:val="clear" w:color="auto" w:fill="auto"/>
            <w:hideMark/>
          </w:tcPr>
          <w:p w14:paraId="77E4303B" w14:textId="77777777" w:rsidR="00584CD9" w:rsidRPr="00C35B57" w:rsidRDefault="00584CD9" w:rsidP="00584CD9">
            <w:pPr>
              <w:spacing w:after="0" w:line="240" w:lineRule="auto"/>
              <w:jc w:val="left"/>
              <w:textAlignment w:val="baseline"/>
              <w:rPr>
                <w:rFonts w:ascii="Times New Roman" w:hAnsi="Times New Roman"/>
                <w:sz w:val="24"/>
                <w:szCs w:val="24"/>
              </w:rPr>
            </w:pPr>
            <w:r w:rsidRPr="00C35B57">
              <w:rPr>
                <w:rFonts w:cs="Arial"/>
                <w:sz w:val="18"/>
                <w:szCs w:val="18"/>
              </w:rPr>
              <w:t xml:space="preserve">An enumerated type that describes the type of value carried by the </w:t>
            </w:r>
            <w:proofErr w:type="spellStart"/>
            <w:r w:rsidRPr="00C35B57">
              <w:rPr>
                <w:rFonts w:cs="Arial"/>
                <w:sz w:val="18"/>
                <w:szCs w:val="18"/>
              </w:rPr>
              <w:t>ContextItem</w:t>
            </w:r>
            <w:proofErr w:type="spellEnd"/>
            <w:r w:rsidRPr="00C35B57">
              <w:rPr>
                <w:rFonts w:cs="Arial"/>
                <w:sz w:val="18"/>
                <w:szCs w:val="18"/>
              </w:rPr>
              <w:t xml:space="preserve"> (Integer, Boolean, Double-precision floating point, string, enumeration, datetime, nested…) </w:t>
            </w:r>
          </w:p>
        </w:tc>
      </w:tr>
      <w:tr w:rsidR="00262FDF" w:rsidRPr="00C35B57" w14:paraId="0EA68776" w14:textId="77777777" w:rsidTr="007234B7">
        <w:trPr>
          <w:jc w:val="center"/>
        </w:trPr>
        <w:tc>
          <w:tcPr>
            <w:tcW w:w="2502" w:type="dxa"/>
            <w:tcBorders>
              <w:top w:val="single" w:sz="6" w:space="0" w:color="auto"/>
              <w:left w:val="single" w:sz="6" w:space="0" w:color="auto"/>
              <w:bottom w:val="single" w:sz="6" w:space="0" w:color="auto"/>
              <w:right w:val="single" w:sz="6" w:space="0" w:color="auto"/>
            </w:tcBorders>
            <w:shd w:val="clear" w:color="auto" w:fill="auto"/>
          </w:tcPr>
          <w:p w14:paraId="51CA2404" w14:textId="36EB9CB2" w:rsidR="00262FDF" w:rsidRPr="00C35B57" w:rsidRDefault="00262FDF" w:rsidP="00262FDF">
            <w:pPr>
              <w:spacing w:after="0" w:line="240" w:lineRule="auto"/>
              <w:jc w:val="center"/>
              <w:textAlignment w:val="baseline"/>
              <w:rPr>
                <w:rFonts w:cs="Arial"/>
                <w:sz w:val="18"/>
                <w:szCs w:val="18"/>
              </w:rPr>
            </w:pPr>
            <w:proofErr w:type="spellStart"/>
            <w:r w:rsidRPr="00C35B57">
              <w:rPr>
                <w:rFonts w:cs="Arial"/>
                <w:sz w:val="18"/>
                <w:szCs w:val="18"/>
              </w:rPr>
              <w:t>DateContextEnum</w:t>
            </w:r>
            <w:proofErr w:type="spellEnd"/>
            <w:r w:rsidRPr="00C35B57">
              <w:rPr>
                <w:rFonts w:cs="Arial"/>
                <w:sz w:val="18"/>
                <w:szCs w:val="18"/>
              </w:rPr>
              <w:t> </w:t>
            </w:r>
          </w:p>
        </w:tc>
        <w:tc>
          <w:tcPr>
            <w:tcW w:w="1227" w:type="dxa"/>
            <w:tcBorders>
              <w:top w:val="single" w:sz="6" w:space="0" w:color="auto"/>
              <w:left w:val="single" w:sz="6" w:space="0" w:color="auto"/>
              <w:bottom w:val="single" w:sz="6" w:space="0" w:color="auto"/>
              <w:right w:val="single" w:sz="6" w:space="0" w:color="auto"/>
            </w:tcBorders>
            <w:shd w:val="clear" w:color="auto" w:fill="auto"/>
          </w:tcPr>
          <w:p w14:paraId="52D49694" w14:textId="07E734E8" w:rsidR="00262FDF" w:rsidRPr="00C35B57" w:rsidRDefault="00262FDF" w:rsidP="00262FDF">
            <w:pPr>
              <w:spacing w:after="0" w:line="240" w:lineRule="auto"/>
              <w:jc w:val="center"/>
              <w:textAlignment w:val="baseline"/>
              <w:rPr>
                <w:rFonts w:cs="Arial"/>
                <w:sz w:val="18"/>
                <w:szCs w:val="18"/>
              </w:rPr>
            </w:pPr>
            <w:r w:rsidRPr="00C35B57">
              <w:rPr>
                <w:rFonts w:cs="Arial"/>
                <w:sz w:val="18"/>
                <w:szCs w:val="18"/>
              </w:rPr>
              <w:t>Enumeration </w:t>
            </w:r>
          </w:p>
        </w:tc>
        <w:tc>
          <w:tcPr>
            <w:tcW w:w="6006" w:type="dxa"/>
            <w:tcBorders>
              <w:top w:val="single" w:sz="6" w:space="0" w:color="auto"/>
              <w:left w:val="single" w:sz="6" w:space="0" w:color="auto"/>
              <w:bottom w:val="single" w:sz="6" w:space="0" w:color="auto"/>
              <w:right w:val="single" w:sz="6" w:space="0" w:color="auto"/>
            </w:tcBorders>
            <w:shd w:val="clear" w:color="auto" w:fill="auto"/>
          </w:tcPr>
          <w:p w14:paraId="40A17F89" w14:textId="4BE54C65" w:rsidR="00262FDF" w:rsidRPr="00C35B57" w:rsidRDefault="00262FDF" w:rsidP="00262FDF">
            <w:pPr>
              <w:spacing w:after="0" w:line="240" w:lineRule="auto"/>
              <w:jc w:val="left"/>
              <w:textAlignment w:val="baseline"/>
              <w:rPr>
                <w:rFonts w:cs="Arial"/>
                <w:sz w:val="18"/>
                <w:szCs w:val="18"/>
              </w:rPr>
            </w:pPr>
            <w:r w:rsidRPr="00C35B57">
              <w:rPr>
                <w:rFonts w:cs="Arial"/>
                <w:sz w:val="18"/>
                <w:szCs w:val="18"/>
              </w:rPr>
              <w:t xml:space="preserve">Specifies the meaning of a </w:t>
            </w:r>
            <w:proofErr w:type="spellStart"/>
            <w:r w:rsidRPr="00C35B57">
              <w:rPr>
                <w:rFonts w:cs="Arial"/>
                <w:sz w:val="18"/>
                <w:szCs w:val="18"/>
              </w:rPr>
              <w:t>TimeScope</w:t>
            </w:r>
            <w:proofErr w:type="spellEnd"/>
            <w:r w:rsidRPr="00C35B57">
              <w:rPr>
                <w:rFonts w:cs="Arial"/>
                <w:sz w:val="18"/>
                <w:szCs w:val="18"/>
              </w:rPr>
              <w:t>. </w:t>
            </w:r>
          </w:p>
        </w:tc>
      </w:tr>
      <w:tr w:rsidR="00584CD9" w:rsidRPr="00C35B57" w14:paraId="4AA53B43" w14:textId="77777777" w:rsidTr="007234B7">
        <w:trPr>
          <w:jc w:val="center"/>
        </w:trPr>
        <w:tc>
          <w:tcPr>
            <w:tcW w:w="2502" w:type="dxa"/>
            <w:tcBorders>
              <w:top w:val="single" w:sz="6" w:space="0" w:color="auto"/>
              <w:left w:val="single" w:sz="6" w:space="0" w:color="auto"/>
              <w:bottom w:val="single" w:sz="6" w:space="0" w:color="auto"/>
              <w:right w:val="single" w:sz="6" w:space="0" w:color="auto"/>
            </w:tcBorders>
            <w:shd w:val="clear" w:color="auto" w:fill="auto"/>
            <w:hideMark/>
          </w:tcPr>
          <w:p w14:paraId="70D74C76" w14:textId="77777777" w:rsidR="00584CD9" w:rsidRPr="00C35B57" w:rsidRDefault="00584CD9" w:rsidP="00584CD9">
            <w:pPr>
              <w:spacing w:after="0" w:line="240" w:lineRule="auto"/>
              <w:jc w:val="center"/>
              <w:textAlignment w:val="baseline"/>
              <w:rPr>
                <w:rFonts w:ascii="Times New Roman" w:hAnsi="Times New Roman"/>
                <w:sz w:val="24"/>
                <w:szCs w:val="24"/>
              </w:rPr>
            </w:pPr>
            <w:proofErr w:type="spellStart"/>
            <w:r w:rsidRPr="00C35B57">
              <w:rPr>
                <w:rFonts w:cs="Arial"/>
                <w:sz w:val="18"/>
                <w:szCs w:val="18"/>
              </w:rPr>
              <w:t>GeoPoliticalContext</w:t>
            </w:r>
            <w:proofErr w:type="spellEnd"/>
            <w:r w:rsidRPr="00C35B57">
              <w:rPr>
                <w:rFonts w:cs="Arial"/>
                <w:sz w:val="18"/>
                <w:szCs w:val="18"/>
              </w:rPr>
              <w:t> </w:t>
            </w:r>
          </w:p>
        </w:tc>
        <w:tc>
          <w:tcPr>
            <w:tcW w:w="1227" w:type="dxa"/>
            <w:tcBorders>
              <w:top w:val="single" w:sz="6" w:space="0" w:color="auto"/>
              <w:left w:val="single" w:sz="6" w:space="0" w:color="auto"/>
              <w:bottom w:val="single" w:sz="6" w:space="0" w:color="auto"/>
              <w:right w:val="single" w:sz="6" w:space="0" w:color="auto"/>
            </w:tcBorders>
            <w:shd w:val="clear" w:color="auto" w:fill="auto"/>
            <w:hideMark/>
          </w:tcPr>
          <w:p w14:paraId="0E9D39C4" w14:textId="77777777" w:rsidR="00584CD9" w:rsidRPr="00C35B57" w:rsidRDefault="00584CD9" w:rsidP="00584CD9">
            <w:pPr>
              <w:spacing w:after="0" w:line="240" w:lineRule="auto"/>
              <w:jc w:val="center"/>
              <w:textAlignment w:val="baseline"/>
              <w:rPr>
                <w:rFonts w:ascii="Times New Roman" w:hAnsi="Times New Roman"/>
                <w:sz w:val="24"/>
                <w:szCs w:val="24"/>
              </w:rPr>
            </w:pPr>
            <w:r w:rsidRPr="00C35B57">
              <w:rPr>
                <w:rFonts w:cs="Arial"/>
                <w:sz w:val="18"/>
                <w:szCs w:val="18"/>
              </w:rPr>
              <w:t>Object </w:t>
            </w:r>
          </w:p>
        </w:tc>
        <w:tc>
          <w:tcPr>
            <w:tcW w:w="6006" w:type="dxa"/>
            <w:tcBorders>
              <w:top w:val="single" w:sz="6" w:space="0" w:color="auto"/>
              <w:left w:val="single" w:sz="6" w:space="0" w:color="auto"/>
              <w:bottom w:val="single" w:sz="6" w:space="0" w:color="auto"/>
              <w:right w:val="single" w:sz="6" w:space="0" w:color="auto"/>
            </w:tcBorders>
            <w:shd w:val="clear" w:color="auto" w:fill="auto"/>
            <w:hideMark/>
          </w:tcPr>
          <w:p w14:paraId="40BDC116" w14:textId="5129D846" w:rsidR="00584CD9" w:rsidRPr="00C35B57" w:rsidRDefault="7E47FD5A" w:rsidP="00584CD9">
            <w:pPr>
              <w:spacing w:after="0" w:line="240" w:lineRule="auto"/>
              <w:jc w:val="left"/>
              <w:textAlignment w:val="baseline"/>
              <w:rPr>
                <w:rFonts w:ascii="Times New Roman" w:hAnsi="Times New Roman"/>
                <w:sz w:val="24"/>
                <w:szCs w:val="24"/>
              </w:rPr>
            </w:pPr>
            <w:r w:rsidRPr="00C35B57">
              <w:rPr>
                <w:rFonts w:cs="Arial"/>
                <w:sz w:val="18"/>
                <w:szCs w:val="18"/>
              </w:rPr>
              <w:t xml:space="preserve">Describes </w:t>
            </w:r>
            <w:proofErr w:type="gramStart"/>
            <w:r w:rsidRPr="00C35B57">
              <w:rPr>
                <w:rFonts w:cs="Arial"/>
                <w:sz w:val="18"/>
                <w:szCs w:val="18"/>
              </w:rPr>
              <w:t>particular jurisdiction</w:t>
            </w:r>
            <w:r w:rsidR="00D345E7">
              <w:rPr>
                <w:rFonts w:cs="Arial"/>
                <w:sz w:val="18"/>
                <w:szCs w:val="18"/>
              </w:rPr>
              <w:t>(s)</w:t>
            </w:r>
            <w:proofErr w:type="gramEnd"/>
            <w:r w:rsidRPr="00C35B57">
              <w:rPr>
                <w:rFonts w:cs="Arial"/>
                <w:sz w:val="18"/>
                <w:szCs w:val="18"/>
              </w:rPr>
              <w:t xml:space="preserve"> or geopolitical context</w:t>
            </w:r>
            <w:r w:rsidR="00D345E7">
              <w:rPr>
                <w:rFonts w:cs="Arial"/>
                <w:sz w:val="18"/>
                <w:szCs w:val="18"/>
              </w:rPr>
              <w:t>(s)</w:t>
            </w:r>
            <w:r w:rsidRPr="00C35B57">
              <w:rPr>
                <w:rFonts w:cs="Arial"/>
                <w:sz w:val="18"/>
                <w:szCs w:val="18"/>
              </w:rPr>
              <w:t xml:space="preserve"> that a ContextItemDefinition</w:t>
            </w:r>
            <w:r w:rsidR="00A65588">
              <w:rPr>
                <w:rFonts w:cs="Arial"/>
                <w:sz w:val="18"/>
                <w:szCs w:val="18"/>
              </w:rPr>
              <w:t xml:space="preserve"> is applicable to.</w:t>
            </w:r>
          </w:p>
        </w:tc>
      </w:tr>
      <w:tr w:rsidR="00262FDF" w:rsidRPr="00C35B57" w14:paraId="6D3FC660" w14:textId="77777777" w:rsidTr="007234B7">
        <w:trPr>
          <w:jc w:val="center"/>
        </w:trPr>
        <w:tc>
          <w:tcPr>
            <w:tcW w:w="2502" w:type="dxa"/>
            <w:tcBorders>
              <w:top w:val="single" w:sz="6" w:space="0" w:color="auto"/>
              <w:left w:val="single" w:sz="6" w:space="0" w:color="auto"/>
              <w:bottom w:val="single" w:sz="6" w:space="0" w:color="auto"/>
              <w:right w:val="single" w:sz="6" w:space="0" w:color="auto"/>
            </w:tcBorders>
            <w:shd w:val="clear" w:color="auto" w:fill="auto"/>
          </w:tcPr>
          <w:p w14:paraId="5F392727" w14:textId="3514F020" w:rsidR="00262FDF" w:rsidRPr="00C35B57" w:rsidRDefault="00262FDF" w:rsidP="00262FDF">
            <w:pPr>
              <w:spacing w:after="0" w:line="240" w:lineRule="auto"/>
              <w:jc w:val="center"/>
              <w:textAlignment w:val="baseline"/>
              <w:rPr>
                <w:rFonts w:cs="Arial"/>
                <w:sz w:val="18"/>
                <w:szCs w:val="18"/>
              </w:rPr>
            </w:pPr>
            <w:r w:rsidRPr="00C35B57">
              <w:rPr>
                <w:rFonts w:cs="Arial"/>
                <w:sz w:val="18"/>
                <w:szCs w:val="18"/>
              </w:rPr>
              <w:t>L</w:t>
            </w:r>
            <w:r>
              <w:rPr>
                <w:rFonts w:cs="Arial"/>
                <w:sz w:val="18"/>
                <w:szCs w:val="18"/>
              </w:rPr>
              <w:t>abel</w:t>
            </w:r>
            <w:r w:rsidRPr="00C35B57">
              <w:rPr>
                <w:rFonts w:cs="Arial"/>
                <w:sz w:val="18"/>
                <w:szCs w:val="18"/>
              </w:rPr>
              <w:t> </w:t>
            </w:r>
          </w:p>
        </w:tc>
        <w:tc>
          <w:tcPr>
            <w:tcW w:w="1227" w:type="dxa"/>
            <w:tcBorders>
              <w:top w:val="single" w:sz="6" w:space="0" w:color="auto"/>
              <w:left w:val="single" w:sz="6" w:space="0" w:color="auto"/>
              <w:bottom w:val="single" w:sz="6" w:space="0" w:color="auto"/>
              <w:right w:val="single" w:sz="6" w:space="0" w:color="auto"/>
            </w:tcBorders>
            <w:shd w:val="clear" w:color="auto" w:fill="auto"/>
          </w:tcPr>
          <w:p w14:paraId="2E9FF669" w14:textId="7F4CCA85" w:rsidR="00262FDF" w:rsidRDefault="00262FDF" w:rsidP="00262FDF">
            <w:pPr>
              <w:spacing w:after="0" w:line="240" w:lineRule="auto"/>
              <w:jc w:val="center"/>
              <w:textAlignment w:val="baseline"/>
              <w:rPr>
                <w:rFonts w:cs="Arial"/>
                <w:sz w:val="18"/>
                <w:szCs w:val="18"/>
              </w:rPr>
            </w:pPr>
            <w:r w:rsidRPr="00C35B57">
              <w:rPr>
                <w:rFonts w:cs="Arial"/>
                <w:sz w:val="18"/>
                <w:szCs w:val="18"/>
              </w:rPr>
              <w:t>Object </w:t>
            </w:r>
          </w:p>
        </w:tc>
        <w:tc>
          <w:tcPr>
            <w:tcW w:w="6006" w:type="dxa"/>
            <w:tcBorders>
              <w:top w:val="single" w:sz="6" w:space="0" w:color="auto"/>
              <w:left w:val="single" w:sz="6" w:space="0" w:color="auto"/>
              <w:bottom w:val="single" w:sz="6" w:space="0" w:color="auto"/>
              <w:right w:val="single" w:sz="6" w:space="0" w:color="auto"/>
            </w:tcBorders>
            <w:shd w:val="clear" w:color="auto" w:fill="auto"/>
          </w:tcPr>
          <w:p w14:paraId="49BCDB8F" w14:textId="40025AC9" w:rsidR="00262FDF" w:rsidRPr="00C35B57" w:rsidRDefault="00262FDF" w:rsidP="00262FDF">
            <w:pPr>
              <w:spacing w:after="0" w:line="240" w:lineRule="auto"/>
              <w:jc w:val="left"/>
              <w:textAlignment w:val="baseline"/>
              <w:rPr>
                <w:rFonts w:cs="Arial"/>
                <w:sz w:val="18"/>
                <w:szCs w:val="18"/>
              </w:rPr>
            </w:pPr>
            <w:r w:rsidRPr="00C35B57">
              <w:rPr>
                <w:rFonts w:cs="Arial"/>
                <w:sz w:val="18"/>
                <w:szCs w:val="18"/>
              </w:rPr>
              <w:t xml:space="preserve">Represents a way to express something </w:t>
            </w:r>
            <w:proofErr w:type="gramStart"/>
            <w:r w:rsidRPr="00C35B57">
              <w:rPr>
                <w:rFonts w:cs="Arial"/>
                <w:sz w:val="18"/>
                <w:szCs w:val="18"/>
              </w:rPr>
              <w:t>in a given</w:t>
            </w:r>
            <w:proofErr w:type="gramEnd"/>
            <w:r w:rsidRPr="00C35B57">
              <w:rPr>
                <w:rFonts w:cs="Arial"/>
                <w:sz w:val="18"/>
                <w:szCs w:val="18"/>
              </w:rPr>
              <w:t xml:space="preserve"> combination of </w:t>
            </w:r>
            <w:proofErr w:type="spellStart"/>
            <w:r w:rsidRPr="00C35B57">
              <w:rPr>
                <w:rFonts w:cs="Arial"/>
                <w:sz w:val="18"/>
                <w:szCs w:val="18"/>
              </w:rPr>
              <w:t>GeoPoliticalContext</w:t>
            </w:r>
            <w:proofErr w:type="spellEnd"/>
            <w:r w:rsidRPr="00C35B57">
              <w:rPr>
                <w:rFonts w:cs="Arial"/>
                <w:sz w:val="18"/>
                <w:szCs w:val="18"/>
              </w:rPr>
              <w:t xml:space="preserve"> and Language. </w:t>
            </w:r>
          </w:p>
        </w:tc>
      </w:tr>
      <w:tr w:rsidR="00584CD9" w:rsidRPr="00C35B57" w14:paraId="2ECE9966" w14:textId="77777777" w:rsidTr="007234B7">
        <w:trPr>
          <w:jc w:val="center"/>
        </w:trPr>
        <w:tc>
          <w:tcPr>
            <w:tcW w:w="2502" w:type="dxa"/>
            <w:tcBorders>
              <w:top w:val="single" w:sz="6" w:space="0" w:color="auto"/>
              <w:left w:val="single" w:sz="6" w:space="0" w:color="auto"/>
              <w:bottom w:val="single" w:sz="6" w:space="0" w:color="auto"/>
              <w:right w:val="single" w:sz="6" w:space="0" w:color="auto"/>
            </w:tcBorders>
            <w:shd w:val="clear" w:color="auto" w:fill="auto"/>
            <w:hideMark/>
          </w:tcPr>
          <w:p w14:paraId="3FDF641D" w14:textId="77777777" w:rsidR="00584CD9" w:rsidRPr="00C35B57" w:rsidRDefault="00584CD9" w:rsidP="00584CD9">
            <w:pPr>
              <w:spacing w:after="0" w:line="240" w:lineRule="auto"/>
              <w:jc w:val="center"/>
              <w:textAlignment w:val="baseline"/>
              <w:rPr>
                <w:rFonts w:ascii="Times New Roman" w:hAnsi="Times New Roman"/>
                <w:sz w:val="24"/>
                <w:szCs w:val="24"/>
              </w:rPr>
            </w:pPr>
            <w:r w:rsidRPr="00C35B57">
              <w:rPr>
                <w:rFonts w:cs="Arial"/>
                <w:sz w:val="18"/>
                <w:szCs w:val="18"/>
              </w:rPr>
              <w:t>Language </w:t>
            </w:r>
          </w:p>
        </w:tc>
        <w:tc>
          <w:tcPr>
            <w:tcW w:w="1227" w:type="dxa"/>
            <w:tcBorders>
              <w:top w:val="single" w:sz="6" w:space="0" w:color="auto"/>
              <w:left w:val="single" w:sz="6" w:space="0" w:color="auto"/>
              <w:bottom w:val="single" w:sz="6" w:space="0" w:color="auto"/>
              <w:right w:val="single" w:sz="6" w:space="0" w:color="auto"/>
            </w:tcBorders>
            <w:shd w:val="clear" w:color="auto" w:fill="auto"/>
            <w:hideMark/>
          </w:tcPr>
          <w:p w14:paraId="78108027" w14:textId="2FFFAF08" w:rsidR="00584CD9" w:rsidRPr="00C35B57" w:rsidRDefault="00AF03E1" w:rsidP="00584CD9">
            <w:pPr>
              <w:spacing w:after="0" w:line="240" w:lineRule="auto"/>
              <w:jc w:val="center"/>
              <w:textAlignment w:val="baseline"/>
              <w:rPr>
                <w:rFonts w:ascii="Times New Roman" w:hAnsi="Times New Roman"/>
                <w:sz w:val="24"/>
                <w:szCs w:val="24"/>
              </w:rPr>
            </w:pPr>
            <w:r>
              <w:rPr>
                <w:rFonts w:cs="Arial"/>
                <w:sz w:val="18"/>
                <w:szCs w:val="18"/>
              </w:rPr>
              <w:t>Object</w:t>
            </w:r>
            <w:r w:rsidR="7E47FD5A" w:rsidRPr="00C35B57">
              <w:rPr>
                <w:rFonts w:cs="Arial"/>
                <w:sz w:val="18"/>
                <w:szCs w:val="18"/>
              </w:rPr>
              <w:t> </w:t>
            </w:r>
          </w:p>
        </w:tc>
        <w:tc>
          <w:tcPr>
            <w:tcW w:w="6006" w:type="dxa"/>
            <w:tcBorders>
              <w:top w:val="single" w:sz="6" w:space="0" w:color="auto"/>
              <w:left w:val="single" w:sz="6" w:space="0" w:color="auto"/>
              <w:bottom w:val="single" w:sz="6" w:space="0" w:color="auto"/>
              <w:right w:val="single" w:sz="6" w:space="0" w:color="auto"/>
            </w:tcBorders>
            <w:shd w:val="clear" w:color="auto" w:fill="auto"/>
            <w:hideMark/>
          </w:tcPr>
          <w:p w14:paraId="2C114D48" w14:textId="40E6D8BA" w:rsidR="00584CD9" w:rsidRPr="00C35B57" w:rsidRDefault="00584CD9" w:rsidP="00584CD9">
            <w:pPr>
              <w:spacing w:after="0" w:line="240" w:lineRule="auto"/>
              <w:jc w:val="left"/>
              <w:textAlignment w:val="baseline"/>
              <w:rPr>
                <w:rFonts w:ascii="Times New Roman" w:hAnsi="Times New Roman"/>
                <w:sz w:val="24"/>
                <w:szCs w:val="24"/>
              </w:rPr>
            </w:pPr>
            <w:r w:rsidRPr="00C35B57">
              <w:rPr>
                <w:rFonts w:cs="Arial"/>
                <w:sz w:val="18"/>
                <w:szCs w:val="18"/>
              </w:rPr>
              <w:t xml:space="preserve">Describes a language used to express terms in </w:t>
            </w:r>
            <w:r w:rsidR="00AF03E1">
              <w:rPr>
                <w:rFonts w:cs="Arial"/>
                <w:sz w:val="18"/>
                <w:szCs w:val="18"/>
              </w:rPr>
              <w:t xml:space="preserve">instances of </w:t>
            </w:r>
            <w:r w:rsidRPr="00C35B57">
              <w:rPr>
                <w:rFonts w:cs="Arial"/>
                <w:sz w:val="18"/>
                <w:szCs w:val="18"/>
              </w:rPr>
              <w:t>L</w:t>
            </w:r>
            <w:r w:rsidR="00C43954">
              <w:rPr>
                <w:rFonts w:cs="Arial"/>
                <w:sz w:val="18"/>
                <w:szCs w:val="18"/>
              </w:rPr>
              <w:t>abel</w:t>
            </w:r>
            <w:r w:rsidRPr="00C35B57">
              <w:rPr>
                <w:rFonts w:cs="Arial"/>
                <w:sz w:val="18"/>
                <w:szCs w:val="18"/>
              </w:rPr>
              <w:t>. </w:t>
            </w:r>
          </w:p>
        </w:tc>
      </w:tr>
      <w:tr w:rsidR="00584CD9" w:rsidRPr="00C35B57" w14:paraId="16AE9281" w14:textId="77777777" w:rsidTr="007234B7">
        <w:trPr>
          <w:jc w:val="center"/>
        </w:trPr>
        <w:tc>
          <w:tcPr>
            <w:tcW w:w="2502" w:type="dxa"/>
            <w:tcBorders>
              <w:top w:val="single" w:sz="6" w:space="0" w:color="auto"/>
              <w:left w:val="single" w:sz="6" w:space="0" w:color="auto"/>
              <w:bottom w:val="single" w:sz="6" w:space="0" w:color="auto"/>
              <w:right w:val="single" w:sz="6" w:space="0" w:color="auto"/>
            </w:tcBorders>
            <w:shd w:val="clear" w:color="auto" w:fill="auto"/>
            <w:hideMark/>
          </w:tcPr>
          <w:p w14:paraId="4F140592" w14:textId="77777777" w:rsidR="00584CD9" w:rsidRPr="00C35B57" w:rsidRDefault="00584CD9" w:rsidP="00584CD9">
            <w:pPr>
              <w:spacing w:after="0" w:line="240" w:lineRule="auto"/>
              <w:jc w:val="center"/>
              <w:textAlignment w:val="baseline"/>
              <w:rPr>
                <w:rFonts w:ascii="Times New Roman" w:hAnsi="Times New Roman"/>
                <w:sz w:val="24"/>
                <w:szCs w:val="24"/>
              </w:rPr>
            </w:pPr>
            <w:proofErr w:type="spellStart"/>
            <w:r w:rsidRPr="00C35B57">
              <w:rPr>
                <w:rFonts w:cs="Arial"/>
                <w:sz w:val="18"/>
                <w:szCs w:val="18"/>
              </w:rPr>
              <w:t>ModelScope</w:t>
            </w:r>
            <w:proofErr w:type="spellEnd"/>
            <w:r w:rsidRPr="00C35B57">
              <w:rPr>
                <w:rFonts w:cs="Arial"/>
                <w:sz w:val="18"/>
                <w:szCs w:val="18"/>
              </w:rPr>
              <w:t> </w:t>
            </w:r>
          </w:p>
        </w:tc>
        <w:tc>
          <w:tcPr>
            <w:tcW w:w="1227" w:type="dxa"/>
            <w:tcBorders>
              <w:top w:val="single" w:sz="6" w:space="0" w:color="auto"/>
              <w:left w:val="single" w:sz="6" w:space="0" w:color="auto"/>
              <w:bottom w:val="single" w:sz="6" w:space="0" w:color="auto"/>
              <w:right w:val="single" w:sz="6" w:space="0" w:color="auto"/>
            </w:tcBorders>
            <w:shd w:val="clear" w:color="auto" w:fill="auto"/>
            <w:hideMark/>
          </w:tcPr>
          <w:p w14:paraId="4E2685BC" w14:textId="77777777" w:rsidR="00584CD9" w:rsidRPr="00C35B57" w:rsidRDefault="00584CD9" w:rsidP="00584CD9">
            <w:pPr>
              <w:spacing w:after="0" w:line="240" w:lineRule="auto"/>
              <w:jc w:val="center"/>
              <w:textAlignment w:val="baseline"/>
              <w:rPr>
                <w:rFonts w:ascii="Times New Roman" w:hAnsi="Times New Roman"/>
                <w:sz w:val="24"/>
                <w:szCs w:val="24"/>
              </w:rPr>
            </w:pPr>
            <w:r w:rsidRPr="00C35B57">
              <w:rPr>
                <w:rFonts w:cs="Arial"/>
                <w:sz w:val="18"/>
                <w:szCs w:val="18"/>
              </w:rPr>
              <w:t>Object </w:t>
            </w:r>
          </w:p>
        </w:tc>
        <w:tc>
          <w:tcPr>
            <w:tcW w:w="6006" w:type="dxa"/>
            <w:tcBorders>
              <w:top w:val="single" w:sz="6" w:space="0" w:color="auto"/>
              <w:left w:val="single" w:sz="6" w:space="0" w:color="auto"/>
              <w:bottom w:val="single" w:sz="6" w:space="0" w:color="auto"/>
              <w:right w:val="single" w:sz="6" w:space="0" w:color="auto"/>
            </w:tcBorders>
            <w:shd w:val="clear" w:color="auto" w:fill="auto"/>
            <w:hideMark/>
          </w:tcPr>
          <w:p w14:paraId="36E55304" w14:textId="77777777" w:rsidR="00584CD9" w:rsidRPr="00C35B57" w:rsidRDefault="00584CD9" w:rsidP="00584CD9">
            <w:pPr>
              <w:spacing w:after="0" w:line="240" w:lineRule="auto"/>
              <w:jc w:val="left"/>
              <w:textAlignment w:val="baseline"/>
              <w:rPr>
                <w:rFonts w:ascii="Times New Roman" w:hAnsi="Times New Roman"/>
                <w:sz w:val="24"/>
                <w:szCs w:val="24"/>
              </w:rPr>
            </w:pPr>
            <w:r w:rsidRPr="00C35B57">
              <w:rPr>
                <w:rFonts w:cs="Arial"/>
                <w:sz w:val="18"/>
                <w:szCs w:val="18"/>
              </w:rPr>
              <w:t xml:space="preserve">Used by ContextItemDefinition to denote a data model class to which a corresponding </w:t>
            </w:r>
            <w:proofErr w:type="spellStart"/>
            <w:r w:rsidRPr="00C35B57">
              <w:rPr>
                <w:rFonts w:cs="Arial"/>
                <w:sz w:val="18"/>
                <w:szCs w:val="18"/>
              </w:rPr>
              <w:t>ContextItem</w:t>
            </w:r>
            <w:proofErr w:type="spellEnd"/>
            <w:r w:rsidRPr="00C35B57">
              <w:rPr>
                <w:rFonts w:cs="Arial"/>
                <w:sz w:val="18"/>
                <w:szCs w:val="18"/>
              </w:rPr>
              <w:t xml:space="preserve"> instance can be attached. </w:t>
            </w:r>
          </w:p>
        </w:tc>
      </w:tr>
      <w:tr w:rsidR="00584CD9" w:rsidRPr="00C35B57" w14:paraId="2A7CF48E" w14:textId="77777777" w:rsidTr="007234B7">
        <w:trPr>
          <w:jc w:val="center"/>
        </w:trPr>
        <w:tc>
          <w:tcPr>
            <w:tcW w:w="2502" w:type="dxa"/>
            <w:tcBorders>
              <w:top w:val="single" w:sz="6" w:space="0" w:color="auto"/>
              <w:left w:val="single" w:sz="6" w:space="0" w:color="auto"/>
              <w:bottom w:val="single" w:sz="6" w:space="0" w:color="auto"/>
              <w:right w:val="single" w:sz="6" w:space="0" w:color="auto"/>
            </w:tcBorders>
            <w:shd w:val="clear" w:color="auto" w:fill="auto"/>
            <w:hideMark/>
          </w:tcPr>
          <w:p w14:paraId="42370E5E" w14:textId="47F83263" w:rsidR="00584CD9" w:rsidRPr="00C35B57" w:rsidRDefault="00584CD9" w:rsidP="00584CD9">
            <w:pPr>
              <w:spacing w:after="0" w:line="240" w:lineRule="auto"/>
              <w:jc w:val="center"/>
              <w:textAlignment w:val="baseline"/>
              <w:rPr>
                <w:rFonts w:ascii="Times New Roman" w:hAnsi="Times New Roman"/>
                <w:sz w:val="24"/>
                <w:szCs w:val="24"/>
              </w:rPr>
            </w:pPr>
            <w:proofErr w:type="spellStart"/>
            <w:r w:rsidRPr="00C35B57">
              <w:rPr>
                <w:rFonts w:cs="Arial"/>
                <w:sz w:val="18"/>
                <w:szCs w:val="18"/>
              </w:rPr>
              <w:t>ModelScope</w:t>
            </w:r>
            <w:r w:rsidR="007C249B">
              <w:rPr>
                <w:rFonts w:cs="Arial"/>
                <w:sz w:val="18"/>
                <w:szCs w:val="18"/>
              </w:rPr>
              <w:t>Category</w:t>
            </w:r>
            <w:r w:rsidRPr="00C35B57">
              <w:rPr>
                <w:rFonts w:cs="Arial"/>
                <w:sz w:val="18"/>
                <w:szCs w:val="18"/>
              </w:rPr>
              <w:t>Enum</w:t>
            </w:r>
            <w:proofErr w:type="spellEnd"/>
            <w:r w:rsidRPr="00C35B57">
              <w:rPr>
                <w:rFonts w:cs="Arial"/>
                <w:sz w:val="18"/>
                <w:szCs w:val="18"/>
              </w:rPr>
              <w:t> </w:t>
            </w:r>
          </w:p>
        </w:tc>
        <w:tc>
          <w:tcPr>
            <w:tcW w:w="1227" w:type="dxa"/>
            <w:tcBorders>
              <w:top w:val="single" w:sz="6" w:space="0" w:color="auto"/>
              <w:left w:val="single" w:sz="6" w:space="0" w:color="auto"/>
              <w:bottom w:val="single" w:sz="6" w:space="0" w:color="auto"/>
              <w:right w:val="single" w:sz="6" w:space="0" w:color="auto"/>
            </w:tcBorders>
            <w:shd w:val="clear" w:color="auto" w:fill="auto"/>
            <w:hideMark/>
          </w:tcPr>
          <w:p w14:paraId="552F0C21" w14:textId="77777777" w:rsidR="00584CD9" w:rsidRPr="00C35B57" w:rsidRDefault="00584CD9" w:rsidP="00584CD9">
            <w:pPr>
              <w:spacing w:after="0" w:line="240" w:lineRule="auto"/>
              <w:jc w:val="center"/>
              <w:textAlignment w:val="baseline"/>
              <w:rPr>
                <w:rFonts w:ascii="Times New Roman" w:hAnsi="Times New Roman"/>
                <w:sz w:val="24"/>
                <w:szCs w:val="24"/>
              </w:rPr>
            </w:pPr>
            <w:r w:rsidRPr="00C35B57">
              <w:rPr>
                <w:rFonts w:cs="Arial"/>
                <w:sz w:val="18"/>
                <w:szCs w:val="18"/>
              </w:rPr>
              <w:t>Enumeration </w:t>
            </w:r>
          </w:p>
        </w:tc>
        <w:tc>
          <w:tcPr>
            <w:tcW w:w="6006" w:type="dxa"/>
            <w:tcBorders>
              <w:top w:val="single" w:sz="6" w:space="0" w:color="auto"/>
              <w:left w:val="single" w:sz="6" w:space="0" w:color="auto"/>
              <w:bottom w:val="single" w:sz="6" w:space="0" w:color="auto"/>
              <w:right w:val="single" w:sz="6" w:space="0" w:color="auto"/>
            </w:tcBorders>
            <w:shd w:val="clear" w:color="auto" w:fill="auto"/>
            <w:hideMark/>
          </w:tcPr>
          <w:p w14:paraId="08F141FB" w14:textId="77777777" w:rsidR="00584CD9" w:rsidRPr="00C35B57" w:rsidRDefault="00584CD9" w:rsidP="00584CD9">
            <w:pPr>
              <w:spacing w:after="0" w:line="240" w:lineRule="auto"/>
              <w:jc w:val="left"/>
              <w:textAlignment w:val="baseline"/>
              <w:rPr>
                <w:rFonts w:ascii="Times New Roman" w:hAnsi="Times New Roman"/>
                <w:sz w:val="24"/>
                <w:szCs w:val="24"/>
              </w:rPr>
            </w:pPr>
            <w:r w:rsidRPr="00C35B57">
              <w:rPr>
                <w:rFonts w:cs="Arial"/>
                <w:sz w:val="18"/>
                <w:szCs w:val="18"/>
              </w:rPr>
              <w:t xml:space="preserve">Describes what data model a particular class belongs to. This version of the Standard supports ISO11783 and </w:t>
            </w:r>
            <w:proofErr w:type="spellStart"/>
            <w:r w:rsidRPr="00C35B57">
              <w:rPr>
                <w:rFonts w:cs="Arial"/>
                <w:sz w:val="18"/>
                <w:szCs w:val="18"/>
              </w:rPr>
              <w:t>AgGateway’s</w:t>
            </w:r>
            <w:proofErr w:type="spellEnd"/>
            <w:r w:rsidRPr="00C35B57">
              <w:rPr>
                <w:rFonts w:cs="Arial"/>
                <w:sz w:val="18"/>
                <w:szCs w:val="18"/>
              </w:rPr>
              <w:t xml:space="preserve"> ADAPT. </w:t>
            </w:r>
          </w:p>
        </w:tc>
      </w:tr>
      <w:tr w:rsidR="00262FDF" w:rsidRPr="00C35B57" w14:paraId="6746691C" w14:textId="77777777" w:rsidTr="00262FDF">
        <w:trPr>
          <w:jc w:val="center"/>
        </w:trPr>
        <w:tc>
          <w:tcPr>
            <w:tcW w:w="2502" w:type="dxa"/>
            <w:tcBorders>
              <w:top w:val="single" w:sz="6" w:space="0" w:color="auto"/>
              <w:left w:val="single" w:sz="6" w:space="0" w:color="auto"/>
              <w:bottom w:val="single" w:sz="6" w:space="0" w:color="auto"/>
              <w:right w:val="single" w:sz="6" w:space="0" w:color="auto"/>
            </w:tcBorders>
            <w:shd w:val="clear" w:color="auto" w:fill="auto"/>
          </w:tcPr>
          <w:p w14:paraId="682A21DA" w14:textId="4809C57A" w:rsidR="00262FDF" w:rsidRPr="00C35B57" w:rsidRDefault="00262FDF" w:rsidP="00262FDF">
            <w:pPr>
              <w:spacing w:after="0" w:line="240" w:lineRule="auto"/>
              <w:jc w:val="center"/>
              <w:textAlignment w:val="baseline"/>
              <w:rPr>
                <w:rFonts w:ascii="Times New Roman" w:hAnsi="Times New Roman"/>
                <w:sz w:val="24"/>
                <w:szCs w:val="24"/>
              </w:rPr>
            </w:pPr>
            <w:proofErr w:type="spellStart"/>
            <w:r w:rsidRPr="00C35B57">
              <w:rPr>
                <w:rFonts w:cs="Arial"/>
                <w:sz w:val="18"/>
                <w:szCs w:val="18"/>
              </w:rPr>
              <w:t>TimeScope</w:t>
            </w:r>
            <w:proofErr w:type="spellEnd"/>
            <w:r w:rsidRPr="00C35B57">
              <w:rPr>
                <w:rFonts w:cs="Arial"/>
                <w:sz w:val="18"/>
                <w:szCs w:val="18"/>
              </w:rPr>
              <w:t> </w:t>
            </w:r>
          </w:p>
        </w:tc>
        <w:tc>
          <w:tcPr>
            <w:tcW w:w="1227" w:type="dxa"/>
            <w:tcBorders>
              <w:top w:val="single" w:sz="6" w:space="0" w:color="auto"/>
              <w:left w:val="single" w:sz="6" w:space="0" w:color="auto"/>
              <w:bottom w:val="single" w:sz="6" w:space="0" w:color="auto"/>
              <w:right w:val="single" w:sz="6" w:space="0" w:color="auto"/>
            </w:tcBorders>
            <w:shd w:val="clear" w:color="auto" w:fill="auto"/>
          </w:tcPr>
          <w:p w14:paraId="33619BF6" w14:textId="77777777" w:rsidR="00262FDF" w:rsidRPr="00C35B57" w:rsidRDefault="00262FDF" w:rsidP="00262FDF">
            <w:pPr>
              <w:spacing w:after="0" w:line="240" w:lineRule="auto"/>
              <w:jc w:val="center"/>
              <w:textAlignment w:val="baseline"/>
              <w:rPr>
                <w:rFonts w:ascii="Times New Roman" w:hAnsi="Times New Roman"/>
                <w:sz w:val="24"/>
                <w:szCs w:val="24"/>
              </w:rPr>
            </w:pPr>
            <w:r w:rsidRPr="00C35B57">
              <w:rPr>
                <w:rFonts w:cs="Arial"/>
                <w:sz w:val="18"/>
                <w:szCs w:val="18"/>
              </w:rPr>
              <w:t>Object </w:t>
            </w:r>
          </w:p>
        </w:tc>
        <w:tc>
          <w:tcPr>
            <w:tcW w:w="6006" w:type="dxa"/>
            <w:tcBorders>
              <w:top w:val="single" w:sz="6" w:space="0" w:color="auto"/>
              <w:left w:val="single" w:sz="6" w:space="0" w:color="auto"/>
              <w:bottom w:val="single" w:sz="6" w:space="0" w:color="auto"/>
              <w:right w:val="single" w:sz="6" w:space="0" w:color="auto"/>
            </w:tcBorders>
            <w:shd w:val="clear" w:color="auto" w:fill="auto"/>
          </w:tcPr>
          <w:p w14:paraId="42A8F832" w14:textId="563D358C" w:rsidR="00262FDF" w:rsidRPr="00C35B57" w:rsidRDefault="00262FDF" w:rsidP="00262FDF">
            <w:pPr>
              <w:spacing w:after="0" w:line="240" w:lineRule="auto"/>
              <w:jc w:val="left"/>
              <w:textAlignment w:val="baseline"/>
              <w:rPr>
                <w:rFonts w:ascii="Times New Roman" w:hAnsi="Times New Roman"/>
                <w:sz w:val="24"/>
                <w:szCs w:val="24"/>
              </w:rPr>
            </w:pPr>
            <w:r w:rsidRPr="00C35B57">
              <w:rPr>
                <w:rFonts w:cs="Arial"/>
                <w:sz w:val="18"/>
                <w:szCs w:val="18"/>
              </w:rPr>
              <w:t>Associates a date/time or range to an object. Also encapsulates the meaning of the timestamp/time interval. </w:t>
            </w:r>
          </w:p>
        </w:tc>
      </w:tr>
      <w:tr w:rsidR="00584CD9" w:rsidRPr="00C35B57" w14:paraId="7EB8C090" w14:textId="77777777" w:rsidTr="007234B7">
        <w:trPr>
          <w:jc w:val="center"/>
        </w:trPr>
        <w:tc>
          <w:tcPr>
            <w:tcW w:w="2502" w:type="dxa"/>
            <w:tcBorders>
              <w:top w:val="single" w:sz="6" w:space="0" w:color="auto"/>
              <w:left w:val="single" w:sz="6" w:space="0" w:color="auto"/>
              <w:bottom w:val="single" w:sz="6" w:space="0" w:color="auto"/>
              <w:right w:val="single" w:sz="6" w:space="0" w:color="auto"/>
            </w:tcBorders>
            <w:shd w:val="clear" w:color="auto" w:fill="auto"/>
            <w:hideMark/>
          </w:tcPr>
          <w:p w14:paraId="133B33F0" w14:textId="77777777" w:rsidR="00584CD9" w:rsidRPr="00C35B57" w:rsidRDefault="00584CD9" w:rsidP="00584CD9">
            <w:pPr>
              <w:spacing w:after="0" w:line="240" w:lineRule="auto"/>
              <w:jc w:val="center"/>
              <w:textAlignment w:val="baseline"/>
              <w:rPr>
                <w:rFonts w:ascii="Times New Roman" w:hAnsi="Times New Roman"/>
                <w:sz w:val="24"/>
                <w:szCs w:val="24"/>
              </w:rPr>
            </w:pPr>
            <w:proofErr w:type="spellStart"/>
            <w:r w:rsidRPr="00C35B57">
              <w:rPr>
                <w:rFonts w:cs="Arial"/>
                <w:sz w:val="18"/>
                <w:szCs w:val="18"/>
              </w:rPr>
              <w:t>UniqueId</w:t>
            </w:r>
            <w:proofErr w:type="spellEnd"/>
            <w:r w:rsidRPr="00C35B57">
              <w:rPr>
                <w:rFonts w:cs="Arial"/>
                <w:sz w:val="18"/>
                <w:szCs w:val="18"/>
              </w:rPr>
              <w:t> </w:t>
            </w:r>
          </w:p>
        </w:tc>
        <w:tc>
          <w:tcPr>
            <w:tcW w:w="1227" w:type="dxa"/>
            <w:tcBorders>
              <w:top w:val="single" w:sz="6" w:space="0" w:color="auto"/>
              <w:left w:val="single" w:sz="6" w:space="0" w:color="auto"/>
              <w:bottom w:val="single" w:sz="6" w:space="0" w:color="auto"/>
              <w:right w:val="single" w:sz="6" w:space="0" w:color="auto"/>
            </w:tcBorders>
            <w:shd w:val="clear" w:color="auto" w:fill="auto"/>
            <w:hideMark/>
          </w:tcPr>
          <w:p w14:paraId="61442CB7" w14:textId="77777777" w:rsidR="00584CD9" w:rsidRPr="00C35B57" w:rsidRDefault="00584CD9" w:rsidP="00584CD9">
            <w:pPr>
              <w:spacing w:after="0" w:line="240" w:lineRule="auto"/>
              <w:jc w:val="center"/>
              <w:textAlignment w:val="baseline"/>
              <w:rPr>
                <w:rFonts w:ascii="Times New Roman" w:hAnsi="Times New Roman"/>
                <w:sz w:val="24"/>
                <w:szCs w:val="24"/>
              </w:rPr>
            </w:pPr>
            <w:r w:rsidRPr="00C35B57">
              <w:rPr>
                <w:rFonts w:cs="Arial"/>
                <w:sz w:val="18"/>
                <w:szCs w:val="18"/>
              </w:rPr>
              <w:t>Object </w:t>
            </w:r>
          </w:p>
        </w:tc>
        <w:tc>
          <w:tcPr>
            <w:tcW w:w="6006" w:type="dxa"/>
            <w:tcBorders>
              <w:top w:val="single" w:sz="6" w:space="0" w:color="auto"/>
              <w:left w:val="single" w:sz="6" w:space="0" w:color="auto"/>
              <w:bottom w:val="single" w:sz="6" w:space="0" w:color="auto"/>
              <w:right w:val="single" w:sz="6" w:space="0" w:color="auto"/>
            </w:tcBorders>
            <w:shd w:val="clear" w:color="auto" w:fill="auto"/>
            <w:hideMark/>
          </w:tcPr>
          <w:p w14:paraId="0F7460F8" w14:textId="77777777" w:rsidR="00584CD9" w:rsidRPr="00C35B57" w:rsidRDefault="00584CD9" w:rsidP="00584CD9">
            <w:pPr>
              <w:spacing w:after="0" w:line="240" w:lineRule="auto"/>
              <w:jc w:val="left"/>
              <w:textAlignment w:val="baseline"/>
              <w:rPr>
                <w:rFonts w:ascii="Times New Roman" w:hAnsi="Times New Roman"/>
                <w:sz w:val="24"/>
                <w:szCs w:val="24"/>
              </w:rPr>
            </w:pPr>
            <w:r w:rsidRPr="00C35B57">
              <w:rPr>
                <w:rFonts w:cs="Arial"/>
                <w:sz w:val="18"/>
                <w:szCs w:val="18"/>
              </w:rPr>
              <w:t xml:space="preserve">Captures a unique identifier as part of a </w:t>
            </w:r>
            <w:proofErr w:type="spellStart"/>
            <w:r w:rsidRPr="00C35B57">
              <w:rPr>
                <w:rFonts w:cs="Arial"/>
                <w:sz w:val="18"/>
                <w:szCs w:val="18"/>
              </w:rPr>
              <w:t>CompoundIdentifier</w:t>
            </w:r>
            <w:proofErr w:type="spellEnd"/>
            <w:r w:rsidRPr="00C35B57">
              <w:rPr>
                <w:rFonts w:cs="Arial"/>
                <w:sz w:val="18"/>
                <w:szCs w:val="18"/>
              </w:rPr>
              <w:t>. </w:t>
            </w:r>
          </w:p>
        </w:tc>
      </w:tr>
      <w:tr w:rsidR="00584CD9" w:rsidRPr="00C35B57" w14:paraId="7A5B4B6E" w14:textId="77777777" w:rsidTr="007234B7">
        <w:trPr>
          <w:jc w:val="center"/>
        </w:trPr>
        <w:tc>
          <w:tcPr>
            <w:tcW w:w="2502" w:type="dxa"/>
            <w:tcBorders>
              <w:top w:val="single" w:sz="6" w:space="0" w:color="auto"/>
              <w:left w:val="single" w:sz="6" w:space="0" w:color="auto"/>
              <w:bottom w:val="single" w:sz="6" w:space="0" w:color="auto"/>
              <w:right w:val="single" w:sz="6" w:space="0" w:color="auto"/>
            </w:tcBorders>
            <w:shd w:val="clear" w:color="auto" w:fill="auto"/>
            <w:hideMark/>
          </w:tcPr>
          <w:p w14:paraId="10C0568B" w14:textId="77777777" w:rsidR="00584CD9" w:rsidRPr="00C35B57" w:rsidRDefault="00584CD9" w:rsidP="00584CD9">
            <w:pPr>
              <w:spacing w:after="0" w:line="240" w:lineRule="auto"/>
              <w:jc w:val="center"/>
              <w:textAlignment w:val="baseline"/>
              <w:rPr>
                <w:rFonts w:ascii="Times New Roman" w:hAnsi="Times New Roman"/>
                <w:sz w:val="24"/>
                <w:szCs w:val="24"/>
              </w:rPr>
            </w:pPr>
            <w:proofErr w:type="spellStart"/>
            <w:r w:rsidRPr="00C35B57">
              <w:rPr>
                <w:rFonts w:cs="Arial"/>
                <w:sz w:val="18"/>
                <w:szCs w:val="18"/>
              </w:rPr>
              <w:t>UniqueIdTypeEnum</w:t>
            </w:r>
            <w:proofErr w:type="spellEnd"/>
            <w:r w:rsidRPr="00C35B57">
              <w:rPr>
                <w:rFonts w:cs="Arial"/>
                <w:sz w:val="18"/>
                <w:szCs w:val="18"/>
              </w:rPr>
              <w:t> </w:t>
            </w:r>
          </w:p>
        </w:tc>
        <w:tc>
          <w:tcPr>
            <w:tcW w:w="1227" w:type="dxa"/>
            <w:tcBorders>
              <w:top w:val="single" w:sz="6" w:space="0" w:color="auto"/>
              <w:left w:val="single" w:sz="6" w:space="0" w:color="auto"/>
              <w:bottom w:val="single" w:sz="6" w:space="0" w:color="auto"/>
              <w:right w:val="single" w:sz="6" w:space="0" w:color="auto"/>
            </w:tcBorders>
            <w:shd w:val="clear" w:color="auto" w:fill="auto"/>
            <w:hideMark/>
          </w:tcPr>
          <w:p w14:paraId="3DC4BA49" w14:textId="77777777" w:rsidR="00584CD9" w:rsidRPr="00C35B57" w:rsidRDefault="00584CD9" w:rsidP="00584CD9">
            <w:pPr>
              <w:spacing w:after="0" w:line="240" w:lineRule="auto"/>
              <w:jc w:val="center"/>
              <w:textAlignment w:val="baseline"/>
              <w:rPr>
                <w:rFonts w:ascii="Times New Roman" w:hAnsi="Times New Roman"/>
                <w:sz w:val="24"/>
                <w:szCs w:val="24"/>
              </w:rPr>
            </w:pPr>
            <w:r w:rsidRPr="00C35B57">
              <w:rPr>
                <w:rFonts w:cs="Arial"/>
                <w:sz w:val="18"/>
                <w:szCs w:val="18"/>
              </w:rPr>
              <w:t>Enumeration </w:t>
            </w:r>
          </w:p>
        </w:tc>
        <w:tc>
          <w:tcPr>
            <w:tcW w:w="6006" w:type="dxa"/>
            <w:tcBorders>
              <w:top w:val="single" w:sz="6" w:space="0" w:color="auto"/>
              <w:left w:val="single" w:sz="6" w:space="0" w:color="auto"/>
              <w:bottom w:val="single" w:sz="6" w:space="0" w:color="auto"/>
              <w:right w:val="single" w:sz="6" w:space="0" w:color="auto"/>
            </w:tcBorders>
            <w:shd w:val="clear" w:color="auto" w:fill="auto"/>
            <w:hideMark/>
          </w:tcPr>
          <w:p w14:paraId="3F2B474E" w14:textId="77777777" w:rsidR="00584CD9" w:rsidRPr="00C35B57" w:rsidRDefault="00584CD9" w:rsidP="00584CD9">
            <w:pPr>
              <w:spacing w:after="0" w:line="240" w:lineRule="auto"/>
              <w:jc w:val="left"/>
              <w:textAlignment w:val="baseline"/>
              <w:rPr>
                <w:rFonts w:ascii="Times New Roman" w:hAnsi="Times New Roman"/>
                <w:sz w:val="24"/>
                <w:szCs w:val="24"/>
              </w:rPr>
            </w:pPr>
            <w:r w:rsidRPr="00C35B57">
              <w:rPr>
                <w:rFonts w:cs="Arial"/>
                <w:sz w:val="18"/>
                <w:szCs w:val="18"/>
              </w:rPr>
              <w:t xml:space="preserve">An enumerated type that describes what kind of unique identifier is contained in a </w:t>
            </w:r>
            <w:proofErr w:type="spellStart"/>
            <w:r w:rsidRPr="00C35B57">
              <w:rPr>
                <w:rFonts w:cs="Arial"/>
                <w:sz w:val="18"/>
                <w:szCs w:val="18"/>
              </w:rPr>
              <w:t>UniqueId</w:t>
            </w:r>
            <w:proofErr w:type="spellEnd"/>
            <w:r w:rsidRPr="00C35B57">
              <w:rPr>
                <w:rFonts w:cs="Arial"/>
                <w:sz w:val="18"/>
                <w:szCs w:val="18"/>
              </w:rPr>
              <w:t xml:space="preserve"> (Integer, String, URI, UUID). </w:t>
            </w:r>
          </w:p>
        </w:tc>
      </w:tr>
    </w:tbl>
    <w:p w14:paraId="16C8C258" w14:textId="77777777" w:rsidR="00584CD9" w:rsidRPr="00C35B57" w:rsidRDefault="00584CD9" w:rsidP="00946023"/>
    <w:p w14:paraId="45103112" w14:textId="5FF5E43A" w:rsidR="006E2F21" w:rsidRPr="00C35B57" w:rsidRDefault="006E2F21" w:rsidP="006E2F21">
      <w:pPr>
        <w:pStyle w:val="Heading3"/>
      </w:pPr>
      <w:bookmarkStart w:id="91" w:name="_Toc160650435"/>
      <w:r w:rsidRPr="00C35B57">
        <w:t>8.5.3</w:t>
      </w:r>
      <w:r w:rsidR="0046113F">
        <w:tab/>
      </w:r>
      <w:r w:rsidR="0046113F">
        <w:tab/>
      </w:r>
      <w:r w:rsidRPr="00C35B57">
        <w:tab/>
        <w:t xml:space="preserve">Properties of </w:t>
      </w:r>
      <w:proofErr w:type="spellStart"/>
      <w:r w:rsidRPr="00C35B57">
        <w:t>Context</w:t>
      </w:r>
      <w:r w:rsidR="00500A3F" w:rsidRPr="00C35B57">
        <w:t>Item</w:t>
      </w:r>
      <w:proofErr w:type="spellEnd"/>
      <w:r w:rsidR="00500A3F" w:rsidRPr="00C35B57">
        <w:t xml:space="preserve"> and </w:t>
      </w:r>
      <w:proofErr w:type="spellStart"/>
      <w:r w:rsidR="00500A3F" w:rsidRPr="00C35B57">
        <w:t>ContextItemDefinition</w:t>
      </w:r>
      <w:bookmarkEnd w:id="91"/>
      <w:proofErr w:type="spellEnd"/>
    </w:p>
    <w:p w14:paraId="2AD60F39" w14:textId="089FA5B7" w:rsidR="00E12C02" w:rsidRPr="00C35B57" w:rsidRDefault="00E12C02" w:rsidP="00E12C02">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A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 xml:space="preserve"> is a single, specific, use of a ContextItemDefinition. Put a simpler way, a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 xml:space="preserve"> is a key/value pair. Figure 1</w:t>
      </w:r>
      <w:r w:rsidR="00EE7B3B">
        <w:rPr>
          <w:rStyle w:val="normaltextrun"/>
          <w:rFonts w:ascii="Arial" w:hAnsi="Arial" w:cs="Arial"/>
          <w:sz w:val="20"/>
          <w:szCs w:val="20"/>
          <w:lang w:val="en-GB"/>
        </w:rPr>
        <w:t>2</w:t>
      </w:r>
      <w:r w:rsidRPr="00C35B57">
        <w:rPr>
          <w:rStyle w:val="normaltextrun"/>
          <w:rFonts w:ascii="Arial" w:hAnsi="Arial" w:cs="Arial"/>
          <w:sz w:val="20"/>
          <w:szCs w:val="20"/>
          <w:lang w:val="en-GB"/>
        </w:rPr>
        <w:t xml:space="preserve"> shows the full data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 xml:space="preserve"> system model.</w:t>
      </w:r>
      <w:r w:rsidRPr="00C35B57">
        <w:rPr>
          <w:rStyle w:val="eop"/>
          <w:rFonts w:ascii="Arial" w:hAnsi="Arial" w:cs="Arial"/>
          <w:sz w:val="20"/>
          <w:szCs w:val="20"/>
          <w:lang w:val="en-GB"/>
        </w:rPr>
        <w:t> </w:t>
      </w:r>
    </w:p>
    <w:p w14:paraId="6F17A4BD" w14:textId="77777777" w:rsidR="00E12C02" w:rsidRPr="00C35B57" w:rsidRDefault="00E12C02" w:rsidP="00E12C02">
      <w:pPr>
        <w:pStyle w:val="paragraph"/>
        <w:spacing w:before="0" w:beforeAutospacing="0" w:after="0" w:afterAutospacing="0"/>
        <w:jc w:val="both"/>
        <w:textAlignment w:val="baseline"/>
        <w:rPr>
          <w:rFonts w:ascii="Segoe UI" w:hAnsi="Segoe UI" w:cs="Segoe UI"/>
          <w:sz w:val="18"/>
          <w:szCs w:val="18"/>
          <w:lang w:val="en-GB"/>
        </w:rPr>
      </w:pPr>
    </w:p>
    <w:p w14:paraId="7112C2F0" w14:textId="714E8A8F" w:rsidR="00E12C02" w:rsidRPr="00C35B57" w:rsidRDefault="00E12C02" w:rsidP="00E12C02">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The </w:t>
      </w:r>
      <w:proofErr w:type="spellStart"/>
      <w:r w:rsidRPr="00C35B57">
        <w:rPr>
          <w:rStyle w:val="normaltextrun"/>
          <w:rFonts w:ascii="Arial" w:hAnsi="Arial" w:cs="Arial"/>
          <w:sz w:val="20"/>
          <w:szCs w:val="20"/>
          <w:lang w:val="en-GB"/>
        </w:rPr>
        <w:t>ContextItem</w:t>
      </w:r>
      <w:r w:rsidR="00880040">
        <w:rPr>
          <w:rStyle w:val="normaltextrun"/>
          <w:rFonts w:ascii="Arial" w:hAnsi="Arial" w:cs="Arial"/>
          <w:sz w:val="20"/>
          <w:szCs w:val="20"/>
          <w:lang w:val="en-GB"/>
        </w:rPr>
        <w:t>’</w:t>
      </w:r>
      <w:r w:rsidRPr="00C35B57">
        <w:rPr>
          <w:rStyle w:val="normaltextrun"/>
          <w:rFonts w:ascii="Arial" w:hAnsi="Arial" w:cs="Arial"/>
          <w:sz w:val="20"/>
          <w:szCs w:val="20"/>
          <w:lang w:val="en-GB"/>
        </w:rPr>
        <w:t>s</w:t>
      </w:r>
      <w:proofErr w:type="spellEnd"/>
      <w:r w:rsidRPr="00C35B57">
        <w:rPr>
          <w:rStyle w:val="normaltextrun"/>
          <w:rFonts w:ascii="Arial" w:hAnsi="Arial" w:cs="Arial"/>
          <w:sz w:val="20"/>
          <w:szCs w:val="20"/>
          <w:lang w:val="en-GB"/>
        </w:rPr>
        <w:t xml:space="preserve"> Code is the </w:t>
      </w:r>
      <w:r w:rsidR="00880040">
        <w:rPr>
          <w:rStyle w:val="normaltextrun"/>
          <w:rFonts w:ascii="Arial" w:hAnsi="Arial" w:cs="Arial"/>
          <w:sz w:val="20"/>
          <w:szCs w:val="20"/>
          <w:lang w:val="en-GB"/>
        </w:rPr>
        <w:t>“</w:t>
      </w:r>
      <w:r w:rsidRPr="00C35B57">
        <w:rPr>
          <w:rStyle w:val="normaltextrun"/>
          <w:rFonts w:ascii="Arial" w:hAnsi="Arial" w:cs="Arial"/>
          <w:sz w:val="20"/>
          <w:szCs w:val="20"/>
          <w:lang w:val="en-GB"/>
        </w:rPr>
        <w:t>key</w:t>
      </w:r>
      <w:r w:rsidR="00880040">
        <w:rPr>
          <w:rStyle w:val="normaltextrun"/>
          <w:rFonts w:ascii="Arial" w:hAnsi="Arial" w:cs="Arial"/>
          <w:sz w:val="20"/>
          <w:szCs w:val="20"/>
          <w:lang w:val="en-GB"/>
        </w:rPr>
        <w:t>”</w:t>
      </w:r>
      <w:r w:rsidRPr="00C35B57">
        <w:rPr>
          <w:rStyle w:val="normaltextrun"/>
          <w:rFonts w:ascii="Arial" w:hAnsi="Arial" w:cs="Arial"/>
          <w:sz w:val="20"/>
          <w:szCs w:val="20"/>
          <w:lang w:val="en-GB"/>
        </w:rPr>
        <w:t xml:space="preserve"> (corresponding to the unique Code property of a single ContextItemDefinition), while the rest of its properties describe the </w:t>
      </w:r>
      <w:r w:rsidR="00880040">
        <w:rPr>
          <w:rStyle w:val="normaltextrun"/>
          <w:rFonts w:ascii="Arial" w:hAnsi="Arial" w:cs="Arial"/>
          <w:sz w:val="20"/>
          <w:szCs w:val="20"/>
          <w:lang w:val="en-GB"/>
        </w:rPr>
        <w:t>“</w:t>
      </w:r>
      <w:r w:rsidRPr="00C35B57">
        <w:rPr>
          <w:rStyle w:val="normaltextrun"/>
          <w:rFonts w:ascii="Arial" w:hAnsi="Arial" w:cs="Arial"/>
          <w:sz w:val="20"/>
          <w:szCs w:val="20"/>
          <w:lang w:val="en-GB"/>
        </w:rPr>
        <w:t>value.</w:t>
      </w:r>
      <w:r w:rsidR="00880040">
        <w:rPr>
          <w:rStyle w:val="normaltextrun"/>
          <w:rFonts w:ascii="Arial" w:hAnsi="Arial" w:cs="Arial"/>
          <w:sz w:val="20"/>
          <w:szCs w:val="20"/>
          <w:lang w:val="en-GB"/>
        </w:rPr>
        <w:t>”</w:t>
      </w:r>
      <w:r w:rsidRPr="00C35B57">
        <w:rPr>
          <w:rStyle w:val="eop"/>
          <w:rFonts w:ascii="Arial" w:hAnsi="Arial" w:cs="Arial"/>
          <w:sz w:val="20"/>
          <w:szCs w:val="20"/>
          <w:lang w:val="en-GB"/>
        </w:rPr>
        <w:t> </w:t>
      </w:r>
    </w:p>
    <w:p w14:paraId="77CD6B18" w14:textId="14E13C3B" w:rsidR="00E12C02" w:rsidRPr="00C35B57" w:rsidRDefault="00E12C02" w:rsidP="00506DAD">
      <w:pPr>
        <w:pStyle w:val="paragraph"/>
        <w:numPr>
          <w:ilvl w:val="0"/>
          <w:numId w:val="7"/>
        </w:numPr>
        <w:spacing w:before="240" w:beforeAutospacing="0" w:after="240" w:afterAutospacing="0"/>
        <w:ind w:left="734" w:hanging="187"/>
        <w:jc w:val="both"/>
        <w:textAlignment w:val="baseline"/>
        <w:rPr>
          <w:rStyle w:val="eop"/>
          <w:rFonts w:ascii="Arial" w:hAnsi="Arial" w:cs="Arial"/>
          <w:sz w:val="22"/>
          <w:szCs w:val="22"/>
          <w:lang w:val="en-GB"/>
        </w:rPr>
      </w:pPr>
      <w:r w:rsidRPr="00C35B57">
        <w:rPr>
          <w:rStyle w:val="normaltextrun"/>
          <w:rFonts w:ascii="Arial" w:hAnsi="Arial" w:cs="Arial"/>
          <w:sz w:val="20"/>
          <w:szCs w:val="20"/>
          <w:lang w:val="en-GB"/>
        </w:rPr>
        <w:t xml:space="preserve">The Value property is ALWAYS expressed as a string even though that may not be how it was collected or how it is expected to be used elsewhere. The </w:t>
      </w:r>
      <w:proofErr w:type="spellStart"/>
      <w:r w:rsidRPr="00C35B57">
        <w:rPr>
          <w:rStyle w:val="normaltextrun"/>
          <w:rFonts w:ascii="Arial" w:hAnsi="Arial" w:cs="Arial"/>
          <w:sz w:val="20"/>
          <w:szCs w:val="20"/>
          <w:lang w:val="en-GB"/>
        </w:rPr>
        <w:t>ValueType</w:t>
      </w:r>
      <w:proofErr w:type="spellEnd"/>
      <w:r w:rsidRPr="00C35B57">
        <w:rPr>
          <w:rStyle w:val="normaltextrun"/>
          <w:rFonts w:ascii="Arial" w:hAnsi="Arial" w:cs="Arial"/>
          <w:sz w:val="20"/>
          <w:szCs w:val="20"/>
          <w:lang w:val="en-GB"/>
        </w:rPr>
        <w:t xml:space="preserve"> property of the associated ContextItemDefinition supplies the user with this data type information. In some cases, like the presence of </w:t>
      </w:r>
      <w:proofErr w:type="spellStart"/>
      <w:r w:rsidRPr="00C35B57">
        <w:rPr>
          <w:rStyle w:val="normaltextrun"/>
          <w:rFonts w:ascii="Arial" w:hAnsi="Arial" w:cs="Arial"/>
          <w:sz w:val="20"/>
          <w:szCs w:val="20"/>
          <w:lang w:val="en-GB"/>
        </w:rPr>
        <w:t>NestedItems</w:t>
      </w:r>
      <w:proofErr w:type="spellEnd"/>
      <w:r w:rsidRPr="00C35B57">
        <w:rPr>
          <w:rStyle w:val="normaltextrun"/>
          <w:rFonts w:ascii="Arial" w:hAnsi="Arial" w:cs="Arial"/>
          <w:sz w:val="20"/>
          <w:szCs w:val="20"/>
          <w:lang w:val="en-GB"/>
        </w:rPr>
        <w:t>, there is no real Value to record</w:t>
      </w:r>
      <w:r w:rsidR="008F428B" w:rsidRPr="00C35B57">
        <w:rPr>
          <w:rStyle w:val="normaltextrun"/>
          <w:rFonts w:ascii="Arial" w:hAnsi="Arial" w:cs="Arial"/>
          <w:sz w:val="20"/>
          <w:szCs w:val="20"/>
          <w:lang w:val="en-GB"/>
        </w:rPr>
        <w:t>,</w:t>
      </w:r>
      <w:r w:rsidRPr="00C35B57">
        <w:rPr>
          <w:rStyle w:val="normaltextrun"/>
          <w:rFonts w:ascii="Arial" w:hAnsi="Arial" w:cs="Arial"/>
          <w:sz w:val="20"/>
          <w:szCs w:val="20"/>
          <w:lang w:val="en-GB"/>
        </w:rPr>
        <w:t xml:space="preserve"> so this property is optional.</w:t>
      </w:r>
      <w:r w:rsidRPr="00C35B57">
        <w:rPr>
          <w:rStyle w:val="eop"/>
          <w:rFonts w:ascii="Arial" w:hAnsi="Arial" w:cs="Arial"/>
          <w:sz w:val="20"/>
          <w:szCs w:val="20"/>
          <w:lang w:val="en-GB"/>
        </w:rPr>
        <w:t> </w:t>
      </w:r>
    </w:p>
    <w:p w14:paraId="23369D99" w14:textId="77777777" w:rsidR="00E12C02" w:rsidRPr="00C35B57" w:rsidRDefault="00E12C02" w:rsidP="00506DAD">
      <w:pPr>
        <w:pStyle w:val="paragraph"/>
        <w:numPr>
          <w:ilvl w:val="0"/>
          <w:numId w:val="7"/>
        </w:numPr>
        <w:spacing w:before="0" w:beforeAutospacing="0" w:after="240" w:afterAutospacing="0"/>
        <w:ind w:left="734" w:hanging="187"/>
        <w:jc w:val="both"/>
        <w:textAlignment w:val="baseline"/>
        <w:rPr>
          <w:rStyle w:val="normaltextrun"/>
          <w:rFonts w:ascii="Arial" w:hAnsi="Arial" w:cs="Arial"/>
          <w:sz w:val="22"/>
          <w:szCs w:val="22"/>
          <w:lang w:val="en-GB"/>
        </w:rPr>
      </w:pPr>
      <w:r w:rsidRPr="00C35B57">
        <w:rPr>
          <w:rStyle w:val="normaltextrun"/>
          <w:rFonts w:ascii="Arial" w:hAnsi="Arial" w:cs="Arial"/>
          <w:sz w:val="20"/>
          <w:szCs w:val="20"/>
          <w:lang w:val="en-GB"/>
        </w:rPr>
        <w:t xml:space="preserve">The </w:t>
      </w:r>
      <w:proofErr w:type="spellStart"/>
      <w:r w:rsidRPr="00C35B57">
        <w:rPr>
          <w:rStyle w:val="normaltextrun"/>
          <w:rFonts w:ascii="Arial" w:hAnsi="Arial" w:cs="Arial"/>
          <w:sz w:val="20"/>
          <w:szCs w:val="20"/>
          <w:lang w:val="en-GB"/>
        </w:rPr>
        <w:t>ValueUOM</w:t>
      </w:r>
      <w:proofErr w:type="spellEnd"/>
      <w:r w:rsidRPr="00C35B57">
        <w:rPr>
          <w:rStyle w:val="normaltextrun"/>
          <w:rFonts w:ascii="Arial" w:hAnsi="Arial" w:cs="Arial"/>
          <w:sz w:val="20"/>
          <w:szCs w:val="20"/>
          <w:lang w:val="en-GB"/>
        </w:rPr>
        <w:t xml:space="preserve"> property contains the optional unit of measure, further defining the value. A </w:t>
      </w:r>
      <w:proofErr w:type="spellStart"/>
      <w:r w:rsidRPr="00C35B57">
        <w:rPr>
          <w:rStyle w:val="normaltextrun"/>
          <w:rFonts w:ascii="Arial" w:hAnsi="Arial" w:cs="Arial"/>
          <w:sz w:val="20"/>
          <w:szCs w:val="20"/>
          <w:lang w:val="en-GB"/>
        </w:rPr>
        <w:t>DefaultUOM</w:t>
      </w:r>
      <w:proofErr w:type="spellEnd"/>
      <w:r w:rsidRPr="00C35B57">
        <w:rPr>
          <w:rStyle w:val="normaltextrun"/>
          <w:rFonts w:ascii="Arial" w:hAnsi="Arial" w:cs="Arial"/>
          <w:sz w:val="20"/>
          <w:szCs w:val="20"/>
          <w:lang w:val="en-GB"/>
        </w:rPr>
        <w:t xml:space="preserve"> property is included with the associated ContextItemDefinition and may be used instead of including it locally with the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w:t>
      </w:r>
    </w:p>
    <w:p w14:paraId="715D8984" w14:textId="41FB9191" w:rsidR="00E12C02" w:rsidRPr="00C35B57" w:rsidRDefault="00E12C02" w:rsidP="00506DAD">
      <w:pPr>
        <w:pStyle w:val="paragraph"/>
        <w:numPr>
          <w:ilvl w:val="0"/>
          <w:numId w:val="8"/>
        </w:numPr>
        <w:spacing w:before="0" w:beforeAutospacing="0" w:after="240" w:afterAutospacing="0"/>
        <w:ind w:left="734" w:hanging="187"/>
        <w:jc w:val="both"/>
        <w:textAlignment w:val="baseline"/>
        <w:rPr>
          <w:rStyle w:val="eop"/>
          <w:rFonts w:ascii="Arial" w:hAnsi="Arial" w:cs="Arial"/>
          <w:sz w:val="22"/>
          <w:szCs w:val="22"/>
          <w:lang w:val="en-GB"/>
        </w:rPr>
      </w:pPr>
      <w:r w:rsidRPr="00C35B57">
        <w:rPr>
          <w:rStyle w:val="normaltextrun"/>
          <w:rFonts w:ascii="Arial" w:hAnsi="Arial" w:cs="Arial"/>
          <w:sz w:val="20"/>
          <w:szCs w:val="20"/>
          <w:lang w:val="en-GB"/>
        </w:rPr>
        <w:t xml:space="preserve">If the </w:t>
      </w:r>
      <w:proofErr w:type="spellStart"/>
      <w:r w:rsidRPr="00C35B57">
        <w:rPr>
          <w:rStyle w:val="normaltextrun"/>
          <w:rFonts w:ascii="Arial" w:hAnsi="Arial" w:cs="Arial"/>
          <w:sz w:val="20"/>
          <w:szCs w:val="20"/>
          <w:lang w:val="en-GB"/>
        </w:rPr>
        <w:t>ContextItemDefinition</w:t>
      </w:r>
      <w:proofErr w:type="spellEnd"/>
      <w:r w:rsidRPr="00C35B57">
        <w:rPr>
          <w:rStyle w:val="normaltextrun"/>
          <w:rFonts w:ascii="Arial" w:hAnsi="Arial" w:cs="Arial"/>
          <w:sz w:val="20"/>
          <w:szCs w:val="20"/>
          <w:lang w:val="en-GB"/>
        </w:rPr>
        <w:t xml:space="preserve"> has a </w:t>
      </w:r>
      <w:proofErr w:type="spellStart"/>
      <w:r w:rsidRPr="00C35B57">
        <w:rPr>
          <w:rStyle w:val="normaltextrun"/>
          <w:rFonts w:ascii="Arial" w:hAnsi="Arial" w:cs="Arial"/>
          <w:sz w:val="20"/>
          <w:szCs w:val="20"/>
          <w:lang w:val="en-GB"/>
        </w:rPr>
        <w:t>ValueType</w:t>
      </w:r>
      <w:proofErr w:type="spellEnd"/>
      <w:r w:rsidRPr="00C35B57">
        <w:rPr>
          <w:rStyle w:val="normaltextrun"/>
          <w:rFonts w:ascii="Arial" w:hAnsi="Arial" w:cs="Arial"/>
          <w:sz w:val="20"/>
          <w:szCs w:val="20"/>
          <w:lang w:val="en-GB"/>
        </w:rPr>
        <w:t xml:space="preserve"> of </w:t>
      </w:r>
      <w:r w:rsidR="00880040">
        <w:rPr>
          <w:rStyle w:val="normaltextrun"/>
          <w:rFonts w:ascii="Arial" w:hAnsi="Arial" w:cs="Arial"/>
          <w:sz w:val="20"/>
          <w:szCs w:val="20"/>
          <w:lang w:val="en-GB"/>
        </w:rPr>
        <w:t>“</w:t>
      </w:r>
      <w:r w:rsidRPr="00C35B57">
        <w:rPr>
          <w:rStyle w:val="normaltextrun"/>
          <w:rFonts w:ascii="Arial" w:hAnsi="Arial" w:cs="Arial"/>
          <w:sz w:val="20"/>
          <w:szCs w:val="20"/>
          <w:lang w:val="en-GB"/>
        </w:rPr>
        <w:t>Nested,</w:t>
      </w:r>
      <w:r w:rsidR="00880040">
        <w:rPr>
          <w:rStyle w:val="normaltextrun"/>
          <w:rFonts w:ascii="Arial" w:hAnsi="Arial" w:cs="Arial"/>
          <w:sz w:val="20"/>
          <w:szCs w:val="20"/>
          <w:lang w:val="en-GB"/>
        </w:rPr>
        <w:t>”</w:t>
      </w:r>
      <w:r w:rsidRPr="00C35B57">
        <w:rPr>
          <w:rStyle w:val="normaltextrun"/>
          <w:rFonts w:ascii="Arial" w:hAnsi="Arial" w:cs="Arial"/>
          <w:sz w:val="20"/>
          <w:szCs w:val="20"/>
          <w:lang w:val="en-GB"/>
        </w:rPr>
        <w:t xml:space="preserve"> the </w:t>
      </w:r>
      <w:proofErr w:type="spellStart"/>
      <w:r w:rsidRPr="00C35B57">
        <w:rPr>
          <w:rStyle w:val="normaltextrun"/>
          <w:rFonts w:ascii="Arial" w:hAnsi="Arial" w:cs="Arial"/>
          <w:sz w:val="20"/>
          <w:szCs w:val="20"/>
          <w:lang w:val="en-GB"/>
        </w:rPr>
        <w:t>NestedItems</w:t>
      </w:r>
      <w:proofErr w:type="spellEnd"/>
      <w:r w:rsidRPr="00C35B57">
        <w:rPr>
          <w:rStyle w:val="normaltextrun"/>
          <w:rFonts w:ascii="Arial" w:hAnsi="Arial" w:cs="Arial"/>
          <w:sz w:val="20"/>
          <w:szCs w:val="20"/>
          <w:lang w:val="en-GB"/>
        </w:rPr>
        <w:t xml:space="preserve"> collection allows a resulting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 xml:space="preserve"> to support a hierarchical structure of other instances of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w:t>
      </w:r>
      <w:r w:rsidRPr="00C35B57">
        <w:rPr>
          <w:rStyle w:val="eop"/>
          <w:rFonts w:ascii="Arial" w:hAnsi="Arial" w:cs="Arial"/>
          <w:sz w:val="20"/>
          <w:szCs w:val="20"/>
          <w:lang w:val="en-GB"/>
        </w:rPr>
        <w:t> </w:t>
      </w:r>
    </w:p>
    <w:p w14:paraId="2C718B49" w14:textId="77777777" w:rsidR="00E12C02" w:rsidRPr="00C35B57" w:rsidRDefault="00E12C02" w:rsidP="00506DAD">
      <w:pPr>
        <w:pStyle w:val="paragraph"/>
        <w:numPr>
          <w:ilvl w:val="0"/>
          <w:numId w:val="8"/>
        </w:numPr>
        <w:spacing w:before="0" w:beforeAutospacing="0" w:after="240" w:afterAutospacing="0"/>
        <w:ind w:left="734" w:hanging="187"/>
        <w:jc w:val="both"/>
        <w:textAlignment w:val="baseline"/>
        <w:rPr>
          <w:rStyle w:val="eop"/>
          <w:rFonts w:ascii="Arial" w:hAnsi="Arial" w:cs="Arial"/>
          <w:sz w:val="22"/>
          <w:szCs w:val="22"/>
          <w:lang w:val="en-GB"/>
        </w:rPr>
      </w:pPr>
      <w:r w:rsidRPr="00C35B57">
        <w:rPr>
          <w:rStyle w:val="normaltextrun"/>
          <w:rFonts w:ascii="Arial" w:hAnsi="Arial" w:cs="Arial"/>
          <w:sz w:val="20"/>
          <w:szCs w:val="20"/>
          <w:lang w:val="en-GB"/>
        </w:rPr>
        <w:t xml:space="preserve">An optional collection of </w:t>
      </w:r>
      <w:proofErr w:type="spellStart"/>
      <w:r w:rsidRPr="00C35B57">
        <w:rPr>
          <w:rStyle w:val="normaltextrun"/>
          <w:rFonts w:ascii="Arial" w:hAnsi="Arial" w:cs="Arial"/>
          <w:sz w:val="20"/>
          <w:szCs w:val="20"/>
          <w:lang w:val="en-GB"/>
        </w:rPr>
        <w:t>TimeScope</w:t>
      </w:r>
      <w:proofErr w:type="spellEnd"/>
      <w:r w:rsidRPr="00C35B57">
        <w:rPr>
          <w:rStyle w:val="normaltextrun"/>
          <w:rFonts w:ascii="Arial" w:hAnsi="Arial" w:cs="Arial"/>
          <w:sz w:val="20"/>
          <w:szCs w:val="20"/>
          <w:lang w:val="en-GB"/>
        </w:rPr>
        <w:t xml:space="preserve"> objects is used to record the various relationships a given Value may have with time. For example, there could be a </w:t>
      </w:r>
      <w:proofErr w:type="spellStart"/>
      <w:r w:rsidRPr="00C35B57">
        <w:rPr>
          <w:rStyle w:val="normaltextrun"/>
          <w:rFonts w:ascii="Arial" w:hAnsi="Arial" w:cs="Arial"/>
          <w:sz w:val="20"/>
          <w:szCs w:val="20"/>
          <w:lang w:val="en-GB"/>
        </w:rPr>
        <w:t>TimeScope</w:t>
      </w:r>
      <w:proofErr w:type="spellEnd"/>
      <w:r w:rsidRPr="00C35B57">
        <w:rPr>
          <w:rStyle w:val="normaltextrun"/>
          <w:rFonts w:ascii="Arial" w:hAnsi="Arial" w:cs="Arial"/>
          <w:sz w:val="20"/>
          <w:szCs w:val="20"/>
          <w:lang w:val="en-GB"/>
        </w:rPr>
        <w:t xml:space="preserve"> that captures when the Value was recorded and another </w:t>
      </w:r>
      <w:proofErr w:type="spellStart"/>
      <w:r w:rsidRPr="00C35B57">
        <w:rPr>
          <w:rStyle w:val="normaltextrun"/>
          <w:rFonts w:ascii="Arial" w:hAnsi="Arial" w:cs="Arial"/>
          <w:sz w:val="20"/>
          <w:szCs w:val="20"/>
          <w:lang w:val="en-GB"/>
        </w:rPr>
        <w:t>TimeScope</w:t>
      </w:r>
      <w:proofErr w:type="spellEnd"/>
      <w:r w:rsidRPr="00C35B57">
        <w:rPr>
          <w:rStyle w:val="normaltextrun"/>
          <w:rFonts w:ascii="Arial" w:hAnsi="Arial" w:cs="Arial"/>
          <w:sz w:val="20"/>
          <w:szCs w:val="20"/>
          <w:lang w:val="en-GB"/>
        </w:rPr>
        <w:t xml:space="preserve"> that expresses the duration for which the Value is considered valid.</w:t>
      </w:r>
      <w:r w:rsidRPr="00C35B57">
        <w:rPr>
          <w:rStyle w:val="eop"/>
          <w:rFonts w:ascii="Arial" w:hAnsi="Arial" w:cs="Arial"/>
          <w:sz w:val="20"/>
          <w:szCs w:val="20"/>
          <w:lang w:val="en-GB"/>
        </w:rPr>
        <w:t> </w:t>
      </w:r>
    </w:p>
    <w:p w14:paraId="776AB949" w14:textId="77777777" w:rsidR="00E12C02" w:rsidRPr="00C35B57" w:rsidRDefault="00E12C02" w:rsidP="00E12C02">
      <w:pPr>
        <w:pStyle w:val="paragraph"/>
        <w:spacing w:before="0" w:beforeAutospacing="0" w:after="0" w:afterAutospacing="0"/>
        <w:jc w:val="both"/>
        <w:textAlignment w:val="baseline"/>
        <w:rPr>
          <w:rFonts w:ascii="Arial" w:hAnsi="Arial" w:cs="Arial"/>
          <w:sz w:val="22"/>
          <w:szCs w:val="22"/>
          <w:lang w:val="en-GB"/>
        </w:rPr>
      </w:pPr>
    </w:p>
    <w:p w14:paraId="1AF92C97" w14:textId="5FBE0EFA" w:rsidR="00E12C02" w:rsidRPr="00C35B57" w:rsidRDefault="00551AD2" w:rsidP="00E12C02">
      <w:pPr>
        <w:pStyle w:val="paragraph"/>
        <w:spacing w:before="0" w:beforeAutospacing="0" w:after="0" w:afterAutospacing="0"/>
        <w:jc w:val="center"/>
        <w:textAlignment w:val="baseline"/>
        <w:rPr>
          <w:rFonts w:ascii="Segoe UI" w:hAnsi="Segoe UI" w:cs="Segoe UI"/>
          <w:sz w:val="18"/>
          <w:szCs w:val="18"/>
          <w:lang w:val="en-GB"/>
        </w:rPr>
      </w:pPr>
      <w:r w:rsidRPr="00C35B57">
        <w:rPr>
          <w:rStyle w:val="eop"/>
          <w:rFonts w:cs="Arial"/>
          <w:noProof/>
          <w:lang w:val="en-GB"/>
        </w:rPr>
        <w:t xml:space="preserve"> </w:t>
      </w:r>
    </w:p>
    <w:p w14:paraId="5AF52499" w14:textId="2D9C10EB" w:rsidR="00E12C02" w:rsidRPr="00C35B57" w:rsidRDefault="00EF5269" w:rsidP="00BE6F56">
      <w:pPr>
        <w:pStyle w:val="paragraph"/>
        <w:spacing w:before="0" w:beforeAutospacing="0" w:after="120" w:afterAutospacing="0"/>
        <w:jc w:val="center"/>
        <w:textAlignment w:val="baseline"/>
        <w:rPr>
          <w:rStyle w:val="normaltextrun"/>
          <w:rFonts w:ascii="Arial" w:hAnsi="Arial" w:cs="Arial"/>
          <w:b/>
          <w:bCs/>
          <w:sz w:val="20"/>
          <w:szCs w:val="20"/>
          <w:lang w:val="en-GB"/>
        </w:rPr>
      </w:pPr>
      <w:r w:rsidRPr="00EF5269">
        <w:rPr>
          <w:rStyle w:val="normaltextrun"/>
          <w:noProof/>
        </w:rPr>
        <w:lastRenderedPageBreak/>
        <w:drawing>
          <wp:inline distT="0" distB="0" distL="0" distR="0" wp14:anchorId="00AF7ABF" wp14:editId="4E620548">
            <wp:extent cx="6191885" cy="6372225"/>
            <wp:effectExtent l="0" t="0" r="0" b="9525"/>
            <wp:docPr id="105347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1885" cy="6372225"/>
                    </a:xfrm>
                    <a:prstGeom prst="rect">
                      <a:avLst/>
                    </a:prstGeom>
                    <a:noFill/>
                    <a:ln>
                      <a:noFill/>
                    </a:ln>
                  </pic:spPr>
                </pic:pic>
              </a:graphicData>
            </a:graphic>
          </wp:inline>
        </w:drawing>
      </w:r>
    </w:p>
    <w:p w14:paraId="643051C1" w14:textId="6D599AD5" w:rsidR="00E12C02" w:rsidRPr="00C35B57" w:rsidRDefault="00E12C02" w:rsidP="00E12C02">
      <w:pPr>
        <w:pStyle w:val="paragraph"/>
        <w:spacing w:before="0" w:beforeAutospacing="0" w:after="0" w:afterAutospacing="0"/>
        <w:jc w:val="center"/>
        <w:textAlignment w:val="baseline"/>
        <w:rPr>
          <w:rFonts w:ascii="Segoe UI" w:hAnsi="Segoe UI" w:cs="Segoe UI"/>
          <w:b/>
          <w:bCs/>
          <w:sz w:val="18"/>
          <w:szCs w:val="18"/>
          <w:lang w:val="en-GB"/>
        </w:rPr>
      </w:pPr>
      <w:r w:rsidRPr="00C35B57">
        <w:rPr>
          <w:rStyle w:val="normaltextrun"/>
          <w:rFonts w:ascii="Arial" w:hAnsi="Arial" w:cs="Arial"/>
          <w:b/>
          <w:bCs/>
          <w:sz w:val="20"/>
          <w:szCs w:val="20"/>
          <w:lang w:val="en-GB"/>
        </w:rPr>
        <w:t>Figure 1</w:t>
      </w:r>
      <w:r w:rsidR="00EE7B3B">
        <w:rPr>
          <w:rStyle w:val="normaltextrun"/>
          <w:rFonts w:ascii="Arial" w:hAnsi="Arial" w:cs="Arial"/>
          <w:b/>
          <w:bCs/>
          <w:sz w:val="20"/>
          <w:szCs w:val="20"/>
          <w:lang w:val="en-GB"/>
        </w:rPr>
        <w:t>2</w:t>
      </w:r>
      <w:r w:rsidRPr="00C35B57">
        <w:rPr>
          <w:rStyle w:val="normaltextrun"/>
          <w:rFonts w:ascii="Arial" w:hAnsi="Arial" w:cs="Arial"/>
          <w:b/>
          <w:bCs/>
          <w:sz w:val="20"/>
          <w:szCs w:val="20"/>
          <w:lang w:val="en-GB"/>
        </w:rPr>
        <w:t xml:space="preserve"> – The Full Data </w:t>
      </w:r>
      <w:proofErr w:type="spellStart"/>
      <w:r w:rsidRPr="00C35B57">
        <w:rPr>
          <w:rStyle w:val="normaltextrun"/>
          <w:rFonts w:ascii="Arial" w:hAnsi="Arial" w:cs="Arial"/>
          <w:b/>
          <w:bCs/>
          <w:sz w:val="20"/>
          <w:szCs w:val="20"/>
          <w:lang w:val="en-GB"/>
        </w:rPr>
        <w:t>ContextItem</w:t>
      </w:r>
      <w:proofErr w:type="spellEnd"/>
      <w:r w:rsidRPr="00C35B57">
        <w:rPr>
          <w:rStyle w:val="normaltextrun"/>
          <w:rFonts w:ascii="Arial" w:hAnsi="Arial" w:cs="Arial"/>
          <w:b/>
          <w:bCs/>
          <w:sz w:val="20"/>
          <w:szCs w:val="20"/>
          <w:lang w:val="en-GB"/>
        </w:rPr>
        <w:t xml:space="preserve"> System Model</w:t>
      </w:r>
      <w:r w:rsidRPr="00C35B57">
        <w:rPr>
          <w:rStyle w:val="eop"/>
          <w:rFonts w:ascii="Arial" w:hAnsi="Arial" w:cs="Arial"/>
          <w:b/>
          <w:bCs/>
          <w:sz w:val="20"/>
          <w:szCs w:val="20"/>
          <w:lang w:val="en-GB"/>
        </w:rPr>
        <w:t> </w:t>
      </w:r>
    </w:p>
    <w:p w14:paraId="3A65C943" w14:textId="03B1B096" w:rsidR="00500A3F" w:rsidRPr="00C35B57" w:rsidRDefault="00500A3F" w:rsidP="00500A3F">
      <w:pPr>
        <w:pStyle w:val="Heading3"/>
      </w:pPr>
      <w:bookmarkStart w:id="92" w:name="_Toc160650436"/>
      <w:r w:rsidRPr="00C35B57">
        <w:t>8.5.4</w:t>
      </w:r>
      <w:r w:rsidR="735B722E" w:rsidRPr="00C35B57">
        <w:t xml:space="preserve"> </w:t>
      </w:r>
      <w:r w:rsidR="001E41A2">
        <w:tab/>
      </w:r>
      <w:r w:rsidR="001E41A2">
        <w:tab/>
      </w:r>
      <w:r w:rsidRPr="00C35B57">
        <w:tab/>
      </w:r>
      <w:proofErr w:type="spellStart"/>
      <w:r w:rsidRPr="00C35B57">
        <w:t>ContextItem</w:t>
      </w:r>
      <w:bookmarkEnd w:id="92"/>
      <w:proofErr w:type="spellEnd"/>
    </w:p>
    <w:p w14:paraId="1FDF6BC0" w14:textId="75649A89" w:rsidR="00C52301" w:rsidRPr="00C35B57" w:rsidRDefault="16CFBBA4" w:rsidP="493D28E7">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Provides a mechanism for representing geopolitical-context-dependent information as a name-value pair along with an optional unit of measure. </w:t>
      </w:r>
    </w:p>
    <w:p w14:paraId="2C2133DB" w14:textId="77777777" w:rsidR="00C52301" w:rsidRPr="00C35B57" w:rsidRDefault="00C52301" w:rsidP="00C52301">
      <w:pPr>
        <w:pStyle w:val="paragraph"/>
        <w:spacing w:before="0" w:beforeAutospacing="0" w:after="0" w:afterAutospacing="0"/>
        <w:jc w:val="both"/>
        <w:textAlignment w:val="baseline"/>
        <w:rPr>
          <w:rFonts w:ascii="Segoe UI" w:hAnsi="Segoe UI" w:cs="Segoe UI"/>
          <w:sz w:val="18"/>
          <w:szCs w:val="18"/>
          <w:lang w:val="en-GB"/>
        </w:rPr>
      </w:pPr>
    </w:p>
    <w:p w14:paraId="59356988" w14:textId="141D5D10" w:rsidR="00C52301" w:rsidRPr="00C35B57" w:rsidRDefault="00D577BC" w:rsidP="00C52301">
      <w:pPr>
        <w:pStyle w:val="paragraph"/>
        <w:spacing w:before="0" w:beforeAutospacing="0" w:after="0" w:afterAutospacing="0"/>
        <w:ind w:left="480"/>
        <w:jc w:val="both"/>
        <w:textAlignment w:val="baseline"/>
        <w:rPr>
          <w:rStyle w:val="eop"/>
          <w:rFonts w:ascii="Arial" w:hAnsi="Arial" w:cs="Arial"/>
          <w:sz w:val="20"/>
          <w:szCs w:val="20"/>
          <w:lang w:val="en-GB"/>
        </w:rPr>
      </w:pPr>
      <w:r>
        <w:rPr>
          <w:rStyle w:val="normaltextrun"/>
          <w:rFonts w:ascii="Arial" w:hAnsi="Arial" w:cs="Arial"/>
          <w:b/>
          <w:bCs/>
          <w:sz w:val="20"/>
          <w:szCs w:val="20"/>
          <w:lang w:val="en-GB"/>
        </w:rPr>
        <w:t>c</w:t>
      </w:r>
      <w:r w:rsidR="00C52301" w:rsidRPr="00C35B57">
        <w:rPr>
          <w:rStyle w:val="normaltextrun"/>
          <w:rFonts w:ascii="Arial" w:hAnsi="Arial" w:cs="Arial"/>
          <w:b/>
          <w:bCs/>
          <w:sz w:val="20"/>
          <w:szCs w:val="20"/>
          <w:lang w:val="en-GB"/>
        </w:rPr>
        <w:t>ode:</w:t>
      </w:r>
      <w:r w:rsidR="00C52301" w:rsidRPr="00C35B57">
        <w:rPr>
          <w:rStyle w:val="normaltextrun"/>
          <w:rFonts w:ascii="Arial" w:hAnsi="Arial" w:cs="Arial"/>
          <w:sz w:val="20"/>
          <w:szCs w:val="20"/>
          <w:lang w:val="en-GB"/>
        </w:rPr>
        <w:t xml:space="preserve"> The code that explains the meaning of the </w:t>
      </w:r>
      <w:proofErr w:type="spellStart"/>
      <w:r w:rsidR="00C52301" w:rsidRPr="00C35B57">
        <w:rPr>
          <w:rStyle w:val="normaltextrun"/>
          <w:rFonts w:ascii="Arial" w:hAnsi="Arial" w:cs="Arial"/>
          <w:sz w:val="20"/>
          <w:szCs w:val="20"/>
          <w:lang w:val="en-GB"/>
        </w:rPr>
        <w:t>ContextItem</w:t>
      </w:r>
      <w:proofErr w:type="spellEnd"/>
      <w:r w:rsidR="00C52301" w:rsidRPr="00C35B57">
        <w:rPr>
          <w:rStyle w:val="normaltextrun"/>
          <w:rFonts w:ascii="Arial" w:hAnsi="Arial" w:cs="Arial"/>
          <w:sz w:val="20"/>
          <w:szCs w:val="20"/>
          <w:lang w:val="en-GB"/>
        </w:rPr>
        <w:t xml:space="preserve">. </w:t>
      </w:r>
      <w:r w:rsidR="00262FDF">
        <w:rPr>
          <w:rStyle w:val="normaltextrun"/>
          <w:rFonts w:ascii="Arial" w:hAnsi="Arial" w:cs="Arial"/>
          <w:sz w:val="20"/>
          <w:szCs w:val="20"/>
          <w:lang w:val="en-GB"/>
        </w:rPr>
        <w:t xml:space="preserve">Required. </w:t>
      </w:r>
      <w:r w:rsidR="00C52301" w:rsidRPr="00C35B57">
        <w:rPr>
          <w:rStyle w:val="normaltextrun"/>
          <w:rFonts w:ascii="Arial" w:hAnsi="Arial" w:cs="Arial"/>
          <w:sz w:val="20"/>
          <w:szCs w:val="20"/>
          <w:lang w:val="en-GB"/>
        </w:rPr>
        <w:t xml:space="preserve">Expected to emerge from a controlled vocabulary (e.g., as managed by </w:t>
      </w:r>
      <w:proofErr w:type="spellStart"/>
      <w:r w:rsidR="00C52301" w:rsidRPr="00C35B57">
        <w:rPr>
          <w:rStyle w:val="normaltextrun"/>
          <w:rFonts w:ascii="Arial" w:hAnsi="Arial" w:cs="Arial"/>
          <w:sz w:val="20"/>
          <w:szCs w:val="20"/>
          <w:lang w:val="en-GB"/>
        </w:rPr>
        <w:t>AgGateway’s</w:t>
      </w:r>
      <w:proofErr w:type="spellEnd"/>
      <w:r w:rsidR="00C52301" w:rsidRPr="00C35B57">
        <w:rPr>
          <w:rStyle w:val="normaltextrun"/>
          <w:rFonts w:ascii="Arial" w:hAnsi="Arial" w:cs="Arial"/>
          <w:sz w:val="20"/>
          <w:szCs w:val="20"/>
          <w:lang w:val="en-GB"/>
        </w:rPr>
        <w:t xml:space="preserve"> </w:t>
      </w:r>
      <w:r w:rsidR="00A56D79">
        <w:rPr>
          <w:rStyle w:val="normaltextrun"/>
          <w:rFonts w:ascii="Arial" w:hAnsi="Arial" w:cs="Arial"/>
          <w:sz w:val="20"/>
          <w:szCs w:val="20"/>
          <w:lang w:val="en-GB"/>
        </w:rPr>
        <w:t>Agrisemantics Committee</w:t>
      </w:r>
      <w:r w:rsidR="00C52301" w:rsidRPr="00C35B57">
        <w:rPr>
          <w:rStyle w:val="normaltextrun"/>
          <w:rFonts w:ascii="Arial" w:hAnsi="Arial" w:cs="Arial"/>
          <w:sz w:val="20"/>
          <w:szCs w:val="20"/>
          <w:lang w:val="en-GB"/>
        </w:rPr>
        <w:t>).</w:t>
      </w:r>
      <w:r w:rsidR="00C52301" w:rsidRPr="00C35B57">
        <w:rPr>
          <w:rStyle w:val="eop"/>
          <w:rFonts w:ascii="Arial" w:hAnsi="Arial" w:cs="Arial"/>
          <w:sz w:val="20"/>
          <w:szCs w:val="20"/>
          <w:lang w:val="en-GB"/>
        </w:rPr>
        <w:t> </w:t>
      </w:r>
    </w:p>
    <w:p w14:paraId="778B27B3" w14:textId="77777777" w:rsidR="00C52301" w:rsidRPr="00C35B57" w:rsidRDefault="00C52301" w:rsidP="00C52301">
      <w:pPr>
        <w:pStyle w:val="paragraph"/>
        <w:spacing w:before="0" w:beforeAutospacing="0" w:after="0" w:afterAutospacing="0"/>
        <w:ind w:left="480"/>
        <w:jc w:val="both"/>
        <w:textAlignment w:val="baseline"/>
        <w:rPr>
          <w:rFonts w:ascii="Segoe UI" w:hAnsi="Segoe UI" w:cs="Segoe UI"/>
          <w:sz w:val="18"/>
          <w:szCs w:val="18"/>
          <w:lang w:val="en-GB"/>
        </w:rPr>
      </w:pPr>
    </w:p>
    <w:p w14:paraId="711E7CDD" w14:textId="7B10C72E" w:rsidR="00C52301" w:rsidRPr="00C35B57" w:rsidRDefault="00D577BC" w:rsidP="00C52301">
      <w:pPr>
        <w:pStyle w:val="paragraph"/>
        <w:spacing w:before="0" w:beforeAutospacing="0" w:after="0" w:afterAutospacing="0"/>
        <w:ind w:left="480"/>
        <w:jc w:val="both"/>
        <w:textAlignment w:val="baseline"/>
        <w:rPr>
          <w:rStyle w:val="eop"/>
          <w:rFonts w:ascii="Arial" w:hAnsi="Arial" w:cs="Arial"/>
          <w:sz w:val="20"/>
          <w:szCs w:val="20"/>
          <w:lang w:val="en-GB"/>
        </w:rPr>
      </w:pPr>
      <w:r>
        <w:rPr>
          <w:rStyle w:val="normaltextrun"/>
          <w:rFonts w:ascii="Arial" w:hAnsi="Arial" w:cs="Arial"/>
          <w:b/>
          <w:bCs/>
          <w:sz w:val="20"/>
          <w:szCs w:val="20"/>
          <w:lang w:val="en-GB"/>
        </w:rPr>
        <w:t>v</w:t>
      </w:r>
      <w:r w:rsidR="00C52301" w:rsidRPr="00C35B57">
        <w:rPr>
          <w:rStyle w:val="normaltextrun"/>
          <w:rFonts w:ascii="Arial" w:hAnsi="Arial" w:cs="Arial"/>
          <w:b/>
          <w:bCs/>
          <w:sz w:val="20"/>
          <w:szCs w:val="20"/>
          <w:lang w:val="en-GB"/>
        </w:rPr>
        <w:t>alue:</w:t>
      </w:r>
      <w:r w:rsidR="00C52301" w:rsidRPr="00C35B57">
        <w:rPr>
          <w:rStyle w:val="normaltextrun"/>
          <w:rFonts w:ascii="Arial" w:hAnsi="Arial" w:cs="Arial"/>
          <w:sz w:val="20"/>
          <w:szCs w:val="20"/>
          <w:lang w:val="en-GB"/>
        </w:rPr>
        <w:t xml:space="preserve"> The </w:t>
      </w:r>
      <w:proofErr w:type="gramStart"/>
      <w:r w:rsidR="00C52301" w:rsidRPr="00C35B57">
        <w:rPr>
          <w:rStyle w:val="normaltextrun"/>
          <w:rFonts w:ascii="Arial" w:hAnsi="Arial" w:cs="Arial"/>
          <w:sz w:val="20"/>
          <w:szCs w:val="20"/>
          <w:lang w:val="en-GB"/>
        </w:rPr>
        <w:t>value;</w:t>
      </w:r>
      <w:proofErr w:type="gramEnd"/>
      <w:r w:rsidR="00C52301" w:rsidRPr="00C35B57">
        <w:rPr>
          <w:rStyle w:val="normaltextrun"/>
          <w:rFonts w:ascii="Arial" w:hAnsi="Arial" w:cs="Arial"/>
          <w:sz w:val="20"/>
          <w:szCs w:val="20"/>
          <w:lang w:val="en-GB"/>
        </w:rPr>
        <w:t xml:space="preserve"> e.g., 7.</w:t>
      </w:r>
      <w:r w:rsidR="00C52301" w:rsidRPr="00C35B57">
        <w:rPr>
          <w:rStyle w:val="eop"/>
          <w:rFonts w:ascii="Arial" w:hAnsi="Arial" w:cs="Arial"/>
          <w:sz w:val="20"/>
          <w:szCs w:val="20"/>
          <w:lang w:val="en-GB"/>
        </w:rPr>
        <w:t> </w:t>
      </w:r>
      <w:r w:rsidR="00262FDF">
        <w:rPr>
          <w:rStyle w:val="eop"/>
          <w:rFonts w:ascii="Arial" w:hAnsi="Arial" w:cs="Arial"/>
          <w:sz w:val="20"/>
          <w:szCs w:val="20"/>
          <w:lang w:val="en-GB"/>
        </w:rPr>
        <w:t xml:space="preserve">Required unless the </w:t>
      </w:r>
      <w:proofErr w:type="spellStart"/>
      <w:r w:rsidR="00262FDF">
        <w:rPr>
          <w:rStyle w:val="eop"/>
          <w:rFonts w:ascii="Arial" w:hAnsi="Arial" w:cs="Arial"/>
          <w:sz w:val="20"/>
          <w:szCs w:val="20"/>
          <w:lang w:val="en-GB"/>
        </w:rPr>
        <w:t>ContextItem</w:t>
      </w:r>
      <w:proofErr w:type="spellEnd"/>
      <w:r w:rsidR="00262FDF">
        <w:rPr>
          <w:rStyle w:val="eop"/>
          <w:rFonts w:ascii="Arial" w:hAnsi="Arial" w:cs="Arial"/>
          <w:sz w:val="20"/>
          <w:szCs w:val="20"/>
          <w:lang w:val="en-GB"/>
        </w:rPr>
        <w:t xml:space="preserve"> is nested, in which case its children bear values.</w:t>
      </w:r>
    </w:p>
    <w:p w14:paraId="0FCFB315" w14:textId="77777777" w:rsidR="00C52301" w:rsidRPr="00C35B57" w:rsidRDefault="00C52301" w:rsidP="00C52301">
      <w:pPr>
        <w:pStyle w:val="paragraph"/>
        <w:spacing w:before="0" w:beforeAutospacing="0" w:after="0" w:afterAutospacing="0"/>
        <w:ind w:left="480"/>
        <w:jc w:val="both"/>
        <w:textAlignment w:val="baseline"/>
        <w:rPr>
          <w:rFonts w:ascii="Segoe UI" w:hAnsi="Segoe UI" w:cs="Segoe UI"/>
          <w:sz w:val="18"/>
          <w:szCs w:val="18"/>
          <w:lang w:val="en-GB"/>
        </w:rPr>
      </w:pPr>
    </w:p>
    <w:p w14:paraId="39A93128" w14:textId="461D9191" w:rsidR="00C52301" w:rsidRPr="00C35B57" w:rsidRDefault="00971630" w:rsidP="493D28E7">
      <w:pPr>
        <w:pStyle w:val="paragraph"/>
        <w:spacing w:before="0" w:beforeAutospacing="0" w:after="0" w:afterAutospacing="0"/>
        <w:ind w:lef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unitOfMeasure</w:t>
      </w:r>
      <w:proofErr w:type="spellEnd"/>
      <w:r w:rsidR="16CFBBA4" w:rsidRPr="00C35B57">
        <w:rPr>
          <w:rStyle w:val="normaltextrun"/>
          <w:rFonts w:ascii="Arial" w:hAnsi="Arial" w:cs="Arial"/>
          <w:b/>
          <w:bCs/>
          <w:sz w:val="20"/>
          <w:szCs w:val="20"/>
          <w:lang w:val="en-GB"/>
        </w:rPr>
        <w:t>:</w:t>
      </w:r>
      <w:r w:rsidR="16CFBBA4" w:rsidRPr="00C35B57">
        <w:rPr>
          <w:rStyle w:val="normaltextrun"/>
          <w:rFonts w:ascii="Arial" w:hAnsi="Arial" w:cs="Arial"/>
          <w:sz w:val="20"/>
          <w:szCs w:val="20"/>
          <w:lang w:val="en-GB"/>
        </w:rPr>
        <w:t xml:space="preserve"> The unit of measure</w:t>
      </w:r>
      <w:r w:rsidR="477A22A5" w:rsidRPr="196EF43E">
        <w:rPr>
          <w:rStyle w:val="normaltextrun"/>
          <w:rFonts w:ascii="Arial" w:hAnsi="Arial" w:cs="Arial"/>
          <w:sz w:val="20"/>
          <w:szCs w:val="20"/>
          <w:lang w:val="en-GB"/>
        </w:rPr>
        <w:t xml:space="preserve"> code</w:t>
      </w:r>
      <w:r w:rsidR="4E90E22D" w:rsidRPr="196EF43E">
        <w:rPr>
          <w:rStyle w:val="normaltextrun"/>
          <w:rFonts w:ascii="Arial" w:hAnsi="Arial" w:cs="Arial"/>
          <w:sz w:val="20"/>
          <w:szCs w:val="20"/>
          <w:lang w:val="en-GB"/>
        </w:rPr>
        <w:t>, expressed according</w:t>
      </w:r>
      <w:r w:rsidR="16CFBBA4" w:rsidRPr="00C35B57">
        <w:rPr>
          <w:rStyle w:val="normaltextrun"/>
          <w:rFonts w:ascii="Arial" w:hAnsi="Arial" w:cs="Arial"/>
          <w:sz w:val="20"/>
          <w:szCs w:val="20"/>
          <w:lang w:val="en-GB"/>
        </w:rPr>
        <w:t xml:space="preserve"> to the </w:t>
      </w:r>
      <w:r w:rsidR="109BEFC2" w:rsidRPr="196EF43E">
        <w:rPr>
          <w:rStyle w:val="normaltextrun"/>
          <w:rFonts w:ascii="Arial" w:hAnsi="Arial" w:cs="Arial"/>
          <w:sz w:val="20"/>
          <w:szCs w:val="20"/>
          <w:lang w:val="en-GB"/>
        </w:rPr>
        <w:t>units</w:t>
      </w:r>
      <w:r w:rsidR="16CFBBA4" w:rsidRPr="00C35B57">
        <w:rPr>
          <w:rStyle w:val="normaltextrun"/>
          <w:rFonts w:ascii="Arial" w:hAnsi="Arial" w:cs="Arial"/>
          <w:sz w:val="20"/>
          <w:szCs w:val="20"/>
          <w:lang w:val="en-GB"/>
        </w:rPr>
        <w:t xml:space="preserve"> of </w:t>
      </w:r>
      <w:r w:rsidR="109BEFC2" w:rsidRPr="196EF43E">
        <w:rPr>
          <w:rStyle w:val="normaltextrun"/>
          <w:rFonts w:ascii="Arial" w:hAnsi="Arial" w:cs="Arial"/>
          <w:sz w:val="20"/>
          <w:szCs w:val="20"/>
          <w:lang w:val="en-GB"/>
        </w:rPr>
        <w:t xml:space="preserve">measure authority identified by </w:t>
      </w:r>
      <w:proofErr w:type="spellStart"/>
      <w:r w:rsidR="109BEFC2" w:rsidRPr="196EF43E">
        <w:rPr>
          <w:rStyle w:val="normaltextrun"/>
          <w:rFonts w:ascii="Arial" w:hAnsi="Arial" w:cs="Arial"/>
          <w:sz w:val="20"/>
          <w:szCs w:val="20"/>
          <w:lang w:val="en-GB"/>
        </w:rPr>
        <w:t>UnitOfMeasureAuthority</w:t>
      </w:r>
      <w:proofErr w:type="spellEnd"/>
      <w:r w:rsidR="00262FDF">
        <w:rPr>
          <w:rStyle w:val="normaltextrun"/>
          <w:rFonts w:ascii="Arial" w:hAnsi="Arial" w:cs="Arial"/>
          <w:sz w:val="20"/>
          <w:szCs w:val="20"/>
          <w:lang w:val="en-GB"/>
        </w:rPr>
        <w:t xml:space="preserve">. Optional, but shall be used when the value of the </w:t>
      </w:r>
      <w:proofErr w:type="spellStart"/>
      <w:r w:rsidR="00262FDF">
        <w:rPr>
          <w:rStyle w:val="normaltextrun"/>
          <w:rFonts w:ascii="Arial" w:hAnsi="Arial" w:cs="Arial"/>
          <w:sz w:val="20"/>
          <w:szCs w:val="20"/>
          <w:lang w:val="en-GB"/>
        </w:rPr>
        <w:t>ContextItem</w:t>
      </w:r>
      <w:proofErr w:type="spellEnd"/>
      <w:r w:rsidR="00262FDF">
        <w:rPr>
          <w:rStyle w:val="normaltextrun"/>
          <w:rFonts w:ascii="Arial" w:hAnsi="Arial" w:cs="Arial"/>
          <w:sz w:val="20"/>
          <w:szCs w:val="20"/>
          <w:lang w:val="en-GB"/>
        </w:rPr>
        <w:t xml:space="preserve"> is a number with an associated unit of measure (e.g., 7 mm).</w:t>
      </w:r>
    </w:p>
    <w:p w14:paraId="18E1565F" w14:textId="77777777" w:rsidR="00C52301" w:rsidRPr="00C35B57" w:rsidRDefault="00C52301" w:rsidP="00C52301">
      <w:pPr>
        <w:pStyle w:val="paragraph"/>
        <w:spacing w:before="0" w:beforeAutospacing="0" w:after="0" w:afterAutospacing="0"/>
        <w:ind w:left="480"/>
        <w:jc w:val="both"/>
        <w:textAlignment w:val="baseline"/>
        <w:rPr>
          <w:rFonts w:ascii="Segoe UI" w:hAnsi="Segoe UI" w:cs="Segoe UI"/>
          <w:sz w:val="18"/>
          <w:szCs w:val="18"/>
          <w:lang w:val="en-GB"/>
        </w:rPr>
      </w:pPr>
    </w:p>
    <w:p w14:paraId="0355EF49" w14:textId="77777777" w:rsidR="00C52301" w:rsidRPr="00C35B57" w:rsidRDefault="00C52301" w:rsidP="00C52301">
      <w:pPr>
        <w:pStyle w:val="paragraph"/>
        <w:spacing w:before="0" w:beforeAutospacing="0" w:after="0" w:afterAutospacing="0"/>
        <w:ind w:left="480"/>
        <w:jc w:val="both"/>
        <w:textAlignment w:val="baseline"/>
        <w:rPr>
          <w:rFonts w:ascii="Segoe UI" w:hAnsi="Segoe UI" w:cs="Segoe UI"/>
          <w:sz w:val="18"/>
          <w:szCs w:val="18"/>
          <w:lang w:val="en-GB"/>
        </w:rPr>
      </w:pPr>
    </w:p>
    <w:p w14:paraId="7AC30249" w14:textId="3F56576E" w:rsidR="00C52301" w:rsidRPr="00C35B57" w:rsidRDefault="00565185" w:rsidP="493D28E7">
      <w:pPr>
        <w:pStyle w:val="paragraph"/>
        <w:spacing w:before="0" w:beforeAutospacing="0" w:after="0" w:afterAutospacing="0"/>
        <w:ind w:lef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t</w:t>
      </w:r>
      <w:r w:rsidR="16CFBBA4" w:rsidRPr="00C35B57">
        <w:rPr>
          <w:rStyle w:val="normaltextrun"/>
          <w:rFonts w:ascii="Arial" w:hAnsi="Arial" w:cs="Arial"/>
          <w:b/>
          <w:bCs/>
          <w:sz w:val="20"/>
          <w:szCs w:val="20"/>
          <w:lang w:val="en-GB"/>
        </w:rPr>
        <w:t>imeScope</w:t>
      </w:r>
      <w:proofErr w:type="spellEnd"/>
      <w:r w:rsidR="16CFBBA4" w:rsidRPr="00C35B57">
        <w:rPr>
          <w:rStyle w:val="normaltextrun"/>
          <w:rFonts w:ascii="Arial" w:hAnsi="Arial" w:cs="Arial"/>
          <w:b/>
          <w:bCs/>
          <w:sz w:val="20"/>
          <w:szCs w:val="20"/>
          <w:lang w:val="en-GB"/>
        </w:rPr>
        <w:t>:</w:t>
      </w:r>
      <w:r w:rsidR="16CFBBA4" w:rsidRPr="00C35B57">
        <w:rPr>
          <w:rStyle w:val="normaltextrun"/>
          <w:rFonts w:ascii="Arial" w:hAnsi="Arial" w:cs="Arial"/>
          <w:sz w:val="20"/>
          <w:szCs w:val="20"/>
          <w:lang w:val="en-GB"/>
        </w:rPr>
        <w:t xml:space="preserve"> Optional list of </w:t>
      </w:r>
      <w:proofErr w:type="spellStart"/>
      <w:r w:rsidR="16CFBBA4" w:rsidRPr="00C35B57">
        <w:rPr>
          <w:rStyle w:val="normaltextrun"/>
          <w:rFonts w:ascii="Arial" w:hAnsi="Arial" w:cs="Arial"/>
          <w:sz w:val="20"/>
          <w:szCs w:val="20"/>
          <w:lang w:val="en-GB"/>
        </w:rPr>
        <w:t>TimeScopes</w:t>
      </w:r>
      <w:proofErr w:type="spellEnd"/>
      <w:r w:rsidR="16CFBBA4" w:rsidRPr="00C35B57">
        <w:rPr>
          <w:rStyle w:val="normaltextrun"/>
          <w:rFonts w:ascii="Arial" w:hAnsi="Arial" w:cs="Arial"/>
          <w:sz w:val="20"/>
          <w:szCs w:val="20"/>
          <w:lang w:val="en-GB"/>
        </w:rPr>
        <w:t>. Allows setting a validity range and capturing wh</w:t>
      </w:r>
      <w:r w:rsidR="006E30EB">
        <w:rPr>
          <w:rStyle w:val="normaltextrun"/>
          <w:rFonts w:ascii="Arial" w:hAnsi="Arial" w:cs="Arial"/>
          <w:sz w:val="20"/>
          <w:szCs w:val="20"/>
          <w:lang w:val="en-GB"/>
        </w:rPr>
        <w:t>en</w:t>
      </w:r>
      <w:r w:rsidR="16CFBBA4" w:rsidRPr="00C35B57">
        <w:rPr>
          <w:rStyle w:val="normaltextrun"/>
          <w:rFonts w:ascii="Arial" w:hAnsi="Arial" w:cs="Arial"/>
          <w:sz w:val="20"/>
          <w:szCs w:val="20"/>
          <w:lang w:val="en-GB"/>
        </w:rPr>
        <w:t xml:space="preserve"> something was tagged with the </w:t>
      </w:r>
      <w:proofErr w:type="spellStart"/>
      <w:r w:rsidR="16CFBBA4" w:rsidRPr="00C35B57">
        <w:rPr>
          <w:rStyle w:val="normaltextrun"/>
          <w:rFonts w:ascii="Arial" w:hAnsi="Arial" w:cs="Arial"/>
          <w:sz w:val="20"/>
          <w:szCs w:val="20"/>
          <w:lang w:val="en-GB"/>
        </w:rPr>
        <w:t>ContextItem</w:t>
      </w:r>
      <w:proofErr w:type="spellEnd"/>
      <w:r w:rsidR="00220083">
        <w:rPr>
          <w:rStyle w:val="normaltextrun"/>
          <w:rFonts w:ascii="Arial" w:hAnsi="Arial" w:cs="Arial"/>
          <w:sz w:val="20"/>
          <w:szCs w:val="20"/>
          <w:lang w:val="en-GB"/>
        </w:rPr>
        <w:t xml:space="preserve"> (Use the VALIDITY and CREAT</w:t>
      </w:r>
      <w:r w:rsidR="00BF1486">
        <w:rPr>
          <w:rStyle w:val="normaltextrun"/>
          <w:rFonts w:ascii="Arial" w:hAnsi="Arial" w:cs="Arial"/>
          <w:sz w:val="20"/>
          <w:szCs w:val="20"/>
          <w:lang w:val="en-GB"/>
        </w:rPr>
        <w:t>ION</w:t>
      </w:r>
      <w:r w:rsidR="00220083">
        <w:rPr>
          <w:rStyle w:val="normaltextrun"/>
          <w:rFonts w:ascii="Arial" w:hAnsi="Arial" w:cs="Arial"/>
          <w:sz w:val="20"/>
          <w:szCs w:val="20"/>
          <w:lang w:val="en-GB"/>
        </w:rPr>
        <w:t xml:space="preserve"> </w:t>
      </w:r>
      <w:r w:rsidR="00850CD8">
        <w:rPr>
          <w:rStyle w:val="normaltextrun"/>
          <w:rFonts w:ascii="Arial" w:hAnsi="Arial" w:cs="Arial"/>
          <w:sz w:val="20"/>
          <w:szCs w:val="20"/>
          <w:lang w:val="en-GB"/>
        </w:rPr>
        <w:t>date context codes</w:t>
      </w:r>
      <w:r w:rsidR="00325B05">
        <w:rPr>
          <w:rStyle w:val="normaltextrun"/>
          <w:rFonts w:ascii="Arial" w:hAnsi="Arial" w:cs="Arial"/>
          <w:sz w:val="20"/>
          <w:szCs w:val="20"/>
          <w:lang w:val="en-GB"/>
        </w:rPr>
        <w:t xml:space="preserve"> shown in Table </w:t>
      </w:r>
      <w:r w:rsidR="00771AD2">
        <w:rPr>
          <w:rStyle w:val="normaltextrun"/>
          <w:rFonts w:ascii="Arial" w:hAnsi="Arial" w:cs="Arial"/>
          <w:sz w:val="20"/>
          <w:szCs w:val="20"/>
          <w:lang w:val="en-GB"/>
        </w:rPr>
        <w:t>4</w:t>
      </w:r>
      <w:r w:rsidR="00325B05">
        <w:rPr>
          <w:rStyle w:val="normaltextrun"/>
          <w:rFonts w:ascii="Arial" w:hAnsi="Arial" w:cs="Arial"/>
          <w:sz w:val="20"/>
          <w:szCs w:val="20"/>
          <w:lang w:val="en-GB"/>
        </w:rPr>
        <w:t>, respectively)</w:t>
      </w:r>
    </w:p>
    <w:p w14:paraId="5382A1DB" w14:textId="77777777" w:rsidR="00C52301" w:rsidRPr="00C35B57" w:rsidRDefault="00C52301" w:rsidP="00C52301">
      <w:pPr>
        <w:pStyle w:val="paragraph"/>
        <w:spacing w:before="0" w:beforeAutospacing="0" w:after="0" w:afterAutospacing="0"/>
        <w:ind w:left="480"/>
        <w:jc w:val="both"/>
        <w:textAlignment w:val="baseline"/>
        <w:rPr>
          <w:rFonts w:ascii="Segoe UI" w:hAnsi="Segoe UI" w:cs="Segoe UI"/>
          <w:sz w:val="18"/>
          <w:szCs w:val="18"/>
          <w:lang w:val="en-GB"/>
        </w:rPr>
      </w:pPr>
    </w:p>
    <w:p w14:paraId="263B9A17" w14:textId="22314710" w:rsidR="00C52301" w:rsidRPr="00C35B57" w:rsidRDefault="00565185" w:rsidP="00C52301">
      <w:pPr>
        <w:pStyle w:val="paragraph"/>
        <w:spacing w:before="0" w:beforeAutospacing="0" w:after="0" w:afterAutospacing="0"/>
        <w:ind w:left="480"/>
        <w:jc w:val="both"/>
        <w:textAlignment w:val="baseline"/>
        <w:rPr>
          <w:rFonts w:ascii="Segoe UI" w:hAnsi="Segoe UI" w:cs="Segoe UI"/>
          <w:sz w:val="18"/>
          <w:szCs w:val="18"/>
          <w:lang w:val="en-GB"/>
        </w:rPr>
      </w:pPr>
      <w:proofErr w:type="spellStart"/>
      <w:r>
        <w:rPr>
          <w:rStyle w:val="normaltextrun"/>
          <w:rFonts w:ascii="Arial" w:hAnsi="Arial" w:cs="Arial"/>
          <w:b/>
          <w:bCs/>
          <w:sz w:val="20"/>
          <w:szCs w:val="20"/>
          <w:lang w:val="en-GB"/>
        </w:rPr>
        <w:t>c</w:t>
      </w:r>
      <w:r w:rsidR="00C52301" w:rsidRPr="00C35B57">
        <w:rPr>
          <w:rStyle w:val="normaltextrun"/>
          <w:rFonts w:ascii="Arial" w:hAnsi="Arial" w:cs="Arial"/>
          <w:b/>
          <w:bCs/>
          <w:sz w:val="20"/>
          <w:szCs w:val="20"/>
          <w:lang w:val="en-GB"/>
        </w:rPr>
        <w:t>ontextItem</w:t>
      </w:r>
      <w:proofErr w:type="spellEnd"/>
      <w:r w:rsidR="00C52301" w:rsidRPr="00C35B57">
        <w:rPr>
          <w:rStyle w:val="normaltextrun"/>
          <w:rFonts w:ascii="Arial" w:hAnsi="Arial" w:cs="Arial"/>
          <w:b/>
          <w:bCs/>
          <w:sz w:val="20"/>
          <w:szCs w:val="20"/>
          <w:lang w:val="en-GB"/>
        </w:rPr>
        <w:t>:</w:t>
      </w:r>
      <w:r w:rsidR="00C52301" w:rsidRPr="00C35B57">
        <w:rPr>
          <w:rStyle w:val="normaltextrun"/>
          <w:rFonts w:ascii="Arial" w:hAnsi="Arial" w:cs="Arial"/>
          <w:sz w:val="20"/>
          <w:szCs w:val="20"/>
          <w:lang w:val="en-GB"/>
        </w:rPr>
        <w:t xml:space="preserve"> Optional nested </w:t>
      </w:r>
      <w:proofErr w:type="spellStart"/>
      <w:r w:rsidR="00C52301" w:rsidRPr="00C35B57">
        <w:rPr>
          <w:rStyle w:val="normaltextrun"/>
          <w:rFonts w:ascii="Arial" w:hAnsi="Arial" w:cs="Arial"/>
          <w:sz w:val="20"/>
          <w:szCs w:val="20"/>
          <w:lang w:val="en-GB"/>
        </w:rPr>
        <w:t>ContextItems</w:t>
      </w:r>
      <w:proofErr w:type="spellEnd"/>
      <w:r w:rsidR="00C52301" w:rsidRPr="00C35B57">
        <w:rPr>
          <w:rStyle w:val="normaltextrun"/>
          <w:rFonts w:ascii="Arial" w:hAnsi="Arial" w:cs="Arial"/>
          <w:sz w:val="20"/>
          <w:szCs w:val="20"/>
          <w:lang w:val="en-GB"/>
        </w:rPr>
        <w:t>. A good example is the Public Land Survey System (PLSS) data used for cadastral identification in the US.</w:t>
      </w:r>
      <w:r w:rsidR="00C52301" w:rsidRPr="00C35B57">
        <w:rPr>
          <w:rStyle w:val="eop"/>
          <w:rFonts w:ascii="Arial" w:hAnsi="Arial" w:cs="Arial"/>
          <w:sz w:val="20"/>
          <w:szCs w:val="20"/>
          <w:lang w:val="en-GB"/>
        </w:rPr>
        <w:t> </w:t>
      </w:r>
    </w:p>
    <w:p w14:paraId="0E8E6B6F" w14:textId="74C9E808" w:rsidR="003E3670" w:rsidRPr="00C35B57" w:rsidRDefault="003E3670" w:rsidP="00C32298"/>
    <w:p w14:paraId="7F3F0AF1" w14:textId="44C869B9" w:rsidR="00500A3F" w:rsidRPr="00C35B57" w:rsidRDefault="00500A3F" w:rsidP="00500A3F">
      <w:pPr>
        <w:pStyle w:val="Heading3"/>
      </w:pPr>
      <w:bookmarkStart w:id="93" w:name="_Toc160650437"/>
      <w:r w:rsidRPr="00C35B57">
        <w:t>8.5.5</w:t>
      </w:r>
      <w:r w:rsidR="5FC237D0" w:rsidRPr="00C35B57">
        <w:t xml:space="preserve"> </w:t>
      </w:r>
      <w:r w:rsidRPr="00C35B57">
        <w:tab/>
      </w:r>
      <w:r w:rsidR="00C95F64">
        <w:tab/>
      </w:r>
      <w:r w:rsidR="00C95F64">
        <w:tab/>
      </w:r>
      <w:r w:rsidRPr="00C35B57">
        <w:t>ContextItemDefin</w:t>
      </w:r>
      <w:r w:rsidR="00C95F64">
        <w:t>i</w:t>
      </w:r>
      <w:r w:rsidRPr="00C35B57">
        <w:t>tion</w:t>
      </w:r>
      <w:r w:rsidR="00C63D46">
        <w:t xml:space="preserve"> p</w:t>
      </w:r>
      <w:r w:rsidRPr="00C35B57">
        <w:t>roperties</w:t>
      </w:r>
      <w:bookmarkEnd w:id="93"/>
    </w:p>
    <w:p w14:paraId="72DA6A0B" w14:textId="4FE31F66" w:rsidR="00836677" w:rsidRPr="00C35B57" w:rsidRDefault="00836677" w:rsidP="00836677">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The </w:t>
      </w:r>
      <w:proofErr w:type="spellStart"/>
      <w:r w:rsidRPr="00C35B57">
        <w:rPr>
          <w:rStyle w:val="normaltextrun"/>
          <w:rFonts w:ascii="Arial" w:hAnsi="Arial" w:cs="Arial"/>
          <w:sz w:val="20"/>
          <w:szCs w:val="20"/>
          <w:lang w:val="en-GB"/>
        </w:rPr>
        <w:t>ContextItemDefinition</w:t>
      </w:r>
      <w:proofErr w:type="spellEnd"/>
      <w:r w:rsidRPr="00C35B57">
        <w:rPr>
          <w:rStyle w:val="normaltextrun"/>
          <w:rFonts w:ascii="Arial" w:hAnsi="Arial" w:cs="Arial"/>
          <w:sz w:val="20"/>
          <w:szCs w:val="20"/>
          <w:lang w:val="en-GB"/>
        </w:rPr>
        <w:t xml:space="preserve"> defines the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 xml:space="preserve">: what it means, how to enter it, display it, where it can be used, and so forth. It should communicate everything needed to enable that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 xml:space="preserve"> to be captured and displayed appropriately. Properties of the ContextItemDefinition object include:</w:t>
      </w:r>
    </w:p>
    <w:p w14:paraId="5814F1E3" w14:textId="77777777" w:rsidR="00836677" w:rsidRPr="00C35B57" w:rsidRDefault="00836677" w:rsidP="00836677">
      <w:pPr>
        <w:pStyle w:val="paragraph"/>
        <w:spacing w:before="0" w:beforeAutospacing="0" w:after="0" w:afterAutospacing="0"/>
        <w:jc w:val="both"/>
        <w:textAlignment w:val="baseline"/>
        <w:rPr>
          <w:rFonts w:ascii="Arial" w:hAnsi="Arial" w:cs="Arial"/>
          <w:sz w:val="22"/>
          <w:szCs w:val="22"/>
          <w:lang w:val="en-GB"/>
        </w:rPr>
      </w:pPr>
    </w:p>
    <w:p w14:paraId="402311CC" w14:textId="7E88FDC8" w:rsidR="00836677" w:rsidRPr="00C35B57" w:rsidRDefault="00BC1C21" w:rsidP="003E6B39">
      <w:pPr>
        <w:pStyle w:val="paragraph"/>
        <w:spacing w:before="0" w:beforeAutospacing="0" w:after="0" w:afterAutospacing="0"/>
        <w:ind w:left="480"/>
        <w:jc w:val="both"/>
        <w:textAlignment w:val="baseline"/>
        <w:rPr>
          <w:rStyle w:val="eop"/>
          <w:rFonts w:ascii="Arial" w:hAnsi="Arial" w:cs="Arial"/>
          <w:sz w:val="22"/>
          <w:szCs w:val="22"/>
          <w:lang w:val="en-GB"/>
        </w:rPr>
      </w:pPr>
      <w:r>
        <w:rPr>
          <w:rStyle w:val="normaltextrun"/>
          <w:rFonts w:ascii="Arial" w:hAnsi="Arial" w:cs="Arial"/>
          <w:b/>
          <w:bCs/>
          <w:sz w:val="20"/>
          <w:szCs w:val="20"/>
          <w:lang w:val="en-GB"/>
        </w:rPr>
        <w:t>c</w:t>
      </w:r>
      <w:r w:rsidR="0F0AB7B3" w:rsidRPr="00C35B57">
        <w:rPr>
          <w:rStyle w:val="normaltextrun"/>
          <w:rFonts w:ascii="Arial" w:hAnsi="Arial" w:cs="Arial"/>
          <w:b/>
          <w:bCs/>
          <w:sz w:val="20"/>
          <w:szCs w:val="20"/>
          <w:lang w:val="en-GB"/>
        </w:rPr>
        <w:t>ode</w:t>
      </w:r>
      <w:r w:rsidR="00FD3D03" w:rsidRPr="003E6B39">
        <w:rPr>
          <w:rStyle w:val="normaltextrun"/>
          <w:rFonts w:ascii="Arial" w:hAnsi="Arial" w:cs="Arial"/>
          <w:sz w:val="20"/>
          <w:szCs w:val="20"/>
          <w:lang w:val="en-GB"/>
        </w:rPr>
        <w:t xml:space="preserve"> (string)</w:t>
      </w:r>
      <w:r w:rsidR="00FD3D03">
        <w:rPr>
          <w:rStyle w:val="normaltextrun"/>
          <w:rFonts w:ascii="Arial" w:hAnsi="Arial" w:cs="Arial"/>
          <w:sz w:val="20"/>
          <w:szCs w:val="20"/>
          <w:lang w:val="en-GB"/>
        </w:rPr>
        <w:t>:</w:t>
      </w:r>
      <w:r w:rsidR="0F0AB7B3" w:rsidRPr="00C35B57">
        <w:rPr>
          <w:rStyle w:val="eop"/>
          <w:rFonts w:ascii="Arial" w:hAnsi="Arial" w:cs="Arial"/>
          <w:sz w:val="20"/>
          <w:szCs w:val="20"/>
          <w:lang w:val="en-GB"/>
        </w:rPr>
        <w:t> </w:t>
      </w:r>
      <w:r w:rsidR="00262FDF">
        <w:rPr>
          <w:rStyle w:val="eop"/>
          <w:rFonts w:ascii="Arial" w:hAnsi="Arial" w:cs="Arial"/>
          <w:sz w:val="20"/>
          <w:szCs w:val="20"/>
          <w:lang w:val="en-GB"/>
        </w:rPr>
        <w:t xml:space="preserve">Required. This is the code used in a corresponding </w:t>
      </w:r>
      <w:proofErr w:type="spellStart"/>
      <w:r w:rsidR="00262FDF">
        <w:rPr>
          <w:rStyle w:val="eop"/>
          <w:rFonts w:ascii="Arial" w:hAnsi="Arial" w:cs="Arial"/>
          <w:sz w:val="20"/>
          <w:szCs w:val="20"/>
          <w:lang w:val="en-GB"/>
        </w:rPr>
        <w:t>ContextItem</w:t>
      </w:r>
      <w:proofErr w:type="spellEnd"/>
      <w:r w:rsidR="00262FDF">
        <w:rPr>
          <w:rStyle w:val="eop"/>
          <w:rFonts w:ascii="Arial" w:hAnsi="Arial" w:cs="Arial"/>
          <w:sz w:val="20"/>
          <w:szCs w:val="20"/>
          <w:lang w:val="en-GB"/>
        </w:rPr>
        <w:t xml:space="preserve">. </w:t>
      </w:r>
      <w:r w:rsidR="0088387E">
        <w:rPr>
          <w:rStyle w:val="eop"/>
          <w:rFonts w:ascii="Arial" w:hAnsi="Arial" w:cs="Arial"/>
          <w:sz w:val="20"/>
          <w:szCs w:val="20"/>
          <w:lang w:val="en-GB"/>
        </w:rPr>
        <w:t xml:space="preserve">The following requirements </w:t>
      </w:r>
      <w:r w:rsidR="00EB5472">
        <w:rPr>
          <w:rStyle w:val="eop"/>
          <w:rFonts w:ascii="Arial" w:hAnsi="Arial" w:cs="Arial"/>
          <w:sz w:val="20"/>
          <w:szCs w:val="20"/>
          <w:lang w:val="en-GB"/>
        </w:rPr>
        <w:t xml:space="preserve">apply to code values: </w:t>
      </w:r>
    </w:p>
    <w:p w14:paraId="5D37C429" w14:textId="77777777" w:rsidR="00836677" w:rsidRPr="00C35B57" w:rsidRDefault="00836677" w:rsidP="00836677">
      <w:pPr>
        <w:pStyle w:val="paragraph"/>
        <w:spacing w:before="0" w:beforeAutospacing="0" w:after="0" w:afterAutospacing="0"/>
        <w:ind w:left="960"/>
        <w:jc w:val="both"/>
        <w:textAlignment w:val="baseline"/>
        <w:rPr>
          <w:rFonts w:ascii="Arial" w:hAnsi="Arial" w:cs="Arial"/>
          <w:sz w:val="22"/>
          <w:szCs w:val="22"/>
          <w:lang w:val="en-GB"/>
        </w:rPr>
      </w:pPr>
    </w:p>
    <w:p w14:paraId="1C6E84DF" w14:textId="5B7A6433" w:rsidR="00836677" w:rsidRPr="00C35B57" w:rsidRDefault="00EB5472" w:rsidP="00506DAD">
      <w:pPr>
        <w:pStyle w:val="paragraph"/>
        <w:numPr>
          <w:ilvl w:val="0"/>
          <w:numId w:val="9"/>
        </w:numPr>
        <w:tabs>
          <w:tab w:val="clear" w:pos="720"/>
          <w:tab w:val="num" w:pos="-274"/>
        </w:tabs>
        <w:spacing w:before="0" w:beforeAutospacing="0" w:after="0" w:afterAutospacing="0"/>
        <w:ind w:left="806" w:firstLine="0"/>
        <w:jc w:val="both"/>
        <w:textAlignment w:val="baseline"/>
        <w:rPr>
          <w:rStyle w:val="eop"/>
          <w:rFonts w:ascii="Arial" w:hAnsi="Arial" w:cs="Arial"/>
          <w:sz w:val="22"/>
          <w:szCs w:val="22"/>
          <w:lang w:val="en-GB"/>
        </w:rPr>
      </w:pPr>
      <w:r>
        <w:rPr>
          <w:rStyle w:val="normaltextrun"/>
          <w:rFonts w:ascii="Arial" w:hAnsi="Arial" w:cs="Arial"/>
          <w:sz w:val="20"/>
          <w:szCs w:val="20"/>
          <w:lang w:val="en-GB"/>
        </w:rPr>
        <w:t xml:space="preserve">The value </w:t>
      </w:r>
      <w:r w:rsidR="00DD5AD5">
        <w:rPr>
          <w:rStyle w:val="normaltextrun"/>
          <w:rFonts w:ascii="Arial" w:hAnsi="Arial" w:cs="Arial"/>
          <w:sz w:val="20"/>
          <w:szCs w:val="20"/>
          <w:lang w:val="en-GB"/>
        </w:rPr>
        <w:t>should</w:t>
      </w:r>
      <w:r w:rsidR="00836677" w:rsidRPr="00C35B57">
        <w:rPr>
          <w:rStyle w:val="normaltextrun"/>
          <w:rFonts w:ascii="Arial" w:hAnsi="Arial" w:cs="Arial"/>
          <w:sz w:val="20"/>
          <w:szCs w:val="20"/>
          <w:lang w:val="en-GB"/>
        </w:rPr>
        <w:t xml:space="preserve"> be universally unique within the ContextItemDefinition domain</w:t>
      </w:r>
      <w:r>
        <w:rPr>
          <w:rStyle w:val="normaltextrun"/>
          <w:rFonts w:ascii="Arial" w:hAnsi="Arial" w:cs="Arial"/>
          <w:sz w:val="20"/>
          <w:szCs w:val="20"/>
          <w:lang w:val="en-GB"/>
        </w:rPr>
        <w:t>.</w:t>
      </w:r>
      <w:r w:rsidR="00836677" w:rsidRPr="00C35B57">
        <w:rPr>
          <w:rStyle w:val="eop"/>
          <w:rFonts w:ascii="Arial" w:hAnsi="Arial" w:cs="Arial"/>
          <w:sz w:val="20"/>
          <w:szCs w:val="20"/>
          <w:lang w:val="en-GB"/>
        </w:rPr>
        <w:t> </w:t>
      </w:r>
    </w:p>
    <w:p w14:paraId="5C039F2C" w14:textId="77777777" w:rsidR="00836677" w:rsidRPr="00C35B57" w:rsidRDefault="00836677" w:rsidP="003E6B39">
      <w:pPr>
        <w:pStyle w:val="paragraph"/>
        <w:spacing w:before="0" w:beforeAutospacing="0" w:after="0" w:afterAutospacing="0"/>
        <w:ind w:left="806"/>
        <w:jc w:val="both"/>
        <w:textAlignment w:val="baseline"/>
        <w:rPr>
          <w:rFonts w:ascii="Arial" w:hAnsi="Arial" w:cs="Arial"/>
          <w:sz w:val="22"/>
          <w:szCs w:val="22"/>
          <w:lang w:val="en-GB"/>
        </w:rPr>
      </w:pPr>
    </w:p>
    <w:p w14:paraId="56EC169C" w14:textId="27E3F429" w:rsidR="00836677" w:rsidRPr="00C35B57" w:rsidRDefault="00EB5472" w:rsidP="00506DAD">
      <w:pPr>
        <w:pStyle w:val="paragraph"/>
        <w:numPr>
          <w:ilvl w:val="0"/>
          <w:numId w:val="9"/>
        </w:numPr>
        <w:tabs>
          <w:tab w:val="clear" w:pos="720"/>
          <w:tab w:val="num" w:pos="-274"/>
        </w:tabs>
        <w:spacing w:before="0" w:beforeAutospacing="0" w:after="0" w:afterAutospacing="0"/>
        <w:ind w:left="806" w:firstLine="0"/>
        <w:jc w:val="both"/>
        <w:textAlignment w:val="baseline"/>
        <w:rPr>
          <w:rStyle w:val="eop"/>
          <w:rFonts w:ascii="Arial" w:hAnsi="Arial" w:cs="Arial"/>
          <w:sz w:val="22"/>
          <w:szCs w:val="22"/>
          <w:lang w:val="en-GB"/>
        </w:rPr>
      </w:pPr>
      <w:r>
        <w:rPr>
          <w:rStyle w:val="normaltextrun"/>
          <w:rFonts w:ascii="Arial" w:hAnsi="Arial" w:cs="Arial"/>
          <w:sz w:val="20"/>
          <w:szCs w:val="20"/>
          <w:lang w:val="en-GB"/>
        </w:rPr>
        <w:t xml:space="preserve">The value </w:t>
      </w:r>
      <w:r w:rsidR="00022B98">
        <w:rPr>
          <w:rStyle w:val="normaltextrun"/>
          <w:rFonts w:ascii="Arial" w:hAnsi="Arial" w:cs="Arial"/>
          <w:sz w:val="20"/>
          <w:szCs w:val="20"/>
          <w:lang w:val="en-GB"/>
        </w:rPr>
        <w:t>should be</w:t>
      </w:r>
      <w:r w:rsidR="00836677" w:rsidRPr="00C35B57">
        <w:rPr>
          <w:rStyle w:val="normaltextrun"/>
          <w:rFonts w:ascii="Arial" w:hAnsi="Arial" w:cs="Arial"/>
          <w:sz w:val="20"/>
          <w:szCs w:val="20"/>
          <w:lang w:val="en-GB"/>
        </w:rPr>
        <w:t xml:space="preserve"> used as part of the URI that forms the identity of a ContextItemDefinition</w:t>
      </w:r>
      <w:r>
        <w:rPr>
          <w:rStyle w:val="normaltextrun"/>
          <w:rFonts w:ascii="Arial" w:hAnsi="Arial" w:cs="Arial"/>
          <w:sz w:val="20"/>
          <w:szCs w:val="20"/>
          <w:lang w:val="en-GB"/>
        </w:rPr>
        <w:t>.</w:t>
      </w:r>
      <w:r w:rsidR="00836677" w:rsidRPr="00C35B57">
        <w:rPr>
          <w:rStyle w:val="eop"/>
          <w:rFonts w:ascii="Arial" w:hAnsi="Arial" w:cs="Arial"/>
          <w:sz w:val="20"/>
          <w:szCs w:val="20"/>
          <w:lang w:val="en-GB"/>
        </w:rPr>
        <w:t> </w:t>
      </w:r>
    </w:p>
    <w:p w14:paraId="642B670F" w14:textId="77777777" w:rsidR="00836677" w:rsidRPr="00C35B57" w:rsidRDefault="00836677" w:rsidP="00FD3D03">
      <w:pPr>
        <w:pStyle w:val="paragraph"/>
        <w:spacing w:before="0" w:beforeAutospacing="0" w:after="0" w:afterAutospacing="0"/>
        <w:jc w:val="both"/>
        <w:textAlignment w:val="baseline"/>
        <w:rPr>
          <w:rFonts w:ascii="Arial" w:hAnsi="Arial" w:cs="Arial"/>
          <w:sz w:val="22"/>
          <w:szCs w:val="22"/>
          <w:lang w:val="en-GB"/>
        </w:rPr>
      </w:pPr>
    </w:p>
    <w:p w14:paraId="3A2C2FF8" w14:textId="3A6F6749" w:rsidR="00836677" w:rsidRPr="00C35B57" w:rsidRDefault="00EB5472" w:rsidP="00506DAD">
      <w:pPr>
        <w:pStyle w:val="paragraph"/>
        <w:numPr>
          <w:ilvl w:val="0"/>
          <w:numId w:val="9"/>
        </w:numPr>
        <w:tabs>
          <w:tab w:val="clear" w:pos="720"/>
          <w:tab w:val="num" w:pos="-274"/>
        </w:tabs>
        <w:spacing w:before="0" w:beforeAutospacing="0" w:after="0" w:afterAutospacing="0"/>
        <w:ind w:left="806" w:firstLine="0"/>
        <w:jc w:val="both"/>
        <w:textAlignment w:val="baseline"/>
        <w:rPr>
          <w:rStyle w:val="eop"/>
          <w:rFonts w:ascii="Arial" w:hAnsi="Arial" w:cs="Arial"/>
          <w:sz w:val="22"/>
          <w:szCs w:val="22"/>
          <w:lang w:val="en-GB"/>
        </w:rPr>
      </w:pPr>
      <w:r>
        <w:rPr>
          <w:rStyle w:val="normaltextrun"/>
          <w:rFonts w:ascii="Arial" w:hAnsi="Arial" w:cs="Arial"/>
          <w:sz w:val="20"/>
          <w:szCs w:val="20"/>
          <w:lang w:val="en-GB"/>
        </w:rPr>
        <w:t xml:space="preserve">The value </w:t>
      </w:r>
      <w:r w:rsidR="00022B98">
        <w:rPr>
          <w:rStyle w:val="normaltextrun"/>
          <w:rFonts w:ascii="Arial" w:hAnsi="Arial" w:cs="Arial"/>
          <w:sz w:val="20"/>
          <w:szCs w:val="20"/>
          <w:lang w:val="en-GB"/>
        </w:rPr>
        <w:t>shall be</w:t>
      </w:r>
      <w:r w:rsidR="00836677" w:rsidRPr="00C35B57">
        <w:rPr>
          <w:rStyle w:val="normaltextrun"/>
          <w:rFonts w:ascii="Arial" w:hAnsi="Arial" w:cs="Arial"/>
          <w:sz w:val="20"/>
          <w:szCs w:val="20"/>
          <w:lang w:val="en-GB"/>
        </w:rPr>
        <w:t xml:space="preserve"> the same </w:t>
      </w:r>
      <w:r w:rsidR="00880040">
        <w:rPr>
          <w:rStyle w:val="normaltextrun"/>
          <w:rFonts w:ascii="Arial" w:hAnsi="Arial" w:cs="Arial"/>
          <w:sz w:val="20"/>
          <w:szCs w:val="20"/>
          <w:lang w:val="en-GB"/>
        </w:rPr>
        <w:t>“</w:t>
      </w:r>
      <w:r w:rsidR="00836677" w:rsidRPr="00C35B57">
        <w:rPr>
          <w:rStyle w:val="normaltextrun"/>
          <w:rFonts w:ascii="Arial" w:hAnsi="Arial" w:cs="Arial"/>
          <w:sz w:val="20"/>
          <w:szCs w:val="20"/>
          <w:lang w:val="en-GB"/>
        </w:rPr>
        <w:t>key</w:t>
      </w:r>
      <w:r w:rsidR="00880040">
        <w:rPr>
          <w:rStyle w:val="normaltextrun"/>
          <w:rFonts w:ascii="Arial" w:hAnsi="Arial" w:cs="Arial"/>
          <w:sz w:val="20"/>
          <w:szCs w:val="20"/>
          <w:lang w:val="en-GB"/>
        </w:rPr>
        <w:t>”</w:t>
      </w:r>
      <w:r w:rsidR="00836677" w:rsidRPr="00C35B57">
        <w:rPr>
          <w:rStyle w:val="normaltextrun"/>
          <w:rFonts w:ascii="Arial" w:hAnsi="Arial" w:cs="Arial"/>
          <w:sz w:val="20"/>
          <w:szCs w:val="20"/>
          <w:lang w:val="en-GB"/>
        </w:rPr>
        <w:t xml:space="preserve"> used by </w:t>
      </w:r>
      <w:proofErr w:type="spellStart"/>
      <w:r w:rsidR="00836677" w:rsidRPr="00C35B57">
        <w:rPr>
          <w:rStyle w:val="normaltextrun"/>
          <w:rFonts w:ascii="Arial" w:hAnsi="Arial" w:cs="Arial"/>
          <w:sz w:val="20"/>
          <w:szCs w:val="20"/>
          <w:lang w:val="en-GB"/>
        </w:rPr>
        <w:t>ContextItem</w:t>
      </w:r>
      <w:proofErr w:type="spellEnd"/>
      <w:r w:rsidR="00836677" w:rsidRPr="00C35B57">
        <w:rPr>
          <w:rStyle w:val="normaltextrun"/>
          <w:rFonts w:ascii="Arial" w:hAnsi="Arial" w:cs="Arial"/>
          <w:sz w:val="20"/>
          <w:szCs w:val="20"/>
          <w:lang w:val="en-GB"/>
        </w:rPr>
        <w:t> in its Code property</w:t>
      </w:r>
      <w:r>
        <w:rPr>
          <w:rStyle w:val="normaltextrun"/>
          <w:rFonts w:ascii="Arial" w:hAnsi="Arial" w:cs="Arial"/>
          <w:sz w:val="20"/>
          <w:szCs w:val="20"/>
          <w:lang w:val="en-GB"/>
        </w:rPr>
        <w:t>.</w:t>
      </w:r>
      <w:r w:rsidR="00836677" w:rsidRPr="00C35B57">
        <w:rPr>
          <w:rStyle w:val="eop"/>
          <w:rFonts w:ascii="Arial" w:hAnsi="Arial" w:cs="Arial"/>
          <w:sz w:val="20"/>
          <w:szCs w:val="20"/>
          <w:lang w:val="en-GB"/>
        </w:rPr>
        <w:t> </w:t>
      </w:r>
    </w:p>
    <w:p w14:paraId="311C2AD8" w14:textId="77777777" w:rsidR="00836677" w:rsidRPr="00C35B57" w:rsidRDefault="00836677" w:rsidP="00FD3D03">
      <w:pPr>
        <w:pStyle w:val="paragraph"/>
        <w:spacing w:before="0" w:beforeAutospacing="0" w:after="0" w:afterAutospacing="0"/>
        <w:jc w:val="both"/>
        <w:textAlignment w:val="baseline"/>
        <w:rPr>
          <w:rFonts w:ascii="Arial" w:hAnsi="Arial" w:cs="Arial"/>
          <w:sz w:val="22"/>
          <w:szCs w:val="22"/>
          <w:lang w:val="en-GB"/>
        </w:rPr>
      </w:pPr>
    </w:p>
    <w:p w14:paraId="4C391A01" w14:textId="257811C8" w:rsidR="00836677" w:rsidRPr="00C35B57" w:rsidRDefault="00EB5472" w:rsidP="00506DAD">
      <w:pPr>
        <w:pStyle w:val="paragraph"/>
        <w:numPr>
          <w:ilvl w:val="0"/>
          <w:numId w:val="9"/>
        </w:numPr>
        <w:tabs>
          <w:tab w:val="clear" w:pos="720"/>
          <w:tab w:val="num" w:pos="-274"/>
        </w:tabs>
        <w:spacing w:before="0" w:beforeAutospacing="0" w:after="0" w:afterAutospacing="0"/>
        <w:ind w:left="806" w:firstLine="0"/>
        <w:jc w:val="both"/>
        <w:textAlignment w:val="baseline"/>
        <w:rPr>
          <w:rStyle w:val="eop"/>
          <w:rFonts w:ascii="Arial" w:hAnsi="Arial" w:cs="Arial"/>
          <w:sz w:val="22"/>
          <w:szCs w:val="22"/>
          <w:lang w:val="en-GB"/>
        </w:rPr>
      </w:pPr>
      <w:r>
        <w:rPr>
          <w:rStyle w:val="normaltextrun"/>
          <w:rFonts w:ascii="Arial" w:hAnsi="Arial" w:cs="Arial"/>
          <w:sz w:val="20"/>
          <w:szCs w:val="20"/>
          <w:lang w:val="en-GB"/>
        </w:rPr>
        <w:t xml:space="preserve">The value </w:t>
      </w:r>
      <w:r w:rsidR="0088387E">
        <w:rPr>
          <w:rStyle w:val="normaltextrun"/>
          <w:rFonts w:ascii="Arial" w:hAnsi="Arial" w:cs="Arial"/>
          <w:sz w:val="20"/>
          <w:szCs w:val="20"/>
          <w:lang w:val="en-GB"/>
        </w:rPr>
        <w:t>should be</w:t>
      </w:r>
      <w:r w:rsidR="00836677" w:rsidRPr="00C35B57">
        <w:rPr>
          <w:rStyle w:val="normaltextrun"/>
          <w:rFonts w:ascii="Arial" w:hAnsi="Arial" w:cs="Arial"/>
          <w:sz w:val="20"/>
          <w:szCs w:val="20"/>
          <w:lang w:val="en-GB"/>
        </w:rPr>
        <w:t xml:space="preserve"> issued by a central authority to ensure its uniqueness.</w:t>
      </w:r>
      <w:r w:rsidR="00836677" w:rsidRPr="00C35B57">
        <w:rPr>
          <w:rStyle w:val="eop"/>
          <w:rFonts w:ascii="Arial" w:hAnsi="Arial" w:cs="Arial"/>
          <w:sz w:val="20"/>
          <w:szCs w:val="20"/>
          <w:lang w:val="en-GB"/>
        </w:rPr>
        <w:t> </w:t>
      </w:r>
    </w:p>
    <w:p w14:paraId="02DCBC88" w14:textId="77777777" w:rsidR="00836677" w:rsidRPr="00C35B57" w:rsidRDefault="00836677" w:rsidP="00262FDF">
      <w:pPr>
        <w:pStyle w:val="paragraph"/>
        <w:spacing w:before="0" w:beforeAutospacing="0" w:after="0" w:afterAutospacing="0"/>
        <w:jc w:val="both"/>
        <w:textAlignment w:val="baseline"/>
        <w:rPr>
          <w:rFonts w:ascii="Arial" w:hAnsi="Arial" w:cs="Arial"/>
          <w:sz w:val="22"/>
          <w:szCs w:val="22"/>
          <w:lang w:val="en-GB"/>
        </w:rPr>
      </w:pPr>
    </w:p>
    <w:p w14:paraId="0F6B3E96" w14:textId="6397271C" w:rsidR="00836677" w:rsidRPr="00C35B57" w:rsidRDefault="00BC1C21" w:rsidP="003E6B39">
      <w:pPr>
        <w:pStyle w:val="paragraph"/>
        <w:spacing w:before="0" w:beforeAutospacing="0" w:after="0" w:afterAutospacing="0"/>
        <w:ind w:left="480"/>
        <w:jc w:val="both"/>
        <w:textAlignment w:val="baseline"/>
        <w:rPr>
          <w:rStyle w:val="eop"/>
          <w:rFonts w:ascii="Arial" w:hAnsi="Arial" w:cs="Arial"/>
          <w:sz w:val="22"/>
          <w:szCs w:val="22"/>
          <w:lang w:val="en-GB"/>
        </w:rPr>
      </w:pPr>
      <w:proofErr w:type="spellStart"/>
      <w:r>
        <w:rPr>
          <w:rStyle w:val="normaltextrun"/>
          <w:rFonts w:ascii="Arial" w:hAnsi="Arial" w:cs="Arial"/>
          <w:b/>
          <w:bCs/>
          <w:sz w:val="20"/>
          <w:szCs w:val="20"/>
          <w:lang w:val="en-GB"/>
        </w:rPr>
        <w:t>v</w:t>
      </w:r>
      <w:r w:rsidR="00836677" w:rsidRPr="00C35B57">
        <w:rPr>
          <w:rStyle w:val="normaltextrun"/>
          <w:rFonts w:ascii="Arial" w:hAnsi="Arial" w:cs="Arial"/>
          <w:b/>
          <w:bCs/>
          <w:sz w:val="20"/>
          <w:szCs w:val="20"/>
          <w:lang w:val="en-GB"/>
        </w:rPr>
        <w:t>alueType</w:t>
      </w:r>
      <w:proofErr w:type="spellEnd"/>
      <w:r w:rsidR="00836677" w:rsidRPr="00C35B57">
        <w:rPr>
          <w:rStyle w:val="normaltextrun"/>
          <w:rFonts w:ascii="Arial" w:hAnsi="Arial" w:cs="Arial"/>
          <w:b/>
          <w:bCs/>
          <w:sz w:val="20"/>
          <w:szCs w:val="20"/>
          <w:lang w:val="en-GB"/>
        </w:rPr>
        <w:t>:</w:t>
      </w:r>
      <w:r w:rsidR="00836677" w:rsidRPr="00C35B57">
        <w:rPr>
          <w:rStyle w:val="normaltextrun"/>
          <w:rFonts w:ascii="Arial" w:hAnsi="Arial" w:cs="Arial"/>
          <w:sz w:val="20"/>
          <w:szCs w:val="20"/>
          <w:lang w:val="en-GB"/>
        </w:rPr>
        <w:t xml:space="preserve"> </w:t>
      </w:r>
      <w:r w:rsidR="00262FDF">
        <w:rPr>
          <w:rStyle w:val="normaltextrun"/>
          <w:rFonts w:ascii="Arial" w:hAnsi="Arial" w:cs="Arial"/>
          <w:sz w:val="20"/>
          <w:szCs w:val="20"/>
          <w:lang w:val="en-GB"/>
        </w:rPr>
        <w:t xml:space="preserve">Required. </w:t>
      </w:r>
      <w:r w:rsidR="00836677" w:rsidRPr="00C35B57">
        <w:rPr>
          <w:rStyle w:val="normaltextrun"/>
          <w:rFonts w:ascii="Arial" w:hAnsi="Arial" w:cs="Arial"/>
          <w:sz w:val="20"/>
          <w:szCs w:val="20"/>
          <w:lang w:val="en-GB"/>
        </w:rPr>
        <w:t xml:space="preserve">Describes the expected data type for the </w:t>
      </w:r>
      <w:r w:rsidR="00880040">
        <w:rPr>
          <w:rStyle w:val="normaltextrun"/>
          <w:rFonts w:ascii="Arial" w:hAnsi="Arial" w:cs="Arial"/>
          <w:sz w:val="20"/>
          <w:szCs w:val="20"/>
          <w:lang w:val="en-GB"/>
        </w:rPr>
        <w:t>“</w:t>
      </w:r>
      <w:r w:rsidR="00836677" w:rsidRPr="00C35B57">
        <w:rPr>
          <w:rStyle w:val="normaltextrun"/>
          <w:rFonts w:ascii="Arial" w:hAnsi="Arial" w:cs="Arial"/>
          <w:sz w:val="20"/>
          <w:szCs w:val="20"/>
          <w:lang w:val="en-GB"/>
        </w:rPr>
        <w:t>value</w:t>
      </w:r>
      <w:r w:rsidR="00880040">
        <w:rPr>
          <w:rStyle w:val="normaltextrun"/>
          <w:rFonts w:ascii="Arial" w:hAnsi="Arial" w:cs="Arial"/>
          <w:sz w:val="20"/>
          <w:szCs w:val="20"/>
          <w:lang w:val="en-GB"/>
        </w:rPr>
        <w:t>”</w:t>
      </w:r>
      <w:r w:rsidR="00836677" w:rsidRPr="00C35B57">
        <w:rPr>
          <w:rStyle w:val="normaltextrun"/>
          <w:rFonts w:ascii="Arial" w:hAnsi="Arial" w:cs="Arial"/>
          <w:sz w:val="20"/>
          <w:szCs w:val="20"/>
          <w:lang w:val="en-GB"/>
        </w:rPr>
        <w:t xml:space="preserve"> of a </w:t>
      </w:r>
      <w:proofErr w:type="spellStart"/>
      <w:r w:rsidR="00836677" w:rsidRPr="00C35B57">
        <w:rPr>
          <w:rStyle w:val="normaltextrun"/>
          <w:rFonts w:ascii="Arial" w:hAnsi="Arial" w:cs="Arial"/>
          <w:sz w:val="20"/>
          <w:szCs w:val="20"/>
          <w:lang w:val="en-GB"/>
        </w:rPr>
        <w:t>ContextItem</w:t>
      </w:r>
      <w:proofErr w:type="spellEnd"/>
      <w:r w:rsidR="00836677" w:rsidRPr="00C35B57">
        <w:rPr>
          <w:rStyle w:val="normaltextrun"/>
          <w:rFonts w:ascii="Arial" w:hAnsi="Arial" w:cs="Arial"/>
          <w:sz w:val="20"/>
          <w:szCs w:val="20"/>
          <w:lang w:val="en-GB"/>
        </w:rPr>
        <w:t>. It is expressed as an enumeration with the values of B</w:t>
      </w:r>
      <w:r w:rsidR="00FC5A49">
        <w:rPr>
          <w:rStyle w:val="normaltextrun"/>
          <w:rFonts w:ascii="Arial" w:hAnsi="Arial" w:cs="Arial"/>
          <w:sz w:val="20"/>
          <w:szCs w:val="20"/>
          <w:lang w:val="en-GB"/>
        </w:rPr>
        <w:t>OOL</w:t>
      </w:r>
      <w:r w:rsidR="00836677" w:rsidRPr="00C35B57">
        <w:rPr>
          <w:rStyle w:val="normaltextrun"/>
          <w:rFonts w:ascii="Arial" w:hAnsi="Arial" w:cs="Arial"/>
          <w:sz w:val="20"/>
          <w:szCs w:val="20"/>
          <w:lang w:val="en-GB"/>
        </w:rPr>
        <w:t xml:space="preserve">, </w:t>
      </w:r>
      <w:r w:rsidR="00FC5A49">
        <w:rPr>
          <w:rStyle w:val="normaltextrun"/>
          <w:rFonts w:ascii="Arial" w:hAnsi="Arial" w:cs="Arial"/>
          <w:sz w:val="20"/>
          <w:szCs w:val="20"/>
          <w:lang w:val="en-GB"/>
        </w:rPr>
        <w:t>STRING</w:t>
      </w:r>
      <w:r w:rsidR="00836677" w:rsidRPr="00C35B57">
        <w:rPr>
          <w:rStyle w:val="normaltextrun"/>
          <w:rFonts w:ascii="Arial" w:hAnsi="Arial" w:cs="Arial"/>
          <w:sz w:val="20"/>
          <w:szCs w:val="20"/>
          <w:lang w:val="en-GB"/>
        </w:rPr>
        <w:t>, D</w:t>
      </w:r>
      <w:r w:rsidR="00FC5A49">
        <w:rPr>
          <w:rStyle w:val="normaltextrun"/>
          <w:rFonts w:ascii="Arial" w:hAnsi="Arial" w:cs="Arial"/>
          <w:sz w:val="20"/>
          <w:szCs w:val="20"/>
          <w:lang w:val="en-GB"/>
        </w:rPr>
        <w:t>OUBLE</w:t>
      </w:r>
      <w:r w:rsidR="00836677" w:rsidRPr="00C35B57">
        <w:rPr>
          <w:rStyle w:val="normaltextrun"/>
          <w:rFonts w:ascii="Arial" w:hAnsi="Arial" w:cs="Arial"/>
          <w:sz w:val="20"/>
          <w:szCs w:val="20"/>
          <w:lang w:val="en-GB"/>
        </w:rPr>
        <w:t xml:space="preserve">, </w:t>
      </w:r>
      <w:r w:rsidR="00FC5A49">
        <w:rPr>
          <w:rStyle w:val="normaltextrun"/>
          <w:rFonts w:ascii="Arial" w:hAnsi="Arial" w:cs="Arial"/>
          <w:sz w:val="20"/>
          <w:szCs w:val="20"/>
          <w:lang w:val="en-GB"/>
        </w:rPr>
        <w:t>INTEGR</w:t>
      </w:r>
      <w:r w:rsidR="00836677" w:rsidRPr="00C35B57">
        <w:rPr>
          <w:rStyle w:val="normaltextrun"/>
          <w:rFonts w:ascii="Arial" w:hAnsi="Arial" w:cs="Arial"/>
          <w:sz w:val="20"/>
          <w:szCs w:val="20"/>
          <w:lang w:val="en-GB"/>
        </w:rPr>
        <w:t>, D</w:t>
      </w:r>
      <w:r w:rsidR="00FC5A49">
        <w:rPr>
          <w:rStyle w:val="normaltextrun"/>
          <w:rFonts w:ascii="Arial" w:hAnsi="Arial" w:cs="Arial"/>
          <w:sz w:val="20"/>
          <w:szCs w:val="20"/>
          <w:lang w:val="en-GB"/>
        </w:rPr>
        <w:t>ATETIME</w:t>
      </w:r>
      <w:r w:rsidR="00836677" w:rsidRPr="00C35B57">
        <w:rPr>
          <w:rStyle w:val="normaltextrun"/>
          <w:rFonts w:ascii="Arial" w:hAnsi="Arial" w:cs="Arial"/>
          <w:sz w:val="20"/>
          <w:szCs w:val="20"/>
          <w:lang w:val="en-GB"/>
        </w:rPr>
        <w:t xml:space="preserve">, </w:t>
      </w:r>
      <w:r w:rsidR="00FC5A49">
        <w:rPr>
          <w:rStyle w:val="normaltextrun"/>
          <w:rFonts w:ascii="Arial" w:hAnsi="Arial" w:cs="Arial"/>
          <w:sz w:val="20"/>
          <w:szCs w:val="20"/>
          <w:lang w:val="en-GB"/>
        </w:rPr>
        <w:t>ENUM</w:t>
      </w:r>
      <w:r w:rsidR="00836677" w:rsidRPr="00C35B57">
        <w:rPr>
          <w:rStyle w:val="normaltextrun"/>
          <w:rFonts w:ascii="Arial" w:hAnsi="Arial" w:cs="Arial"/>
          <w:sz w:val="20"/>
          <w:szCs w:val="20"/>
          <w:lang w:val="en-GB"/>
        </w:rPr>
        <w:t xml:space="preserve">, and </w:t>
      </w:r>
      <w:r w:rsidR="00FC5A49">
        <w:rPr>
          <w:rStyle w:val="normaltextrun"/>
          <w:rFonts w:ascii="Arial" w:hAnsi="Arial" w:cs="Arial"/>
          <w:sz w:val="20"/>
          <w:szCs w:val="20"/>
          <w:lang w:val="en-GB"/>
        </w:rPr>
        <w:t>NESTED</w:t>
      </w:r>
      <w:r w:rsidR="00836677" w:rsidRPr="00C35B57">
        <w:rPr>
          <w:rStyle w:val="normaltextrun"/>
          <w:rFonts w:ascii="Arial" w:hAnsi="Arial" w:cs="Arial"/>
          <w:sz w:val="20"/>
          <w:szCs w:val="20"/>
          <w:lang w:val="en-GB"/>
        </w:rPr>
        <w:t>.</w:t>
      </w:r>
      <w:r w:rsidR="00836677" w:rsidRPr="00C35B57">
        <w:rPr>
          <w:rStyle w:val="eop"/>
          <w:rFonts w:ascii="Arial" w:hAnsi="Arial" w:cs="Arial"/>
          <w:sz w:val="20"/>
          <w:szCs w:val="20"/>
          <w:lang w:val="en-GB"/>
        </w:rPr>
        <w:t> </w:t>
      </w:r>
    </w:p>
    <w:p w14:paraId="56E80B10" w14:textId="77777777" w:rsidR="00836677" w:rsidRPr="00C35B57" w:rsidRDefault="00836677" w:rsidP="00836677">
      <w:pPr>
        <w:pStyle w:val="paragraph"/>
        <w:spacing w:before="0" w:beforeAutospacing="0" w:after="0" w:afterAutospacing="0"/>
        <w:jc w:val="both"/>
        <w:textAlignment w:val="baseline"/>
        <w:rPr>
          <w:rFonts w:ascii="Arial" w:hAnsi="Arial" w:cs="Arial"/>
          <w:sz w:val="22"/>
          <w:szCs w:val="22"/>
          <w:lang w:val="en-GB"/>
        </w:rPr>
      </w:pPr>
    </w:p>
    <w:p w14:paraId="204CAEF3" w14:textId="7662B623" w:rsidR="00836677" w:rsidRPr="00C35B57" w:rsidRDefault="00836677" w:rsidP="00506DAD">
      <w:pPr>
        <w:pStyle w:val="paragraph"/>
        <w:numPr>
          <w:ilvl w:val="0"/>
          <w:numId w:val="9"/>
        </w:numPr>
        <w:tabs>
          <w:tab w:val="clear" w:pos="720"/>
          <w:tab w:val="num" w:pos="-274"/>
        </w:tabs>
        <w:spacing w:before="0" w:beforeAutospacing="0" w:after="0" w:afterAutospacing="0"/>
        <w:ind w:left="806" w:firstLine="0"/>
        <w:jc w:val="both"/>
        <w:textAlignment w:val="baseline"/>
        <w:rPr>
          <w:rStyle w:val="eop"/>
          <w:rFonts w:ascii="Arial" w:hAnsi="Arial" w:cs="Arial"/>
          <w:sz w:val="22"/>
          <w:szCs w:val="22"/>
          <w:lang w:val="en-GB"/>
        </w:rPr>
      </w:pPr>
      <w:r w:rsidRPr="00C35B57">
        <w:rPr>
          <w:rStyle w:val="normaltextrun"/>
          <w:rFonts w:ascii="Arial" w:hAnsi="Arial" w:cs="Arial"/>
          <w:sz w:val="20"/>
          <w:szCs w:val="20"/>
          <w:lang w:val="en-GB"/>
        </w:rPr>
        <w:t>The first five data types (</w:t>
      </w:r>
      <w:r w:rsidR="00FC5A49">
        <w:rPr>
          <w:rStyle w:val="normaltextrun"/>
          <w:rFonts w:ascii="Arial" w:hAnsi="Arial" w:cs="Arial"/>
          <w:sz w:val="20"/>
          <w:szCs w:val="20"/>
          <w:lang w:val="en-GB"/>
        </w:rPr>
        <w:t>BOOL</w:t>
      </w:r>
      <w:r w:rsidRPr="00C35B57">
        <w:rPr>
          <w:rStyle w:val="normaltextrun"/>
          <w:rFonts w:ascii="Arial" w:hAnsi="Arial" w:cs="Arial"/>
          <w:sz w:val="20"/>
          <w:szCs w:val="20"/>
          <w:lang w:val="en-GB"/>
        </w:rPr>
        <w:t xml:space="preserve">, </w:t>
      </w:r>
      <w:r w:rsidR="00FC5A49">
        <w:rPr>
          <w:rStyle w:val="normaltextrun"/>
          <w:rFonts w:ascii="Arial" w:hAnsi="Arial" w:cs="Arial"/>
          <w:sz w:val="20"/>
          <w:szCs w:val="20"/>
          <w:lang w:val="en-GB"/>
        </w:rPr>
        <w:t>STRING</w:t>
      </w:r>
      <w:r w:rsidRPr="00C35B57">
        <w:rPr>
          <w:rStyle w:val="normaltextrun"/>
          <w:rFonts w:ascii="Arial" w:hAnsi="Arial" w:cs="Arial"/>
          <w:sz w:val="20"/>
          <w:szCs w:val="20"/>
          <w:lang w:val="en-GB"/>
        </w:rPr>
        <w:t xml:space="preserve">, </w:t>
      </w:r>
      <w:r w:rsidR="00FC5A49">
        <w:rPr>
          <w:rStyle w:val="normaltextrun"/>
          <w:rFonts w:ascii="Arial" w:hAnsi="Arial" w:cs="Arial"/>
          <w:sz w:val="20"/>
          <w:szCs w:val="20"/>
          <w:lang w:val="en-GB"/>
        </w:rPr>
        <w:t>DOUBLE</w:t>
      </w:r>
      <w:r w:rsidRPr="00C35B57">
        <w:rPr>
          <w:rStyle w:val="normaltextrun"/>
          <w:rFonts w:ascii="Arial" w:hAnsi="Arial" w:cs="Arial"/>
          <w:sz w:val="20"/>
          <w:szCs w:val="20"/>
          <w:lang w:val="en-GB"/>
        </w:rPr>
        <w:t>, I</w:t>
      </w:r>
      <w:r w:rsidR="00FC5A49">
        <w:rPr>
          <w:rStyle w:val="normaltextrun"/>
          <w:rFonts w:ascii="Arial" w:hAnsi="Arial" w:cs="Arial"/>
          <w:sz w:val="20"/>
          <w:szCs w:val="20"/>
          <w:lang w:val="en-GB"/>
        </w:rPr>
        <w:t>NTEGER</w:t>
      </w:r>
      <w:r w:rsidRPr="00C35B57">
        <w:rPr>
          <w:rStyle w:val="normaltextrun"/>
          <w:rFonts w:ascii="Arial" w:hAnsi="Arial" w:cs="Arial"/>
          <w:sz w:val="20"/>
          <w:szCs w:val="20"/>
          <w:lang w:val="en-GB"/>
        </w:rPr>
        <w:t xml:space="preserve">, </w:t>
      </w:r>
      <w:r w:rsidR="00FC5A49">
        <w:rPr>
          <w:rStyle w:val="normaltextrun"/>
          <w:rFonts w:ascii="Arial" w:hAnsi="Arial" w:cs="Arial"/>
          <w:sz w:val="20"/>
          <w:szCs w:val="20"/>
          <w:lang w:val="en-GB"/>
        </w:rPr>
        <w:t>DATETIME</w:t>
      </w:r>
      <w:r w:rsidRPr="00C35B57">
        <w:rPr>
          <w:rStyle w:val="normaltextrun"/>
          <w:rFonts w:ascii="Arial" w:hAnsi="Arial" w:cs="Arial"/>
          <w:sz w:val="20"/>
          <w:szCs w:val="20"/>
          <w:lang w:val="en-GB"/>
        </w:rPr>
        <w:t>) can be represented as a string and then parsed back to their original form.</w:t>
      </w:r>
      <w:r w:rsidRPr="00C35B57">
        <w:rPr>
          <w:rStyle w:val="eop"/>
          <w:rFonts w:ascii="Arial" w:hAnsi="Arial" w:cs="Arial"/>
          <w:sz w:val="20"/>
          <w:szCs w:val="20"/>
          <w:lang w:val="en-GB"/>
        </w:rPr>
        <w:t> </w:t>
      </w:r>
    </w:p>
    <w:p w14:paraId="7F59E3E0" w14:textId="77777777" w:rsidR="00836677" w:rsidRPr="00C35B57" w:rsidRDefault="00836677" w:rsidP="00836677">
      <w:pPr>
        <w:pStyle w:val="paragraph"/>
        <w:spacing w:before="0" w:beforeAutospacing="0" w:after="0" w:afterAutospacing="0"/>
        <w:ind w:left="1800"/>
        <w:jc w:val="both"/>
        <w:textAlignment w:val="baseline"/>
        <w:rPr>
          <w:rFonts w:ascii="Arial" w:hAnsi="Arial" w:cs="Arial"/>
          <w:sz w:val="22"/>
          <w:szCs w:val="22"/>
          <w:lang w:val="en-GB"/>
        </w:rPr>
      </w:pPr>
    </w:p>
    <w:p w14:paraId="38E06B6E" w14:textId="1776B8EF" w:rsidR="00836677" w:rsidRPr="00C35B57" w:rsidRDefault="00836677" w:rsidP="00506DAD">
      <w:pPr>
        <w:pStyle w:val="paragraph"/>
        <w:numPr>
          <w:ilvl w:val="0"/>
          <w:numId w:val="9"/>
        </w:numPr>
        <w:tabs>
          <w:tab w:val="clear" w:pos="720"/>
          <w:tab w:val="num" w:pos="-274"/>
        </w:tabs>
        <w:spacing w:before="0" w:beforeAutospacing="0" w:after="0" w:afterAutospacing="0"/>
        <w:ind w:left="806" w:firstLine="0"/>
        <w:jc w:val="both"/>
        <w:textAlignment w:val="baseline"/>
        <w:rPr>
          <w:rStyle w:val="eop"/>
          <w:rFonts w:ascii="Arial" w:hAnsi="Arial" w:cs="Arial"/>
          <w:sz w:val="22"/>
          <w:szCs w:val="22"/>
          <w:lang w:val="en-GB"/>
        </w:rPr>
      </w:pPr>
      <w:r w:rsidRPr="00C35B57">
        <w:rPr>
          <w:rStyle w:val="normaltextrun"/>
          <w:rFonts w:ascii="Arial" w:hAnsi="Arial" w:cs="Arial"/>
          <w:sz w:val="20"/>
          <w:szCs w:val="20"/>
          <w:lang w:val="en-GB"/>
        </w:rPr>
        <w:t xml:space="preserve">The </w:t>
      </w:r>
      <w:r w:rsidR="00880040">
        <w:rPr>
          <w:rStyle w:val="normaltextrun"/>
          <w:rFonts w:ascii="Arial" w:hAnsi="Arial" w:cs="Arial"/>
          <w:sz w:val="20"/>
          <w:szCs w:val="20"/>
          <w:lang w:val="en-GB"/>
        </w:rPr>
        <w:t>“</w:t>
      </w:r>
      <w:r w:rsidR="00FC5A49">
        <w:rPr>
          <w:rStyle w:val="normaltextrun"/>
          <w:rFonts w:ascii="Arial" w:hAnsi="Arial" w:cs="Arial"/>
          <w:sz w:val="20"/>
          <w:szCs w:val="20"/>
          <w:lang w:val="en-GB"/>
        </w:rPr>
        <w:t>ENUM</w:t>
      </w:r>
      <w:r w:rsidR="00880040">
        <w:rPr>
          <w:rStyle w:val="normaltextrun"/>
          <w:rFonts w:ascii="Arial" w:hAnsi="Arial" w:cs="Arial"/>
          <w:sz w:val="20"/>
          <w:szCs w:val="20"/>
          <w:lang w:val="en-GB"/>
        </w:rPr>
        <w:t>”</w:t>
      </w:r>
      <w:r w:rsidRPr="00C35B57">
        <w:rPr>
          <w:rStyle w:val="normaltextrun"/>
          <w:rFonts w:ascii="Arial" w:hAnsi="Arial" w:cs="Arial"/>
          <w:sz w:val="20"/>
          <w:szCs w:val="20"/>
          <w:lang w:val="en-GB"/>
        </w:rPr>
        <w:t xml:space="preserve"> data type indicates that this ContextItemDefinition is an encoded enumerated list. The items in the list are </w:t>
      </w:r>
      <w:proofErr w:type="spellStart"/>
      <w:r w:rsidRPr="00C35B57">
        <w:rPr>
          <w:rStyle w:val="normaltextrun"/>
          <w:rFonts w:ascii="Arial" w:hAnsi="Arial" w:cs="Arial"/>
          <w:sz w:val="20"/>
          <w:szCs w:val="20"/>
          <w:lang w:val="en-GB"/>
        </w:rPr>
        <w:t>ContextItemEnumItem</w:t>
      </w:r>
      <w:proofErr w:type="spellEnd"/>
      <w:r w:rsidRPr="00C35B57">
        <w:rPr>
          <w:rStyle w:val="normaltextrun"/>
          <w:rFonts w:ascii="Arial" w:hAnsi="Arial" w:cs="Arial"/>
          <w:sz w:val="20"/>
          <w:szCs w:val="20"/>
          <w:lang w:val="en-GB"/>
        </w:rPr>
        <w:t xml:space="preserve"> objects and are included by value in the </w:t>
      </w:r>
      <w:proofErr w:type="spellStart"/>
      <w:r w:rsidRPr="00C35B57">
        <w:rPr>
          <w:rStyle w:val="normaltextrun"/>
          <w:rFonts w:ascii="Arial" w:hAnsi="Arial" w:cs="Arial"/>
          <w:sz w:val="20"/>
          <w:szCs w:val="20"/>
          <w:lang w:val="en-GB"/>
        </w:rPr>
        <w:t>EnumItems</w:t>
      </w:r>
      <w:proofErr w:type="spellEnd"/>
      <w:r w:rsidRPr="00C35B57">
        <w:rPr>
          <w:rStyle w:val="normaltextrun"/>
          <w:rFonts w:ascii="Arial" w:hAnsi="Arial" w:cs="Arial"/>
          <w:sz w:val="20"/>
          <w:szCs w:val="20"/>
          <w:lang w:val="en-GB"/>
        </w:rPr>
        <w:t xml:space="preserve"> collection property. When creating a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 xml:space="preserve"> using an </w:t>
      </w:r>
      <w:r w:rsidR="00880040">
        <w:rPr>
          <w:rStyle w:val="normaltextrun"/>
          <w:rFonts w:ascii="Arial" w:hAnsi="Arial" w:cs="Arial"/>
          <w:sz w:val="20"/>
          <w:szCs w:val="20"/>
          <w:lang w:val="en-GB"/>
        </w:rPr>
        <w:t>“</w:t>
      </w:r>
      <w:r w:rsidRPr="00C35B57">
        <w:rPr>
          <w:rStyle w:val="normaltextrun"/>
          <w:rFonts w:ascii="Arial" w:hAnsi="Arial" w:cs="Arial"/>
          <w:sz w:val="20"/>
          <w:szCs w:val="20"/>
          <w:lang w:val="en-GB"/>
        </w:rPr>
        <w:t>Enum</w:t>
      </w:r>
      <w:r w:rsidR="00880040">
        <w:rPr>
          <w:rStyle w:val="normaltextrun"/>
          <w:rFonts w:ascii="Arial" w:hAnsi="Arial" w:cs="Arial"/>
          <w:sz w:val="20"/>
          <w:szCs w:val="20"/>
          <w:lang w:val="en-GB"/>
        </w:rPr>
        <w:t>”</w:t>
      </w:r>
      <w:r w:rsidRPr="00C35B57">
        <w:rPr>
          <w:rStyle w:val="normaltextrun"/>
          <w:rFonts w:ascii="Arial" w:hAnsi="Arial" w:cs="Arial"/>
          <w:sz w:val="20"/>
          <w:szCs w:val="20"/>
          <w:lang w:val="en-GB"/>
        </w:rPr>
        <w:t xml:space="preserve"> type </w:t>
      </w:r>
      <w:proofErr w:type="spellStart"/>
      <w:r w:rsidRPr="00C35B57">
        <w:rPr>
          <w:rStyle w:val="normaltextrun"/>
          <w:rFonts w:ascii="Arial" w:hAnsi="Arial" w:cs="Arial"/>
          <w:sz w:val="20"/>
          <w:szCs w:val="20"/>
          <w:lang w:val="en-GB"/>
        </w:rPr>
        <w:t>ContextItemDefinition</w:t>
      </w:r>
      <w:proofErr w:type="spellEnd"/>
      <w:r w:rsidRPr="00C35B57">
        <w:rPr>
          <w:rStyle w:val="normaltextrun"/>
          <w:rFonts w:ascii="Arial" w:hAnsi="Arial" w:cs="Arial"/>
          <w:sz w:val="20"/>
          <w:szCs w:val="20"/>
          <w:lang w:val="en-GB"/>
        </w:rPr>
        <w:t xml:space="preserve">, the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 xml:space="preserve"> Value property corresponds to the Value property of the selected </w:t>
      </w:r>
      <w:proofErr w:type="spellStart"/>
      <w:r w:rsidRPr="00C35B57">
        <w:rPr>
          <w:rStyle w:val="normaltextrun"/>
          <w:rFonts w:ascii="Arial" w:hAnsi="Arial" w:cs="Arial"/>
          <w:sz w:val="20"/>
          <w:szCs w:val="20"/>
          <w:lang w:val="en-GB"/>
        </w:rPr>
        <w:t>ContextItemEnumItem</w:t>
      </w:r>
      <w:proofErr w:type="spellEnd"/>
      <w:r w:rsidRPr="00C35B57">
        <w:rPr>
          <w:rStyle w:val="normaltextrun"/>
          <w:rFonts w:ascii="Arial" w:hAnsi="Arial" w:cs="Arial"/>
          <w:sz w:val="20"/>
          <w:szCs w:val="20"/>
          <w:lang w:val="en-GB"/>
        </w:rPr>
        <w:t>.</w:t>
      </w:r>
      <w:r w:rsidRPr="00C35B57">
        <w:rPr>
          <w:rStyle w:val="eop"/>
          <w:rFonts w:ascii="Arial" w:hAnsi="Arial" w:cs="Arial"/>
          <w:sz w:val="20"/>
          <w:szCs w:val="20"/>
          <w:lang w:val="en-GB"/>
        </w:rPr>
        <w:t> </w:t>
      </w:r>
    </w:p>
    <w:p w14:paraId="1A147AA8" w14:textId="77777777" w:rsidR="00836677" w:rsidRPr="00C35B57" w:rsidRDefault="00836677" w:rsidP="00836677">
      <w:pPr>
        <w:pStyle w:val="paragraph"/>
        <w:spacing w:before="0" w:beforeAutospacing="0" w:after="0" w:afterAutospacing="0"/>
        <w:jc w:val="both"/>
        <w:textAlignment w:val="baseline"/>
        <w:rPr>
          <w:rFonts w:ascii="Arial" w:hAnsi="Arial" w:cs="Arial"/>
          <w:sz w:val="22"/>
          <w:szCs w:val="22"/>
          <w:lang w:val="en-GB"/>
        </w:rPr>
      </w:pPr>
    </w:p>
    <w:p w14:paraId="14863BEC" w14:textId="22360B4F" w:rsidR="00836677" w:rsidRPr="00C35B57" w:rsidRDefault="00836677" w:rsidP="00506DAD">
      <w:pPr>
        <w:pStyle w:val="paragraph"/>
        <w:numPr>
          <w:ilvl w:val="0"/>
          <w:numId w:val="9"/>
        </w:numPr>
        <w:tabs>
          <w:tab w:val="clear" w:pos="720"/>
          <w:tab w:val="num" w:pos="-274"/>
        </w:tabs>
        <w:spacing w:before="0" w:beforeAutospacing="0" w:after="0" w:afterAutospacing="0"/>
        <w:ind w:left="806" w:firstLine="0"/>
        <w:jc w:val="both"/>
        <w:textAlignment w:val="baseline"/>
        <w:rPr>
          <w:rStyle w:val="eop"/>
          <w:rFonts w:ascii="Arial" w:hAnsi="Arial" w:cs="Arial"/>
          <w:sz w:val="22"/>
          <w:szCs w:val="22"/>
          <w:lang w:val="en-GB"/>
        </w:rPr>
      </w:pPr>
      <w:r w:rsidRPr="00C35B57">
        <w:rPr>
          <w:rStyle w:val="normaltextrun"/>
          <w:rFonts w:ascii="Arial" w:hAnsi="Arial" w:cs="Arial"/>
          <w:sz w:val="20"/>
          <w:szCs w:val="20"/>
          <w:lang w:val="en-GB"/>
        </w:rPr>
        <w:t xml:space="preserve">The </w:t>
      </w:r>
      <w:r w:rsidR="00880040">
        <w:rPr>
          <w:rStyle w:val="normaltextrun"/>
          <w:rFonts w:ascii="Arial" w:hAnsi="Arial" w:cs="Arial"/>
          <w:sz w:val="20"/>
          <w:szCs w:val="20"/>
          <w:lang w:val="en-GB"/>
        </w:rPr>
        <w:t>“</w:t>
      </w:r>
      <w:r w:rsidRPr="00C35B57">
        <w:rPr>
          <w:rStyle w:val="normaltextrun"/>
          <w:rFonts w:ascii="Arial" w:hAnsi="Arial" w:cs="Arial"/>
          <w:sz w:val="20"/>
          <w:szCs w:val="20"/>
          <w:lang w:val="en-GB"/>
        </w:rPr>
        <w:t>N</w:t>
      </w:r>
      <w:r w:rsidR="00FC5A49">
        <w:rPr>
          <w:rStyle w:val="normaltextrun"/>
          <w:rFonts w:ascii="Arial" w:hAnsi="Arial" w:cs="Arial"/>
          <w:sz w:val="20"/>
          <w:szCs w:val="20"/>
          <w:lang w:val="en-GB"/>
        </w:rPr>
        <w:t>ESTED</w:t>
      </w:r>
      <w:r w:rsidR="00880040">
        <w:rPr>
          <w:rStyle w:val="normaltextrun"/>
          <w:rFonts w:ascii="Arial" w:hAnsi="Arial" w:cs="Arial"/>
          <w:sz w:val="20"/>
          <w:szCs w:val="20"/>
          <w:lang w:val="en-GB"/>
        </w:rPr>
        <w:t>”</w:t>
      </w:r>
      <w:r w:rsidRPr="00C35B57">
        <w:rPr>
          <w:rStyle w:val="normaltextrun"/>
          <w:rFonts w:ascii="Arial" w:hAnsi="Arial" w:cs="Arial"/>
          <w:sz w:val="20"/>
          <w:szCs w:val="20"/>
          <w:lang w:val="en-GB"/>
        </w:rPr>
        <w:t xml:space="preserve"> data type indicates that this ContextItemDefinition is a container that encapsulates a group of other ContextItemDefinition(s). When creating a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 xml:space="preserve"> using a </w:t>
      </w:r>
      <w:r w:rsidR="00880040">
        <w:rPr>
          <w:rStyle w:val="normaltextrun"/>
          <w:rFonts w:ascii="Arial" w:hAnsi="Arial" w:cs="Arial"/>
          <w:sz w:val="20"/>
          <w:szCs w:val="20"/>
          <w:lang w:val="en-GB"/>
        </w:rPr>
        <w:t>“</w:t>
      </w:r>
      <w:r w:rsidRPr="00C35B57">
        <w:rPr>
          <w:rStyle w:val="normaltextrun"/>
          <w:rFonts w:ascii="Arial" w:hAnsi="Arial" w:cs="Arial"/>
          <w:sz w:val="20"/>
          <w:szCs w:val="20"/>
          <w:lang w:val="en-GB"/>
        </w:rPr>
        <w:t>Nested</w:t>
      </w:r>
      <w:r w:rsidR="00880040">
        <w:rPr>
          <w:rStyle w:val="normaltextrun"/>
          <w:rFonts w:ascii="Arial" w:hAnsi="Arial" w:cs="Arial"/>
          <w:sz w:val="20"/>
          <w:szCs w:val="20"/>
          <w:lang w:val="en-GB"/>
        </w:rPr>
        <w:t>”</w:t>
      </w:r>
      <w:r w:rsidRPr="00C35B57">
        <w:rPr>
          <w:rStyle w:val="normaltextrun"/>
          <w:rFonts w:ascii="Arial" w:hAnsi="Arial" w:cs="Arial"/>
          <w:sz w:val="20"/>
          <w:szCs w:val="20"/>
          <w:lang w:val="en-GB"/>
        </w:rPr>
        <w:t xml:space="preserve"> type </w:t>
      </w:r>
      <w:proofErr w:type="spellStart"/>
      <w:r w:rsidRPr="00C35B57">
        <w:rPr>
          <w:rStyle w:val="normaltextrun"/>
          <w:rFonts w:ascii="Arial" w:hAnsi="Arial" w:cs="Arial"/>
          <w:sz w:val="20"/>
          <w:szCs w:val="20"/>
          <w:lang w:val="en-GB"/>
        </w:rPr>
        <w:t>ContextItemDefinition</w:t>
      </w:r>
      <w:proofErr w:type="spellEnd"/>
      <w:r w:rsidRPr="00C35B57">
        <w:rPr>
          <w:rStyle w:val="normaltextrun"/>
          <w:rFonts w:ascii="Arial" w:hAnsi="Arial" w:cs="Arial"/>
          <w:sz w:val="20"/>
          <w:szCs w:val="20"/>
          <w:lang w:val="en-GB"/>
        </w:rPr>
        <w:t xml:space="preserve">, the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 xml:space="preserve"> Value property is left empty, but its </w:t>
      </w:r>
      <w:proofErr w:type="spellStart"/>
      <w:r w:rsidRPr="00C35B57">
        <w:rPr>
          <w:rStyle w:val="normaltextrun"/>
          <w:rFonts w:ascii="Arial" w:hAnsi="Arial" w:cs="Arial"/>
          <w:sz w:val="20"/>
          <w:szCs w:val="20"/>
          <w:lang w:val="en-GB"/>
        </w:rPr>
        <w:t>NestedItems</w:t>
      </w:r>
      <w:proofErr w:type="spellEnd"/>
      <w:r w:rsidRPr="00C35B57">
        <w:rPr>
          <w:rStyle w:val="normaltextrun"/>
          <w:rFonts w:ascii="Arial" w:hAnsi="Arial" w:cs="Arial"/>
          <w:sz w:val="20"/>
          <w:szCs w:val="20"/>
          <w:lang w:val="en-GB"/>
        </w:rPr>
        <w:t xml:space="preserve"> property contains a collection of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(s).</w:t>
      </w:r>
      <w:r w:rsidRPr="00C35B57">
        <w:rPr>
          <w:rStyle w:val="eop"/>
          <w:rFonts w:ascii="Arial" w:hAnsi="Arial" w:cs="Arial"/>
          <w:sz w:val="20"/>
          <w:szCs w:val="20"/>
          <w:lang w:val="en-GB"/>
        </w:rPr>
        <w:t> </w:t>
      </w:r>
    </w:p>
    <w:p w14:paraId="0B5F4AC0" w14:textId="77777777" w:rsidR="00836677" w:rsidRPr="00C35B57" w:rsidRDefault="00836677" w:rsidP="00836677">
      <w:pPr>
        <w:pStyle w:val="paragraph"/>
        <w:spacing w:before="0" w:beforeAutospacing="0" w:after="0" w:afterAutospacing="0"/>
        <w:jc w:val="both"/>
        <w:textAlignment w:val="baseline"/>
        <w:rPr>
          <w:rFonts w:ascii="Arial" w:hAnsi="Arial" w:cs="Arial"/>
          <w:sz w:val="22"/>
          <w:szCs w:val="22"/>
          <w:lang w:val="en-GB"/>
        </w:rPr>
      </w:pPr>
    </w:p>
    <w:p w14:paraId="7CB581DB" w14:textId="77777777" w:rsidR="00836677" w:rsidRPr="00C63D46" w:rsidRDefault="00836677" w:rsidP="00FC5A49">
      <w:pPr>
        <w:pStyle w:val="paragraph"/>
        <w:numPr>
          <w:ilvl w:val="0"/>
          <w:numId w:val="9"/>
        </w:numPr>
        <w:spacing w:before="0" w:beforeAutospacing="0" w:after="0" w:afterAutospacing="0"/>
        <w:jc w:val="both"/>
        <w:textAlignment w:val="baseline"/>
        <w:rPr>
          <w:rStyle w:val="normaltextrun"/>
          <w:rFonts w:ascii="Arial" w:hAnsi="Arial" w:cs="Arial"/>
          <w:sz w:val="22"/>
          <w:szCs w:val="22"/>
          <w:lang w:val="en-GB"/>
        </w:rPr>
      </w:pPr>
      <w:r w:rsidRPr="00FC5A49">
        <w:rPr>
          <w:rStyle w:val="normaltextrun"/>
          <w:rFonts w:ascii="Arial" w:hAnsi="Arial" w:cs="Arial"/>
          <w:b/>
          <w:bCs/>
          <w:sz w:val="20"/>
          <w:szCs w:val="20"/>
          <w:lang w:val="en-GB"/>
        </w:rPr>
        <w:t>Description</w:t>
      </w:r>
      <w:r w:rsidRPr="00C35B57">
        <w:rPr>
          <w:rStyle w:val="normaltextrun"/>
          <w:rFonts w:ascii="Arial" w:hAnsi="Arial" w:cs="Arial"/>
          <w:sz w:val="20"/>
          <w:szCs w:val="20"/>
          <w:lang w:val="en-GB"/>
        </w:rPr>
        <w:t>: A human-readable name that makes it simple to correctly choose the ContextItemDefinition of interest from a pick list, etc.</w:t>
      </w:r>
    </w:p>
    <w:p w14:paraId="61F75A72" w14:textId="77777777" w:rsidR="00C63D46" w:rsidRPr="00C35B57" w:rsidRDefault="00C63D46" w:rsidP="00C63D46">
      <w:pPr>
        <w:pStyle w:val="paragraph"/>
        <w:numPr>
          <w:ilvl w:val="0"/>
          <w:numId w:val="9"/>
        </w:numPr>
        <w:spacing w:before="240" w:beforeAutospacing="0" w:after="240" w:afterAutospacing="0"/>
        <w:jc w:val="both"/>
        <w:textAlignment w:val="baseline"/>
        <w:rPr>
          <w:rStyle w:val="eop"/>
          <w:rFonts w:ascii="Arial" w:hAnsi="Arial" w:cs="Arial"/>
          <w:sz w:val="22"/>
          <w:szCs w:val="22"/>
          <w:lang w:val="en-GB"/>
        </w:rPr>
      </w:pPr>
      <w:proofErr w:type="spellStart"/>
      <w:r w:rsidRPr="196EF43E">
        <w:rPr>
          <w:rStyle w:val="normaltextrun"/>
          <w:rFonts w:ascii="Arial" w:hAnsi="Arial" w:cs="Arial"/>
          <w:b/>
          <w:bCs/>
          <w:sz w:val="20"/>
          <w:szCs w:val="20"/>
          <w:lang w:val="en-GB"/>
        </w:rPr>
        <w:t>defaultUOM</w:t>
      </w:r>
      <w:proofErr w:type="spellEnd"/>
      <w:r w:rsidRPr="196EF43E">
        <w:rPr>
          <w:rStyle w:val="normaltextrun"/>
          <w:rFonts w:ascii="Arial" w:hAnsi="Arial" w:cs="Arial"/>
          <w:b/>
          <w:bCs/>
          <w:sz w:val="20"/>
          <w:szCs w:val="20"/>
          <w:lang w:val="en-GB"/>
        </w:rPr>
        <w:t>:</w:t>
      </w:r>
      <w:r w:rsidRPr="00C35B57">
        <w:rPr>
          <w:rStyle w:val="normaltextrun"/>
          <w:rFonts w:ascii="Arial" w:hAnsi="Arial" w:cs="Arial"/>
          <w:sz w:val="20"/>
          <w:szCs w:val="20"/>
          <w:lang w:val="en-GB"/>
        </w:rPr>
        <w:t xml:space="preserve"> An optional string describing the expected unit of measure.</w:t>
      </w:r>
      <w:r w:rsidRPr="196EF43E">
        <w:rPr>
          <w:rStyle w:val="eop"/>
          <w:rFonts w:ascii="Arial" w:hAnsi="Arial" w:cs="Arial"/>
          <w:sz w:val="20"/>
          <w:szCs w:val="20"/>
          <w:lang w:val="en-GB"/>
        </w:rPr>
        <w:t xml:space="preserve"> When an instance of </w:t>
      </w:r>
      <w:proofErr w:type="spellStart"/>
      <w:r w:rsidRPr="196EF43E">
        <w:rPr>
          <w:rStyle w:val="eop"/>
          <w:rFonts w:ascii="Arial" w:hAnsi="Arial" w:cs="Arial"/>
          <w:sz w:val="20"/>
          <w:szCs w:val="20"/>
          <w:lang w:val="en-GB"/>
        </w:rPr>
        <w:t>ContextItem</w:t>
      </w:r>
      <w:proofErr w:type="spellEnd"/>
      <w:r w:rsidRPr="196EF43E">
        <w:rPr>
          <w:rStyle w:val="eop"/>
          <w:rFonts w:ascii="Arial" w:hAnsi="Arial" w:cs="Arial"/>
          <w:sz w:val="20"/>
          <w:szCs w:val="20"/>
          <w:lang w:val="en-GB"/>
        </w:rPr>
        <w:t xml:space="preserve"> does not contain a value for </w:t>
      </w:r>
      <w:proofErr w:type="spellStart"/>
      <w:r w:rsidRPr="196EF43E">
        <w:rPr>
          <w:rStyle w:val="eop"/>
          <w:rFonts w:ascii="Arial" w:hAnsi="Arial" w:cs="Arial"/>
          <w:sz w:val="20"/>
          <w:szCs w:val="20"/>
          <w:lang w:val="en-GB"/>
        </w:rPr>
        <w:t>ContextItem.unitOfMeasure</w:t>
      </w:r>
      <w:proofErr w:type="spellEnd"/>
      <w:r w:rsidRPr="196EF43E">
        <w:rPr>
          <w:rStyle w:val="eop"/>
          <w:rFonts w:ascii="Arial" w:hAnsi="Arial" w:cs="Arial"/>
          <w:sz w:val="20"/>
          <w:szCs w:val="20"/>
          <w:lang w:val="en-GB"/>
        </w:rPr>
        <w:t xml:space="preserve">, the </w:t>
      </w:r>
      <w:proofErr w:type="spellStart"/>
      <w:r w:rsidRPr="196EF43E">
        <w:rPr>
          <w:rStyle w:val="eop"/>
          <w:rFonts w:ascii="Arial" w:hAnsi="Arial" w:cs="Arial"/>
          <w:sz w:val="20"/>
          <w:szCs w:val="20"/>
          <w:lang w:val="en-GB"/>
        </w:rPr>
        <w:t>defaultUOM</w:t>
      </w:r>
      <w:proofErr w:type="spellEnd"/>
      <w:r w:rsidRPr="196EF43E">
        <w:rPr>
          <w:rStyle w:val="eop"/>
          <w:rFonts w:ascii="Arial" w:hAnsi="Arial" w:cs="Arial"/>
          <w:sz w:val="20"/>
          <w:szCs w:val="20"/>
          <w:lang w:val="en-GB"/>
        </w:rPr>
        <w:t xml:space="preserve"> property shall be used as the default unit of measure for the </w:t>
      </w:r>
      <w:proofErr w:type="spellStart"/>
      <w:r w:rsidRPr="196EF43E">
        <w:rPr>
          <w:rStyle w:val="eop"/>
          <w:rFonts w:ascii="Arial" w:hAnsi="Arial" w:cs="Arial"/>
          <w:sz w:val="20"/>
          <w:szCs w:val="20"/>
          <w:lang w:val="en-GB"/>
        </w:rPr>
        <w:t>ContextItem.value</w:t>
      </w:r>
      <w:proofErr w:type="spellEnd"/>
      <w:r w:rsidRPr="196EF43E">
        <w:rPr>
          <w:rStyle w:val="eop"/>
          <w:rFonts w:ascii="Arial" w:hAnsi="Arial" w:cs="Arial"/>
          <w:sz w:val="20"/>
          <w:szCs w:val="20"/>
          <w:lang w:val="en-GB"/>
        </w:rPr>
        <w:t xml:space="preserve"> property. The value of </w:t>
      </w:r>
      <w:proofErr w:type="spellStart"/>
      <w:r w:rsidRPr="196EF43E">
        <w:rPr>
          <w:rStyle w:val="eop"/>
          <w:rFonts w:ascii="Arial" w:hAnsi="Arial" w:cs="Arial"/>
          <w:sz w:val="20"/>
          <w:szCs w:val="20"/>
          <w:lang w:val="en-GB"/>
        </w:rPr>
        <w:t>def</w:t>
      </w:r>
      <w:r>
        <w:rPr>
          <w:rStyle w:val="eop"/>
          <w:rFonts w:ascii="Arial" w:hAnsi="Arial" w:cs="Arial"/>
          <w:sz w:val="20"/>
          <w:szCs w:val="20"/>
          <w:lang w:val="en-GB"/>
        </w:rPr>
        <w:t>a</w:t>
      </w:r>
      <w:r w:rsidRPr="196EF43E">
        <w:rPr>
          <w:rStyle w:val="eop"/>
          <w:rFonts w:ascii="Arial" w:hAnsi="Arial" w:cs="Arial"/>
          <w:sz w:val="20"/>
          <w:szCs w:val="20"/>
          <w:lang w:val="en-GB"/>
        </w:rPr>
        <w:t>ultUOM</w:t>
      </w:r>
      <w:proofErr w:type="spellEnd"/>
      <w:r w:rsidRPr="196EF43E">
        <w:rPr>
          <w:rStyle w:val="eop"/>
          <w:rFonts w:ascii="Arial" w:hAnsi="Arial" w:cs="Arial"/>
          <w:sz w:val="20"/>
          <w:szCs w:val="20"/>
          <w:lang w:val="en-GB"/>
        </w:rPr>
        <w:t xml:space="preserve"> shall be a code compliant with the unit of measure authority identified by </w:t>
      </w:r>
      <w:proofErr w:type="spellStart"/>
      <w:r w:rsidRPr="196EF43E">
        <w:rPr>
          <w:rStyle w:val="eop"/>
          <w:rFonts w:ascii="Arial" w:hAnsi="Arial" w:cs="Arial"/>
          <w:sz w:val="20"/>
          <w:szCs w:val="20"/>
          <w:lang w:val="en-GB"/>
        </w:rPr>
        <w:t>UnitOfMeasureAuthority</w:t>
      </w:r>
      <w:proofErr w:type="spellEnd"/>
      <w:r w:rsidRPr="196EF43E">
        <w:rPr>
          <w:rStyle w:val="eop"/>
          <w:rFonts w:ascii="Arial" w:hAnsi="Arial" w:cs="Arial"/>
          <w:sz w:val="20"/>
          <w:szCs w:val="20"/>
          <w:lang w:val="en-GB"/>
        </w:rPr>
        <w:t>.</w:t>
      </w:r>
    </w:p>
    <w:p w14:paraId="6955ADEA" w14:textId="77777777" w:rsidR="00C63D46" w:rsidRPr="0051756A" w:rsidRDefault="00C63D46" w:rsidP="00C63D46">
      <w:pPr>
        <w:pStyle w:val="paragraph"/>
        <w:numPr>
          <w:ilvl w:val="0"/>
          <w:numId w:val="9"/>
        </w:numPr>
        <w:spacing w:before="0" w:beforeAutospacing="0" w:after="240" w:afterAutospacing="0"/>
        <w:jc w:val="both"/>
        <w:textAlignment w:val="baseline"/>
        <w:rPr>
          <w:rStyle w:val="eop"/>
          <w:rFonts w:ascii="Arial" w:hAnsi="Arial" w:cs="Arial"/>
          <w:sz w:val="20"/>
          <w:szCs w:val="20"/>
          <w:lang w:val="en-GB"/>
        </w:rPr>
      </w:pPr>
      <w:proofErr w:type="spellStart"/>
      <w:r w:rsidRPr="0051756A">
        <w:rPr>
          <w:rStyle w:val="eop"/>
          <w:rFonts w:ascii="Arial" w:hAnsi="Arial" w:cs="Arial"/>
          <w:b/>
          <w:bCs/>
          <w:sz w:val="20"/>
          <w:szCs w:val="20"/>
          <w:lang w:val="en-GB"/>
        </w:rPr>
        <w:t>unitOf</w:t>
      </w:r>
      <w:proofErr w:type="spellEnd"/>
      <w:r w:rsidRPr="0051756A">
        <w:rPr>
          <w:rStyle w:val="eop"/>
          <w:rFonts w:ascii="Arial" w:hAnsi="Arial" w:cs="Arial"/>
          <w:b/>
          <w:bCs/>
          <w:sz w:val="20"/>
          <w:szCs w:val="20"/>
        </w:rPr>
        <w:t>M</w:t>
      </w:r>
      <w:proofErr w:type="spellStart"/>
      <w:r w:rsidRPr="0051756A">
        <w:rPr>
          <w:rStyle w:val="eop"/>
          <w:rFonts w:ascii="Arial" w:hAnsi="Arial" w:cs="Arial"/>
          <w:b/>
          <w:bCs/>
          <w:sz w:val="20"/>
          <w:szCs w:val="20"/>
          <w:lang w:val="en-GB"/>
        </w:rPr>
        <w:t>easure</w:t>
      </w:r>
      <w:proofErr w:type="spellEnd"/>
      <w:r w:rsidRPr="0051756A">
        <w:rPr>
          <w:rStyle w:val="eop"/>
          <w:rFonts w:ascii="Arial" w:hAnsi="Arial" w:cs="Arial"/>
          <w:b/>
          <w:bCs/>
          <w:sz w:val="20"/>
          <w:szCs w:val="20"/>
        </w:rPr>
        <w:t>Authority</w:t>
      </w:r>
      <w:r w:rsidRPr="0051756A">
        <w:rPr>
          <w:rStyle w:val="normaltextrun"/>
          <w:rFonts w:ascii="Arial" w:hAnsi="Arial" w:cs="Arial"/>
          <w:b/>
          <w:bCs/>
          <w:sz w:val="20"/>
          <w:szCs w:val="20"/>
          <w:lang w:val="en-GB"/>
        </w:rPr>
        <w:t>:</w:t>
      </w:r>
      <w:r w:rsidRPr="0051756A">
        <w:rPr>
          <w:rStyle w:val="normaltextrun"/>
          <w:rFonts w:ascii="Arial" w:hAnsi="Arial" w:cs="Arial"/>
          <w:sz w:val="20"/>
          <w:szCs w:val="20"/>
          <w:lang w:val="en-GB"/>
        </w:rPr>
        <w:t xml:space="preserve"> An optional code that </w:t>
      </w:r>
      <w:r w:rsidRPr="72E6EA17">
        <w:rPr>
          <w:rStyle w:val="normaltextrun"/>
          <w:rFonts w:ascii="Arial" w:hAnsi="Arial" w:cs="Arial"/>
          <w:sz w:val="20"/>
          <w:szCs w:val="20"/>
          <w:lang w:val="en-GB"/>
        </w:rPr>
        <w:t>denotes</w:t>
      </w:r>
      <w:r w:rsidRPr="0051756A">
        <w:rPr>
          <w:rStyle w:val="normaltextrun"/>
          <w:rFonts w:ascii="Arial" w:hAnsi="Arial" w:cs="Arial"/>
          <w:sz w:val="20"/>
          <w:szCs w:val="20"/>
          <w:lang w:val="en-GB"/>
        </w:rPr>
        <w:t xml:space="preserve"> the organization that minted / maintains the set of codes used to convey a unit of measure. This is an enumerated set of values, provided by </w:t>
      </w:r>
      <w:proofErr w:type="spellStart"/>
      <w:r w:rsidRPr="0051756A">
        <w:rPr>
          <w:rStyle w:val="normaltextrun"/>
          <w:rFonts w:ascii="Arial" w:hAnsi="Arial" w:cs="Arial"/>
          <w:sz w:val="20"/>
          <w:szCs w:val="20"/>
          <w:lang w:val="en-GB"/>
        </w:rPr>
        <w:t>UoMAuthorityEnum</w:t>
      </w:r>
      <w:proofErr w:type="spellEnd"/>
      <w:r w:rsidRPr="0051756A">
        <w:rPr>
          <w:rStyle w:val="normaltextrun"/>
          <w:rFonts w:ascii="Arial" w:hAnsi="Arial" w:cs="Arial"/>
          <w:sz w:val="20"/>
          <w:szCs w:val="20"/>
          <w:lang w:val="en-GB"/>
        </w:rPr>
        <w:t>: QUDT, UCUM, ADAPT, and UNREC20. The default value is assumed to be ADAPT.</w:t>
      </w:r>
      <w:r w:rsidRPr="0051756A">
        <w:rPr>
          <w:rStyle w:val="eop"/>
          <w:rFonts w:ascii="Arial" w:hAnsi="Arial" w:cs="Arial"/>
          <w:sz w:val="20"/>
          <w:szCs w:val="20"/>
          <w:lang w:val="en-GB"/>
        </w:rPr>
        <w:t xml:space="preserve"> </w:t>
      </w:r>
    </w:p>
    <w:p w14:paraId="7C5AD9C4" w14:textId="77777777" w:rsidR="00C63D46" w:rsidRPr="00C35B57" w:rsidRDefault="00C63D46" w:rsidP="00C63D46">
      <w:pPr>
        <w:pStyle w:val="paragraph"/>
        <w:spacing w:before="0" w:beforeAutospacing="0" w:after="0" w:afterAutospacing="0"/>
        <w:jc w:val="both"/>
        <w:textAlignment w:val="baseline"/>
        <w:rPr>
          <w:rFonts w:ascii="Arial" w:hAnsi="Arial" w:cs="Arial"/>
          <w:sz w:val="22"/>
          <w:szCs w:val="22"/>
          <w:lang w:val="en-GB"/>
        </w:rPr>
      </w:pPr>
    </w:p>
    <w:p w14:paraId="0C411B98" w14:textId="6378FCAC" w:rsidR="00C32298" w:rsidRPr="00C35B57" w:rsidRDefault="00C32298" w:rsidP="00964B04"/>
    <w:p w14:paraId="3991244E" w14:textId="2D7FD6A5" w:rsidR="00A4166A" w:rsidRPr="00C35B57" w:rsidRDefault="008D2707" w:rsidP="008D2707">
      <w:pPr>
        <w:pStyle w:val="Heading3"/>
      </w:pPr>
      <w:bookmarkStart w:id="94" w:name="_Toc160650438"/>
      <w:r w:rsidRPr="00C35B57">
        <w:lastRenderedPageBreak/>
        <w:t>8.5.6</w:t>
      </w:r>
      <w:r w:rsidRPr="00C35B57">
        <w:tab/>
      </w:r>
      <w:r w:rsidR="00C95F64">
        <w:tab/>
      </w:r>
      <w:r w:rsidR="00C95F64">
        <w:tab/>
      </w:r>
      <w:r w:rsidR="003171D1" w:rsidRPr="00C35B57">
        <w:t>ContextItemDefinition</w:t>
      </w:r>
      <w:r w:rsidRPr="00C35B57">
        <w:t>: A</w:t>
      </w:r>
      <w:r w:rsidR="00C63D46">
        <w:t>ssociations</w:t>
      </w:r>
      <w:bookmarkEnd w:id="94"/>
    </w:p>
    <w:p w14:paraId="45A87D47" w14:textId="2D2177A0" w:rsidR="00CE54C6" w:rsidRPr="00C35B57" w:rsidRDefault="00610B3E" w:rsidP="00561A06">
      <w:pPr>
        <w:pStyle w:val="paragraph"/>
        <w:spacing w:before="0" w:beforeAutospacing="0" w:after="240" w:afterAutospacing="0"/>
        <w:ind w:left="965"/>
        <w:jc w:val="both"/>
        <w:textAlignment w:val="baseline"/>
        <w:rPr>
          <w:rStyle w:val="eop"/>
          <w:rFonts w:ascii="Arial" w:hAnsi="Arial" w:cs="Arial"/>
          <w:sz w:val="22"/>
          <w:szCs w:val="22"/>
          <w:lang w:val="en-GB"/>
        </w:rPr>
      </w:pPr>
      <w:r>
        <w:rPr>
          <w:rStyle w:val="normaltextrun"/>
          <w:rFonts w:ascii="Arial" w:hAnsi="Arial" w:cs="Arial"/>
          <w:b/>
          <w:bCs/>
          <w:sz w:val="20"/>
          <w:szCs w:val="20"/>
          <w:lang w:val="en-GB"/>
        </w:rPr>
        <w:t>l</w:t>
      </w:r>
      <w:r w:rsidR="00B44012">
        <w:rPr>
          <w:rStyle w:val="normaltextrun"/>
          <w:rFonts w:ascii="Arial" w:hAnsi="Arial" w:cs="Arial"/>
          <w:b/>
          <w:bCs/>
          <w:sz w:val="20"/>
          <w:szCs w:val="20"/>
          <w:lang w:val="en-GB"/>
        </w:rPr>
        <w:t>abel</w:t>
      </w:r>
      <w:r w:rsidR="00CE54C6" w:rsidRPr="00C35B57">
        <w:rPr>
          <w:rStyle w:val="normaltextrun"/>
          <w:rFonts w:ascii="Arial" w:hAnsi="Arial" w:cs="Arial"/>
          <w:b/>
          <w:bCs/>
          <w:sz w:val="20"/>
          <w:szCs w:val="20"/>
          <w:lang w:val="en-GB"/>
        </w:rPr>
        <w:t>s:</w:t>
      </w:r>
      <w:r w:rsidR="00CE54C6" w:rsidRPr="00C35B57">
        <w:rPr>
          <w:rStyle w:val="normaltextrun"/>
          <w:rFonts w:ascii="Arial" w:hAnsi="Arial" w:cs="Arial"/>
          <w:sz w:val="20"/>
          <w:szCs w:val="20"/>
          <w:lang w:val="en-GB"/>
        </w:rPr>
        <w:t xml:space="preserve"> A collection of L</w:t>
      </w:r>
      <w:r w:rsidR="00B44012">
        <w:rPr>
          <w:rStyle w:val="normaltextrun"/>
          <w:rFonts w:ascii="Arial" w:hAnsi="Arial" w:cs="Arial"/>
          <w:sz w:val="20"/>
          <w:szCs w:val="20"/>
          <w:lang w:val="en-GB"/>
        </w:rPr>
        <w:t>abel</w:t>
      </w:r>
      <w:r w:rsidR="00CE54C6" w:rsidRPr="00C35B57">
        <w:rPr>
          <w:rStyle w:val="normaltextrun"/>
          <w:rFonts w:ascii="Arial" w:hAnsi="Arial" w:cs="Arial"/>
          <w:sz w:val="20"/>
          <w:szCs w:val="20"/>
          <w:lang w:val="en-GB"/>
        </w:rPr>
        <w:t xml:space="preserve"> objects. The concept that a ContextItemDefinition represents may be expressed verbally in </w:t>
      </w:r>
      <w:r w:rsidR="005C4CB6">
        <w:rPr>
          <w:rStyle w:val="normaltextrun"/>
          <w:rFonts w:ascii="Arial" w:hAnsi="Arial" w:cs="Arial"/>
          <w:sz w:val="20"/>
          <w:szCs w:val="20"/>
          <w:lang w:val="en-GB"/>
        </w:rPr>
        <w:t>multiple</w:t>
      </w:r>
      <w:r w:rsidR="00CE54C6" w:rsidRPr="00C35B57">
        <w:rPr>
          <w:rStyle w:val="normaltextrun"/>
          <w:rFonts w:ascii="Arial" w:hAnsi="Arial" w:cs="Arial"/>
          <w:sz w:val="20"/>
          <w:szCs w:val="20"/>
          <w:lang w:val="en-GB"/>
        </w:rPr>
        <w:t xml:space="preserve"> ways; not just in different languages, but also using different terms in the same language. For example, it may express the regional differences in the common name of a pest. A L</w:t>
      </w:r>
      <w:r w:rsidR="00CA7434">
        <w:rPr>
          <w:rStyle w:val="normaltextrun"/>
          <w:rFonts w:ascii="Arial" w:hAnsi="Arial" w:cs="Arial"/>
          <w:sz w:val="20"/>
          <w:szCs w:val="20"/>
          <w:lang w:val="en-GB"/>
        </w:rPr>
        <w:t>abel</w:t>
      </w:r>
      <w:r w:rsidR="00CE54C6" w:rsidRPr="00C35B57">
        <w:rPr>
          <w:rStyle w:val="normaltextrun"/>
          <w:rFonts w:ascii="Arial" w:hAnsi="Arial" w:cs="Arial"/>
          <w:sz w:val="20"/>
          <w:szCs w:val="20"/>
          <w:lang w:val="en-GB"/>
        </w:rPr>
        <w:t xml:space="preserve"> object contains the text, a reference to the language the text is in, and a list of </w:t>
      </w:r>
      <w:proofErr w:type="spellStart"/>
      <w:r w:rsidR="00CE54C6" w:rsidRPr="00C35B57">
        <w:rPr>
          <w:rStyle w:val="normaltextrun"/>
          <w:rFonts w:ascii="Arial" w:hAnsi="Arial" w:cs="Arial"/>
          <w:sz w:val="20"/>
          <w:szCs w:val="20"/>
          <w:lang w:val="en-GB"/>
        </w:rPr>
        <w:t>Geo</w:t>
      </w:r>
      <w:r w:rsidR="007234B7">
        <w:rPr>
          <w:rStyle w:val="normaltextrun"/>
          <w:rFonts w:ascii="Arial" w:hAnsi="Arial" w:cs="Arial"/>
          <w:sz w:val="20"/>
          <w:szCs w:val="20"/>
          <w:lang w:val="en-GB"/>
        </w:rPr>
        <w:t>p</w:t>
      </w:r>
      <w:r w:rsidR="00CE54C6" w:rsidRPr="00C35B57">
        <w:rPr>
          <w:rStyle w:val="normaltextrun"/>
          <w:rFonts w:ascii="Arial" w:hAnsi="Arial" w:cs="Arial"/>
          <w:sz w:val="20"/>
          <w:szCs w:val="20"/>
          <w:lang w:val="en-GB"/>
        </w:rPr>
        <w:t>oliticalContext</w:t>
      </w:r>
      <w:proofErr w:type="spellEnd"/>
      <w:r w:rsidR="00CE54C6" w:rsidRPr="00C35B57">
        <w:rPr>
          <w:rStyle w:val="normaltextrun"/>
          <w:rFonts w:ascii="Arial" w:hAnsi="Arial" w:cs="Arial"/>
          <w:sz w:val="20"/>
          <w:szCs w:val="20"/>
          <w:lang w:val="en-GB"/>
        </w:rPr>
        <w:t xml:space="preserve"> </w:t>
      </w:r>
      <w:r w:rsidR="007234B7">
        <w:rPr>
          <w:rStyle w:val="normaltextrun"/>
          <w:rFonts w:ascii="Arial" w:hAnsi="Arial" w:cs="Arial"/>
          <w:sz w:val="20"/>
          <w:szCs w:val="20"/>
          <w:lang w:val="en-GB"/>
        </w:rPr>
        <w:t>(</w:t>
      </w:r>
      <w:r w:rsidR="00D92369">
        <w:rPr>
          <w:rStyle w:val="normaltextrun"/>
          <w:rFonts w:ascii="Arial" w:hAnsi="Arial" w:cs="Arial"/>
          <w:sz w:val="20"/>
          <w:szCs w:val="20"/>
          <w:lang w:val="en-GB"/>
        </w:rPr>
        <w:t>8</w:t>
      </w:r>
      <w:r w:rsidR="007234B7">
        <w:rPr>
          <w:rStyle w:val="normaltextrun"/>
          <w:rFonts w:ascii="Arial" w:hAnsi="Arial" w:cs="Arial"/>
          <w:sz w:val="20"/>
          <w:szCs w:val="20"/>
          <w:lang w:val="en-GB"/>
        </w:rPr>
        <w:t>.</w:t>
      </w:r>
      <w:r w:rsidR="00D92369">
        <w:rPr>
          <w:rStyle w:val="normaltextrun"/>
          <w:rFonts w:ascii="Arial" w:hAnsi="Arial" w:cs="Arial"/>
          <w:sz w:val="20"/>
          <w:szCs w:val="20"/>
          <w:lang w:val="en-GB"/>
        </w:rPr>
        <w:t>5</w:t>
      </w:r>
      <w:r w:rsidR="007234B7">
        <w:rPr>
          <w:rStyle w:val="normaltextrun"/>
          <w:rFonts w:ascii="Arial" w:hAnsi="Arial" w:cs="Arial"/>
          <w:sz w:val="20"/>
          <w:szCs w:val="20"/>
          <w:lang w:val="en-GB"/>
        </w:rPr>
        <w:t>.</w:t>
      </w:r>
      <w:r w:rsidR="00D92369">
        <w:rPr>
          <w:rStyle w:val="normaltextrun"/>
          <w:rFonts w:ascii="Arial" w:hAnsi="Arial" w:cs="Arial"/>
          <w:sz w:val="20"/>
          <w:szCs w:val="20"/>
          <w:lang w:val="en-GB"/>
        </w:rPr>
        <w:t>8</w:t>
      </w:r>
      <w:r w:rsidR="007234B7">
        <w:rPr>
          <w:rStyle w:val="normaltextrun"/>
          <w:rFonts w:ascii="Arial" w:hAnsi="Arial" w:cs="Arial"/>
          <w:sz w:val="20"/>
          <w:szCs w:val="20"/>
          <w:lang w:val="en-GB"/>
        </w:rPr>
        <w:t xml:space="preserve">) </w:t>
      </w:r>
      <w:r w:rsidR="00CE54C6" w:rsidRPr="00C35B57">
        <w:rPr>
          <w:rStyle w:val="normaltextrun"/>
          <w:rFonts w:ascii="Arial" w:hAnsi="Arial" w:cs="Arial"/>
          <w:sz w:val="20"/>
          <w:szCs w:val="20"/>
          <w:lang w:val="en-GB"/>
        </w:rPr>
        <w:t xml:space="preserve">objects that describe </w:t>
      </w:r>
      <w:r w:rsidR="00880040">
        <w:rPr>
          <w:rStyle w:val="normaltextrun"/>
          <w:rFonts w:ascii="Arial" w:hAnsi="Arial" w:cs="Arial"/>
          <w:sz w:val="20"/>
          <w:szCs w:val="20"/>
          <w:lang w:val="en-GB"/>
        </w:rPr>
        <w:t>“</w:t>
      </w:r>
      <w:r w:rsidR="00CE54C6" w:rsidRPr="00C35B57">
        <w:rPr>
          <w:rStyle w:val="normaltextrun"/>
          <w:rFonts w:ascii="Arial" w:hAnsi="Arial" w:cs="Arial"/>
          <w:sz w:val="20"/>
          <w:szCs w:val="20"/>
          <w:lang w:val="en-GB"/>
        </w:rPr>
        <w:t>where</w:t>
      </w:r>
      <w:r w:rsidR="00880040">
        <w:rPr>
          <w:rStyle w:val="normaltextrun"/>
          <w:rFonts w:ascii="Arial" w:hAnsi="Arial" w:cs="Arial"/>
          <w:sz w:val="20"/>
          <w:szCs w:val="20"/>
          <w:lang w:val="en-GB"/>
        </w:rPr>
        <w:t>”</w:t>
      </w:r>
      <w:r w:rsidR="00CE54C6" w:rsidRPr="00C35B57">
        <w:rPr>
          <w:rStyle w:val="normaltextrun"/>
          <w:rFonts w:ascii="Arial" w:hAnsi="Arial" w:cs="Arial"/>
          <w:sz w:val="20"/>
          <w:szCs w:val="20"/>
          <w:lang w:val="en-GB"/>
        </w:rPr>
        <w:t xml:space="preserve"> that terminology is used. The Internet Assigned Numbers Authority (IANA) Language </w:t>
      </w:r>
      <w:proofErr w:type="spellStart"/>
      <w:r w:rsidR="00CE54C6" w:rsidRPr="00C35B57">
        <w:rPr>
          <w:rStyle w:val="normaltextrun"/>
          <w:rFonts w:ascii="Arial" w:hAnsi="Arial" w:cs="Arial"/>
          <w:sz w:val="20"/>
          <w:szCs w:val="20"/>
          <w:lang w:val="en-GB"/>
        </w:rPr>
        <w:t>Subtag</w:t>
      </w:r>
      <w:proofErr w:type="spellEnd"/>
      <w:r w:rsidR="00CE54C6" w:rsidRPr="00C35B57">
        <w:rPr>
          <w:rStyle w:val="normaltextrun"/>
          <w:rFonts w:ascii="Arial" w:hAnsi="Arial" w:cs="Arial"/>
          <w:sz w:val="20"/>
          <w:szCs w:val="20"/>
          <w:lang w:val="en-GB"/>
        </w:rPr>
        <w:t xml:space="preserve"> Registry (IANA, d.) will be the controlled vocabulary for languages</w:t>
      </w:r>
      <w:r w:rsidR="007234B7">
        <w:rPr>
          <w:rStyle w:val="normaltextrun"/>
          <w:rFonts w:ascii="Arial" w:hAnsi="Arial" w:cs="Arial"/>
          <w:sz w:val="20"/>
          <w:szCs w:val="20"/>
          <w:lang w:val="en-GB"/>
        </w:rPr>
        <w:t xml:space="preserve"> (</w:t>
      </w:r>
      <w:r w:rsidR="00D92369">
        <w:rPr>
          <w:rStyle w:val="normaltextrun"/>
          <w:rFonts w:ascii="Arial" w:hAnsi="Arial" w:cs="Arial"/>
          <w:sz w:val="20"/>
          <w:szCs w:val="20"/>
          <w:lang w:val="en-GB"/>
        </w:rPr>
        <w:t>8</w:t>
      </w:r>
      <w:r w:rsidR="007234B7">
        <w:rPr>
          <w:rStyle w:val="normaltextrun"/>
          <w:rFonts w:ascii="Arial" w:hAnsi="Arial" w:cs="Arial"/>
          <w:sz w:val="20"/>
          <w:szCs w:val="20"/>
          <w:lang w:val="en-GB"/>
        </w:rPr>
        <w:t>.</w:t>
      </w:r>
      <w:r w:rsidR="00D92369">
        <w:rPr>
          <w:rStyle w:val="normaltextrun"/>
          <w:rFonts w:ascii="Arial" w:hAnsi="Arial" w:cs="Arial"/>
          <w:sz w:val="20"/>
          <w:szCs w:val="20"/>
          <w:lang w:val="en-GB"/>
        </w:rPr>
        <w:t>5</w:t>
      </w:r>
      <w:r w:rsidR="007234B7">
        <w:rPr>
          <w:rStyle w:val="normaltextrun"/>
          <w:rFonts w:ascii="Arial" w:hAnsi="Arial" w:cs="Arial"/>
          <w:sz w:val="20"/>
          <w:szCs w:val="20"/>
          <w:lang w:val="en-GB"/>
        </w:rPr>
        <w:t>.</w:t>
      </w:r>
      <w:r w:rsidR="00D92369">
        <w:rPr>
          <w:rStyle w:val="normaltextrun"/>
          <w:rFonts w:ascii="Arial" w:hAnsi="Arial" w:cs="Arial"/>
          <w:sz w:val="20"/>
          <w:szCs w:val="20"/>
          <w:lang w:val="en-GB"/>
        </w:rPr>
        <w:t>9</w:t>
      </w:r>
      <w:r w:rsidR="007234B7">
        <w:rPr>
          <w:rStyle w:val="normaltextrun"/>
          <w:rFonts w:ascii="Arial" w:hAnsi="Arial" w:cs="Arial"/>
          <w:sz w:val="20"/>
          <w:szCs w:val="20"/>
          <w:lang w:val="en-GB"/>
        </w:rPr>
        <w:t>)</w:t>
      </w:r>
      <w:r w:rsidR="00CE54C6" w:rsidRPr="00C35B57">
        <w:rPr>
          <w:rStyle w:val="normaltextrun"/>
          <w:rFonts w:ascii="Arial" w:hAnsi="Arial" w:cs="Arial"/>
          <w:sz w:val="20"/>
          <w:szCs w:val="20"/>
          <w:lang w:val="en-GB"/>
        </w:rPr>
        <w:t>.</w:t>
      </w:r>
      <w:r w:rsidR="00CE54C6" w:rsidRPr="00C35B57">
        <w:rPr>
          <w:rStyle w:val="eop"/>
          <w:rFonts w:ascii="Arial" w:hAnsi="Arial" w:cs="Arial"/>
          <w:sz w:val="20"/>
          <w:szCs w:val="20"/>
          <w:lang w:val="en-GB"/>
        </w:rPr>
        <w:t> </w:t>
      </w:r>
    </w:p>
    <w:p w14:paraId="6BDAE415" w14:textId="17D46C1B" w:rsidR="00CE54C6" w:rsidRPr="00C35B57" w:rsidRDefault="00610B3E" w:rsidP="00561A06">
      <w:pPr>
        <w:pStyle w:val="paragraph"/>
        <w:spacing w:before="0" w:beforeAutospacing="0" w:after="240" w:afterAutospacing="0"/>
        <w:ind w:left="965"/>
        <w:jc w:val="both"/>
        <w:textAlignment w:val="baseline"/>
        <w:rPr>
          <w:rStyle w:val="eop"/>
          <w:rFonts w:ascii="Arial" w:hAnsi="Arial" w:cs="Arial"/>
          <w:sz w:val="22"/>
          <w:szCs w:val="22"/>
          <w:lang w:val="en-GB"/>
        </w:rPr>
      </w:pPr>
      <w:r>
        <w:rPr>
          <w:rStyle w:val="normaltextrun"/>
          <w:rFonts w:ascii="Arial" w:hAnsi="Arial" w:cs="Arial"/>
          <w:b/>
          <w:bCs/>
          <w:sz w:val="20"/>
          <w:szCs w:val="20"/>
          <w:lang w:val="en-GB"/>
        </w:rPr>
        <w:t>p</w:t>
      </w:r>
      <w:r w:rsidR="00CE54C6" w:rsidRPr="00C35B57">
        <w:rPr>
          <w:rStyle w:val="normaltextrun"/>
          <w:rFonts w:ascii="Arial" w:hAnsi="Arial" w:cs="Arial"/>
          <w:b/>
          <w:bCs/>
          <w:sz w:val="20"/>
          <w:szCs w:val="20"/>
          <w:lang w:val="en-GB"/>
        </w:rPr>
        <w:t>roperties:</w:t>
      </w:r>
      <w:r w:rsidR="00CE54C6" w:rsidRPr="00C35B57">
        <w:rPr>
          <w:rStyle w:val="normaltextrun"/>
          <w:rFonts w:ascii="Arial" w:hAnsi="Arial" w:cs="Arial"/>
          <w:sz w:val="20"/>
          <w:szCs w:val="20"/>
          <w:lang w:val="en-GB"/>
        </w:rPr>
        <w:t xml:space="preserve"> A collection of </w:t>
      </w:r>
      <w:proofErr w:type="spellStart"/>
      <w:r w:rsidR="00CE54C6" w:rsidRPr="00C35B57">
        <w:rPr>
          <w:rStyle w:val="normaltextrun"/>
          <w:rFonts w:ascii="Arial" w:hAnsi="Arial" w:cs="Arial"/>
          <w:sz w:val="20"/>
          <w:szCs w:val="20"/>
          <w:lang w:val="en-GB"/>
        </w:rPr>
        <w:t>ContextItem</w:t>
      </w:r>
      <w:proofErr w:type="spellEnd"/>
      <w:r w:rsidR="00CE54C6" w:rsidRPr="00C35B57">
        <w:rPr>
          <w:rStyle w:val="normaltextrun"/>
          <w:rFonts w:ascii="Arial" w:hAnsi="Arial" w:cs="Arial"/>
          <w:sz w:val="20"/>
          <w:szCs w:val="20"/>
          <w:lang w:val="en-GB"/>
        </w:rPr>
        <w:t xml:space="preserve"> objects. This is used to supply additional information needed to use the definition</w:t>
      </w:r>
      <w:r w:rsidR="1FD7908B" w:rsidRPr="72E6EA17">
        <w:rPr>
          <w:rStyle w:val="normaltextrun"/>
          <w:rFonts w:ascii="Arial" w:hAnsi="Arial" w:cs="Arial"/>
          <w:sz w:val="20"/>
          <w:szCs w:val="20"/>
          <w:lang w:val="en-GB"/>
        </w:rPr>
        <w:t>.</w:t>
      </w:r>
      <w:r w:rsidR="00CE54C6" w:rsidRPr="00C35B57">
        <w:rPr>
          <w:rStyle w:val="normaltextrun"/>
          <w:rFonts w:ascii="Arial" w:hAnsi="Arial" w:cs="Arial"/>
          <w:sz w:val="20"/>
          <w:szCs w:val="20"/>
          <w:lang w:val="en-GB"/>
        </w:rPr>
        <w:t xml:space="preserve"> For example, if a ContextItemDefinition involves capturing values for latitude and longitude, it might include in the Properties a </w:t>
      </w:r>
      <w:proofErr w:type="spellStart"/>
      <w:r w:rsidR="00CE54C6" w:rsidRPr="00C35B57">
        <w:rPr>
          <w:rStyle w:val="normaltextrun"/>
          <w:rFonts w:ascii="Arial" w:hAnsi="Arial" w:cs="Arial"/>
          <w:sz w:val="20"/>
          <w:szCs w:val="20"/>
          <w:lang w:val="en-GB"/>
        </w:rPr>
        <w:t>ContextItem</w:t>
      </w:r>
      <w:proofErr w:type="spellEnd"/>
      <w:r w:rsidR="00CE54C6" w:rsidRPr="00C35B57">
        <w:rPr>
          <w:rStyle w:val="normaltextrun"/>
          <w:rFonts w:ascii="Arial" w:hAnsi="Arial" w:cs="Arial"/>
          <w:sz w:val="20"/>
          <w:szCs w:val="20"/>
          <w:lang w:val="en-GB"/>
        </w:rPr>
        <w:t xml:space="preserve"> that indicates the geodetic datum is expected to be </w:t>
      </w:r>
      <w:r w:rsidR="00B63D07">
        <w:rPr>
          <w:rStyle w:val="normaltextrun"/>
          <w:rFonts w:ascii="Arial" w:hAnsi="Arial" w:cs="Arial"/>
          <w:sz w:val="20"/>
          <w:szCs w:val="20"/>
          <w:lang w:val="en-GB"/>
        </w:rPr>
        <w:t>WGS 84</w:t>
      </w:r>
      <w:r w:rsidR="00CE54C6" w:rsidRPr="00C35B57">
        <w:rPr>
          <w:rStyle w:val="normaltextrun"/>
          <w:rFonts w:ascii="Arial" w:hAnsi="Arial" w:cs="Arial"/>
          <w:sz w:val="20"/>
          <w:szCs w:val="20"/>
          <w:lang w:val="en-GB"/>
        </w:rPr>
        <w:t>.</w:t>
      </w:r>
      <w:r w:rsidR="00CE54C6" w:rsidRPr="00C35B57">
        <w:rPr>
          <w:rStyle w:val="eop"/>
          <w:rFonts w:ascii="Arial" w:hAnsi="Arial" w:cs="Arial"/>
          <w:sz w:val="20"/>
          <w:szCs w:val="20"/>
          <w:lang w:val="en-GB"/>
        </w:rPr>
        <w:t> </w:t>
      </w:r>
    </w:p>
    <w:p w14:paraId="476CEAEC" w14:textId="6D78459B" w:rsidR="00CE54C6" w:rsidRPr="00C35B57" w:rsidRDefault="00610B3E" w:rsidP="00561A06">
      <w:pPr>
        <w:pStyle w:val="paragraph"/>
        <w:spacing w:before="0" w:beforeAutospacing="0" w:after="240" w:afterAutospacing="0"/>
        <w:ind w:left="965"/>
        <w:jc w:val="both"/>
        <w:textAlignment w:val="baseline"/>
        <w:rPr>
          <w:rStyle w:val="eop"/>
          <w:rFonts w:ascii="Arial" w:hAnsi="Arial" w:cs="Arial"/>
          <w:sz w:val="22"/>
          <w:szCs w:val="22"/>
          <w:lang w:val="en-GB"/>
        </w:rPr>
      </w:pPr>
      <w:proofErr w:type="spellStart"/>
      <w:r>
        <w:rPr>
          <w:rStyle w:val="normaltextrun"/>
          <w:rFonts w:ascii="Arial" w:hAnsi="Arial" w:cs="Arial"/>
          <w:b/>
          <w:bCs/>
          <w:sz w:val="20"/>
          <w:szCs w:val="20"/>
          <w:lang w:val="en-GB"/>
        </w:rPr>
        <w:t>n</w:t>
      </w:r>
      <w:r w:rsidR="00CE54C6" w:rsidRPr="00C35B57">
        <w:rPr>
          <w:rStyle w:val="normaltextrun"/>
          <w:rFonts w:ascii="Arial" w:hAnsi="Arial" w:cs="Arial"/>
          <w:b/>
          <w:bCs/>
          <w:sz w:val="20"/>
          <w:szCs w:val="20"/>
          <w:lang w:val="en-GB"/>
        </w:rPr>
        <w:t>estedDefIds</w:t>
      </w:r>
      <w:proofErr w:type="spellEnd"/>
      <w:r w:rsidR="00CE54C6" w:rsidRPr="00C35B57">
        <w:rPr>
          <w:rStyle w:val="normaltextrun"/>
          <w:rFonts w:ascii="Arial" w:hAnsi="Arial" w:cs="Arial"/>
          <w:b/>
          <w:bCs/>
          <w:sz w:val="20"/>
          <w:szCs w:val="20"/>
          <w:lang w:val="en-GB"/>
        </w:rPr>
        <w:t>:</w:t>
      </w:r>
      <w:r w:rsidR="00CE54C6" w:rsidRPr="00C35B57">
        <w:rPr>
          <w:rStyle w:val="normaltextrun"/>
          <w:rFonts w:ascii="Arial" w:hAnsi="Arial" w:cs="Arial"/>
          <w:sz w:val="20"/>
          <w:szCs w:val="20"/>
          <w:lang w:val="en-GB"/>
        </w:rPr>
        <w:t xml:space="preserve"> A collection of references to other ContextItemDefinition(s). This is only populated if </w:t>
      </w:r>
      <w:proofErr w:type="spellStart"/>
      <w:r w:rsidR="00CE54C6" w:rsidRPr="00C35B57">
        <w:rPr>
          <w:rStyle w:val="normaltextrun"/>
          <w:rFonts w:ascii="Arial" w:hAnsi="Arial" w:cs="Arial"/>
          <w:sz w:val="20"/>
          <w:szCs w:val="20"/>
          <w:lang w:val="en-GB"/>
        </w:rPr>
        <w:t>ValueType</w:t>
      </w:r>
      <w:proofErr w:type="spellEnd"/>
      <w:r w:rsidR="00CE54C6" w:rsidRPr="00C35B57">
        <w:rPr>
          <w:rStyle w:val="normaltextrun"/>
          <w:rFonts w:ascii="Arial" w:hAnsi="Arial" w:cs="Arial"/>
          <w:sz w:val="20"/>
          <w:szCs w:val="20"/>
          <w:lang w:val="en-GB"/>
        </w:rPr>
        <w:t xml:space="preserve"> is set to </w:t>
      </w:r>
      <w:r w:rsidR="00880040">
        <w:rPr>
          <w:rStyle w:val="normaltextrun"/>
          <w:rFonts w:ascii="Arial" w:hAnsi="Arial" w:cs="Arial"/>
          <w:sz w:val="20"/>
          <w:szCs w:val="20"/>
          <w:lang w:val="en-GB"/>
        </w:rPr>
        <w:t>“</w:t>
      </w:r>
      <w:r w:rsidR="00CE54C6" w:rsidRPr="00C35B57">
        <w:rPr>
          <w:rStyle w:val="normaltextrun"/>
          <w:rFonts w:ascii="Arial" w:hAnsi="Arial" w:cs="Arial"/>
          <w:sz w:val="20"/>
          <w:szCs w:val="20"/>
          <w:lang w:val="en-GB"/>
        </w:rPr>
        <w:t>Nested</w:t>
      </w:r>
      <w:r w:rsidR="00880040">
        <w:rPr>
          <w:rStyle w:val="normaltextrun"/>
          <w:rFonts w:ascii="Arial" w:hAnsi="Arial" w:cs="Arial"/>
          <w:sz w:val="20"/>
          <w:szCs w:val="20"/>
          <w:lang w:val="en-GB"/>
        </w:rPr>
        <w:t>”</w:t>
      </w:r>
      <w:r w:rsidR="00CE54C6" w:rsidRPr="00C35B57">
        <w:rPr>
          <w:rStyle w:val="normaltextrun"/>
          <w:rFonts w:ascii="Arial" w:hAnsi="Arial" w:cs="Arial"/>
          <w:sz w:val="20"/>
          <w:szCs w:val="20"/>
          <w:lang w:val="en-GB"/>
        </w:rPr>
        <w:t xml:space="preserve">. It is used when there are groups of data points that need to be </w:t>
      </w:r>
      <w:proofErr w:type="gramStart"/>
      <w:r w:rsidR="00CE54C6" w:rsidRPr="00C35B57">
        <w:rPr>
          <w:rStyle w:val="normaltextrun"/>
          <w:rFonts w:ascii="Arial" w:hAnsi="Arial" w:cs="Arial"/>
          <w:sz w:val="20"/>
          <w:szCs w:val="20"/>
          <w:lang w:val="en-GB"/>
        </w:rPr>
        <w:t>collected together</w:t>
      </w:r>
      <w:proofErr w:type="gramEnd"/>
      <w:r w:rsidR="00CE54C6" w:rsidRPr="00C35B57">
        <w:rPr>
          <w:rStyle w:val="normaltextrun"/>
          <w:rFonts w:ascii="Arial" w:hAnsi="Arial" w:cs="Arial"/>
          <w:sz w:val="20"/>
          <w:szCs w:val="20"/>
          <w:lang w:val="en-GB"/>
        </w:rPr>
        <w:t xml:space="preserve"> rather than individually. For example, the Public Land Survey System used in the United States uses several </w:t>
      </w:r>
      <w:r w:rsidR="00AC07EC" w:rsidRPr="00C35B57">
        <w:rPr>
          <w:rStyle w:val="normaltextrun"/>
          <w:rFonts w:ascii="Arial" w:hAnsi="Arial" w:cs="Arial"/>
          <w:sz w:val="20"/>
          <w:szCs w:val="20"/>
          <w:lang w:val="en-GB"/>
        </w:rPr>
        <w:t>propert</w:t>
      </w:r>
      <w:r w:rsidR="00B001A6">
        <w:rPr>
          <w:rStyle w:val="normaltextrun"/>
          <w:rFonts w:ascii="Arial" w:hAnsi="Arial" w:cs="Arial"/>
          <w:sz w:val="20"/>
          <w:szCs w:val="20"/>
          <w:lang w:val="en-GB"/>
        </w:rPr>
        <w:t>ies</w:t>
      </w:r>
      <w:r w:rsidR="00CE54C6" w:rsidRPr="00C35B57">
        <w:rPr>
          <w:rStyle w:val="normaltextrun"/>
          <w:rFonts w:ascii="Arial" w:hAnsi="Arial" w:cs="Arial"/>
          <w:sz w:val="20"/>
          <w:szCs w:val="20"/>
          <w:lang w:val="en-GB"/>
        </w:rPr>
        <w:t xml:space="preserve"> (such as the Principal Meridian, Township, Range, and Section) to specify the location of a piece of land for cadastral purposes. Each </w:t>
      </w:r>
      <w:r w:rsidR="00AC07EC" w:rsidRPr="00C35B57">
        <w:rPr>
          <w:rStyle w:val="normaltextrun"/>
          <w:rFonts w:ascii="Arial" w:hAnsi="Arial" w:cs="Arial"/>
          <w:sz w:val="20"/>
          <w:szCs w:val="20"/>
          <w:lang w:val="en-GB"/>
        </w:rPr>
        <w:t>property</w:t>
      </w:r>
      <w:r w:rsidR="00CE54C6" w:rsidRPr="00C35B57">
        <w:rPr>
          <w:rStyle w:val="normaltextrun"/>
          <w:rFonts w:ascii="Arial" w:hAnsi="Arial" w:cs="Arial"/>
          <w:sz w:val="20"/>
          <w:szCs w:val="20"/>
          <w:lang w:val="en-GB"/>
        </w:rPr>
        <w:t xml:space="preserve"> is defined through its own ContextItemDefinition and is represented as </w:t>
      </w:r>
      <w:proofErr w:type="spellStart"/>
      <w:r w:rsidR="00CE54C6" w:rsidRPr="00C35B57">
        <w:rPr>
          <w:rStyle w:val="normaltextrun"/>
          <w:rFonts w:ascii="Arial" w:hAnsi="Arial" w:cs="Arial"/>
          <w:sz w:val="20"/>
          <w:szCs w:val="20"/>
          <w:lang w:val="en-GB"/>
        </w:rPr>
        <w:t>ContextItem</w:t>
      </w:r>
      <w:proofErr w:type="spellEnd"/>
      <w:r w:rsidR="00CE54C6" w:rsidRPr="00C35B57">
        <w:rPr>
          <w:rStyle w:val="normaltextrun"/>
          <w:rFonts w:ascii="Arial" w:hAnsi="Arial" w:cs="Arial"/>
          <w:sz w:val="20"/>
          <w:szCs w:val="20"/>
          <w:lang w:val="en-GB"/>
        </w:rPr>
        <w:t xml:space="preserve">(s) that are included by value in the </w:t>
      </w:r>
      <w:proofErr w:type="spellStart"/>
      <w:r w:rsidR="00CE54C6" w:rsidRPr="00C35B57">
        <w:rPr>
          <w:rStyle w:val="normaltextrun"/>
          <w:rFonts w:ascii="Arial" w:hAnsi="Arial" w:cs="Arial"/>
          <w:sz w:val="20"/>
          <w:szCs w:val="20"/>
          <w:lang w:val="en-GB"/>
        </w:rPr>
        <w:t>NestedItems</w:t>
      </w:r>
      <w:proofErr w:type="spellEnd"/>
      <w:r w:rsidR="00CE54C6" w:rsidRPr="00C35B57">
        <w:rPr>
          <w:rStyle w:val="normaltextrun"/>
          <w:rFonts w:ascii="Arial" w:hAnsi="Arial" w:cs="Arial"/>
          <w:sz w:val="20"/>
          <w:szCs w:val="20"/>
          <w:lang w:val="en-GB"/>
        </w:rPr>
        <w:t xml:space="preserve"> property of the PLSS </w:t>
      </w:r>
      <w:proofErr w:type="spellStart"/>
      <w:r w:rsidR="00CE54C6" w:rsidRPr="00C35B57">
        <w:rPr>
          <w:rStyle w:val="normaltextrun"/>
          <w:rFonts w:ascii="Arial" w:hAnsi="Arial" w:cs="Arial"/>
          <w:sz w:val="20"/>
          <w:szCs w:val="20"/>
          <w:lang w:val="en-GB"/>
        </w:rPr>
        <w:t>ContextItem</w:t>
      </w:r>
      <w:proofErr w:type="spellEnd"/>
      <w:r w:rsidR="00CE54C6" w:rsidRPr="00C35B57">
        <w:rPr>
          <w:rStyle w:val="normaltextrun"/>
          <w:rFonts w:ascii="Arial" w:hAnsi="Arial" w:cs="Arial"/>
          <w:sz w:val="20"/>
          <w:szCs w:val="20"/>
          <w:lang w:val="en-GB"/>
        </w:rPr>
        <w:t>.</w:t>
      </w:r>
      <w:r w:rsidR="00CE54C6" w:rsidRPr="00C35B57">
        <w:rPr>
          <w:rStyle w:val="eop"/>
          <w:rFonts w:ascii="Arial" w:hAnsi="Arial" w:cs="Arial"/>
          <w:sz w:val="20"/>
          <w:szCs w:val="20"/>
          <w:lang w:val="en-GB"/>
        </w:rPr>
        <w:t> </w:t>
      </w:r>
    </w:p>
    <w:p w14:paraId="3505A5DF" w14:textId="7108DBBF" w:rsidR="00CE54C6" w:rsidRPr="00C35B57" w:rsidRDefault="00610B3E" w:rsidP="00561A06">
      <w:pPr>
        <w:pStyle w:val="paragraph"/>
        <w:spacing w:before="0" w:beforeAutospacing="0" w:after="240" w:afterAutospacing="0"/>
        <w:ind w:left="965"/>
        <w:jc w:val="both"/>
        <w:textAlignment w:val="baseline"/>
        <w:rPr>
          <w:rStyle w:val="eop"/>
          <w:rFonts w:ascii="Arial" w:hAnsi="Arial" w:cs="Arial"/>
          <w:sz w:val="22"/>
          <w:szCs w:val="22"/>
          <w:lang w:val="en-GB"/>
        </w:rPr>
      </w:pPr>
      <w:proofErr w:type="spellStart"/>
      <w:r>
        <w:rPr>
          <w:rStyle w:val="normaltextrun"/>
          <w:rFonts w:ascii="Arial" w:hAnsi="Arial" w:cs="Arial"/>
          <w:b/>
          <w:bCs/>
          <w:sz w:val="20"/>
          <w:szCs w:val="20"/>
          <w:lang w:val="en-GB"/>
        </w:rPr>
        <w:t>e</w:t>
      </w:r>
      <w:r w:rsidR="00CE54C6" w:rsidRPr="00C35B57">
        <w:rPr>
          <w:rStyle w:val="normaltextrun"/>
          <w:rFonts w:ascii="Arial" w:hAnsi="Arial" w:cs="Arial"/>
          <w:b/>
          <w:bCs/>
          <w:sz w:val="20"/>
          <w:szCs w:val="20"/>
          <w:lang w:val="en-GB"/>
        </w:rPr>
        <w:t>numItems</w:t>
      </w:r>
      <w:proofErr w:type="spellEnd"/>
      <w:r w:rsidR="00CE54C6" w:rsidRPr="00C35B57">
        <w:rPr>
          <w:rStyle w:val="normaltextrun"/>
          <w:rFonts w:ascii="Arial" w:hAnsi="Arial" w:cs="Arial"/>
          <w:b/>
          <w:bCs/>
          <w:sz w:val="20"/>
          <w:szCs w:val="20"/>
          <w:lang w:val="en-GB"/>
        </w:rPr>
        <w:t>:</w:t>
      </w:r>
      <w:r w:rsidR="00CE54C6" w:rsidRPr="00C35B57">
        <w:rPr>
          <w:rStyle w:val="normaltextrun"/>
          <w:rFonts w:ascii="Arial" w:hAnsi="Arial" w:cs="Arial"/>
          <w:sz w:val="20"/>
          <w:szCs w:val="20"/>
          <w:lang w:val="en-GB"/>
        </w:rPr>
        <w:t xml:space="preserve"> a collection of </w:t>
      </w:r>
      <w:proofErr w:type="spellStart"/>
      <w:r w:rsidR="00CE54C6" w:rsidRPr="00C35B57">
        <w:rPr>
          <w:rStyle w:val="normaltextrun"/>
          <w:rFonts w:ascii="Arial" w:hAnsi="Arial" w:cs="Arial"/>
          <w:sz w:val="20"/>
          <w:szCs w:val="20"/>
          <w:lang w:val="en-GB"/>
        </w:rPr>
        <w:t>ContextItemEnumItem</w:t>
      </w:r>
      <w:proofErr w:type="spellEnd"/>
      <w:r w:rsidR="00CE54C6" w:rsidRPr="00C35B57">
        <w:rPr>
          <w:rStyle w:val="normaltextrun"/>
          <w:rFonts w:ascii="Arial" w:hAnsi="Arial" w:cs="Arial"/>
          <w:sz w:val="20"/>
          <w:szCs w:val="20"/>
          <w:lang w:val="en-GB"/>
        </w:rPr>
        <w:t xml:space="preserve"> objects. It is used to encode the enumerated values for a </w:t>
      </w:r>
      <w:proofErr w:type="spellStart"/>
      <w:r w:rsidR="00CE54C6" w:rsidRPr="00C35B57">
        <w:rPr>
          <w:rStyle w:val="normaltextrun"/>
          <w:rFonts w:ascii="Arial" w:hAnsi="Arial" w:cs="Arial"/>
          <w:sz w:val="20"/>
          <w:szCs w:val="20"/>
          <w:lang w:val="en-GB"/>
        </w:rPr>
        <w:t>ContextItemDefinition</w:t>
      </w:r>
      <w:proofErr w:type="spellEnd"/>
      <w:r w:rsidR="00CE54C6" w:rsidRPr="00C35B57">
        <w:rPr>
          <w:rStyle w:val="normaltextrun"/>
          <w:rFonts w:ascii="Arial" w:hAnsi="Arial" w:cs="Arial"/>
          <w:sz w:val="20"/>
          <w:szCs w:val="20"/>
          <w:lang w:val="en-GB"/>
        </w:rPr>
        <w:t xml:space="preserve"> of </w:t>
      </w:r>
      <w:proofErr w:type="spellStart"/>
      <w:r w:rsidR="00CE54C6" w:rsidRPr="00C35B57">
        <w:rPr>
          <w:rStyle w:val="normaltextrun"/>
          <w:rFonts w:ascii="Arial" w:hAnsi="Arial" w:cs="Arial"/>
          <w:sz w:val="20"/>
          <w:szCs w:val="20"/>
          <w:lang w:val="en-GB"/>
        </w:rPr>
        <w:t>ValueType</w:t>
      </w:r>
      <w:proofErr w:type="spellEnd"/>
      <w:r w:rsidR="00CE54C6" w:rsidRPr="00C35B57">
        <w:rPr>
          <w:rStyle w:val="normaltextrun"/>
          <w:rFonts w:ascii="Arial" w:hAnsi="Arial" w:cs="Arial"/>
          <w:sz w:val="20"/>
          <w:szCs w:val="20"/>
          <w:lang w:val="en-GB"/>
        </w:rPr>
        <w:t xml:space="preserve"> </w:t>
      </w:r>
      <w:r w:rsidR="00880040">
        <w:rPr>
          <w:rStyle w:val="normaltextrun"/>
          <w:rFonts w:ascii="Arial" w:hAnsi="Arial" w:cs="Arial"/>
          <w:sz w:val="20"/>
          <w:szCs w:val="20"/>
          <w:lang w:val="en-GB"/>
        </w:rPr>
        <w:t>“</w:t>
      </w:r>
      <w:r w:rsidR="00CE54C6" w:rsidRPr="00C35B57">
        <w:rPr>
          <w:rStyle w:val="normaltextrun"/>
          <w:rFonts w:ascii="Arial" w:hAnsi="Arial" w:cs="Arial"/>
          <w:sz w:val="20"/>
          <w:szCs w:val="20"/>
          <w:lang w:val="en-GB"/>
        </w:rPr>
        <w:t>E</w:t>
      </w:r>
      <w:r w:rsidR="007234B7">
        <w:rPr>
          <w:rStyle w:val="normaltextrun"/>
          <w:rFonts w:ascii="Arial" w:hAnsi="Arial" w:cs="Arial"/>
          <w:sz w:val="20"/>
          <w:szCs w:val="20"/>
          <w:lang w:val="en-GB"/>
        </w:rPr>
        <w:t>NUM</w:t>
      </w:r>
      <w:r w:rsidR="00880040">
        <w:rPr>
          <w:rStyle w:val="normaltextrun"/>
          <w:rFonts w:ascii="Arial" w:hAnsi="Arial" w:cs="Arial"/>
          <w:sz w:val="20"/>
          <w:szCs w:val="20"/>
          <w:lang w:val="en-GB"/>
        </w:rPr>
        <w:t>”</w:t>
      </w:r>
      <w:r w:rsidR="00CE54C6" w:rsidRPr="00C35B57">
        <w:rPr>
          <w:rStyle w:val="normaltextrun"/>
          <w:rFonts w:ascii="Arial" w:hAnsi="Arial" w:cs="Arial"/>
          <w:sz w:val="20"/>
          <w:szCs w:val="20"/>
          <w:lang w:val="en-GB"/>
        </w:rPr>
        <w:t xml:space="preserve">. The </w:t>
      </w:r>
      <w:proofErr w:type="spellStart"/>
      <w:r w:rsidR="00CE54C6" w:rsidRPr="00C35B57">
        <w:rPr>
          <w:rStyle w:val="normaltextrun"/>
          <w:rFonts w:ascii="Arial" w:hAnsi="Arial" w:cs="Arial"/>
          <w:sz w:val="20"/>
          <w:szCs w:val="20"/>
          <w:lang w:val="en-GB"/>
        </w:rPr>
        <w:t>ContextItemEnumItem</w:t>
      </w:r>
      <w:proofErr w:type="spellEnd"/>
      <w:r w:rsidR="00CE54C6" w:rsidRPr="00C35B57">
        <w:rPr>
          <w:rStyle w:val="normaltextrun"/>
          <w:rFonts w:ascii="Arial" w:hAnsi="Arial" w:cs="Arial"/>
          <w:sz w:val="20"/>
          <w:szCs w:val="20"/>
          <w:lang w:val="en-GB"/>
        </w:rPr>
        <w:t xml:space="preserve"> contains some of the same properties that ContextItemDefinition does. Instead of having a Code property, it has a Value. This Value is expected to be unique within the domain of the ContextItemDefinition to which it is attached. When creating a </w:t>
      </w:r>
      <w:proofErr w:type="spellStart"/>
      <w:r w:rsidR="00CE54C6" w:rsidRPr="00C35B57">
        <w:rPr>
          <w:rStyle w:val="normaltextrun"/>
          <w:rFonts w:ascii="Arial" w:hAnsi="Arial" w:cs="Arial"/>
          <w:sz w:val="20"/>
          <w:szCs w:val="20"/>
          <w:lang w:val="en-GB"/>
        </w:rPr>
        <w:t>ContextItem</w:t>
      </w:r>
      <w:proofErr w:type="spellEnd"/>
      <w:r w:rsidR="00CE54C6" w:rsidRPr="00C35B57">
        <w:rPr>
          <w:rStyle w:val="normaltextrun"/>
          <w:rFonts w:ascii="Arial" w:hAnsi="Arial" w:cs="Arial"/>
          <w:sz w:val="20"/>
          <w:szCs w:val="20"/>
          <w:lang w:val="en-GB"/>
        </w:rPr>
        <w:t xml:space="preserve"> using an </w:t>
      </w:r>
      <w:r w:rsidR="00880040">
        <w:rPr>
          <w:rStyle w:val="normaltextrun"/>
          <w:rFonts w:ascii="Arial" w:hAnsi="Arial" w:cs="Arial"/>
          <w:sz w:val="20"/>
          <w:szCs w:val="20"/>
          <w:lang w:val="en-GB"/>
        </w:rPr>
        <w:t>“</w:t>
      </w:r>
      <w:r w:rsidR="00CE54C6" w:rsidRPr="00C35B57">
        <w:rPr>
          <w:rStyle w:val="normaltextrun"/>
          <w:rFonts w:ascii="Arial" w:hAnsi="Arial" w:cs="Arial"/>
          <w:sz w:val="20"/>
          <w:szCs w:val="20"/>
          <w:lang w:val="en-GB"/>
        </w:rPr>
        <w:t>E</w:t>
      </w:r>
      <w:r w:rsidR="007234B7">
        <w:rPr>
          <w:rStyle w:val="normaltextrun"/>
          <w:rFonts w:ascii="Arial" w:hAnsi="Arial" w:cs="Arial"/>
          <w:sz w:val="20"/>
          <w:szCs w:val="20"/>
          <w:lang w:val="en-GB"/>
        </w:rPr>
        <w:t>NUM”</w:t>
      </w:r>
      <w:r w:rsidR="00CE54C6" w:rsidRPr="00C35B57">
        <w:rPr>
          <w:rStyle w:val="normaltextrun"/>
          <w:rFonts w:ascii="Arial" w:hAnsi="Arial" w:cs="Arial"/>
          <w:sz w:val="20"/>
          <w:szCs w:val="20"/>
          <w:lang w:val="en-GB"/>
        </w:rPr>
        <w:t xml:space="preserve"> type </w:t>
      </w:r>
      <w:proofErr w:type="spellStart"/>
      <w:r w:rsidR="00CE54C6" w:rsidRPr="00C35B57">
        <w:rPr>
          <w:rStyle w:val="normaltextrun"/>
          <w:rFonts w:ascii="Arial" w:hAnsi="Arial" w:cs="Arial"/>
          <w:sz w:val="20"/>
          <w:szCs w:val="20"/>
          <w:lang w:val="en-GB"/>
        </w:rPr>
        <w:t>ContextItemDefinition</w:t>
      </w:r>
      <w:proofErr w:type="spellEnd"/>
      <w:r w:rsidR="00CE54C6" w:rsidRPr="00C35B57">
        <w:rPr>
          <w:rStyle w:val="normaltextrun"/>
          <w:rFonts w:ascii="Arial" w:hAnsi="Arial" w:cs="Arial"/>
          <w:sz w:val="20"/>
          <w:szCs w:val="20"/>
          <w:lang w:val="en-GB"/>
        </w:rPr>
        <w:t xml:space="preserve">, the </w:t>
      </w:r>
      <w:proofErr w:type="spellStart"/>
      <w:r w:rsidR="00CE54C6" w:rsidRPr="00C35B57">
        <w:rPr>
          <w:rStyle w:val="normaltextrun"/>
          <w:rFonts w:ascii="Arial" w:hAnsi="Arial" w:cs="Arial"/>
          <w:sz w:val="20"/>
          <w:szCs w:val="20"/>
          <w:lang w:val="en-GB"/>
        </w:rPr>
        <w:t>ContextItem</w:t>
      </w:r>
      <w:proofErr w:type="spellEnd"/>
      <w:r w:rsidR="00CE54C6" w:rsidRPr="00C35B57">
        <w:rPr>
          <w:rStyle w:val="normaltextrun"/>
          <w:rFonts w:ascii="Arial" w:hAnsi="Arial" w:cs="Arial"/>
          <w:sz w:val="20"/>
          <w:szCs w:val="20"/>
          <w:lang w:val="en-GB"/>
        </w:rPr>
        <w:t xml:space="preserve"> Value property corresponds to the Value property of the selected </w:t>
      </w:r>
      <w:proofErr w:type="spellStart"/>
      <w:r w:rsidR="00CE54C6" w:rsidRPr="00C35B57">
        <w:rPr>
          <w:rStyle w:val="normaltextrun"/>
          <w:rFonts w:ascii="Arial" w:hAnsi="Arial" w:cs="Arial"/>
          <w:sz w:val="20"/>
          <w:szCs w:val="20"/>
          <w:lang w:val="en-GB"/>
        </w:rPr>
        <w:t>ContextItemEnumItem</w:t>
      </w:r>
      <w:proofErr w:type="spellEnd"/>
      <w:r w:rsidR="00CE54C6" w:rsidRPr="00C35B57">
        <w:rPr>
          <w:rStyle w:val="normaltextrun"/>
          <w:rFonts w:ascii="Arial" w:hAnsi="Arial" w:cs="Arial"/>
          <w:sz w:val="20"/>
          <w:szCs w:val="20"/>
          <w:lang w:val="en-GB"/>
        </w:rPr>
        <w:t>.</w:t>
      </w:r>
      <w:r w:rsidR="00CE54C6" w:rsidRPr="00C35B57">
        <w:rPr>
          <w:rStyle w:val="eop"/>
          <w:rFonts w:ascii="Arial" w:hAnsi="Arial" w:cs="Arial"/>
          <w:sz w:val="20"/>
          <w:szCs w:val="20"/>
          <w:lang w:val="en-GB"/>
        </w:rPr>
        <w:t> </w:t>
      </w:r>
    </w:p>
    <w:p w14:paraId="20FFA8D1" w14:textId="4A896835" w:rsidR="00CE54C6" w:rsidRPr="00C35B57" w:rsidRDefault="00D40B1D" w:rsidP="00561A06">
      <w:pPr>
        <w:pStyle w:val="paragraph"/>
        <w:spacing w:before="0" w:beforeAutospacing="0" w:after="240" w:afterAutospacing="0"/>
        <w:ind w:left="965"/>
        <w:jc w:val="both"/>
        <w:textAlignment w:val="baseline"/>
        <w:rPr>
          <w:rStyle w:val="eop"/>
          <w:rFonts w:ascii="Arial" w:hAnsi="Arial" w:cs="Arial"/>
          <w:sz w:val="22"/>
          <w:szCs w:val="22"/>
          <w:lang w:val="en-GB"/>
        </w:rPr>
      </w:pPr>
      <w:proofErr w:type="spellStart"/>
      <w:r>
        <w:rPr>
          <w:rStyle w:val="normaltextrun"/>
          <w:rFonts w:ascii="Arial" w:hAnsi="Arial" w:cs="Arial"/>
          <w:b/>
          <w:bCs/>
          <w:sz w:val="20"/>
          <w:szCs w:val="20"/>
          <w:lang w:val="en-GB"/>
        </w:rPr>
        <w:t>t</w:t>
      </w:r>
      <w:r w:rsidR="00CE54C6" w:rsidRPr="00C35B57">
        <w:rPr>
          <w:rStyle w:val="normaltextrun"/>
          <w:rFonts w:ascii="Arial" w:hAnsi="Arial" w:cs="Arial"/>
          <w:b/>
          <w:bCs/>
          <w:sz w:val="20"/>
          <w:szCs w:val="20"/>
          <w:lang w:val="en-GB"/>
        </w:rPr>
        <w:t>imeScopes</w:t>
      </w:r>
      <w:proofErr w:type="spellEnd"/>
      <w:r w:rsidR="00CE54C6" w:rsidRPr="00C35B57">
        <w:rPr>
          <w:rStyle w:val="normaltextrun"/>
          <w:rFonts w:ascii="Arial" w:hAnsi="Arial" w:cs="Arial"/>
          <w:b/>
          <w:bCs/>
          <w:sz w:val="20"/>
          <w:szCs w:val="20"/>
          <w:lang w:val="en-GB"/>
        </w:rPr>
        <w:t>:</w:t>
      </w:r>
      <w:r w:rsidR="00CE54C6" w:rsidRPr="00C35B57">
        <w:rPr>
          <w:rStyle w:val="normaltextrun"/>
          <w:rFonts w:ascii="Arial" w:hAnsi="Arial" w:cs="Arial"/>
          <w:sz w:val="20"/>
          <w:szCs w:val="20"/>
          <w:lang w:val="en-GB"/>
        </w:rPr>
        <w:t xml:space="preserve"> an optional collection of </w:t>
      </w:r>
      <w:proofErr w:type="spellStart"/>
      <w:r w:rsidR="00CE54C6" w:rsidRPr="00C35B57">
        <w:rPr>
          <w:rStyle w:val="normaltextrun"/>
          <w:rFonts w:ascii="Arial" w:hAnsi="Arial" w:cs="Arial"/>
          <w:sz w:val="20"/>
          <w:szCs w:val="20"/>
          <w:lang w:val="en-GB"/>
        </w:rPr>
        <w:t>TimeScope</w:t>
      </w:r>
      <w:proofErr w:type="spellEnd"/>
      <w:r w:rsidR="00CE54C6" w:rsidRPr="00C35B57">
        <w:rPr>
          <w:rStyle w:val="normaltextrun"/>
          <w:rFonts w:ascii="Arial" w:hAnsi="Arial" w:cs="Arial"/>
          <w:sz w:val="20"/>
          <w:szCs w:val="20"/>
          <w:lang w:val="en-GB"/>
        </w:rPr>
        <w:t xml:space="preserve"> objects. This collection enables attaching a variety of time- related </w:t>
      </w:r>
      <w:r w:rsidR="00AC07EC" w:rsidRPr="00C35B57">
        <w:rPr>
          <w:rStyle w:val="normaltextrun"/>
          <w:rFonts w:ascii="Arial" w:hAnsi="Arial" w:cs="Arial"/>
          <w:sz w:val="20"/>
          <w:szCs w:val="20"/>
          <w:lang w:val="en-GB"/>
        </w:rPr>
        <w:t>properties</w:t>
      </w:r>
      <w:r w:rsidR="00CE54C6" w:rsidRPr="00C35B57">
        <w:rPr>
          <w:rStyle w:val="normaltextrun"/>
          <w:rFonts w:ascii="Arial" w:hAnsi="Arial" w:cs="Arial"/>
          <w:sz w:val="20"/>
          <w:szCs w:val="20"/>
          <w:lang w:val="en-GB"/>
        </w:rPr>
        <w:t xml:space="preserve"> to the ContextItemDefinition. For example, a </w:t>
      </w:r>
      <w:proofErr w:type="spellStart"/>
      <w:r w:rsidR="00CE54C6" w:rsidRPr="00C35B57">
        <w:rPr>
          <w:rStyle w:val="normaltextrun"/>
          <w:rFonts w:ascii="Arial" w:hAnsi="Arial" w:cs="Arial"/>
          <w:sz w:val="20"/>
          <w:szCs w:val="20"/>
          <w:lang w:val="en-GB"/>
        </w:rPr>
        <w:t>TimeScope</w:t>
      </w:r>
      <w:proofErr w:type="spellEnd"/>
      <w:r w:rsidR="00CE54C6" w:rsidRPr="00C35B57">
        <w:rPr>
          <w:rStyle w:val="normaltextrun"/>
          <w:rFonts w:ascii="Arial" w:hAnsi="Arial" w:cs="Arial"/>
          <w:sz w:val="20"/>
          <w:szCs w:val="20"/>
          <w:lang w:val="en-GB"/>
        </w:rPr>
        <w:t xml:space="preserve"> could describe when its ContextItemDefinition was created, another when it was updated, and a third for which the date range is valid.</w:t>
      </w:r>
      <w:r w:rsidR="00CE54C6" w:rsidRPr="00C35B57">
        <w:rPr>
          <w:rStyle w:val="eop"/>
          <w:rFonts w:ascii="Arial" w:hAnsi="Arial" w:cs="Arial"/>
          <w:sz w:val="20"/>
          <w:szCs w:val="20"/>
          <w:lang w:val="en-GB"/>
        </w:rPr>
        <w:t> </w:t>
      </w:r>
    </w:p>
    <w:p w14:paraId="0AFC1F50" w14:textId="146F8469" w:rsidR="00CE54C6" w:rsidRPr="00C35B57" w:rsidRDefault="00D40B1D" w:rsidP="00561A06">
      <w:pPr>
        <w:pStyle w:val="paragraph"/>
        <w:spacing w:before="0" w:beforeAutospacing="0" w:after="240" w:afterAutospacing="0"/>
        <w:ind w:left="965"/>
        <w:jc w:val="both"/>
        <w:textAlignment w:val="baseline"/>
        <w:rPr>
          <w:rStyle w:val="eop"/>
          <w:rFonts w:ascii="Arial" w:hAnsi="Arial" w:cs="Arial"/>
          <w:sz w:val="22"/>
          <w:szCs w:val="22"/>
          <w:lang w:val="en-GB"/>
        </w:rPr>
      </w:pPr>
      <w:proofErr w:type="spellStart"/>
      <w:r>
        <w:rPr>
          <w:rStyle w:val="normaltextrun"/>
          <w:rFonts w:ascii="Arial" w:hAnsi="Arial" w:cs="Arial"/>
          <w:b/>
          <w:bCs/>
          <w:sz w:val="20"/>
          <w:szCs w:val="20"/>
          <w:lang w:val="en-GB"/>
        </w:rPr>
        <w:t>m</w:t>
      </w:r>
      <w:r w:rsidR="00CE54C6" w:rsidRPr="00C35B57">
        <w:rPr>
          <w:rStyle w:val="normaltextrun"/>
          <w:rFonts w:ascii="Arial" w:hAnsi="Arial" w:cs="Arial"/>
          <w:b/>
          <w:bCs/>
          <w:sz w:val="20"/>
          <w:szCs w:val="20"/>
          <w:lang w:val="en-GB"/>
        </w:rPr>
        <w:t>odelScopeIds</w:t>
      </w:r>
      <w:proofErr w:type="spellEnd"/>
      <w:r w:rsidR="00CE54C6" w:rsidRPr="00C35B57">
        <w:rPr>
          <w:rStyle w:val="normaltextrun"/>
          <w:rFonts w:ascii="Arial" w:hAnsi="Arial" w:cs="Arial"/>
          <w:b/>
          <w:bCs/>
          <w:sz w:val="20"/>
          <w:szCs w:val="20"/>
          <w:lang w:val="en-GB"/>
        </w:rPr>
        <w:t>:</w:t>
      </w:r>
      <w:r w:rsidR="00CE54C6" w:rsidRPr="00C35B57">
        <w:rPr>
          <w:rStyle w:val="normaltextrun"/>
          <w:rFonts w:ascii="Arial" w:hAnsi="Arial" w:cs="Arial"/>
          <w:sz w:val="20"/>
          <w:szCs w:val="20"/>
          <w:lang w:val="en-GB"/>
        </w:rPr>
        <w:t xml:space="preserve"> A collection of references to </w:t>
      </w:r>
      <w:proofErr w:type="spellStart"/>
      <w:r w:rsidR="00CE54C6" w:rsidRPr="00C35B57">
        <w:rPr>
          <w:rStyle w:val="normaltextrun"/>
          <w:rFonts w:ascii="Arial" w:hAnsi="Arial" w:cs="Arial"/>
          <w:sz w:val="20"/>
          <w:szCs w:val="20"/>
          <w:lang w:val="en-GB"/>
        </w:rPr>
        <w:t>ModelScope</w:t>
      </w:r>
      <w:proofErr w:type="spellEnd"/>
      <w:r w:rsidR="00CE54C6" w:rsidRPr="00C35B57">
        <w:rPr>
          <w:rStyle w:val="normaltextrun"/>
          <w:rFonts w:ascii="Arial" w:hAnsi="Arial" w:cs="Arial"/>
          <w:sz w:val="20"/>
          <w:szCs w:val="20"/>
          <w:lang w:val="en-GB"/>
        </w:rPr>
        <w:t xml:space="preserve"> objects. The </w:t>
      </w:r>
      <w:proofErr w:type="spellStart"/>
      <w:r w:rsidR="00CE54C6" w:rsidRPr="00C35B57">
        <w:rPr>
          <w:rStyle w:val="normaltextrun"/>
          <w:rFonts w:ascii="Arial" w:hAnsi="Arial" w:cs="Arial"/>
          <w:sz w:val="20"/>
          <w:szCs w:val="20"/>
          <w:lang w:val="en-GB"/>
        </w:rPr>
        <w:t>ModelScope</w:t>
      </w:r>
      <w:proofErr w:type="spellEnd"/>
      <w:r w:rsidR="00CE54C6" w:rsidRPr="00C35B57">
        <w:rPr>
          <w:rStyle w:val="normaltextrun"/>
          <w:rFonts w:ascii="Arial" w:hAnsi="Arial" w:cs="Arial"/>
          <w:sz w:val="20"/>
          <w:szCs w:val="20"/>
          <w:lang w:val="en-GB"/>
        </w:rPr>
        <w:t xml:space="preserve"> object represents a business object in either the ADAPT model or ISO</w:t>
      </w:r>
      <w:r w:rsidR="00603231">
        <w:rPr>
          <w:rStyle w:val="normaltextrun"/>
          <w:rFonts w:ascii="Arial" w:hAnsi="Arial" w:cs="Arial"/>
          <w:sz w:val="20"/>
          <w:szCs w:val="20"/>
          <w:lang w:val="en-GB"/>
        </w:rPr>
        <w:t xml:space="preserve"> </w:t>
      </w:r>
      <w:r w:rsidR="00CE54C6" w:rsidRPr="00C35B57">
        <w:rPr>
          <w:rStyle w:val="normaltextrun"/>
          <w:rFonts w:ascii="Arial" w:hAnsi="Arial" w:cs="Arial"/>
          <w:sz w:val="20"/>
          <w:szCs w:val="20"/>
          <w:lang w:val="en-GB"/>
        </w:rPr>
        <w:t xml:space="preserve">11783 (potentially other models as well). For example, there is a </w:t>
      </w:r>
      <w:proofErr w:type="spellStart"/>
      <w:r w:rsidR="00CE54C6" w:rsidRPr="00C35B57">
        <w:rPr>
          <w:rStyle w:val="normaltextrun"/>
          <w:rFonts w:ascii="Arial" w:hAnsi="Arial" w:cs="Arial"/>
          <w:sz w:val="20"/>
          <w:szCs w:val="20"/>
          <w:lang w:val="en-GB"/>
        </w:rPr>
        <w:t>ModelScope</w:t>
      </w:r>
      <w:proofErr w:type="spellEnd"/>
      <w:r w:rsidR="00CE54C6" w:rsidRPr="00C35B57">
        <w:rPr>
          <w:rStyle w:val="normaltextrun"/>
          <w:rFonts w:ascii="Arial" w:hAnsi="Arial" w:cs="Arial"/>
          <w:sz w:val="20"/>
          <w:szCs w:val="20"/>
          <w:lang w:val="en-GB"/>
        </w:rPr>
        <w:t xml:space="preserve"> object for the ADAPT Farm class as well as a separate one for the ISO</w:t>
      </w:r>
      <w:r w:rsidR="00603231">
        <w:rPr>
          <w:rStyle w:val="normaltextrun"/>
          <w:rFonts w:ascii="Arial" w:hAnsi="Arial" w:cs="Arial"/>
          <w:sz w:val="20"/>
          <w:szCs w:val="20"/>
          <w:lang w:val="en-GB"/>
        </w:rPr>
        <w:t xml:space="preserve"> </w:t>
      </w:r>
      <w:r w:rsidR="00CE54C6" w:rsidRPr="00C35B57">
        <w:rPr>
          <w:rStyle w:val="normaltextrun"/>
          <w:rFonts w:ascii="Arial" w:hAnsi="Arial" w:cs="Arial"/>
          <w:sz w:val="20"/>
          <w:szCs w:val="20"/>
          <w:lang w:val="en-GB"/>
        </w:rPr>
        <w:t>11783 Farm element (FRM). This coded list of business objects forms the controlled vocabulary we use to specify which objects a given ContextItemDefinition can be used to describe.</w:t>
      </w:r>
      <w:r w:rsidR="00CE54C6" w:rsidRPr="00C35B57">
        <w:rPr>
          <w:rStyle w:val="eop"/>
          <w:rFonts w:ascii="Arial" w:hAnsi="Arial" w:cs="Arial"/>
          <w:sz w:val="20"/>
          <w:szCs w:val="20"/>
          <w:lang w:val="en-GB"/>
        </w:rPr>
        <w:t> </w:t>
      </w:r>
    </w:p>
    <w:p w14:paraId="657B1BCF" w14:textId="4730F730" w:rsidR="00880040" w:rsidRPr="005C4CB6" w:rsidRDefault="00D40B1D" w:rsidP="005C4CB6">
      <w:pPr>
        <w:pStyle w:val="paragraph"/>
        <w:spacing w:before="0" w:beforeAutospacing="0" w:after="240" w:afterAutospacing="0"/>
        <w:ind w:left="965"/>
        <w:jc w:val="both"/>
        <w:textAlignment w:val="baseline"/>
        <w:rPr>
          <w:rFonts w:ascii="Arial" w:hAnsi="Arial" w:cs="Arial"/>
          <w:sz w:val="22"/>
          <w:szCs w:val="22"/>
          <w:lang w:val="en-GB"/>
        </w:rPr>
      </w:pPr>
      <w:proofErr w:type="spellStart"/>
      <w:r>
        <w:rPr>
          <w:rStyle w:val="normaltextrun"/>
          <w:rFonts w:ascii="Arial" w:hAnsi="Arial" w:cs="Arial"/>
          <w:b/>
          <w:bCs/>
          <w:sz w:val="20"/>
          <w:szCs w:val="20"/>
          <w:lang w:val="en-GB"/>
        </w:rPr>
        <w:t>g</w:t>
      </w:r>
      <w:r w:rsidR="00CE54C6" w:rsidRPr="00C35B57">
        <w:rPr>
          <w:rStyle w:val="normaltextrun"/>
          <w:rFonts w:ascii="Arial" w:hAnsi="Arial" w:cs="Arial"/>
          <w:b/>
          <w:bCs/>
          <w:sz w:val="20"/>
          <w:szCs w:val="20"/>
          <w:lang w:val="en-GB"/>
        </w:rPr>
        <w:t>eo</w:t>
      </w:r>
      <w:r w:rsidR="007234B7">
        <w:rPr>
          <w:rStyle w:val="normaltextrun"/>
          <w:rFonts w:ascii="Arial" w:hAnsi="Arial" w:cs="Arial"/>
          <w:b/>
          <w:bCs/>
          <w:sz w:val="20"/>
          <w:szCs w:val="20"/>
          <w:lang w:val="en-GB"/>
        </w:rPr>
        <w:t>p</w:t>
      </w:r>
      <w:r w:rsidR="00CE54C6" w:rsidRPr="00C35B57">
        <w:rPr>
          <w:rStyle w:val="normaltextrun"/>
          <w:rFonts w:ascii="Arial" w:hAnsi="Arial" w:cs="Arial"/>
          <w:b/>
          <w:bCs/>
          <w:sz w:val="20"/>
          <w:szCs w:val="20"/>
          <w:lang w:val="en-GB"/>
        </w:rPr>
        <w:t>oliticalContextIds</w:t>
      </w:r>
      <w:proofErr w:type="spellEnd"/>
      <w:r w:rsidR="00CE54C6" w:rsidRPr="00C35B57">
        <w:rPr>
          <w:rStyle w:val="normaltextrun"/>
          <w:rFonts w:ascii="Arial" w:hAnsi="Arial" w:cs="Arial"/>
          <w:b/>
          <w:bCs/>
          <w:sz w:val="20"/>
          <w:szCs w:val="20"/>
          <w:lang w:val="en-GB"/>
        </w:rPr>
        <w:t>:</w:t>
      </w:r>
      <w:r w:rsidR="00CE54C6" w:rsidRPr="00C35B57">
        <w:rPr>
          <w:rStyle w:val="normaltextrun"/>
          <w:rFonts w:ascii="Arial" w:hAnsi="Arial" w:cs="Arial"/>
          <w:sz w:val="20"/>
          <w:szCs w:val="20"/>
          <w:lang w:val="en-GB"/>
        </w:rPr>
        <w:t xml:space="preserve"> A collection of references to </w:t>
      </w:r>
      <w:proofErr w:type="spellStart"/>
      <w:r w:rsidR="00CE54C6" w:rsidRPr="00C35B57">
        <w:rPr>
          <w:rStyle w:val="normaltextrun"/>
          <w:rFonts w:ascii="Arial" w:hAnsi="Arial" w:cs="Arial"/>
          <w:sz w:val="20"/>
          <w:szCs w:val="20"/>
          <w:lang w:val="en-GB"/>
        </w:rPr>
        <w:t>Geo</w:t>
      </w:r>
      <w:r w:rsidR="007234B7">
        <w:rPr>
          <w:rStyle w:val="normaltextrun"/>
          <w:rFonts w:ascii="Arial" w:hAnsi="Arial" w:cs="Arial"/>
          <w:sz w:val="20"/>
          <w:szCs w:val="20"/>
          <w:lang w:val="en-GB"/>
        </w:rPr>
        <w:t>p</w:t>
      </w:r>
      <w:r w:rsidR="00CE54C6" w:rsidRPr="00C35B57">
        <w:rPr>
          <w:rStyle w:val="normaltextrun"/>
          <w:rFonts w:ascii="Arial" w:hAnsi="Arial" w:cs="Arial"/>
          <w:sz w:val="20"/>
          <w:szCs w:val="20"/>
          <w:lang w:val="en-GB"/>
        </w:rPr>
        <w:t>oliticalContext</w:t>
      </w:r>
      <w:proofErr w:type="spellEnd"/>
      <w:r w:rsidR="00CE54C6" w:rsidRPr="00C35B57">
        <w:rPr>
          <w:rStyle w:val="normaltextrun"/>
          <w:rFonts w:ascii="Arial" w:hAnsi="Arial" w:cs="Arial"/>
          <w:sz w:val="20"/>
          <w:szCs w:val="20"/>
          <w:lang w:val="en-GB"/>
        </w:rPr>
        <w:t xml:space="preserve"> objects. The </w:t>
      </w:r>
      <w:proofErr w:type="spellStart"/>
      <w:r w:rsidR="00CE54C6" w:rsidRPr="00C35B57">
        <w:rPr>
          <w:rStyle w:val="normaltextrun"/>
          <w:rFonts w:ascii="Arial" w:hAnsi="Arial" w:cs="Arial"/>
          <w:sz w:val="20"/>
          <w:szCs w:val="20"/>
          <w:lang w:val="en-GB"/>
        </w:rPr>
        <w:t>GeoPoliticalContext</w:t>
      </w:r>
      <w:proofErr w:type="spellEnd"/>
      <w:r w:rsidR="00CE54C6" w:rsidRPr="00C35B57">
        <w:rPr>
          <w:rStyle w:val="normaltextrun"/>
          <w:rFonts w:ascii="Arial" w:hAnsi="Arial" w:cs="Arial"/>
          <w:sz w:val="20"/>
          <w:szCs w:val="20"/>
          <w:lang w:val="en-GB"/>
        </w:rPr>
        <w:t xml:space="preserve"> object represents an entry in an external controlled vocabulary that describes a particular geographic/political domain or organization. This is a powerful feature that enables tagging ContextItemDefinition(s) with a marker that conveys </w:t>
      </w:r>
      <w:r w:rsidR="00880040">
        <w:rPr>
          <w:rStyle w:val="normaltextrun"/>
          <w:rFonts w:ascii="Arial" w:hAnsi="Arial" w:cs="Arial"/>
          <w:sz w:val="20"/>
          <w:szCs w:val="20"/>
          <w:lang w:val="en-GB"/>
        </w:rPr>
        <w:t>“</w:t>
      </w:r>
      <w:r w:rsidR="00CE54C6" w:rsidRPr="00C35B57">
        <w:rPr>
          <w:rStyle w:val="normaltextrun"/>
          <w:rFonts w:ascii="Arial" w:hAnsi="Arial" w:cs="Arial"/>
          <w:sz w:val="20"/>
          <w:szCs w:val="20"/>
          <w:lang w:val="en-GB"/>
        </w:rPr>
        <w:t>where</w:t>
      </w:r>
      <w:r w:rsidR="00880040">
        <w:rPr>
          <w:rStyle w:val="normaltextrun"/>
          <w:rFonts w:ascii="Arial" w:hAnsi="Arial" w:cs="Arial"/>
          <w:sz w:val="20"/>
          <w:szCs w:val="20"/>
          <w:lang w:val="en-GB"/>
        </w:rPr>
        <w:t>”</w:t>
      </w:r>
      <w:r w:rsidR="00CE54C6" w:rsidRPr="00C35B57">
        <w:rPr>
          <w:rStyle w:val="normaltextrun"/>
          <w:rFonts w:ascii="Arial" w:hAnsi="Arial" w:cs="Arial"/>
          <w:sz w:val="20"/>
          <w:szCs w:val="20"/>
          <w:lang w:val="en-GB"/>
        </w:rPr>
        <w:t xml:space="preserve"> the data it represents is relevant.</w:t>
      </w:r>
      <w:r w:rsidR="00CE54C6" w:rsidRPr="00C35B57">
        <w:rPr>
          <w:rStyle w:val="eop"/>
          <w:rFonts w:ascii="Arial" w:hAnsi="Arial" w:cs="Arial"/>
          <w:sz w:val="20"/>
          <w:szCs w:val="20"/>
          <w:lang w:val="en-GB"/>
        </w:rPr>
        <w:t> </w:t>
      </w:r>
      <w:r w:rsidR="5AEA586B" w:rsidRPr="72E6EA17">
        <w:rPr>
          <w:rStyle w:val="eop"/>
          <w:rFonts w:ascii="Arial" w:hAnsi="Arial" w:cs="Arial"/>
          <w:sz w:val="20"/>
          <w:szCs w:val="20"/>
          <w:lang w:val="en-GB"/>
        </w:rPr>
        <w:t>See</w:t>
      </w:r>
      <w:r w:rsidR="007234B7">
        <w:rPr>
          <w:rStyle w:val="eop"/>
          <w:rFonts w:ascii="Arial" w:hAnsi="Arial" w:cs="Arial"/>
          <w:sz w:val="20"/>
          <w:szCs w:val="20"/>
          <w:lang w:val="en-GB"/>
        </w:rPr>
        <w:t xml:space="preserve"> </w:t>
      </w:r>
      <w:r w:rsidR="00D92369">
        <w:rPr>
          <w:rStyle w:val="eop"/>
          <w:rFonts w:ascii="Arial" w:hAnsi="Arial" w:cs="Arial"/>
          <w:sz w:val="20"/>
          <w:szCs w:val="20"/>
          <w:lang w:val="en-GB"/>
        </w:rPr>
        <w:t>8</w:t>
      </w:r>
      <w:r w:rsidR="007234B7">
        <w:rPr>
          <w:rStyle w:val="eop"/>
          <w:rFonts w:ascii="Arial" w:hAnsi="Arial" w:cs="Arial"/>
          <w:sz w:val="20"/>
          <w:szCs w:val="20"/>
          <w:lang w:val="en-GB"/>
        </w:rPr>
        <w:t>.</w:t>
      </w:r>
      <w:r w:rsidR="00D92369">
        <w:rPr>
          <w:rStyle w:val="eop"/>
          <w:rFonts w:ascii="Arial" w:hAnsi="Arial" w:cs="Arial"/>
          <w:sz w:val="20"/>
          <w:szCs w:val="20"/>
          <w:lang w:val="en-GB"/>
        </w:rPr>
        <w:t>5</w:t>
      </w:r>
      <w:r w:rsidR="007234B7">
        <w:rPr>
          <w:rStyle w:val="eop"/>
          <w:rFonts w:ascii="Arial" w:hAnsi="Arial" w:cs="Arial"/>
          <w:sz w:val="20"/>
          <w:szCs w:val="20"/>
          <w:lang w:val="en-GB"/>
        </w:rPr>
        <w:t>.</w:t>
      </w:r>
      <w:r w:rsidR="00D92369">
        <w:rPr>
          <w:rStyle w:val="eop"/>
          <w:rFonts w:ascii="Arial" w:hAnsi="Arial" w:cs="Arial"/>
          <w:sz w:val="20"/>
          <w:szCs w:val="20"/>
          <w:lang w:val="en-GB"/>
        </w:rPr>
        <w:t>8</w:t>
      </w:r>
      <w:r w:rsidR="007234B7">
        <w:rPr>
          <w:rStyle w:val="eop"/>
          <w:rFonts w:ascii="Arial" w:hAnsi="Arial" w:cs="Arial"/>
          <w:sz w:val="20"/>
          <w:szCs w:val="20"/>
          <w:lang w:val="en-GB"/>
        </w:rPr>
        <w:t xml:space="preserve"> for more detail on the </w:t>
      </w:r>
      <w:proofErr w:type="spellStart"/>
      <w:r w:rsidR="007234B7">
        <w:rPr>
          <w:rStyle w:val="eop"/>
          <w:rFonts w:ascii="Arial" w:hAnsi="Arial" w:cs="Arial"/>
          <w:sz w:val="20"/>
          <w:szCs w:val="20"/>
          <w:lang w:val="en-GB"/>
        </w:rPr>
        <w:t>GeopoliticalContext</w:t>
      </w:r>
      <w:proofErr w:type="spellEnd"/>
      <w:r w:rsidR="007234B7">
        <w:rPr>
          <w:rStyle w:val="eop"/>
          <w:rFonts w:ascii="Arial" w:hAnsi="Arial" w:cs="Arial"/>
          <w:sz w:val="20"/>
          <w:szCs w:val="20"/>
          <w:lang w:val="en-GB"/>
        </w:rPr>
        <w:t xml:space="preserve"> class.</w:t>
      </w:r>
    </w:p>
    <w:p w14:paraId="537E99A3" w14:textId="076730DE" w:rsidR="007234B7" w:rsidRDefault="007234B7" w:rsidP="007234B7">
      <w:pPr>
        <w:pStyle w:val="Heading3"/>
      </w:pPr>
      <w:bookmarkStart w:id="95" w:name="_Toc160650439"/>
      <w:r w:rsidRPr="00C35B57">
        <w:t>8.5.</w:t>
      </w:r>
      <w:r>
        <w:t>7</w:t>
      </w:r>
      <w:r w:rsidRPr="00C35B57">
        <w:tab/>
      </w:r>
      <w:r>
        <w:tab/>
      </w:r>
      <w:r>
        <w:tab/>
      </w:r>
      <w:proofErr w:type="spellStart"/>
      <w:r w:rsidRPr="00EB382A">
        <w:t>ContextItemEnumItem</w:t>
      </w:r>
      <w:bookmarkEnd w:id="95"/>
      <w:proofErr w:type="spellEnd"/>
    </w:p>
    <w:p w14:paraId="05BD862C" w14:textId="3295C495" w:rsidR="007234B7" w:rsidRDefault="007234B7" w:rsidP="007234B7">
      <w:r>
        <w:t xml:space="preserve">This class holds the possible enumerated values that </w:t>
      </w:r>
      <w:proofErr w:type="spellStart"/>
      <w:r>
        <w:t>ContextItem</w:t>
      </w:r>
      <w:proofErr w:type="spellEnd"/>
      <w:r>
        <w:t xml:space="preserve"> instances of a given </w:t>
      </w:r>
      <w:proofErr w:type="spellStart"/>
      <w:r>
        <w:t>ContextItemDefinition</w:t>
      </w:r>
      <w:proofErr w:type="spellEnd"/>
      <w:r>
        <w:t xml:space="preserve"> with </w:t>
      </w:r>
      <w:proofErr w:type="spellStart"/>
      <w:r>
        <w:t>valueType</w:t>
      </w:r>
      <w:proofErr w:type="spellEnd"/>
      <w:r>
        <w:t xml:space="preserve"> </w:t>
      </w:r>
      <w:proofErr w:type="gramStart"/>
      <w:r>
        <w:t>= .ENUM</w:t>
      </w:r>
      <w:proofErr w:type="gramEnd"/>
      <w:r>
        <w:t xml:space="preserve"> can take. Its properties are:</w:t>
      </w:r>
    </w:p>
    <w:p w14:paraId="22EC3D7D" w14:textId="325476E6" w:rsidR="007234B7" w:rsidRPr="007234B7" w:rsidRDefault="007234B7" w:rsidP="007234B7">
      <w:pPr>
        <w:pStyle w:val="paragraph"/>
        <w:spacing w:before="0" w:beforeAutospacing="0" w:after="240" w:afterAutospacing="0"/>
        <w:ind w:left="965"/>
        <w:jc w:val="both"/>
        <w:textAlignment w:val="baseline"/>
        <w:rPr>
          <w:rStyle w:val="normaltextrun"/>
          <w:rFonts w:ascii="Arial" w:hAnsi="Arial" w:cs="Arial"/>
          <w:sz w:val="20"/>
          <w:szCs w:val="20"/>
          <w:lang w:val="en-GB"/>
        </w:rPr>
      </w:pPr>
      <w:r w:rsidRPr="007234B7">
        <w:rPr>
          <w:rStyle w:val="normaltextrun"/>
          <w:rFonts w:ascii="Arial" w:hAnsi="Arial" w:cs="Arial"/>
          <w:b/>
          <w:bCs/>
          <w:sz w:val="20"/>
          <w:szCs w:val="20"/>
          <w:lang w:val="en-GB"/>
        </w:rPr>
        <w:t>value</w:t>
      </w:r>
      <w:r w:rsidRPr="007234B7">
        <w:rPr>
          <w:rStyle w:val="normaltextrun"/>
          <w:rFonts w:ascii="Arial" w:hAnsi="Arial" w:cs="Arial"/>
          <w:sz w:val="20"/>
          <w:szCs w:val="20"/>
          <w:lang w:val="en-GB"/>
        </w:rPr>
        <w:t xml:space="preserve">: A string representing a possible value taken by an enumerated </w:t>
      </w:r>
      <w:proofErr w:type="spellStart"/>
      <w:r w:rsidRPr="007234B7">
        <w:rPr>
          <w:rStyle w:val="normaltextrun"/>
          <w:rFonts w:ascii="Arial" w:hAnsi="Arial" w:cs="Arial"/>
          <w:sz w:val="20"/>
          <w:szCs w:val="20"/>
          <w:lang w:val="en-GB"/>
        </w:rPr>
        <w:t>ContextItem</w:t>
      </w:r>
      <w:proofErr w:type="spellEnd"/>
      <w:r w:rsidRPr="007234B7">
        <w:rPr>
          <w:rStyle w:val="normaltextrun"/>
          <w:rFonts w:ascii="Arial" w:hAnsi="Arial" w:cs="Arial"/>
          <w:sz w:val="20"/>
          <w:szCs w:val="20"/>
          <w:lang w:val="en-GB"/>
        </w:rPr>
        <w:t xml:space="preserve"> </w:t>
      </w:r>
      <w:r w:rsidRPr="00C35B57">
        <w:rPr>
          <w:rStyle w:val="normaltextrun"/>
          <w:rFonts w:ascii="Arial" w:hAnsi="Arial" w:cs="Arial"/>
          <w:sz w:val="20"/>
          <w:szCs w:val="20"/>
          <w:lang w:val="en-GB"/>
        </w:rPr>
        <w:t>This Value is expected to be unique within the domain of the ContextItemDefinition to which it is attached.</w:t>
      </w:r>
    </w:p>
    <w:p w14:paraId="7EA01FA7" w14:textId="072FE2F0" w:rsidR="007234B7" w:rsidRDefault="007234B7" w:rsidP="007234B7">
      <w:pPr>
        <w:pStyle w:val="paragraph"/>
        <w:spacing w:before="0" w:beforeAutospacing="0" w:after="240" w:afterAutospacing="0"/>
        <w:ind w:left="965"/>
        <w:jc w:val="both"/>
        <w:textAlignment w:val="baseline"/>
        <w:rPr>
          <w:rStyle w:val="normaltextrun"/>
          <w:rFonts w:ascii="Arial" w:hAnsi="Arial" w:cs="Arial"/>
          <w:sz w:val="20"/>
          <w:szCs w:val="20"/>
          <w:lang w:val="en-GB"/>
        </w:rPr>
      </w:pPr>
      <w:r w:rsidRPr="007234B7">
        <w:rPr>
          <w:rStyle w:val="normaltextrun"/>
          <w:rFonts w:ascii="Arial" w:hAnsi="Arial" w:cs="Arial"/>
          <w:b/>
          <w:bCs/>
          <w:sz w:val="20"/>
          <w:szCs w:val="20"/>
          <w:lang w:val="en-GB"/>
        </w:rPr>
        <w:t>description</w:t>
      </w:r>
      <w:r w:rsidRPr="007234B7">
        <w:rPr>
          <w:rStyle w:val="normaltextrun"/>
          <w:rFonts w:ascii="Arial" w:hAnsi="Arial" w:cs="Arial"/>
          <w:sz w:val="20"/>
          <w:szCs w:val="20"/>
          <w:lang w:val="en-GB"/>
        </w:rPr>
        <w:t>: A human-friendly description of the meaning of the value.</w:t>
      </w:r>
    </w:p>
    <w:p w14:paraId="481A80E5" w14:textId="5A4F6A2D" w:rsidR="00EF5269" w:rsidRPr="007234B7" w:rsidRDefault="00EF5269" w:rsidP="007234B7">
      <w:pPr>
        <w:pStyle w:val="paragraph"/>
        <w:spacing w:before="0" w:beforeAutospacing="0" w:after="240" w:afterAutospacing="0"/>
        <w:ind w:left="965"/>
        <w:jc w:val="both"/>
        <w:textAlignment w:val="baseline"/>
        <w:rPr>
          <w:rStyle w:val="normaltextrun"/>
          <w:rFonts w:ascii="Arial" w:hAnsi="Arial" w:cs="Arial"/>
          <w:sz w:val="20"/>
          <w:szCs w:val="20"/>
          <w:lang w:val="en-GB"/>
        </w:rPr>
      </w:pPr>
      <w:r>
        <w:rPr>
          <w:rStyle w:val="normaltextrun"/>
          <w:rFonts w:ascii="Arial" w:hAnsi="Arial" w:cs="Arial"/>
          <w:b/>
          <w:bCs/>
          <w:sz w:val="20"/>
          <w:szCs w:val="20"/>
          <w:lang w:val="en-GB"/>
        </w:rPr>
        <w:t>label</w:t>
      </w:r>
      <w:r w:rsidRPr="00C35B57">
        <w:rPr>
          <w:rStyle w:val="normaltextrun"/>
          <w:rFonts w:ascii="Arial" w:hAnsi="Arial" w:cs="Arial"/>
          <w:b/>
          <w:bCs/>
          <w:sz w:val="20"/>
          <w:szCs w:val="20"/>
          <w:lang w:val="en-GB"/>
        </w:rPr>
        <w:t>s:</w:t>
      </w:r>
      <w:r w:rsidRPr="00C35B57">
        <w:rPr>
          <w:rStyle w:val="normaltextrun"/>
          <w:rFonts w:ascii="Arial" w:hAnsi="Arial" w:cs="Arial"/>
          <w:sz w:val="20"/>
          <w:szCs w:val="20"/>
          <w:lang w:val="en-GB"/>
        </w:rPr>
        <w:t xml:space="preserve"> A collection of L</w:t>
      </w:r>
      <w:r>
        <w:rPr>
          <w:rStyle w:val="normaltextrun"/>
          <w:rFonts w:ascii="Arial" w:hAnsi="Arial" w:cs="Arial"/>
          <w:sz w:val="20"/>
          <w:szCs w:val="20"/>
          <w:lang w:val="en-GB"/>
        </w:rPr>
        <w:t>abel</w:t>
      </w:r>
      <w:r w:rsidRPr="00C35B57">
        <w:rPr>
          <w:rStyle w:val="normaltextrun"/>
          <w:rFonts w:ascii="Arial" w:hAnsi="Arial" w:cs="Arial"/>
          <w:sz w:val="20"/>
          <w:szCs w:val="20"/>
          <w:lang w:val="en-GB"/>
        </w:rPr>
        <w:t xml:space="preserve"> objects. The concept that a </w:t>
      </w:r>
      <w:proofErr w:type="spellStart"/>
      <w:r w:rsidRPr="00C35B57">
        <w:rPr>
          <w:rStyle w:val="normaltextrun"/>
          <w:rFonts w:ascii="Arial" w:hAnsi="Arial" w:cs="Arial"/>
          <w:sz w:val="20"/>
          <w:szCs w:val="20"/>
          <w:lang w:val="en-GB"/>
        </w:rPr>
        <w:t>ContextItem</w:t>
      </w:r>
      <w:r>
        <w:rPr>
          <w:rStyle w:val="normaltextrun"/>
          <w:rFonts w:ascii="Arial" w:hAnsi="Arial" w:cs="Arial"/>
          <w:sz w:val="20"/>
          <w:szCs w:val="20"/>
          <w:lang w:val="en-GB"/>
        </w:rPr>
        <w:t>EnumItem</w:t>
      </w:r>
      <w:proofErr w:type="spellEnd"/>
      <w:r w:rsidRPr="00C35B57">
        <w:rPr>
          <w:rStyle w:val="normaltextrun"/>
          <w:rFonts w:ascii="Arial" w:hAnsi="Arial" w:cs="Arial"/>
          <w:sz w:val="20"/>
          <w:szCs w:val="20"/>
          <w:lang w:val="en-GB"/>
        </w:rPr>
        <w:t xml:space="preserve"> represents may be expressed verbally in </w:t>
      </w:r>
      <w:r>
        <w:rPr>
          <w:rStyle w:val="normaltextrun"/>
          <w:rFonts w:ascii="Arial" w:hAnsi="Arial" w:cs="Arial"/>
          <w:sz w:val="20"/>
          <w:szCs w:val="20"/>
          <w:lang w:val="en-GB"/>
        </w:rPr>
        <w:t>multiple</w:t>
      </w:r>
      <w:r w:rsidRPr="00C35B57">
        <w:rPr>
          <w:rStyle w:val="normaltextrun"/>
          <w:rFonts w:ascii="Arial" w:hAnsi="Arial" w:cs="Arial"/>
          <w:sz w:val="20"/>
          <w:szCs w:val="20"/>
          <w:lang w:val="en-GB"/>
        </w:rPr>
        <w:t xml:space="preserve"> ways; not just in different languages, but also using different terms in </w:t>
      </w:r>
      <w:r w:rsidRPr="00C35B57">
        <w:rPr>
          <w:rStyle w:val="normaltextrun"/>
          <w:rFonts w:ascii="Arial" w:hAnsi="Arial" w:cs="Arial"/>
          <w:sz w:val="20"/>
          <w:szCs w:val="20"/>
          <w:lang w:val="en-GB"/>
        </w:rPr>
        <w:lastRenderedPageBreak/>
        <w:t>the same language. For example, it may express the regional differences in the common name of a pest. A L</w:t>
      </w:r>
      <w:r>
        <w:rPr>
          <w:rStyle w:val="normaltextrun"/>
          <w:rFonts w:ascii="Arial" w:hAnsi="Arial" w:cs="Arial"/>
          <w:sz w:val="20"/>
          <w:szCs w:val="20"/>
          <w:lang w:val="en-GB"/>
        </w:rPr>
        <w:t>abel</w:t>
      </w:r>
      <w:r w:rsidRPr="00C35B57">
        <w:rPr>
          <w:rStyle w:val="normaltextrun"/>
          <w:rFonts w:ascii="Arial" w:hAnsi="Arial" w:cs="Arial"/>
          <w:sz w:val="20"/>
          <w:szCs w:val="20"/>
          <w:lang w:val="en-GB"/>
        </w:rPr>
        <w:t xml:space="preserve"> object contains the text, a reference to the language the text is in, and a list of </w:t>
      </w:r>
      <w:proofErr w:type="spellStart"/>
      <w:r w:rsidRPr="00C35B57">
        <w:rPr>
          <w:rStyle w:val="normaltextrun"/>
          <w:rFonts w:ascii="Arial" w:hAnsi="Arial" w:cs="Arial"/>
          <w:sz w:val="20"/>
          <w:szCs w:val="20"/>
          <w:lang w:val="en-GB"/>
        </w:rPr>
        <w:t>Geo</w:t>
      </w:r>
      <w:r>
        <w:rPr>
          <w:rStyle w:val="normaltextrun"/>
          <w:rFonts w:ascii="Arial" w:hAnsi="Arial" w:cs="Arial"/>
          <w:sz w:val="20"/>
          <w:szCs w:val="20"/>
          <w:lang w:val="en-GB"/>
        </w:rPr>
        <w:t>p</w:t>
      </w:r>
      <w:r w:rsidRPr="00C35B57">
        <w:rPr>
          <w:rStyle w:val="normaltextrun"/>
          <w:rFonts w:ascii="Arial" w:hAnsi="Arial" w:cs="Arial"/>
          <w:sz w:val="20"/>
          <w:szCs w:val="20"/>
          <w:lang w:val="en-GB"/>
        </w:rPr>
        <w:t>oliticalContext</w:t>
      </w:r>
      <w:proofErr w:type="spellEnd"/>
      <w:r w:rsidRPr="00C35B57">
        <w:rPr>
          <w:rStyle w:val="normaltextrun"/>
          <w:rFonts w:ascii="Arial" w:hAnsi="Arial" w:cs="Arial"/>
          <w:sz w:val="20"/>
          <w:szCs w:val="20"/>
          <w:lang w:val="en-GB"/>
        </w:rPr>
        <w:t xml:space="preserve"> </w:t>
      </w:r>
      <w:r>
        <w:rPr>
          <w:rStyle w:val="normaltextrun"/>
          <w:rFonts w:ascii="Arial" w:hAnsi="Arial" w:cs="Arial"/>
          <w:sz w:val="20"/>
          <w:szCs w:val="20"/>
          <w:lang w:val="en-GB"/>
        </w:rPr>
        <w:t>(</w:t>
      </w:r>
      <w:r w:rsidR="00D92369">
        <w:rPr>
          <w:rStyle w:val="normaltextrun"/>
          <w:rFonts w:ascii="Arial" w:hAnsi="Arial" w:cs="Arial"/>
          <w:sz w:val="20"/>
          <w:szCs w:val="20"/>
          <w:lang w:val="en-GB"/>
        </w:rPr>
        <w:t>8</w:t>
      </w:r>
      <w:r>
        <w:rPr>
          <w:rStyle w:val="normaltextrun"/>
          <w:rFonts w:ascii="Arial" w:hAnsi="Arial" w:cs="Arial"/>
          <w:sz w:val="20"/>
          <w:szCs w:val="20"/>
          <w:lang w:val="en-GB"/>
        </w:rPr>
        <w:t>.</w:t>
      </w:r>
      <w:r w:rsidR="00D92369">
        <w:rPr>
          <w:rStyle w:val="normaltextrun"/>
          <w:rFonts w:ascii="Arial" w:hAnsi="Arial" w:cs="Arial"/>
          <w:sz w:val="20"/>
          <w:szCs w:val="20"/>
          <w:lang w:val="en-GB"/>
        </w:rPr>
        <w:t>5</w:t>
      </w:r>
      <w:r>
        <w:rPr>
          <w:rStyle w:val="normaltextrun"/>
          <w:rFonts w:ascii="Arial" w:hAnsi="Arial" w:cs="Arial"/>
          <w:sz w:val="20"/>
          <w:szCs w:val="20"/>
          <w:lang w:val="en-GB"/>
        </w:rPr>
        <w:t>.</w:t>
      </w:r>
      <w:r w:rsidR="00D92369">
        <w:rPr>
          <w:rStyle w:val="normaltextrun"/>
          <w:rFonts w:ascii="Arial" w:hAnsi="Arial" w:cs="Arial"/>
          <w:sz w:val="20"/>
          <w:szCs w:val="20"/>
          <w:lang w:val="en-GB"/>
        </w:rPr>
        <w:t>8</w:t>
      </w:r>
      <w:r>
        <w:rPr>
          <w:rStyle w:val="normaltextrun"/>
          <w:rFonts w:ascii="Arial" w:hAnsi="Arial" w:cs="Arial"/>
          <w:sz w:val="20"/>
          <w:szCs w:val="20"/>
          <w:lang w:val="en-GB"/>
        </w:rPr>
        <w:t xml:space="preserve">) </w:t>
      </w:r>
      <w:r w:rsidRPr="00C35B57">
        <w:rPr>
          <w:rStyle w:val="normaltextrun"/>
          <w:rFonts w:ascii="Arial" w:hAnsi="Arial" w:cs="Arial"/>
          <w:sz w:val="20"/>
          <w:szCs w:val="20"/>
          <w:lang w:val="en-GB"/>
        </w:rPr>
        <w:t xml:space="preserve">objects that describe </w:t>
      </w:r>
      <w:r>
        <w:rPr>
          <w:rStyle w:val="normaltextrun"/>
          <w:rFonts w:ascii="Arial" w:hAnsi="Arial" w:cs="Arial"/>
          <w:sz w:val="20"/>
          <w:szCs w:val="20"/>
          <w:lang w:val="en-GB"/>
        </w:rPr>
        <w:t>“</w:t>
      </w:r>
      <w:r w:rsidRPr="00C35B57">
        <w:rPr>
          <w:rStyle w:val="normaltextrun"/>
          <w:rFonts w:ascii="Arial" w:hAnsi="Arial" w:cs="Arial"/>
          <w:sz w:val="20"/>
          <w:szCs w:val="20"/>
          <w:lang w:val="en-GB"/>
        </w:rPr>
        <w:t>where</w:t>
      </w:r>
      <w:r>
        <w:rPr>
          <w:rStyle w:val="normaltextrun"/>
          <w:rFonts w:ascii="Arial" w:hAnsi="Arial" w:cs="Arial"/>
          <w:sz w:val="20"/>
          <w:szCs w:val="20"/>
          <w:lang w:val="en-GB"/>
        </w:rPr>
        <w:t>”</w:t>
      </w:r>
      <w:r w:rsidRPr="00C35B57">
        <w:rPr>
          <w:rStyle w:val="normaltextrun"/>
          <w:rFonts w:ascii="Arial" w:hAnsi="Arial" w:cs="Arial"/>
          <w:sz w:val="20"/>
          <w:szCs w:val="20"/>
          <w:lang w:val="en-GB"/>
        </w:rPr>
        <w:t xml:space="preserve"> that terminology is used. The Internet Assigned Numbers Authority (IANA) Language </w:t>
      </w:r>
      <w:proofErr w:type="spellStart"/>
      <w:r w:rsidRPr="00C35B57">
        <w:rPr>
          <w:rStyle w:val="normaltextrun"/>
          <w:rFonts w:ascii="Arial" w:hAnsi="Arial" w:cs="Arial"/>
          <w:sz w:val="20"/>
          <w:szCs w:val="20"/>
          <w:lang w:val="en-GB"/>
        </w:rPr>
        <w:t>Subtag</w:t>
      </w:r>
      <w:proofErr w:type="spellEnd"/>
      <w:r w:rsidRPr="00C35B57">
        <w:rPr>
          <w:rStyle w:val="normaltextrun"/>
          <w:rFonts w:ascii="Arial" w:hAnsi="Arial" w:cs="Arial"/>
          <w:sz w:val="20"/>
          <w:szCs w:val="20"/>
          <w:lang w:val="en-GB"/>
        </w:rPr>
        <w:t xml:space="preserve"> Registry (IANA, d.) will be the controlled vocabulary for languages</w:t>
      </w:r>
      <w:r>
        <w:rPr>
          <w:rStyle w:val="normaltextrun"/>
          <w:rFonts w:ascii="Arial" w:hAnsi="Arial" w:cs="Arial"/>
          <w:sz w:val="20"/>
          <w:szCs w:val="20"/>
          <w:lang w:val="en-GB"/>
        </w:rPr>
        <w:t xml:space="preserve"> (</w:t>
      </w:r>
      <w:r w:rsidR="00D92369">
        <w:rPr>
          <w:rStyle w:val="normaltextrun"/>
          <w:rFonts w:ascii="Arial" w:hAnsi="Arial" w:cs="Arial"/>
          <w:sz w:val="20"/>
          <w:szCs w:val="20"/>
          <w:lang w:val="en-GB"/>
        </w:rPr>
        <w:t>8</w:t>
      </w:r>
      <w:r>
        <w:rPr>
          <w:rStyle w:val="normaltextrun"/>
          <w:rFonts w:ascii="Arial" w:hAnsi="Arial" w:cs="Arial"/>
          <w:sz w:val="20"/>
          <w:szCs w:val="20"/>
          <w:lang w:val="en-GB"/>
        </w:rPr>
        <w:t>.</w:t>
      </w:r>
      <w:r w:rsidR="00D92369">
        <w:rPr>
          <w:rStyle w:val="normaltextrun"/>
          <w:rFonts w:ascii="Arial" w:hAnsi="Arial" w:cs="Arial"/>
          <w:sz w:val="20"/>
          <w:szCs w:val="20"/>
          <w:lang w:val="en-GB"/>
        </w:rPr>
        <w:t>5</w:t>
      </w:r>
      <w:r>
        <w:rPr>
          <w:rStyle w:val="normaltextrun"/>
          <w:rFonts w:ascii="Arial" w:hAnsi="Arial" w:cs="Arial"/>
          <w:sz w:val="20"/>
          <w:szCs w:val="20"/>
          <w:lang w:val="en-GB"/>
        </w:rPr>
        <w:t>.</w:t>
      </w:r>
      <w:r w:rsidR="00D92369">
        <w:rPr>
          <w:rStyle w:val="normaltextrun"/>
          <w:rFonts w:ascii="Arial" w:hAnsi="Arial" w:cs="Arial"/>
          <w:sz w:val="20"/>
          <w:szCs w:val="20"/>
          <w:lang w:val="en-GB"/>
        </w:rPr>
        <w:t>9</w:t>
      </w:r>
      <w:r>
        <w:rPr>
          <w:rStyle w:val="normaltextrun"/>
          <w:rFonts w:ascii="Arial" w:hAnsi="Arial" w:cs="Arial"/>
          <w:sz w:val="20"/>
          <w:szCs w:val="20"/>
          <w:lang w:val="en-GB"/>
        </w:rPr>
        <w:t>)</w:t>
      </w:r>
      <w:r w:rsidRPr="00C35B57">
        <w:rPr>
          <w:rStyle w:val="normaltextrun"/>
          <w:rFonts w:ascii="Arial" w:hAnsi="Arial" w:cs="Arial"/>
          <w:sz w:val="20"/>
          <w:szCs w:val="20"/>
          <w:lang w:val="en-GB"/>
        </w:rPr>
        <w:t>.</w:t>
      </w:r>
      <w:r w:rsidRPr="00C35B57">
        <w:rPr>
          <w:rStyle w:val="eop"/>
          <w:rFonts w:ascii="Arial" w:hAnsi="Arial" w:cs="Arial"/>
          <w:sz w:val="20"/>
          <w:szCs w:val="20"/>
          <w:lang w:val="en-GB"/>
        </w:rPr>
        <w:t> </w:t>
      </w:r>
    </w:p>
    <w:p w14:paraId="2431BDF1" w14:textId="4337AF20" w:rsidR="007234B7" w:rsidRDefault="007234B7" w:rsidP="007234B7">
      <w:r>
        <w:t xml:space="preserve">The </w:t>
      </w:r>
      <w:proofErr w:type="spellStart"/>
      <w:r>
        <w:t>ContextItemEnumItem</w:t>
      </w:r>
      <w:proofErr w:type="spellEnd"/>
      <w:r>
        <w:t xml:space="preserve"> class also has</w:t>
      </w:r>
      <w:r w:rsidR="00EF5269">
        <w:t xml:space="preserve"> an</w:t>
      </w:r>
      <w:r>
        <w:t xml:space="preserve"> association:</w:t>
      </w:r>
    </w:p>
    <w:p w14:paraId="3AD8D742" w14:textId="554413F3" w:rsidR="007234B7" w:rsidRPr="00EF5269" w:rsidRDefault="007234B7" w:rsidP="00EF5269">
      <w:pPr>
        <w:pStyle w:val="paragraph"/>
        <w:spacing w:before="0" w:beforeAutospacing="0" w:after="240" w:afterAutospacing="0"/>
        <w:ind w:left="965"/>
        <w:jc w:val="both"/>
        <w:textAlignment w:val="baseline"/>
        <w:rPr>
          <w:rStyle w:val="normaltextrun"/>
          <w:rFonts w:ascii="Arial" w:hAnsi="Arial" w:cs="Arial"/>
          <w:sz w:val="20"/>
          <w:szCs w:val="20"/>
          <w:lang w:val="en-GB"/>
        </w:rPr>
      </w:pPr>
      <w:r w:rsidRPr="00EF5269">
        <w:rPr>
          <w:rStyle w:val="normaltextrun"/>
          <w:rFonts w:ascii="Arial" w:hAnsi="Arial" w:cs="Arial"/>
          <w:b/>
          <w:bCs/>
          <w:sz w:val="20"/>
          <w:szCs w:val="20"/>
          <w:lang w:val="en-GB"/>
        </w:rPr>
        <w:t>properties</w:t>
      </w:r>
      <w:r w:rsidRPr="00EF5269">
        <w:rPr>
          <w:rStyle w:val="normaltextrun"/>
          <w:rFonts w:ascii="Arial" w:hAnsi="Arial" w:cs="Arial"/>
          <w:sz w:val="20"/>
          <w:szCs w:val="20"/>
          <w:lang w:val="en-GB"/>
        </w:rPr>
        <w:t xml:space="preserve">: An optional list of ContextItems that can provide additional context to the enumerated value in question. A good example of this are the geographical coordinates of the </w:t>
      </w:r>
      <w:del w:id="96" w:author="Ben Craker" w:date="2024-03-11T11:19:00Z">
        <w:r w:rsidRPr="00EF5269" w:rsidDel="006F7F37">
          <w:rPr>
            <w:rStyle w:val="normaltextrun"/>
            <w:rFonts w:ascii="Arial" w:hAnsi="Arial" w:cs="Arial"/>
            <w:sz w:val="20"/>
            <w:szCs w:val="20"/>
            <w:lang w:val="en-GB"/>
          </w:rPr>
          <w:delText>centers</w:delText>
        </w:r>
      </w:del>
      <w:ins w:id="97" w:author="Ben Craker" w:date="2024-03-11T11:19:00Z">
        <w:r w:rsidR="006F7F37" w:rsidRPr="00EF5269">
          <w:rPr>
            <w:rStyle w:val="normaltextrun"/>
            <w:rFonts w:ascii="Arial" w:hAnsi="Arial" w:cs="Arial"/>
            <w:sz w:val="20"/>
            <w:szCs w:val="20"/>
            <w:lang w:val="en-GB"/>
          </w:rPr>
          <w:t>centres</w:t>
        </w:r>
      </w:ins>
      <w:r w:rsidRPr="00EF5269">
        <w:rPr>
          <w:rStyle w:val="normaltextrun"/>
          <w:rFonts w:ascii="Arial" w:hAnsi="Arial" w:cs="Arial"/>
          <w:sz w:val="20"/>
          <w:szCs w:val="20"/>
          <w:lang w:val="en-GB"/>
        </w:rPr>
        <w:t xml:space="preserve"> of coordinates for the different principal meridians of the US Public Land Survey System (PLSS).</w:t>
      </w:r>
    </w:p>
    <w:p w14:paraId="198383C4" w14:textId="4177D053" w:rsidR="00D92369" w:rsidRDefault="00D92369" w:rsidP="00D92369">
      <w:pPr>
        <w:pStyle w:val="Heading3"/>
      </w:pPr>
      <w:bookmarkStart w:id="98" w:name="_Toc160650440"/>
      <w:r>
        <w:t>8.5.8</w:t>
      </w:r>
      <w:r>
        <w:tab/>
      </w:r>
      <w:r>
        <w:tab/>
      </w:r>
      <w:r>
        <w:tab/>
      </w:r>
      <w:proofErr w:type="spellStart"/>
      <w:r>
        <w:t>GeopoliticalContext</w:t>
      </w:r>
      <w:bookmarkEnd w:id="98"/>
      <w:proofErr w:type="spellEnd"/>
    </w:p>
    <w:p w14:paraId="6562A422" w14:textId="77777777" w:rsidR="00D92369" w:rsidRDefault="00D92369" w:rsidP="00D92369">
      <w:r>
        <w:t>The preferred source of codes depends on the geopolitical context level. The properties are:</w:t>
      </w:r>
    </w:p>
    <w:p w14:paraId="143F9375" w14:textId="77777777" w:rsidR="00D92369" w:rsidRDefault="00D92369" w:rsidP="00D92369">
      <w:pPr>
        <w:ind w:left="403"/>
      </w:pPr>
      <w:r w:rsidRPr="007234B7">
        <w:rPr>
          <w:b/>
          <w:bCs/>
        </w:rPr>
        <w:t>code</w:t>
      </w:r>
      <w:r>
        <w:t>: a required string that represents the jurisdiction through a standardized encoding, depending on the administrative level of the geopolitical context of interest, as follows:</w:t>
      </w:r>
    </w:p>
    <w:p w14:paraId="6608A094" w14:textId="77777777" w:rsidR="00D92369" w:rsidRDefault="00D92369" w:rsidP="00D92369">
      <w:pPr>
        <w:pStyle w:val="ListParagraph"/>
        <w:numPr>
          <w:ilvl w:val="0"/>
          <w:numId w:val="28"/>
        </w:numPr>
        <w:spacing w:before="120" w:after="120"/>
        <w:ind w:left="763"/>
      </w:pPr>
      <w:r>
        <w:t xml:space="preserve">country: If the </w:t>
      </w:r>
      <w:proofErr w:type="spellStart"/>
      <w:r>
        <w:t>geopoliticalContext</w:t>
      </w:r>
      <w:proofErr w:type="spellEnd"/>
      <w:r>
        <w:t xml:space="preserve"> of interest is a country (e.g., Argentina, or France, or Japan) populate the code property with an ISO 3166-1 Alpha 2 code (e.g., "AR", "FR", "JP") and populate the </w:t>
      </w:r>
      <w:proofErr w:type="spellStart"/>
      <w:r>
        <w:t>sourceVocabulary</w:t>
      </w:r>
      <w:proofErr w:type="spellEnd"/>
      <w:r>
        <w:t xml:space="preserve"> property with the string ISO_3166_1_ALPHA_2.</w:t>
      </w:r>
    </w:p>
    <w:p w14:paraId="74054CFE" w14:textId="77777777" w:rsidR="00D92369" w:rsidRDefault="00D92369" w:rsidP="00D92369">
      <w:pPr>
        <w:pStyle w:val="ListParagraph"/>
        <w:numPr>
          <w:ilvl w:val="0"/>
          <w:numId w:val="28"/>
        </w:numPr>
        <w:spacing w:before="120" w:after="120"/>
        <w:ind w:left="763"/>
        <w:contextualSpacing w:val="0"/>
      </w:pPr>
      <w:r>
        <w:t xml:space="preserve">first-level administrative (e.g., state, province, oblast): Use ISO 3166-2 codes, and populate </w:t>
      </w:r>
      <w:proofErr w:type="spellStart"/>
      <w:r>
        <w:t>sourceVocabulary</w:t>
      </w:r>
      <w:proofErr w:type="spellEnd"/>
      <w:r>
        <w:t xml:space="preserve"> with ISO_3166_2</w:t>
      </w:r>
    </w:p>
    <w:p w14:paraId="0A679673" w14:textId="77777777" w:rsidR="00D92369" w:rsidRDefault="00D92369" w:rsidP="00D92369">
      <w:pPr>
        <w:pStyle w:val="ListParagraph"/>
        <w:numPr>
          <w:ilvl w:val="0"/>
          <w:numId w:val="28"/>
        </w:numPr>
        <w:spacing w:before="120" w:after="120"/>
        <w:ind w:left="763"/>
        <w:contextualSpacing w:val="0"/>
      </w:pPr>
      <w:r>
        <w:t xml:space="preserve">Second-level or something not otherwise fitting the above: Use either the FAO's Geopolitical Ontology (http://ww.fao.org.countryprofiles/geoinfo/en/) or geonames.org </w:t>
      </w:r>
      <w:proofErr w:type="gramStart"/>
      <w:r>
        <w:t>codes, and</w:t>
      </w:r>
      <w:proofErr w:type="gramEnd"/>
      <w:r>
        <w:t xml:space="preserve"> populate </w:t>
      </w:r>
      <w:proofErr w:type="spellStart"/>
      <w:r>
        <w:t>sourceVocabulary</w:t>
      </w:r>
      <w:proofErr w:type="spellEnd"/>
      <w:r>
        <w:t xml:space="preserve"> with FAO_GEOPOLITICAL or GEONAMES.</w:t>
      </w:r>
    </w:p>
    <w:p w14:paraId="43037C17" w14:textId="77777777" w:rsidR="00D92369" w:rsidRDefault="00D92369" w:rsidP="00D92369">
      <w:pPr>
        <w:ind w:left="403"/>
      </w:pPr>
      <w:proofErr w:type="spellStart"/>
      <w:r w:rsidRPr="007234B7">
        <w:rPr>
          <w:b/>
          <w:bCs/>
        </w:rPr>
        <w:t>sourceVocabulary</w:t>
      </w:r>
      <w:proofErr w:type="spellEnd"/>
      <w:r>
        <w:t>: a required string from a controlled vocabulary, set as described in code, above.</w:t>
      </w:r>
    </w:p>
    <w:p w14:paraId="77BC4EAD" w14:textId="77777777" w:rsidR="00D92369" w:rsidRDefault="00D92369" w:rsidP="00D92369">
      <w:pPr>
        <w:ind w:left="403"/>
      </w:pPr>
      <w:r w:rsidRPr="007234B7">
        <w:rPr>
          <w:b/>
          <w:bCs/>
        </w:rPr>
        <w:t>description</w:t>
      </w:r>
      <w:r>
        <w:t xml:space="preserve">: a required string with a human-friendly description of the corresponding code value (e.g., “France”). </w:t>
      </w:r>
    </w:p>
    <w:p w14:paraId="0E233843" w14:textId="160501E1" w:rsidR="00D92369" w:rsidRPr="002719B2" w:rsidRDefault="00D92369" w:rsidP="00D92369">
      <w:pPr>
        <w:pStyle w:val="Heading3"/>
      </w:pPr>
      <w:bookmarkStart w:id="99" w:name="_Toc160650441"/>
      <w:r>
        <w:t>8.5.9</w:t>
      </w:r>
      <w:r>
        <w:tab/>
      </w:r>
      <w:r>
        <w:tab/>
      </w:r>
      <w:r>
        <w:tab/>
        <w:t>Language</w:t>
      </w:r>
      <w:bookmarkEnd w:id="99"/>
    </w:p>
    <w:p w14:paraId="78322E17" w14:textId="77777777" w:rsidR="00D92369" w:rsidRDefault="00D92369" w:rsidP="00D92369">
      <w:r>
        <w:t>This class describes a language used to express text in a Label. Its properties are:</w:t>
      </w:r>
    </w:p>
    <w:p w14:paraId="381F1AB2" w14:textId="77777777" w:rsidR="00D92369" w:rsidRDefault="00D92369" w:rsidP="00D92369">
      <w:pPr>
        <w:ind w:left="403"/>
      </w:pPr>
      <w:r w:rsidRPr="007234B7">
        <w:rPr>
          <w:b/>
          <w:bCs/>
        </w:rPr>
        <w:t>code</w:t>
      </w:r>
      <w:r>
        <w:t xml:space="preserve">: A required string. Code values shall be obtained from the </w:t>
      </w:r>
      <w:r w:rsidRPr="006F26EC">
        <w:t xml:space="preserve">IANA Language </w:t>
      </w:r>
      <w:proofErr w:type="spellStart"/>
      <w:r w:rsidRPr="006F26EC">
        <w:t>Subtag</w:t>
      </w:r>
      <w:proofErr w:type="spellEnd"/>
      <w:r w:rsidRPr="006F26EC">
        <w:t xml:space="preserve"> Registry (</w:t>
      </w:r>
      <w:hyperlink r:id="rId35" w:history="1">
        <w:r w:rsidRPr="00EB6F2A">
          <w:rPr>
            <w:rStyle w:val="Hyperlink"/>
          </w:rPr>
          <w:t>http://ww.iana.org/assignments/language-subtag-registry</w:t>
        </w:r>
      </w:hyperlink>
      <w:r w:rsidRPr="006F26EC">
        <w:t xml:space="preserve">). </w:t>
      </w:r>
      <w:r>
        <w:t xml:space="preserve">The codes in this registry are obtained from the composition of language codes taken primarily from ISO 639-1 and ISO 639-2 and country codes taken from ISO 3166-1. </w:t>
      </w:r>
      <w:r w:rsidRPr="006F26EC">
        <w:t xml:space="preserve">The following resource is helpful for understanding these tags' composition: </w:t>
      </w:r>
      <w:hyperlink r:id="rId36" w:history="1">
        <w:r w:rsidRPr="00F828F8">
          <w:rPr>
            <w:rStyle w:val="Hyperlink"/>
          </w:rPr>
          <w:t>https://www.w3.org/international/articles/language-tags/index.en</w:t>
        </w:r>
      </w:hyperlink>
    </w:p>
    <w:p w14:paraId="1C4FFFB3" w14:textId="77777777" w:rsidR="00D92369" w:rsidRPr="002719B2" w:rsidRDefault="00D92369" w:rsidP="00D92369">
      <w:pPr>
        <w:ind w:left="403"/>
      </w:pPr>
      <w:r>
        <w:rPr>
          <w:b/>
          <w:bCs/>
        </w:rPr>
        <w:t>description</w:t>
      </w:r>
      <w:r w:rsidRPr="007234B7">
        <w:t>:</w:t>
      </w:r>
      <w:r>
        <w:t xml:space="preserve"> a required string with a human-friendly description of the corresponding code value (e.g., “Danish”, or “Portuguese-Brazil”).</w:t>
      </w:r>
    </w:p>
    <w:p w14:paraId="082420BD" w14:textId="25112C0A" w:rsidR="00BD3EF6" w:rsidRDefault="00BD3EF6" w:rsidP="00BD3EF6">
      <w:pPr>
        <w:pStyle w:val="Heading3"/>
      </w:pPr>
      <w:bookmarkStart w:id="100" w:name="_Toc160650442"/>
      <w:r w:rsidRPr="00C35B57">
        <w:t>8.5</w:t>
      </w:r>
      <w:r w:rsidR="00D92369">
        <w:t>.10</w:t>
      </w:r>
      <w:r w:rsidRPr="00C35B57">
        <w:tab/>
      </w:r>
      <w:r>
        <w:tab/>
      </w:r>
      <w:r>
        <w:tab/>
      </w:r>
      <w:proofErr w:type="spellStart"/>
      <w:r w:rsidR="006B3BD2">
        <w:t>ModelScope</w:t>
      </w:r>
      <w:bookmarkEnd w:id="100"/>
      <w:proofErr w:type="spellEnd"/>
    </w:p>
    <w:p w14:paraId="1F8CA221" w14:textId="659B9F9B" w:rsidR="005C4CB6" w:rsidRDefault="005C4CB6" w:rsidP="005C4CB6">
      <w:r>
        <w:t xml:space="preserve">This class enables specifying what classes of the underlying data model a ContextItemDefinition is in context of. For example, a number used to identify farms in a particular jurisdiction would be tagged with code(s) representing the Farm class. The properties of </w:t>
      </w:r>
      <w:proofErr w:type="spellStart"/>
      <w:r>
        <w:t>ModelScope</w:t>
      </w:r>
      <w:proofErr w:type="spellEnd"/>
      <w:r>
        <w:t xml:space="preserve"> are:</w:t>
      </w:r>
    </w:p>
    <w:p w14:paraId="7DA2609B" w14:textId="42D49A13" w:rsidR="005C4CB6" w:rsidRPr="00C35B57" w:rsidRDefault="005C4CB6" w:rsidP="005C4CB6">
      <w:pPr>
        <w:pStyle w:val="paragraph"/>
        <w:spacing w:before="0" w:beforeAutospacing="0" w:after="0" w:afterAutospacing="0"/>
        <w:ind w:left="480"/>
        <w:jc w:val="both"/>
        <w:textAlignment w:val="baseline"/>
        <w:rPr>
          <w:rStyle w:val="eop"/>
          <w:rFonts w:ascii="Arial" w:hAnsi="Arial" w:cs="Arial"/>
          <w:sz w:val="20"/>
          <w:szCs w:val="20"/>
          <w:lang w:val="en-GB"/>
        </w:rPr>
      </w:pPr>
      <w:r>
        <w:rPr>
          <w:rStyle w:val="normaltextrun"/>
          <w:rFonts w:ascii="Arial" w:hAnsi="Arial" w:cs="Arial"/>
          <w:b/>
          <w:bCs/>
          <w:sz w:val="20"/>
          <w:szCs w:val="20"/>
          <w:lang w:val="en-GB"/>
        </w:rPr>
        <w:t>c</w:t>
      </w:r>
      <w:r w:rsidRPr="00C35B57">
        <w:rPr>
          <w:rStyle w:val="normaltextrun"/>
          <w:rFonts w:ascii="Arial" w:hAnsi="Arial" w:cs="Arial"/>
          <w:b/>
          <w:bCs/>
          <w:sz w:val="20"/>
          <w:szCs w:val="20"/>
          <w:lang w:val="en-GB"/>
        </w:rPr>
        <w:t>ode:</w:t>
      </w:r>
      <w:r w:rsidRPr="00C35B57">
        <w:rPr>
          <w:rStyle w:val="normaltextrun"/>
          <w:rFonts w:ascii="Arial" w:hAnsi="Arial" w:cs="Arial"/>
          <w:sz w:val="20"/>
          <w:szCs w:val="20"/>
          <w:lang w:val="en-GB"/>
        </w:rPr>
        <w:t xml:space="preserve"> </w:t>
      </w:r>
      <w:r>
        <w:rPr>
          <w:rStyle w:val="normaltextrun"/>
          <w:rFonts w:ascii="Arial" w:hAnsi="Arial" w:cs="Arial"/>
          <w:sz w:val="20"/>
          <w:szCs w:val="20"/>
          <w:lang w:val="en-GB"/>
        </w:rPr>
        <w:t>A</w:t>
      </w:r>
      <w:r w:rsidRPr="00C35B57">
        <w:rPr>
          <w:rStyle w:val="normaltextrun"/>
          <w:rFonts w:ascii="Arial" w:hAnsi="Arial" w:cs="Arial"/>
          <w:sz w:val="20"/>
          <w:szCs w:val="20"/>
          <w:lang w:val="en-GB"/>
        </w:rPr>
        <w:t xml:space="preserve"> code that </w:t>
      </w:r>
      <w:r>
        <w:rPr>
          <w:rStyle w:val="normaltextrun"/>
          <w:rFonts w:ascii="Arial" w:hAnsi="Arial" w:cs="Arial"/>
          <w:sz w:val="20"/>
          <w:szCs w:val="20"/>
          <w:lang w:val="en-GB"/>
        </w:rPr>
        <w:t xml:space="preserve">represents a class, in the context of a data model. For example, ISO11783_FRM could represent the ISO 11783-10 schema’s Farm (FRM) class, as would ADAPT_FARM, albeit within the ADAPT data model. </w:t>
      </w:r>
    </w:p>
    <w:p w14:paraId="59610A53" w14:textId="77777777" w:rsidR="005C4CB6" w:rsidRPr="00C35B57" w:rsidRDefault="005C4CB6" w:rsidP="005C4CB6">
      <w:pPr>
        <w:pStyle w:val="paragraph"/>
        <w:spacing w:before="0" w:beforeAutospacing="0" w:after="0" w:afterAutospacing="0"/>
        <w:ind w:left="480"/>
        <w:jc w:val="both"/>
        <w:textAlignment w:val="baseline"/>
        <w:rPr>
          <w:rFonts w:ascii="Segoe UI" w:hAnsi="Segoe UI" w:cs="Segoe UI"/>
          <w:sz w:val="18"/>
          <w:szCs w:val="18"/>
          <w:lang w:val="en-GB"/>
        </w:rPr>
      </w:pPr>
    </w:p>
    <w:p w14:paraId="05846E00" w14:textId="77777777" w:rsidR="005C4CB6" w:rsidRDefault="005C4CB6" w:rsidP="005C4CB6">
      <w:pPr>
        <w:pStyle w:val="paragraph"/>
        <w:spacing w:before="0" w:beforeAutospacing="0" w:after="0" w:afterAutospacing="0"/>
        <w:ind w:left="480"/>
        <w:jc w:val="both"/>
        <w:textAlignment w:val="baseline"/>
        <w:rPr>
          <w:rStyle w:val="eop"/>
          <w:rFonts w:ascii="Arial" w:hAnsi="Arial" w:cs="Arial"/>
          <w:sz w:val="20"/>
          <w:szCs w:val="20"/>
          <w:lang w:val="en-GB"/>
        </w:rPr>
      </w:pPr>
      <w:r>
        <w:rPr>
          <w:rStyle w:val="normaltextrun"/>
          <w:rFonts w:ascii="Arial" w:hAnsi="Arial" w:cs="Arial"/>
          <w:b/>
          <w:bCs/>
          <w:sz w:val="20"/>
          <w:szCs w:val="20"/>
          <w:lang w:val="en-GB"/>
        </w:rPr>
        <w:t>description</w:t>
      </w:r>
      <w:r w:rsidRPr="00C35B57">
        <w:rPr>
          <w:rStyle w:val="normaltextrun"/>
          <w:rFonts w:ascii="Arial" w:hAnsi="Arial" w:cs="Arial"/>
          <w:b/>
          <w:bCs/>
          <w:sz w:val="20"/>
          <w:szCs w:val="20"/>
          <w:lang w:val="en-GB"/>
        </w:rPr>
        <w:t>:</w:t>
      </w:r>
      <w:r w:rsidRPr="00C35B57">
        <w:rPr>
          <w:rStyle w:val="normaltextrun"/>
          <w:rFonts w:ascii="Arial" w:hAnsi="Arial" w:cs="Arial"/>
          <w:sz w:val="20"/>
          <w:szCs w:val="20"/>
          <w:lang w:val="en-GB"/>
        </w:rPr>
        <w:t xml:space="preserve"> </w:t>
      </w:r>
      <w:r>
        <w:rPr>
          <w:rStyle w:val="normaltextrun"/>
          <w:rFonts w:ascii="Arial" w:hAnsi="Arial" w:cs="Arial"/>
          <w:sz w:val="20"/>
          <w:szCs w:val="20"/>
          <w:lang w:val="en-GB"/>
        </w:rPr>
        <w:t>A human-readable description of the item, e.g., “ISOXML FRM element”, or “ADAPT Farm class”</w:t>
      </w:r>
      <w:r w:rsidRPr="00C35B57">
        <w:rPr>
          <w:rStyle w:val="normaltextrun"/>
          <w:rFonts w:ascii="Arial" w:hAnsi="Arial" w:cs="Arial"/>
          <w:sz w:val="20"/>
          <w:szCs w:val="20"/>
          <w:lang w:val="en-GB"/>
        </w:rPr>
        <w:t>.</w:t>
      </w:r>
      <w:r w:rsidRPr="00C35B57">
        <w:rPr>
          <w:rStyle w:val="eop"/>
          <w:rFonts w:ascii="Arial" w:hAnsi="Arial" w:cs="Arial"/>
          <w:sz w:val="20"/>
          <w:szCs w:val="20"/>
          <w:lang w:val="en-GB"/>
        </w:rPr>
        <w:t> </w:t>
      </w:r>
    </w:p>
    <w:p w14:paraId="7FEFB2DC" w14:textId="77777777" w:rsidR="005C4CB6" w:rsidRDefault="005C4CB6" w:rsidP="005C4CB6">
      <w:pPr>
        <w:pStyle w:val="paragraph"/>
        <w:spacing w:before="0" w:beforeAutospacing="0" w:after="0" w:afterAutospacing="0"/>
        <w:ind w:left="480"/>
        <w:jc w:val="both"/>
        <w:textAlignment w:val="baseline"/>
      </w:pPr>
    </w:p>
    <w:p w14:paraId="65CA2846" w14:textId="16D945E5" w:rsidR="005C4CB6" w:rsidRDefault="005C4CB6" w:rsidP="00FC1CC7">
      <w:r>
        <w:lastRenderedPageBreak/>
        <w:t xml:space="preserve">This class has an association, named </w:t>
      </w:r>
      <w:r w:rsidRPr="005C4CB6">
        <w:rPr>
          <w:b/>
          <w:bCs/>
        </w:rPr>
        <w:t>category</w:t>
      </w:r>
      <w:r>
        <w:t xml:space="preserve">, with the </w:t>
      </w:r>
      <w:proofErr w:type="spellStart"/>
      <w:r>
        <w:t>ModelScopeCategoryEnum</w:t>
      </w:r>
      <w:proofErr w:type="spellEnd"/>
      <w:r>
        <w:t xml:space="preserve"> enumeration, which specifies what vocabulary a particular </w:t>
      </w:r>
      <w:proofErr w:type="spellStart"/>
      <w:r>
        <w:t>ModelScope</w:t>
      </w:r>
      <w:proofErr w:type="spellEnd"/>
      <w:r>
        <w:t xml:space="preserve"> code value comes from. This version of the standard includes three literals:</w:t>
      </w:r>
    </w:p>
    <w:p w14:paraId="6B05A52D" w14:textId="5B4D9E77" w:rsidR="005C4CB6" w:rsidRDefault="005C4CB6" w:rsidP="005C4CB6">
      <w:pPr>
        <w:pStyle w:val="paragraph"/>
        <w:numPr>
          <w:ilvl w:val="0"/>
          <w:numId w:val="38"/>
        </w:numPr>
        <w:spacing w:before="0" w:beforeAutospacing="0" w:after="0" w:afterAutospacing="0"/>
        <w:jc w:val="both"/>
        <w:textAlignment w:val="baseline"/>
      </w:pPr>
      <w:r>
        <w:t>ISO_11783: Refers to classes defined in ISO 11783-10.</w:t>
      </w:r>
    </w:p>
    <w:p w14:paraId="78F94F9A" w14:textId="169A030D" w:rsidR="005C4CB6" w:rsidRDefault="005C4CB6" w:rsidP="005C4CB6">
      <w:pPr>
        <w:pStyle w:val="paragraph"/>
        <w:numPr>
          <w:ilvl w:val="0"/>
          <w:numId w:val="38"/>
        </w:numPr>
        <w:spacing w:before="0" w:beforeAutospacing="0" w:after="0" w:afterAutospacing="0"/>
        <w:jc w:val="both"/>
        <w:textAlignment w:val="baseline"/>
      </w:pPr>
      <w:r>
        <w:t>ADAPT: Refers to classes defined by the ADAPT team (adaptframework.org)</w:t>
      </w:r>
    </w:p>
    <w:p w14:paraId="0A79F44B" w14:textId="35CDDF62" w:rsidR="005C4CB6" w:rsidRDefault="005C4CB6" w:rsidP="005C4CB6">
      <w:pPr>
        <w:pStyle w:val="paragraph"/>
        <w:numPr>
          <w:ilvl w:val="0"/>
          <w:numId w:val="38"/>
        </w:numPr>
        <w:spacing w:before="0" w:beforeAutospacing="0" w:after="0" w:afterAutospacing="0"/>
        <w:jc w:val="both"/>
        <w:textAlignment w:val="baseline"/>
      </w:pPr>
      <w:r>
        <w:t>ISO_TC_347: Refers to classes defined in ISO TC 347’s upcoming reference architecture for data-driven agrifood systems.</w:t>
      </w:r>
    </w:p>
    <w:p w14:paraId="05E68F4E" w14:textId="77777777" w:rsidR="005C4CB6" w:rsidRPr="005C4CB6" w:rsidRDefault="005C4CB6" w:rsidP="005C4CB6">
      <w:pPr>
        <w:pStyle w:val="paragraph"/>
        <w:spacing w:before="0" w:beforeAutospacing="0" w:after="0" w:afterAutospacing="0"/>
        <w:ind w:left="480"/>
        <w:jc w:val="both"/>
        <w:textAlignment w:val="baseline"/>
      </w:pPr>
    </w:p>
    <w:p w14:paraId="6A9FD77A" w14:textId="1E8383B5" w:rsidR="006B3BD2" w:rsidRPr="00C35B57" w:rsidRDefault="006B3BD2" w:rsidP="006B3BD2">
      <w:pPr>
        <w:pStyle w:val="Heading3"/>
      </w:pPr>
      <w:bookmarkStart w:id="101" w:name="_Toc160650443"/>
      <w:r w:rsidRPr="00C35B57">
        <w:t>8.5.</w:t>
      </w:r>
      <w:r w:rsidR="00D92369">
        <w:t>11</w:t>
      </w:r>
      <w:r w:rsidRPr="00C35B57">
        <w:tab/>
      </w:r>
      <w:r>
        <w:tab/>
      </w:r>
      <w:r>
        <w:tab/>
        <w:t>L</w:t>
      </w:r>
      <w:r w:rsidR="004A372A">
        <w:t>ab</w:t>
      </w:r>
      <w:r w:rsidR="00754AD1">
        <w:t>e</w:t>
      </w:r>
      <w:r w:rsidR="004A372A">
        <w:t>l</w:t>
      </w:r>
      <w:bookmarkEnd w:id="101"/>
      <w:r w:rsidR="00754AD1">
        <w:t xml:space="preserve"> </w:t>
      </w:r>
    </w:p>
    <w:p w14:paraId="187678A5" w14:textId="08EA9F7E" w:rsidR="003171D1" w:rsidRPr="00FC1CC7" w:rsidRDefault="003171D1" w:rsidP="001C0C6C">
      <w:pPr>
        <w:rPr>
          <w:rStyle w:val="normaltextrun"/>
        </w:rPr>
      </w:pPr>
      <w:r w:rsidRPr="00FC1CC7">
        <w:rPr>
          <w:rStyle w:val="normaltextrun"/>
        </w:rPr>
        <w:t xml:space="preserve">This class enables associating text labels in specific languages to objects in specific geopolitical contexts. For example, a ContextItemDefinition that represents a farm identifier specific to Canada could have names in multiple languages (e.g., English and French), and have labels in each. The properties of </w:t>
      </w:r>
      <w:r w:rsidR="007234B7">
        <w:rPr>
          <w:rStyle w:val="normaltextrun"/>
        </w:rPr>
        <w:t>Label</w:t>
      </w:r>
      <w:r w:rsidRPr="00FC1CC7">
        <w:rPr>
          <w:rStyle w:val="normaltextrun"/>
        </w:rPr>
        <w:t xml:space="preserve"> are:</w:t>
      </w:r>
    </w:p>
    <w:p w14:paraId="1A2D35D4" w14:textId="05442152" w:rsidR="00FC1CC7" w:rsidRDefault="003171D1" w:rsidP="003171D1">
      <w:pPr>
        <w:pStyle w:val="paragraph"/>
        <w:spacing w:before="0" w:beforeAutospacing="0" w:after="0" w:afterAutospacing="0"/>
        <w:ind w:left="480"/>
        <w:jc w:val="both"/>
        <w:textAlignment w:val="baseline"/>
        <w:rPr>
          <w:rStyle w:val="normaltextrun"/>
          <w:rFonts w:ascii="Arial" w:hAnsi="Arial" w:cs="Arial"/>
          <w:sz w:val="20"/>
          <w:szCs w:val="20"/>
          <w:lang w:val="en-GB"/>
        </w:rPr>
      </w:pPr>
      <w:r>
        <w:rPr>
          <w:rStyle w:val="normaltextrun"/>
          <w:rFonts w:ascii="Arial" w:hAnsi="Arial" w:cs="Arial"/>
          <w:b/>
          <w:bCs/>
          <w:sz w:val="20"/>
          <w:szCs w:val="20"/>
          <w:lang w:val="en-GB"/>
        </w:rPr>
        <w:t>text</w:t>
      </w:r>
      <w:r w:rsidRPr="00C35B57">
        <w:rPr>
          <w:rStyle w:val="normaltextrun"/>
          <w:rFonts w:ascii="Arial" w:hAnsi="Arial" w:cs="Arial"/>
          <w:b/>
          <w:bCs/>
          <w:sz w:val="20"/>
          <w:szCs w:val="20"/>
          <w:lang w:val="en-GB"/>
        </w:rPr>
        <w:t>:</w:t>
      </w:r>
      <w:r w:rsidRPr="00C35B57">
        <w:rPr>
          <w:rStyle w:val="normaltextrun"/>
          <w:rFonts w:ascii="Arial" w:hAnsi="Arial" w:cs="Arial"/>
          <w:sz w:val="20"/>
          <w:szCs w:val="20"/>
          <w:lang w:val="en-GB"/>
        </w:rPr>
        <w:t xml:space="preserve"> </w:t>
      </w:r>
      <w:r>
        <w:rPr>
          <w:rStyle w:val="normaltextrun"/>
          <w:rFonts w:ascii="Arial" w:hAnsi="Arial" w:cs="Arial"/>
          <w:sz w:val="20"/>
          <w:szCs w:val="20"/>
          <w:lang w:val="en-GB"/>
        </w:rPr>
        <w:t xml:space="preserve">The text </w:t>
      </w:r>
      <w:r w:rsidR="00FC1CC7">
        <w:rPr>
          <w:rStyle w:val="normaltextrun"/>
          <w:rFonts w:ascii="Arial" w:hAnsi="Arial" w:cs="Arial"/>
          <w:sz w:val="20"/>
          <w:szCs w:val="20"/>
          <w:lang w:val="en-GB"/>
        </w:rPr>
        <w:t>of the label.</w:t>
      </w:r>
    </w:p>
    <w:p w14:paraId="33D673EE" w14:textId="77777777" w:rsidR="007234B7" w:rsidRDefault="007234B7" w:rsidP="003171D1">
      <w:pPr>
        <w:pStyle w:val="paragraph"/>
        <w:spacing w:before="0" w:beforeAutospacing="0" w:after="0" w:afterAutospacing="0"/>
        <w:ind w:left="480"/>
        <w:jc w:val="both"/>
        <w:textAlignment w:val="baseline"/>
        <w:rPr>
          <w:rStyle w:val="normaltextrun"/>
          <w:rFonts w:ascii="Arial" w:hAnsi="Arial" w:cs="Arial"/>
          <w:sz w:val="20"/>
          <w:szCs w:val="20"/>
          <w:lang w:val="en-GB"/>
        </w:rPr>
      </w:pPr>
    </w:p>
    <w:p w14:paraId="10868A0E" w14:textId="166C43B2" w:rsidR="007234B7" w:rsidRPr="007234B7" w:rsidRDefault="007234B7" w:rsidP="007234B7">
      <w:pPr>
        <w:rPr>
          <w:rStyle w:val="eop"/>
          <w:rFonts w:cs="Arial"/>
          <w:sz w:val="18"/>
          <w:szCs w:val="18"/>
        </w:rPr>
      </w:pPr>
      <w:r>
        <w:rPr>
          <w:rFonts w:cs="Arial"/>
          <w:sz w:val="18"/>
          <w:szCs w:val="18"/>
        </w:rPr>
        <w:t xml:space="preserve">This class has two associations, both optional: one named </w:t>
      </w:r>
      <w:r w:rsidRPr="007234B7">
        <w:rPr>
          <w:rFonts w:cs="Arial"/>
          <w:b/>
          <w:bCs/>
          <w:sz w:val="18"/>
          <w:szCs w:val="18"/>
        </w:rPr>
        <w:t>language</w:t>
      </w:r>
      <w:r>
        <w:rPr>
          <w:rFonts w:cs="Arial"/>
          <w:sz w:val="18"/>
          <w:szCs w:val="18"/>
        </w:rPr>
        <w:t xml:space="preserve"> with an instance of the Language class, and the other named </w:t>
      </w:r>
      <w:proofErr w:type="spellStart"/>
      <w:r w:rsidRPr="007234B7">
        <w:rPr>
          <w:rFonts w:cs="Arial"/>
          <w:b/>
          <w:bCs/>
          <w:sz w:val="18"/>
          <w:szCs w:val="18"/>
        </w:rPr>
        <w:t>geopoliticalContext</w:t>
      </w:r>
      <w:proofErr w:type="spellEnd"/>
      <w:r>
        <w:rPr>
          <w:rFonts w:cs="Arial"/>
          <w:sz w:val="18"/>
          <w:szCs w:val="18"/>
        </w:rPr>
        <w:t xml:space="preserve"> with an instance of the </w:t>
      </w:r>
      <w:proofErr w:type="spellStart"/>
      <w:r>
        <w:rPr>
          <w:rFonts w:cs="Arial"/>
          <w:sz w:val="18"/>
          <w:szCs w:val="18"/>
        </w:rPr>
        <w:t>GeopoliticalContext</w:t>
      </w:r>
      <w:proofErr w:type="spellEnd"/>
      <w:r>
        <w:rPr>
          <w:rFonts w:cs="Arial"/>
          <w:sz w:val="18"/>
          <w:szCs w:val="18"/>
        </w:rPr>
        <w:t xml:space="preserve"> class.</w:t>
      </w:r>
    </w:p>
    <w:p w14:paraId="13FDF401" w14:textId="5CD42B03" w:rsidR="007234B7" w:rsidRDefault="007234B7" w:rsidP="001C0C6C">
      <w:pPr>
        <w:rPr>
          <w:rFonts w:cs="Arial"/>
          <w:sz w:val="18"/>
          <w:szCs w:val="18"/>
        </w:rPr>
      </w:pPr>
      <w:r>
        <w:rPr>
          <w:rStyle w:val="normaltextrun"/>
          <w:rFonts w:cs="Arial"/>
        </w:rPr>
        <w:t xml:space="preserve">In summary, a </w:t>
      </w:r>
      <w:r w:rsidRPr="00C35B57">
        <w:rPr>
          <w:rStyle w:val="normaltextrun"/>
          <w:rFonts w:cs="Arial"/>
        </w:rPr>
        <w:t>L</w:t>
      </w:r>
      <w:r>
        <w:rPr>
          <w:rStyle w:val="normaltextrun"/>
          <w:rFonts w:cs="Arial"/>
        </w:rPr>
        <w:t>abel</w:t>
      </w:r>
      <w:r w:rsidRPr="00C35B57">
        <w:rPr>
          <w:rStyle w:val="normaltextrun"/>
          <w:rFonts w:cs="Arial"/>
        </w:rPr>
        <w:t xml:space="preserve"> object contains text, a reference to the language the text is in, and </w:t>
      </w:r>
      <w:r>
        <w:rPr>
          <w:rStyle w:val="normaltextrun"/>
          <w:rFonts w:cs="Arial"/>
        </w:rPr>
        <w:t>reference to a</w:t>
      </w:r>
      <w:r w:rsidRPr="00C35B57">
        <w:rPr>
          <w:rStyle w:val="normaltextrun"/>
          <w:rFonts w:cs="Arial"/>
        </w:rPr>
        <w:t xml:space="preserve"> </w:t>
      </w:r>
      <w:proofErr w:type="spellStart"/>
      <w:r w:rsidRPr="00C35B57">
        <w:rPr>
          <w:rStyle w:val="normaltextrun"/>
          <w:rFonts w:cs="Arial"/>
        </w:rPr>
        <w:t>GeoPoliticalContext</w:t>
      </w:r>
      <w:proofErr w:type="spellEnd"/>
      <w:r w:rsidRPr="00C35B57">
        <w:rPr>
          <w:rStyle w:val="normaltextrun"/>
          <w:rFonts w:cs="Arial"/>
        </w:rPr>
        <w:t xml:space="preserve"> object that describe</w:t>
      </w:r>
      <w:r>
        <w:rPr>
          <w:rStyle w:val="normaltextrun"/>
          <w:rFonts w:cs="Arial"/>
        </w:rPr>
        <w:t>s</w:t>
      </w:r>
      <w:r w:rsidRPr="00C35B57">
        <w:rPr>
          <w:rStyle w:val="normaltextrun"/>
          <w:rFonts w:cs="Arial"/>
        </w:rPr>
        <w:t xml:space="preserve"> </w:t>
      </w:r>
      <w:r>
        <w:rPr>
          <w:rStyle w:val="normaltextrun"/>
          <w:rFonts w:cs="Arial"/>
        </w:rPr>
        <w:t>“</w:t>
      </w:r>
      <w:r w:rsidRPr="00C35B57">
        <w:rPr>
          <w:rStyle w:val="normaltextrun"/>
          <w:rFonts w:cs="Arial"/>
        </w:rPr>
        <w:t>where</w:t>
      </w:r>
      <w:r>
        <w:rPr>
          <w:rStyle w:val="normaltextrun"/>
          <w:rFonts w:cs="Arial"/>
        </w:rPr>
        <w:t>”</w:t>
      </w:r>
      <w:r w:rsidRPr="00C35B57">
        <w:rPr>
          <w:rStyle w:val="normaltextrun"/>
          <w:rFonts w:cs="Arial"/>
        </w:rPr>
        <w:t xml:space="preserve"> that </w:t>
      </w:r>
      <w:r>
        <w:rPr>
          <w:rStyle w:val="normaltextrun"/>
          <w:rFonts w:cs="Arial"/>
        </w:rPr>
        <w:t>label can be</w:t>
      </w:r>
      <w:r w:rsidRPr="00C35B57">
        <w:rPr>
          <w:rStyle w:val="normaltextrun"/>
          <w:rFonts w:cs="Arial"/>
        </w:rPr>
        <w:t xml:space="preserve"> used. The Internet Assigned Numbers Authority (IANA) Language </w:t>
      </w:r>
      <w:proofErr w:type="spellStart"/>
      <w:r w:rsidRPr="00C35B57">
        <w:rPr>
          <w:rStyle w:val="normaltextrun"/>
          <w:rFonts w:cs="Arial"/>
        </w:rPr>
        <w:t>Subtag</w:t>
      </w:r>
      <w:proofErr w:type="spellEnd"/>
      <w:r w:rsidRPr="00C35B57">
        <w:rPr>
          <w:rStyle w:val="normaltextrun"/>
          <w:rFonts w:cs="Arial"/>
        </w:rPr>
        <w:t xml:space="preserve"> Registry </w:t>
      </w:r>
      <w:r>
        <w:rPr>
          <w:rStyle w:val="normaltextrun"/>
          <w:rFonts w:cs="Arial"/>
        </w:rPr>
        <w:t>shall</w:t>
      </w:r>
      <w:r w:rsidRPr="00C35B57">
        <w:rPr>
          <w:rStyle w:val="normaltextrun"/>
          <w:rFonts w:cs="Arial"/>
        </w:rPr>
        <w:t xml:space="preserve"> be the controlled vocabulary for languages.</w:t>
      </w:r>
    </w:p>
    <w:p w14:paraId="4FA6CEAC" w14:textId="77777777" w:rsidR="004C079B" w:rsidRPr="004C079B" w:rsidRDefault="004C079B" w:rsidP="004C079B"/>
    <w:p w14:paraId="01598490" w14:textId="77777777" w:rsidR="004C079B" w:rsidRDefault="004C079B" w:rsidP="001C0C6C"/>
    <w:p w14:paraId="7018DBD3" w14:textId="77777777" w:rsidR="001C0C6C" w:rsidRPr="00C35B57" w:rsidRDefault="001C0C6C" w:rsidP="001C0C6C"/>
    <w:p w14:paraId="0D14C754" w14:textId="43A31438" w:rsidR="001C0C6C" w:rsidRPr="00C35B57" w:rsidRDefault="001C0C6C" w:rsidP="001C0C6C">
      <w:pPr>
        <w:pStyle w:val="Heading3"/>
      </w:pPr>
      <w:bookmarkStart w:id="102" w:name="_Toc160650444"/>
      <w:r w:rsidRPr="00C35B57">
        <w:t>8.5.</w:t>
      </w:r>
      <w:r w:rsidR="007234B7">
        <w:t>10</w:t>
      </w:r>
      <w:r w:rsidR="4AC0D751" w:rsidRPr="00C35B57">
        <w:t xml:space="preserve"> </w:t>
      </w:r>
      <w:r w:rsidRPr="00C35B57">
        <w:tab/>
      </w:r>
      <w:r w:rsidR="00C95F64">
        <w:tab/>
      </w:r>
      <w:r w:rsidR="003D0687">
        <w:tab/>
      </w:r>
      <w:r w:rsidRPr="00C35B57">
        <w:t>Implementation Examples</w:t>
      </w:r>
      <w:bookmarkEnd w:id="102"/>
    </w:p>
    <w:p w14:paraId="79DB6D01" w14:textId="39FB3510" w:rsidR="000E4B61" w:rsidRPr="00C35B57" w:rsidRDefault="00CE28F2" w:rsidP="000A3FDC">
      <w:r w:rsidRPr="00C35B57">
        <w:rPr>
          <w:rStyle w:val="normaltextrun"/>
          <w:rFonts w:cs="Arial"/>
          <w:color w:val="000000"/>
          <w:shd w:val="clear" w:color="auto" w:fill="FFFFFF"/>
        </w:rPr>
        <w:t xml:space="preserve">Three examples are provided below which illustrate the various uses of </w:t>
      </w:r>
      <w:proofErr w:type="spellStart"/>
      <w:r w:rsidRPr="00C35B57">
        <w:rPr>
          <w:rStyle w:val="normaltextrun"/>
          <w:rFonts w:cs="Arial"/>
          <w:color w:val="000000"/>
          <w:shd w:val="clear" w:color="auto" w:fill="FFFFFF"/>
        </w:rPr>
        <w:t>ContextItem</w:t>
      </w:r>
      <w:proofErr w:type="spellEnd"/>
      <w:r w:rsidRPr="00C35B57">
        <w:rPr>
          <w:rStyle w:val="normaltextrun"/>
          <w:rFonts w:cs="Arial"/>
          <w:color w:val="000000"/>
          <w:shd w:val="clear" w:color="auto" w:fill="FFFFFF"/>
        </w:rPr>
        <w:t>.</w:t>
      </w:r>
      <w:r w:rsidRPr="00C35B57">
        <w:rPr>
          <w:rStyle w:val="eop"/>
          <w:rFonts w:cs="Arial"/>
          <w:color w:val="000000"/>
          <w:shd w:val="clear" w:color="auto" w:fill="FFFFFF"/>
        </w:rPr>
        <w:t> </w:t>
      </w:r>
    </w:p>
    <w:p w14:paraId="37AE6802" w14:textId="1531CF37" w:rsidR="001C0C6C" w:rsidRPr="00C35B57" w:rsidRDefault="001C0C6C" w:rsidP="001C0C6C">
      <w:pPr>
        <w:pStyle w:val="Heading4"/>
      </w:pPr>
      <w:r w:rsidRPr="00C35B57">
        <w:t>8.5.</w:t>
      </w:r>
      <w:r w:rsidR="007234B7">
        <w:t>10</w:t>
      </w:r>
      <w:r w:rsidRPr="00C35B57">
        <w:t>.1</w:t>
      </w:r>
      <w:r w:rsidR="2186B16E" w:rsidRPr="00C35B57">
        <w:t xml:space="preserve"> </w:t>
      </w:r>
      <w:r w:rsidRPr="00C35B57">
        <w:tab/>
        <w:t xml:space="preserve">Simple integer and string data entry </w:t>
      </w:r>
      <w:r w:rsidR="4C5EFE57" w:rsidRPr="00C35B57">
        <w:t>Con</w:t>
      </w:r>
      <w:r w:rsidR="1985F98E" w:rsidRPr="00C35B57">
        <w:t>t</w:t>
      </w:r>
      <w:r w:rsidR="4C5EFE57" w:rsidRPr="00C35B57">
        <w:t>ext</w:t>
      </w:r>
      <w:r w:rsidR="4B2F8C70" w:rsidRPr="00C35B57">
        <w:t>ItemDefinitions</w:t>
      </w:r>
    </w:p>
    <w:p w14:paraId="125C902D" w14:textId="2E93FB62" w:rsidR="00CE28F2" w:rsidRPr="00C35B57" w:rsidRDefault="0591E91A" w:rsidP="00CE28F2">
      <w:pPr>
        <w:spacing w:after="0" w:line="240" w:lineRule="auto"/>
        <w:textAlignment w:val="baseline"/>
        <w:rPr>
          <w:rFonts w:cs="Arial"/>
        </w:rPr>
      </w:pPr>
      <w:r w:rsidRPr="00C35B57">
        <w:rPr>
          <w:rFonts w:cs="Arial"/>
        </w:rPr>
        <w:t xml:space="preserve">Table </w:t>
      </w:r>
      <w:r w:rsidR="00771AD2">
        <w:rPr>
          <w:rFonts w:cs="Arial"/>
        </w:rPr>
        <w:t>9</w:t>
      </w:r>
      <w:r w:rsidRPr="00C35B57">
        <w:rPr>
          <w:rFonts w:cs="Arial"/>
        </w:rPr>
        <w:t xml:space="preserve"> below shows the relevant properties</w:t>
      </w:r>
      <w:r w:rsidR="00FC1CC7">
        <w:rPr>
          <w:rFonts w:cs="Arial"/>
        </w:rPr>
        <w:t xml:space="preserve"> </w:t>
      </w:r>
      <w:r w:rsidRPr="00C35B57">
        <w:rPr>
          <w:rFonts w:cs="Arial"/>
        </w:rPr>
        <w:t xml:space="preserve">of an example ContextItemDefinition representing a USDA Farm Service Agency (FSA) Farm Number, an identifier very frequently used by </w:t>
      </w:r>
      <w:r w:rsidR="002D5964">
        <w:rPr>
          <w:rFonts w:cs="Arial"/>
        </w:rPr>
        <w:t>producer</w:t>
      </w:r>
      <w:r w:rsidRPr="00C35B57">
        <w:rPr>
          <w:rFonts w:cs="Arial"/>
        </w:rPr>
        <w:t xml:space="preserve">s in the United States. </w:t>
      </w:r>
      <w:r w:rsidR="00B87921">
        <w:rPr>
          <w:rFonts w:cs="Arial"/>
        </w:rPr>
        <w:t>Comments</w:t>
      </w:r>
      <w:r w:rsidRPr="00C35B57">
        <w:rPr>
          <w:rFonts w:cs="Arial"/>
        </w:rPr>
        <w:t>:</w:t>
      </w:r>
    </w:p>
    <w:p w14:paraId="0413DBE7" w14:textId="026C71D8" w:rsidR="00CE28F2" w:rsidRPr="00C35B57" w:rsidRDefault="00CE28F2" w:rsidP="00506DAD">
      <w:pPr>
        <w:numPr>
          <w:ilvl w:val="0"/>
          <w:numId w:val="10"/>
        </w:numPr>
        <w:spacing w:before="120" w:after="120" w:line="240" w:lineRule="auto"/>
        <w:ind w:left="965" w:firstLine="0"/>
        <w:textAlignment w:val="baseline"/>
        <w:rPr>
          <w:rFonts w:cs="Arial"/>
          <w:sz w:val="22"/>
          <w:szCs w:val="22"/>
        </w:rPr>
      </w:pPr>
      <w:r w:rsidRPr="00C35B57">
        <w:rPr>
          <w:rFonts w:cs="Arial"/>
        </w:rPr>
        <w:t>It has an arbitrary ID (</w:t>
      </w:r>
      <w:proofErr w:type="spellStart"/>
      <w:r w:rsidRPr="00C35B57">
        <w:rPr>
          <w:rFonts w:cs="Arial"/>
        </w:rPr>
        <w:t>ReferenceId</w:t>
      </w:r>
      <w:proofErr w:type="spellEnd"/>
      <w:r w:rsidRPr="00C35B57">
        <w:rPr>
          <w:rFonts w:cs="Arial"/>
        </w:rPr>
        <w:t>) that is simply meant to be unique within the set of ContextItemDefinitions.</w:t>
      </w:r>
    </w:p>
    <w:p w14:paraId="08E7E053" w14:textId="027492BB" w:rsidR="00CE28F2" w:rsidRPr="00C35B57" w:rsidRDefault="00CE28F2" w:rsidP="00506DAD">
      <w:pPr>
        <w:numPr>
          <w:ilvl w:val="0"/>
          <w:numId w:val="10"/>
        </w:numPr>
        <w:spacing w:after="120" w:line="240" w:lineRule="auto"/>
        <w:ind w:left="965" w:firstLine="0"/>
        <w:textAlignment w:val="baseline"/>
        <w:rPr>
          <w:rFonts w:cs="Arial"/>
          <w:sz w:val="22"/>
          <w:szCs w:val="22"/>
        </w:rPr>
      </w:pPr>
      <w:r w:rsidRPr="00C35B57">
        <w:rPr>
          <w:rFonts w:cs="Arial"/>
        </w:rPr>
        <w:t xml:space="preserve">It also has a Code, shown as </w:t>
      </w:r>
      <w:r w:rsidR="00561413">
        <w:rPr>
          <w:rFonts w:cs="Arial"/>
        </w:rPr>
        <w:t>“US_FSA_FN</w:t>
      </w:r>
      <w:r w:rsidR="007079B2">
        <w:rPr>
          <w:rFonts w:cs="Arial"/>
        </w:rPr>
        <w:t>”</w:t>
      </w:r>
      <w:r w:rsidRPr="00C35B57">
        <w:rPr>
          <w:rFonts w:cs="Arial"/>
        </w:rPr>
        <w:t>, which represents the FSA Farm Number value.</w:t>
      </w:r>
    </w:p>
    <w:p w14:paraId="7AA2E348" w14:textId="51CBDF8E" w:rsidR="00CE28F2" w:rsidRPr="00C35B57" w:rsidRDefault="00CE28F2" w:rsidP="00506DAD">
      <w:pPr>
        <w:numPr>
          <w:ilvl w:val="0"/>
          <w:numId w:val="11"/>
        </w:numPr>
        <w:spacing w:after="120" w:line="240" w:lineRule="auto"/>
        <w:ind w:left="965" w:firstLine="0"/>
        <w:textAlignment w:val="baseline"/>
        <w:rPr>
          <w:rFonts w:cs="Arial"/>
          <w:sz w:val="22"/>
          <w:szCs w:val="22"/>
        </w:rPr>
      </w:pPr>
      <w:r w:rsidRPr="00C35B57">
        <w:rPr>
          <w:rFonts w:cs="Arial"/>
        </w:rPr>
        <w:t>There is a list of keywords.</w:t>
      </w:r>
    </w:p>
    <w:p w14:paraId="55F6355E" w14:textId="1FA3735E" w:rsidR="00CE28F2" w:rsidRPr="00C35B57" w:rsidRDefault="00CE28F2" w:rsidP="00506DAD">
      <w:pPr>
        <w:numPr>
          <w:ilvl w:val="0"/>
          <w:numId w:val="11"/>
        </w:numPr>
        <w:spacing w:after="120" w:line="240" w:lineRule="auto"/>
        <w:ind w:left="965" w:firstLine="0"/>
        <w:textAlignment w:val="baseline"/>
        <w:rPr>
          <w:rFonts w:cs="Arial"/>
          <w:sz w:val="22"/>
          <w:szCs w:val="22"/>
        </w:rPr>
      </w:pPr>
      <w:proofErr w:type="spellStart"/>
      <w:r w:rsidRPr="00C35B57">
        <w:rPr>
          <w:rFonts w:cs="Arial"/>
        </w:rPr>
        <w:t>ModelScopeIds</w:t>
      </w:r>
      <w:proofErr w:type="spellEnd"/>
      <w:r w:rsidRPr="00C35B57">
        <w:rPr>
          <w:rFonts w:cs="Arial"/>
        </w:rPr>
        <w:t xml:space="preserve"> is a list of </w:t>
      </w:r>
      <w:r w:rsidR="00FC1CC7">
        <w:rPr>
          <w:rFonts w:cs="Arial"/>
        </w:rPr>
        <w:t>string codes</w:t>
      </w:r>
      <w:r w:rsidRPr="00C35B57">
        <w:rPr>
          <w:rFonts w:cs="Arial"/>
        </w:rPr>
        <w:t xml:space="preserve">; Table </w:t>
      </w:r>
      <w:r w:rsidR="00771AD2">
        <w:rPr>
          <w:rFonts w:cs="Arial"/>
        </w:rPr>
        <w:t>9</w:t>
      </w:r>
      <w:r w:rsidRPr="00C35B57">
        <w:rPr>
          <w:rFonts w:cs="Arial"/>
        </w:rPr>
        <w:t xml:space="preserve"> shows them dereferenced into an </w:t>
      </w:r>
      <w:proofErr w:type="gramStart"/>
      <w:r w:rsidRPr="00C35B57">
        <w:rPr>
          <w:rFonts w:cs="Arial"/>
        </w:rPr>
        <w:t>object model class names</w:t>
      </w:r>
      <w:proofErr w:type="gramEnd"/>
      <w:r w:rsidRPr="00C35B57">
        <w:rPr>
          <w:rFonts w:cs="Arial"/>
        </w:rPr>
        <w:t>, in brackets.</w:t>
      </w:r>
    </w:p>
    <w:p w14:paraId="616A4CDC" w14:textId="77777777" w:rsidR="00CE28F2" w:rsidRPr="00C35B57" w:rsidRDefault="00CE28F2" w:rsidP="00CE28F2">
      <w:pPr>
        <w:spacing w:after="0" w:line="240" w:lineRule="auto"/>
        <w:textAlignment w:val="baseline"/>
        <w:rPr>
          <w:rFonts w:cs="Arial"/>
        </w:rPr>
      </w:pPr>
      <w:r w:rsidRPr="00C35B57">
        <w:rPr>
          <w:rFonts w:cs="Arial"/>
        </w:rPr>
        <w:t xml:space="preserve">Similarly, the </w:t>
      </w:r>
      <w:proofErr w:type="spellStart"/>
      <w:r w:rsidRPr="00C35B57">
        <w:rPr>
          <w:rFonts w:cs="Arial"/>
        </w:rPr>
        <w:t>GPCIds</w:t>
      </w:r>
      <w:proofErr w:type="spellEnd"/>
      <w:r w:rsidRPr="00C35B57">
        <w:rPr>
          <w:rFonts w:cs="Arial"/>
        </w:rPr>
        <w:t xml:space="preserve"> list shows a dereferenced identifier for the United States. An FMIS in Belgium, for example, would know that the FSA Farm Number is not relevant to their geopolitical context. </w:t>
      </w:r>
    </w:p>
    <w:p w14:paraId="137183BD" w14:textId="77777777" w:rsidR="00CE28F2" w:rsidRPr="00C35B57" w:rsidRDefault="00CE28F2" w:rsidP="00681D11"/>
    <w:p w14:paraId="46137B79" w14:textId="3E9E940A" w:rsidR="00CE28F2" w:rsidRPr="00C35B57" w:rsidRDefault="00CE28F2" w:rsidP="00CE28F2">
      <w:pPr>
        <w:spacing w:after="0" w:line="240" w:lineRule="auto"/>
        <w:jc w:val="center"/>
        <w:textAlignment w:val="baseline"/>
        <w:rPr>
          <w:rFonts w:cs="Arial"/>
          <w:b/>
          <w:bCs/>
        </w:rPr>
      </w:pPr>
      <w:r w:rsidRPr="00C35B57">
        <w:rPr>
          <w:rFonts w:cs="Arial"/>
          <w:b/>
          <w:bCs/>
        </w:rPr>
        <w:t xml:space="preserve">Table </w:t>
      </w:r>
      <w:r w:rsidR="00771AD2">
        <w:rPr>
          <w:rFonts w:cs="Arial"/>
          <w:b/>
          <w:bCs/>
        </w:rPr>
        <w:t>9</w:t>
      </w:r>
      <w:r w:rsidRPr="00C35B57">
        <w:rPr>
          <w:rFonts w:cs="Arial"/>
          <w:b/>
          <w:bCs/>
        </w:rPr>
        <w:t xml:space="preserve"> – ContextItemDefinition representing a  </w:t>
      </w:r>
      <w:r w:rsidRPr="00C35B57">
        <w:br/>
      </w:r>
      <w:r w:rsidRPr="00C35B57">
        <w:rPr>
          <w:rFonts w:cs="Arial"/>
          <w:b/>
          <w:bCs/>
        </w:rPr>
        <w:t xml:space="preserve">USDA Farm Service Agency (FSA) </w:t>
      </w:r>
      <w:r w:rsidR="007079B2">
        <w:rPr>
          <w:rFonts w:cs="Arial"/>
          <w:b/>
          <w:bCs/>
        </w:rPr>
        <w:t>F</w:t>
      </w:r>
      <w:r w:rsidR="007079B2" w:rsidRPr="00C35B57">
        <w:rPr>
          <w:rFonts w:cs="Arial"/>
          <w:b/>
          <w:bCs/>
        </w:rPr>
        <w:t xml:space="preserve">arm </w:t>
      </w:r>
      <w:r w:rsidR="007079B2">
        <w:rPr>
          <w:rFonts w:cs="Arial"/>
          <w:b/>
          <w:bCs/>
        </w:rPr>
        <w:t>N</w:t>
      </w:r>
      <w:r w:rsidR="007079B2" w:rsidRPr="00C35B57">
        <w:rPr>
          <w:rFonts w:cs="Arial"/>
          <w:b/>
          <w:bCs/>
        </w:rPr>
        <w:t>umber </w:t>
      </w:r>
    </w:p>
    <w:p w14:paraId="62C78A71" w14:textId="77777777" w:rsidR="00CE28F2" w:rsidRPr="00C35B57" w:rsidRDefault="00CE28F2" w:rsidP="00CE28F2">
      <w:pPr>
        <w:spacing w:after="0" w:line="240" w:lineRule="auto"/>
        <w:jc w:val="center"/>
        <w:textAlignment w:val="baseline"/>
        <w:rPr>
          <w:rFonts w:ascii="Segoe UI" w:hAnsi="Segoe UI" w:cs="Segoe UI"/>
          <w:b/>
          <w:bCs/>
          <w:sz w:val="18"/>
          <w:szCs w:val="18"/>
        </w:rPr>
      </w:pPr>
    </w:p>
    <w:tbl>
      <w:tblPr>
        <w:tblW w:w="854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6"/>
        <w:gridCol w:w="6986"/>
      </w:tblGrid>
      <w:tr w:rsidR="00CE28F2" w:rsidRPr="00C35B57" w14:paraId="59950D84" w14:textId="77777777" w:rsidTr="003E6B39">
        <w:trPr>
          <w:jc w:val="center"/>
        </w:trPr>
        <w:tc>
          <w:tcPr>
            <w:tcW w:w="1556" w:type="dxa"/>
            <w:tcBorders>
              <w:top w:val="single" w:sz="6" w:space="0" w:color="auto"/>
              <w:left w:val="single" w:sz="6" w:space="0" w:color="auto"/>
              <w:bottom w:val="single" w:sz="6" w:space="0" w:color="auto"/>
              <w:right w:val="single" w:sz="6" w:space="0" w:color="auto"/>
            </w:tcBorders>
            <w:shd w:val="clear" w:color="auto" w:fill="auto"/>
            <w:hideMark/>
          </w:tcPr>
          <w:p w14:paraId="7474ABD8" w14:textId="2F8785FC" w:rsidR="00CE28F2" w:rsidRPr="00C35B57" w:rsidRDefault="00AC07EC" w:rsidP="00CE28F2">
            <w:pPr>
              <w:spacing w:after="0" w:line="240" w:lineRule="auto"/>
              <w:jc w:val="center"/>
              <w:textAlignment w:val="baseline"/>
              <w:rPr>
                <w:rFonts w:ascii="Times New Roman" w:hAnsi="Times New Roman"/>
                <w:sz w:val="24"/>
                <w:szCs w:val="24"/>
              </w:rPr>
            </w:pPr>
            <w:r w:rsidRPr="00C35B57">
              <w:rPr>
                <w:rFonts w:cs="Arial"/>
                <w:b/>
                <w:bCs/>
                <w:sz w:val="18"/>
                <w:szCs w:val="18"/>
              </w:rPr>
              <w:t>Property</w:t>
            </w:r>
            <w:r w:rsidR="00CE28F2" w:rsidRPr="00C35B57">
              <w:rPr>
                <w:rFonts w:cs="Arial"/>
                <w:sz w:val="18"/>
                <w:szCs w:val="18"/>
              </w:rPr>
              <w:t> </w:t>
            </w:r>
          </w:p>
        </w:tc>
        <w:tc>
          <w:tcPr>
            <w:tcW w:w="6986" w:type="dxa"/>
            <w:tcBorders>
              <w:top w:val="single" w:sz="6" w:space="0" w:color="auto"/>
              <w:left w:val="single" w:sz="6" w:space="0" w:color="auto"/>
              <w:bottom w:val="single" w:sz="6" w:space="0" w:color="auto"/>
              <w:right w:val="single" w:sz="6" w:space="0" w:color="auto"/>
            </w:tcBorders>
            <w:shd w:val="clear" w:color="auto" w:fill="auto"/>
            <w:hideMark/>
          </w:tcPr>
          <w:p w14:paraId="3AF163F9" w14:textId="77777777" w:rsidR="00CE28F2" w:rsidRPr="00C35B57" w:rsidRDefault="00CE28F2" w:rsidP="00CE28F2">
            <w:pPr>
              <w:spacing w:after="0" w:line="240" w:lineRule="auto"/>
              <w:jc w:val="center"/>
              <w:textAlignment w:val="baseline"/>
              <w:rPr>
                <w:rFonts w:ascii="Times New Roman" w:hAnsi="Times New Roman"/>
                <w:sz w:val="24"/>
                <w:szCs w:val="24"/>
              </w:rPr>
            </w:pPr>
            <w:r w:rsidRPr="00C35B57">
              <w:rPr>
                <w:rFonts w:cs="Arial"/>
                <w:b/>
                <w:bCs/>
                <w:sz w:val="18"/>
                <w:szCs w:val="18"/>
              </w:rPr>
              <w:t>Value/Comment</w:t>
            </w:r>
            <w:r w:rsidRPr="00C35B57">
              <w:rPr>
                <w:rFonts w:cs="Arial"/>
                <w:sz w:val="18"/>
                <w:szCs w:val="18"/>
              </w:rPr>
              <w:t> </w:t>
            </w:r>
          </w:p>
        </w:tc>
      </w:tr>
      <w:tr w:rsidR="00CE28F2" w:rsidRPr="00C35B57" w14:paraId="330B8C8E" w14:textId="77777777" w:rsidTr="003E6B39">
        <w:trPr>
          <w:jc w:val="center"/>
        </w:trPr>
        <w:tc>
          <w:tcPr>
            <w:tcW w:w="1556" w:type="dxa"/>
            <w:tcBorders>
              <w:top w:val="single" w:sz="6" w:space="0" w:color="auto"/>
              <w:left w:val="single" w:sz="6" w:space="0" w:color="auto"/>
              <w:bottom w:val="single" w:sz="6" w:space="0" w:color="auto"/>
              <w:right w:val="single" w:sz="6" w:space="0" w:color="auto"/>
            </w:tcBorders>
            <w:shd w:val="clear" w:color="auto" w:fill="auto"/>
            <w:hideMark/>
          </w:tcPr>
          <w:p w14:paraId="4634546C" w14:textId="7D2BD2CF" w:rsidR="00CE28F2" w:rsidRPr="00C35B57" w:rsidRDefault="00C7780B" w:rsidP="00CE28F2">
            <w:pPr>
              <w:spacing w:after="0" w:line="240" w:lineRule="auto"/>
              <w:jc w:val="center"/>
              <w:textAlignment w:val="baseline"/>
              <w:rPr>
                <w:rFonts w:ascii="Times New Roman" w:hAnsi="Times New Roman"/>
                <w:sz w:val="24"/>
                <w:szCs w:val="24"/>
              </w:rPr>
            </w:pPr>
            <w:r>
              <w:rPr>
                <w:rFonts w:cs="Arial"/>
                <w:sz w:val="18"/>
                <w:szCs w:val="18"/>
              </w:rPr>
              <w:t>i</w:t>
            </w:r>
            <w:r w:rsidR="00CE28F2" w:rsidRPr="00C35B57">
              <w:rPr>
                <w:rFonts w:cs="Arial"/>
                <w:sz w:val="18"/>
                <w:szCs w:val="18"/>
              </w:rPr>
              <w:t>d </w:t>
            </w:r>
          </w:p>
        </w:tc>
        <w:tc>
          <w:tcPr>
            <w:tcW w:w="6986" w:type="dxa"/>
            <w:tcBorders>
              <w:top w:val="single" w:sz="6" w:space="0" w:color="auto"/>
              <w:left w:val="single" w:sz="6" w:space="0" w:color="auto"/>
              <w:bottom w:val="single" w:sz="6" w:space="0" w:color="auto"/>
              <w:right w:val="single" w:sz="6" w:space="0" w:color="auto"/>
            </w:tcBorders>
            <w:shd w:val="clear" w:color="auto" w:fill="auto"/>
            <w:hideMark/>
          </w:tcPr>
          <w:p w14:paraId="60979A69" w14:textId="15434D3B" w:rsidR="00CE28F2" w:rsidRPr="00C35B57" w:rsidRDefault="00CE28F2" w:rsidP="00CE28F2">
            <w:pPr>
              <w:spacing w:after="0" w:line="240" w:lineRule="auto"/>
              <w:jc w:val="left"/>
              <w:textAlignment w:val="baseline"/>
              <w:rPr>
                <w:rFonts w:ascii="Times New Roman" w:hAnsi="Times New Roman"/>
                <w:sz w:val="24"/>
                <w:szCs w:val="24"/>
              </w:rPr>
            </w:pPr>
            <w:proofErr w:type="spellStart"/>
            <w:r w:rsidRPr="00C35B57">
              <w:rPr>
                <w:rFonts w:cs="Arial"/>
                <w:sz w:val="18"/>
                <w:szCs w:val="18"/>
              </w:rPr>
              <w:t>ReferenceId</w:t>
            </w:r>
            <w:proofErr w:type="spellEnd"/>
            <w:r w:rsidRPr="00C35B57">
              <w:rPr>
                <w:rFonts w:cs="Arial"/>
                <w:sz w:val="18"/>
                <w:szCs w:val="18"/>
              </w:rPr>
              <w:t xml:space="preserve"> = </w:t>
            </w:r>
            <w:r w:rsidR="00335905" w:rsidRPr="00335905">
              <w:rPr>
                <w:rFonts w:cs="Arial"/>
                <w:sz w:val="18"/>
                <w:szCs w:val="18"/>
              </w:rPr>
              <w:t>9c0ab03e-bd42-447e-923a-9c298f8f6f7f</w:t>
            </w:r>
            <w:r w:rsidRPr="00C35B57">
              <w:rPr>
                <w:rFonts w:cs="Arial"/>
                <w:sz w:val="18"/>
                <w:szCs w:val="18"/>
              </w:rPr>
              <w:t xml:space="preserve"> (Could be any </w:t>
            </w:r>
            <w:r w:rsidR="00561413">
              <w:rPr>
                <w:rFonts w:cs="Arial"/>
                <w:sz w:val="18"/>
                <w:szCs w:val="18"/>
              </w:rPr>
              <w:t xml:space="preserve">string </w:t>
            </w:r>
            <w:r w:rsidRPr="00C35B57">
              <w:rPr>
                <w:rFonts w:cs="Arial"/>
                <w:sz w:val="18"/>
                <w:szCs w:val="18"/>
              </w:rPr>
              <w:t>value) </w:t>
            </w:r>
          </w:p>
        </w:tc>
      </w:tr>
      <w:tr w:rsidR="00CE28F2" w:rsidRPr="00C35B57" w14:paraId="0586DFE5" w14:textId="77777777" w:rsidTr="003E6B39">
        <w:trPr>
          <w:jc w:val="center"/>
        </w:trPr>
        <w:tc>
          <w:tcPr>
            <w:tcW w:w="1556" w:type="dxa"/>
            <w:tcBorders>
              <w:top w:val="single" w:sz="6" w:space="0" w:color="auto"/>
              <w:left w:val="single" w:sz="6" w:space="0" w:color="auto"/>
              <w:bottom w:val="single" w:sz="6" w:space="0" w:color="auto"/>
              <w:right w:val="single" w:sz="6" w:space="0" w:color="auto"/>
            </w:tcBorders>
            <w:shd w:val="clear" w:color="auto" w:fill="auto"/>
            <w:hideMark/>
          </w:tcPr>
          <w:p w14:paraId="5D1BF854" w14:textId="51F697FD" w:rsidR="00CE28F2" w:rsidRPr="00C35B57" w:rsidRDefault="00C7780B" w:rsidP="00CE28F2">
            <w:pPr>
              <w:spacing w:after="0" w:line="240" w:lineRule="auto"/>
              <w:jc w:val="center"/>
              <w:textAlignment w:val="baseline"/>
              <w:rPr>
                <w:rFonts w:ascii="Times New Roman" w:hAnsi="Times New Roman"/>
                <w:sz w:val="24"/>
                <w:szCs w:val="24"/>
              </w:rPr>
            </w:pPr>
            <w:r>
              <w:rPr>
                <w:rFonts w:cs="Arial"/>
                <w:sz w:val="18"/>
                <w:szCs w:val="18"/>
              </w:rPr>
              <w:t>c</w:t>
            </w:r>
            <w:r w:rsidR="00CE28F2" w:rsidRPr="00C35B57">
              <w:rPr>
                <w:rFonts w:cs="Arial"/>
                <w:sz w:val="18"/>
                <w:szCs w:val="18"/>
              </w:rPr>
              <w:t>ode </w:t>
            </w:r>
          </w:p>
        </w:tc>
        <w:tc>
          <w:tcPr>
            <w:tcW w:w="6986" w:type="dxa"/>
            <w:tcBorders>
              <w:top w:val="single" w:sz="6" w:space="0" w:color="auto"/>
              <w:left w:val="single" w:sz="6" w:space="0" w:color="auto"/>
              <w:bottom w:val="single" w:sz="6" w:space="0" w:color="auto"/>
              <w:right w:val="single" w:sz="6" w:space="0" w:color="auto"/>
            </w:tcBorders>
            <w:shd w:val="clear" w:color="auto" w:fill="auto"/>
            <w:hideMark/>
          </w:tcPr>
          <w:p w14:paraId="15129911" w14:textId="7C31B0A7" w:rsidR="00CE28F2" w:rsidRPr="00C35B57" w:rsidRDefault="007079B2" w:rsidP="00CE28F2">
            <w:pPr>
              <w:spacing w:after="0" w:line="240" w:lineRule="auto"/>
              <w:jc w:val="left"/>
              <w:textAlignment w:val="baseline"/>
              <w:rPr>
                <w:rFonts w:ascii="Times New Roman" w:hAnsi="Times New Roman"/>
                <w:sz w:val="24"/>
                <w:szCs w:val="24"/>
              </w:rPr>
            </w:pPr>
            <w:r>
              <w:rPr>
                <w:rFonts w:cs="Arial"/>
                <w:sz w:val="18"/>
                <w:szCs w:val="18"/>
              </w:rPr>
              <w:t>US_FSA_FN</w:t>
            </w:r>
          </w:p>
        </w:tc>
      </w:tr>
      <w:tr w:rsidR="00CE28F2" w:rsidRPr="00C35B57" w14:paraId="4173E159" w14:textId="77777777" w:rsidTr="003E6B39">
        <w:trPr>
          <w:jc w:val="center"/>
        </w:trPr>
        <w:tc>
          <w:tcPr>
            <w:tcW w:w="1556" w:type="dxa"/>
            <w:tcBorders>
              <w:top w:val="single" w:sz="6" w:space="0" w:color="auto"/>
              <w:left w:val="single" w:sz="6" w:space="0" w:color="auto"/>
              <w:bottom w:val="single" w:sz="6" w:space="0" w:color="auto"/>
              <w:right w:val="single" w:sz="6" w:space="0" w:color="auto"/>
            </w:tcBorders>
            <w:shd w:val="clear" w:color="auto" w:fill="auto"/>
            <w:hideMark/>
          </w:tcPr>
          <w:p w14:paraId="774E7A91" w14:textId="73AD15AE" w:rsidR="00CE28F2" w:rsidRPr="00C35B57" w:rsidRDefault="00B147A6" w:rsidP="00CE28F2">
            <w:pPr>
              <w:spacing w:after="0" w:line="240" w:lineRule="auto"/>
              <w:jc w:val="center"/>
              <w:textAlignment w:val="baseline"/>
              <w:rPr>
                <w:rFonts w:ascii="Times New Roman" w:hAnsi="Times New Roman"/>
                <w:sz w:val="24"/>
                <w:szCs w:val="24"/>
              </w:rPr>
            </w:pPr>
            <w:r>
              <w:rPr>
                <w:rFonts w:cs="Arial"/>
                <w:sz w:val="18"/>
                <w:szCs w:val="18"/>
              </w:rPr>
              <w:t>v</w:t>
            </w:r>
            <w:r w:rsidR="00CE28F2" w:rsidRPr="00C35B57">
              <w:rPr>
                <w:rFonts w:cs="Arial"/>
                <w:sz w:val="18"/>
                <w:szCs w:val="18"/>
              </w:rPr>
              <w:t>alue Type </w:t>
            </w:r>
          </w:p>
        </w:tc>
        <w:tc>
          <w:tcPr>
            <w:tcW w:w="6986" w:type="dxa"/>
            <w:tcBorders>
              <w:top w:val="single" w:sz="6" w:space="0" w:color="auto"/>
              <w:left w:val="single" w:sz="6" w:space="0" w:color="auto"/>
              <w:bottom w:val="single" w:sz="6" w:space="0" w:color="auto"/>
              <w:right w:val="single" w:sz="6" w:space="0" w:color="auto"/>
            </w:tcBorders>
            <w:shd w:val="clear" w:color="auto" w:fill="auto"/>
            <w:hideMark/>
          </w:tcPr>
          <w:p w14:paraId="18C10F47" w14:textId="750245DA" w:rsidR="00CE28F2" w:rsidRPr="00C35B57" w:rsidRDefault="00C63D46" w:rsidP="00CE28F2">
            <w:pPr>
              <w:spacing w:after="0" w:line="240" w:lineRule="auto"/>
              <w:jc w:val="left"/>
              <w:textAlignment w:val="baseline"/>
              <w:rPr>
                <w:rFonts w:ascii="Times New Roman" w:hAnsi="Times New Roman"/>
                <w:sz w:val="24"/>
                <w:szCs w:val="24"/>
              </w:rPr>
            </w:pPr>
            <w:r>
              <w:rPr>
                <w:rFonts w:cs="Arial"/>
                <w:sz w:val="18"/>
                <w:szCs w:val="18"/>
              </w:rPr>
              <w:t>INTEGER</w:t>
            </w:r>
          </w:p>
        </w:tc>
      </w:tr>
      <w:tr w:rsidR="00CE28F2" w:rsidRPr="00C35B57" w14:paraId="7E259565" w14:textId="77777777" w:rsidTr="003E6B39">
        <w:trPr>
          <w:jc w:val="center"/>
        </w:trPr>
        <w:tc>
          <w:tcPr>
            <w:tcW w:w="1556" w:type="dxa"/>
            <w:tcBorders>
              <w:top w:val="single" w:sz="6" w:space="0" w:color="auto"/>
              <w:left w:val="single" w:sz="6" w:space="0" w:color="auto"/>
              <w:bottom w:val="single" w:sz="6" w:space="0" w:color="auto"/>
              <w:right w:val="single" w:sz="6" w:space="0" w:color="auto"/>
            </w:tcBorders>
            <w:shd w:val="clear" w:color="auto" w:fill="auto"/>
            <w:hideMark/>
          </w:tcPr>
          <w:p w14:paraId="1598E2E9" w14:textId="5225A487" w:rsidR="00CE28F2" w:rsidRPr="00C35B57" w:rsidRDefault="00B147A6" w:rsidP="00CE28F2">
            <w:pPr>
              <w:spacing w:after="0" w:line="240" w:lineRule="auto"/>
              <w:jc w:val="center"/>
              <w:textAlignment w:val="baseline"/>
              <w:rPr>
                <w:rFonts w:ascii="Times New Roman" w:hAnsi="Times New Roman"/>
                <w:sz w:val="24"/>
                <w:szCs w:val="24"/>
              </w:rPr>
            </w:pPr>
            <w:r>
              <w:rPr>
                <w:rFonts w:cs="Arial"/>
                <w:sz w:val="18"/>
                <w:szCs w:val="18"/>
              </w:rPr>
              <w:lastRenderedPageBreak/>
              <w:t>d</w:t>
            </w:r>
            <w:r w:rsidR="00CE28F2" w:rsidRPr="00C35B57">
              <w:rPr>
                <w:rFonts w:cs="Arial"/>
                <w:sz w:val="18"/>
                <w:szCs w:val="18"/>
              </w:rPr>
              <w:t>escription </w:t>
            </w:r>
          </w:p>
        </w:tc>
        <w:tc>
          <w:tcPr>
            <w:tcW w:w="6986" w:type="dxa"/>
            <w:tcBorders>
              <w:top w:val="single" w:sz="6" w:space="0" w:color="auto"/>
              <w:left w:val="single" w:sz="6" w:space="0" w:color="auto"/>
              <w:bottom w:val="single" w:sz="6" w:space="0" w:color="auto"/>
              <w:right w:val="single" w:sz="6" w:space="0" w:color="auto"/>
            </w:tcBorders>
            <w:shd w:val="clear" w:color="auto" w:fill="auto"/>
            <w:hideMark/>
          </w:tcPr>
          <w:p w14:paraId="2545B460" w14:textId="77777777" w:rsidR="00CE28F2" w:rsidRPr="00C35B57" w:rsidRDefault="00CE28F2" w:rsidP="00CE28F2">
            <w:pPr>
              <w:spacing w:after="0" w:line="240" w:lineRule="auto"/>
              <w:jc w:val="left"/>
              <w:textAlignment w:val="baseline"/>
              <w:rPr>
                <w:rFonts w:ascii="Times New Roman" w:hAnsi="Times New Roman"/>
                <w:sz w:val="24"/>
                <w:szCs w:val="24"/>
              </w:rPr>
            </w:pPr>
            <w:r w:rsidRPr="00C35B57">
              <w:rPr>
                <w:rFonts w:cs="Arial"/>
                <w:sz w:val="18"/>
                <w:szCs w:val="18"/>
              </w:rPr>
              <w:t>FSA Farm Number </w:t>
            </w:r>
          </w:p>
        </w:tc>
      </w:tr>
      <w:tr w:rsidR="00CE28F2" w:rsidRPr="00C35B57" w14:paraId="1EEAB1C5" w14:textId="77777777" w:rsidTr="003E6B39">
        <w:trPr>
          <w:jc w:val="center"/>
        </w:trPr>
        <w:tc>
          <w:tcPr>
            <w:tcW w:w="1556" w:type="dxa"/>
            <w:tcBorders>
              <w:top w:val="single" w:sz="6" w:space="0" w:color="auto"/>
              <w:left w:val="single" w:sz="6" w:space="0" w:color="auto"/>
              <w:bottom w:val="single" w:sz="6" w:space="0" w:color="auto"/>
              <w:right w:val="single" w:sz="6" w:space="0" w:color="auto"/>
            </w:tcBorders>
            <w:shd w:val="clear" w:color="auto" w:fill="auto"/>
            <w:hideMark/>
          </w:tcPr>
          <w:p w14:paraId="223DC030" w14:textId="6260E8C2" w:rsidR="00CE28F2" w:rsidRPr="00C35B57" w:rsidRDefault="004247FF" w:rsidP="00CE28F2">
            <w:pPr>
              <w:spacing w:after="0" w:line="240" w:lineRule="auto"/>
              <w:jc w:val="center"/>
              <w:textAlignment w:val="baseline"/>
              <w:rPr>
                <w:rFonts w:ascii="Times New Roman" w:hAnsi="Times New Roman"/>
                <w:sz w:val="24"/>
                <w:szCs w:val="24"/>
              </w:rPr>
            </w:pPr>
            <w:proofErr w:type="spellStart"/>
            <w:r>
              <w:rPr>
                <w:rFonts w:cs="Arial"/>
                <w:sz w:val="18"/>
                <w:szCs w:val="18"/>
              </w:rPr>
              <w:t>m</w:t>
            </w:r>
            <w:r w:rsidR="00CE28F2" w:rsidRPr="00C35B57">
              <w:rPr>
                <w:rFonts w:cs="Arial"/>
                <w:sz w:val="18"/>
                <w:szCs w:val="18"/>
              </w:rPr>
              <w:t>odelScopeIds</w:t>
            </w:r>
            <w:proofErr w:type="spellEnd"/>
            <w:r w:rsidR="00CE28F2" w:rsidRPr="00C35B57">
              <w:rPr>
                <w:rFonts w:cs="Arial"/>
                <w:sz w:val="18"/>
                <w:szCs w:val="18"/>
              </w:rPr>
              <w:t> </w:t>
            </w:r>
          </w:p>
        </w:tc>
        <w:tc>
          <w:tcPr>
            <w:tcW w:w="6986" w:type="dxa"/>
            <w:tcBorders>
              <w:top w:val="single" w:sz="6" w:space="0" w:color="auto"/>
              <w:left w:val="single" w:sz="6" w:space="0" w:color="auto"/>
              <w:bottom w:val="single" w:sz="6" w:space="0" w:color="auto"/>
              <w:right w:val="single" w:sz="6" w:space="0" w:color="auto"/>
            </w:tcBorders>
            <w:shd w:val="clear" w:color="auto" w:fill="auto"/>
            <w:hideMark/>
          </w:tcPr>
          <w:p w14:paraId="3602A7C3" w14:textId="19F93A6D" w:rsidR="00CE28F2" w:rsidRPr="00C35B57" w:rsidRDefault="00FC1CC7" w:rsidP="00CE28F2">
            <w:pPr>
              <w:spacing w:after="0" w:line="240" w:lineRule="auto"/>
              <w:jc w:val="left"/>
              <w:textAlignment w:val="baseline"/>
              <w:rPr>
                <w:rFonts w:ascii="Times New Roman" w:hAnsi="Times New Roman"/>
                <w:sz w:val="24"/>
                <w:szCs w:val="24"/>
              </w:rPr>
            </w:pPr>
            <w:r>
              <w:rPr>
                <w:rFonts w:cs="Arial"/>
                <w:sz w:val="18"/>
                <w:szCs w:val="18"/>
              </w:rPr>
              <w:t>ISO_11783_</w:t>
            </w:r>
            <w:r w:rsidR="00CE28F2" w:rsidRPr="00C35B57">
              <w:rPr>
                <w:rFonts w:cs="Arial"/>
                <w:sz w:val="18"/>
                <w:szCs w:val="18"/>
              </w:rPr>
              <w:t>F</w:t>
            </w:r>
            <w:r>
              <w:rPr>
                <w:rFonts w:cs="Arial"/>
                <w:sz w:val="18"/>
                <w:szCs w:val="18"/>
              </w:rPr>
              <w:t>RM</w:t>
            </w:r>
            <w:r w:rsidR="00CE28F2" w:rsidRPr="00C35B57">
              <w:rPr>
                <w:rFonts w:cs="Arial"/>
                <w:sz w:val="18"/>
                <w:szCs w:val="18"/>
              </w:rPr>
              <w:t xml:space="preserve">, </w:t>
            </w:r>
            <w:r>
              <w:rPr>
                <w:rFonts w:cs="Arial"/>
                <w:sz w:val="18"/>
                <w:szCs w:val="18"/>
              </w:rPr>
              <w:t>ISO_11783_PFD, ADAPT_FARM, ADAPT_CROPZONE</w:t>
            </w:r>
            <w:r w:rsidR="00CE28F2" w:rsidRPr="00C35B57">
              <w:rPr>
                <w:rFonts w:cs="Arial"/>
                <w:sz w:val="18"/>
                <w:szCs w:val="18"/>
              </w:rPr>
              <w:t> </w:t>
            </w:r>
          </w:p>
        </w:tc>
      </w:tr>
      <w:tr w:rsidR="00CE28F2" w:rsidRPr="00C35B57" w14:paraId="46F70FC2" w14:textId="77777777" w:rsidTr="003E6B39">
        <w:trPr>
          <w:jc w:val="center"/>
        </w:trPr>
        <w:tc>
          <w:tcPr>
            <w:tcW w:w="1556" w:type="dxa"/>
            <w:tcBorders>
              <w:top w:val="single" w:sz="6" w:space="0" w:color="auto"/>
              <w:left w:val="single" w:sz="6" w:space="0" w:color="auto"/>
              <w:bottom w:val="single" w:sz="6" w:space="0" w:color="auto"/>
              <w:right w:val="single" w:sz="6" w:space="0" w:color="auto"/>
            </w:tcBorders>
            <w:shd w:val="clear" w:color="auto" w:fill="auto"/>
            <w:hideMark/>
          </w:tcPr>
          <w:p w14:paraId="2CB28272" w14:textId="11778526" w:rsidR="00CE28F2" w:rsidRPr="00C35B57" w:rsidRDefault="004247FF" w:rsidP="00CE28F2">
            <w:pPr>
              <w:spacing w:after="0" w:line="240" w:lineRule="auto"/>
              <w:jc w:val="center"/>
              <w:textAlignment w:val="baseline"/>
              <w:rPr>
                <w:rFonts w:ascii="Times New Roman" w:hAnsi="Times New Roman"/>
                <w:sz w:val="24"/>
                <w:szCs w:val="24"/>
              </w:rPr>
            </w:pPr>
            <w:proofErr w:type="spellStart"/>
            <w:r>
              <w:rPr>
                <w:rFonts w:cs="Arial"/>
                <w:sz w:val="18"/>
                <w:szCs w:val="18"/>
              </w:rPr>
              <w:t>g</w:t>
            </w:r>
            <w:r w:rsidR="00CE28F2" w:rsidRPr="00C35B57">
              <w:rPr>
                <w:rFonts w:cs="Arial"/>
                <w:sz w:val="18"/>
                <w:szCs w:val="18"/>
              </w:rPr>
              <w:t>PCIds</w:t>
            </w:r>
            <w:proofErr w:type="spellEnd"/>
            <w:r w:rsidR="00CE28F2" w:rsidRPr="00C35B57">
              <w:rPr>
                <w:rFonts w:cs="Arial"/>
                <w:sz w:val="18"/>
                <w:szCs w:val="18"/>
              </w:rPr>
              <w:t> </w:t>
            </w:r>
          </w:p>
        </w:tc>
        <w:tc>
          <w:tcPr>
            <w:tcW w:w="6986" w:type="dxa"/>
            <w:tcBorders>
              <w:top w:val="single" w:sz="6" w:space="0" w:color="auto"/>
              <w:left w:val="single" w:sz="6" w:space="0" w:color="auto"/>
              <w:bottom w:val="single" w:sz="6" w:space="0" w:color="auto"/>
              <w:right w:val="single" w:sz="6" w:space="0" w:color="auto"/>
            </w:tcBorders>
            <w:shd w:val="clear" w:color="auto" w:fill="auto"/>
            <w:hideMark/>
          </w:tcPr>
          <w:p w14:paraId="57432BE0" w14:textId="313BC4AB" w:rsidR="00CE28F2" w:rsidRPr="00C35B57" w:rsidRDefault="0591E91A" w:rsidP="00CE28F2">
            <w:pPr>
              <w:spacing w:after="0" w:line="240" w:lineRule="auto"/>
              <w:jc w:val="left"/>
              <w:textAlignment w:val="baseline"/>
              <w:rPr>
                <w:rFonts w:ascii="Times New Roman" w:hAnsi="Times New Roman"/>
                <w:sz w:val="24"/>
                <w:szCs w:val="24"/>
              </w:rPr>
            </w:pPr>
            <w:r w:rsidRPr="00C35B57">
              <w:rPr>
                <w:rFonts w:cs="Arial"/>
                <w:sz w:val="18"/>
                <w:szCs w:val="18"/>
              </w:rPr>
              <w:t>USA </w:t>
            </w:r>
          </w:p>
        </w:tc>
      </w:tr>
    </w:tbl>
    <w:p w14:paraId="6525F218" w14:textId="057CF516" w:rsidR="001C0C6C" w:rsidRPr="00C35B57" w:rsidRDefault="001C0C6C" w:rsidP="000A3FDC"/>
    <w:p w14:paraId="08F1DAB6" w14:textId="1A36F2E5" w:rsidR="00917187" w:rsidRPr="00C35B57" w:rsidRDefault="00917187" w:rsidP="00917187">
      <w:pPr>
        <w:pStyle w:val="Heading4"/>
      </w:pPr>
      <w:r w:rsidRPr="00C35B57">
        <w:t>8.5.</w:t>
      </w:r>
      <w:r w:rsidR="007234B7">
        <w:t>10</w:t>
      </w:r>
      <w:r w:rsidRPr="00C35B57">
        <w:t>.</w:t>
      </w:r>
      <w:r w:rsidR="0064083F" w:rsidRPr="00C35B57">
        <w:t>2</w:t>
      </w:r>
      <w:r w:rsidRPr="00C35B57">
        <w:tab/>
      </w:r>
      <w:r w:rsidR="2E2AE221" w:rsidRPr="00C35B57">
        <w:t xml:space="preserve"> </w:t>
      </w:r>
      <w:r w:rsidRPr="00C35B57">
        <w:t xml:space="preserve">Numeric </w:t>
      </w:r>
      <w:r w:rsidR="4B2F8C70" w:rsidRPr="00C35B57">
        <w:t>Con</w:t>
      </w:r>
      <w:r w:rsidR="495FF30E" w:rsidRPr="00C35B57">
        <w:t>t</w:t>
      </w:r>
      <w:r w:rsidR="4B2F8C70" w:rsidRPr="00C35B57">
        <w:t>extItemDefinitions</w:t>
      </w:r>
      <w:r w:rsidRPr="00C35B57">
        <w:t xml:space="preserve"> for auxil</w:t>
      </w:r>
      <w:r w:rsidR="0064083F" w:rsidRPr="00C35B57">
        <w:t xml:space="preserve">iary purposes (e.g. Properties of </w:t>
      </w:r>
      <w:proofErr w:type="spellStart"/>
      <w:r w:rsidR="0064083F" w:rsidRPr="00C35B57">
        <w:t>ContextItemEnumItems</w:t>
      </w:r>
      <w:proofErr w:type="spellEnd"/>
      <w:r w:rsidR="0064083F" w:rsidRPr="00C35B57">
        <w:t>)</w:t>
      </w:r>
    </w:p>
    <w:p w14:paraId="245B5A4F" w14:textId="37B0DAE4" w:rsidR="00BF5241" w:rsidRPr="00C35B57" w:rsidRDefault="18092770" w:rsidP="00BF5241">
      <w:pPr>
        <w:spacing w:after="0" w:line="240" w:lineRule="auto"/>
        <w:textAlignment w:val="baseline"/>
        <w:rPr>
          <w:rFonts w:cs="Arial"/>
        </w:rPr>
      </w:pPr>
      <w:r w:rsidRPr="00C35B57">
        <w:rPr>
          <w:rFonts w:cs="Arial"/>
        </w:rPr>
        <w:t>Table 1</w:t>
      </w:r>
      <w:r w:rsidR="00771AD2">
        <w:rPr>
          <w:rFonts w:cs="Arial"/>
        </w:rPr>
        <w:t>0</w:t>
      </w:r>
      <w:r w:rsidRPr="00C35B57">
        <w:rPr>
          <w:rFonts w:cs="Arial"/>
        </w:rPr>
        <w:t xml:space="preserve"> shows the relevant </w:t>
      </w:r>
      <w:r w:rsidR="00AC07EC" w:rsidRPr="00C35B57">
        <w:rPr>
          <w:rFonts w:cs="Arial"/>
        </w:rPr>
        <w:t>properties</w:t>
      </w:r>
      <w:r w:rsidRPr="00C35B57">
        <w:rPr>
          <w:rFonts w:cs="Arial"/>
        </w:rPr>
        <w:t xml:space="preserve"> of an example ContextItemDefinition representing Latitude and Longitude values. The purpose of this kind of ContextItemDefinition is to provide the infrastructure for </w:t>
      </w:r>
      <w:proofErr w:type="spellStart"/>
      <w:r w:rsidRPr="00C35B57">
        <w:rPr>
          <w:rFonts w:cs="Arial"/>
        </w:rPr>
        <w:t>ContextItemEnumItems</w:t>
      </w:r>
      <w:proofErr w:type="spellEnd"/>
      <w:r w:rsidRPr="00C35B57">
        <w:rPr>
          <w:rFonts w:cs="Arial"/>
        </w:rPr>
        <w:t xml:space="preserve"> to express properties. This is done </w:t>
      </w:r>
      <w:r w:rsidR="00F2073E" w:rsidRPr="00C35B57">
        <w:rPr>
          <w:rFonts w:cs="Arial"/>
        </w:rPr>
        <w:t>with</w:t>
      </w:r>
      <w:r w:rsidRPr="00C35B57">
        <w:rPr>
          <w:rFonts w:cs="Arial"/>
        </w:rPr>
        <w:t xml:space="preserve"> the Latitude and Longitude ContextItems shown. Comments:</w:t>
      </w:r>
    </w:p>
    <w:p w14:paraId="5FA459C5" w14:textId="377B8519" w:rsidR="00BF5241" w:rsidRPr="00C35B57" w:rsidRDefault="00BF5241" w:rsidP="00506DAD">
      <w:pPr>
        <w:numPr>
          <w:ilvl w:val="0"/>
          <w:numId w:val="12"/>
        </w:numPr>
        <w:spacing w:before="240" w:line="240" w:lineRule="auto"/>
        <w:ind w:left="965" w:firstLine="0"/>
        <w:textAlignment w:val="baseline"/>
        <w:rPr>
          <w:rFonts w:cs="Arial"/>
          <w:sz w:val="22"/>
          <w:szCs w:val="22"/>
        </w:rPr>
      </w:pPr>
      <w:r w:rsidRPr="00C35B57">
        <w:rPr>
          <w:rFonts w:cs="Arial"/>
        </w:rPr>
        <w:t xml:space="preserve">They have (arbitrary, simply meant to be unique within the set of </w:t>
      </w:r>
      <w:proofErr w:type="spellStart"/>
      <w:r w:rsidRPr="00C35B57">
        <w:rPr>
          <w:rFonts w:cs="Arial"/>
        </w:rPr>
        <w:t>ContextItemDefinitions</w:t>
      </w:r>
      <w:proofErr w:type="spellEnd"/>
      <w:r w:rsidRPr="00C35B57">
        <w:rPr>
          <w:rFonts w:cs="Arial"/>
        </w:rPr>
        <w:t xml:space="preserve">) </w:t>
      </w:r>
      <w:proofErr w:type="spellStart"/>
      <w:r w:rsidRPr="00C35B57">
        <w:rPr>
          <w:rFonts w:cs="Arial"/>
        </w:rPr>
        <w:t>ReferenceIds</w:t>
      </w:r>
      <w:proofErr w:type="spellEnd"/>
      <w:r w:rsidRPr="00C35B57">
        <w:rPr>
          <w:rFonts w:cs="Arial"/>
        </w:rPr>
        <w:t>.</w:t>
      </w:r>
    </w:p>
    <w:p w14:paraId="3F14C8F0" w14:textId="668F6F5D" w:rsidR="00BF5241" w:rsidRPr="00C35B57" w:rsidRDefault="00BF5241" w:rsidP="00506DAD">
      <w:pPr>
        <w:numPr>
          <w:ilvl w:val="0"/>
          <w:numId w:val="12"/>
        </w:numPr>
        <w:spacing w:line="240" w:lineRule="auto"/>
        <w:ind w:left="965" w:firstLine="0"/>
        <w:textAlignment w:val="baseline"/>
        <w:rPr>
          <w:rFonts w:cs="Arial"/>
          <w:sz w:val="22"/>
          <w:szCs w:val="22"/>
        </w:rPr>
      </w:pPr>
      <w:r w:rsidRPr="00C35B57">
        <w:rPr>
          <w:rFonts w:cs="Arial"/>
        </w:rPr>
        <w:t xml:space="preserve">They have unique Codes, shown as 107 and 108, which </w:t>
      </w:r>
      <w:r w:rsidR="6360D32A" w:rsidRPr="00C35B57">
        <w:rPr>
          <w:rFonts w:cs="Arial"/>
        </w:rPr>
        <w:t>represent</w:t>
      </w:r>
      <w:r w:rsidRPr="00C35B57">
        <w:rPr>
          <w:rFonts w:cs="Arial"/>
        </w:rPr>
        <w:t xml:space="preserve"> the Latitude and Longitude</w:t>
      </w:r>
    </w:p>
    <w:p w14:paraId="1B6D6805" w14:textId="3E8C1742" w:rsidR="00BF5241" w:rsidRPr="00C35B57" w:rsidRDefault="00BF5241" w:rsidP="00506DAD">
      <w:pPr>
        <w:numPr>
          <w:ilvl w:val="0"/>
          <w:numId w:val="12"/>
        </w:numPr>
        <w:spacing w:line="240" w:lineRule="auto"/>
        <w:ind w:left="965" w:firstLine="0"/>
        <w:textAlignment w:val="baseline"/>
        <w:rPr>
          <w:rFonts w:cs="Arial"/>
          <w:sz w:val="22"/>
          <w:szCs w:val="22"/>
        </w:rPr>
      </w:pPr>
      <w:r w:rsidRPr="00C35B57">
        <w:rPr>
          <w:rFonts w:cs="Arial"/>
        </w:rPr>
        <w:t xml:space="preserve">Presentation objects are not included, because these </w:t>
      </w:r>
      <w:proofErr w:type="spellStart"/>
      <w:r w:rsidRPr="00C35B57">
        <w:rPr>
          <w:rFonts w:cs="Arial"/>
        </w:rPr>
        <w:t>ContextItem</w:t>
      </w:r>
      <w:proofErr w:type="spellEnd"/>
      <w:r w:rsidRPr="00C35B57">
        <w:rPr>
          <w:rFonts w:cs="Arial"/>
        </w:rPr>
        <w:t xml:space="preserve"> definitions are not meant to be user-entered.</w:t>
      </w:r>
    </w:p>
    <w:p w14:paraId="4F3C5092" w14:textId="615EE375" w:rsidR="00BF5241" w:rsidRPr="00C35B57" w:rsidRDefault="00BF5241" w:rsidP="00BF5241">
      <w:pPr>
        <w:spacing w:after="0" w:line="240" w:lineRule="auto"/>
        <w:jc w:val="center"/>
        <w:textAlignment w:val="baseline"/>
        <w:rPr>
          <w:rFonts w:cs="Arial"/>
          <w:b/>
          <w:bCs/>
        </w:rPr>
      </w:pPr>
      <w:r w:rsidRPr="00C35B57">
        <w:rPr>
          <w:rFonts w:cs="Arial"/>
          <w:b/>
          <w:bCs/>
        </w:rPr>
        <w:t>Table 1</w:t>
      </w:r>
      <w:r w:rsidR="00771AD2">
        <w:rPr>
          <w:rFonts w:cs="Arial"/>
          <w:b/>
          <w:bCs/>
        </w:rPr>
        <w:t>0</w:t>
      </w:r>
      <w:r w:rsidRPr="00C35B57">
        <w:rPr>
          <w:rFonts w:cs="Arial"/>
          <w:b/>
          <w:bCs/>
          <w:i/>
          <w:iCs/>
        </w:rPr>
        <w:t xml:space="preserve"> </w:t>
      </w:r>
      <w:r w:rsidRPr="00C35B57">
        <w:rPr>
          <w:rFonts w:cs="Arial"/>
          <w:b/>
          <w:bCs/>
        </w:rPr>
        <w:t>–</w:t>
      </w:r>
      <w:r w:rsidRPr="00C35B57">
        <w:rPr>
          <w:rFonts w:cs="Arial"/>
          <w:b/>
          <w:bCs/>
          <w:i/>
          <w:iCs/>
        </w:rPr>
        <w:t xml:space="preserve"> </w:t>
      </w:r>
      <w:r w:rsidR="00C63D46">
        <w:rPr>
          <w:rFonts w:cs="Arial"/>
          <w:b/>
          <w:bCs/>
        </w:rPr>
        <w:t>Two C</w:t>
      </w:r>
      <w:r w:rsidRPr="00C35B57">
        <w:rPr>
          <w:rFonts w:cs="Arial"/>
          <w:b/>
          <w:bCs/>
        </w:rPr>
        <w:t xml:space="preserve">ontextItemDefinition </w:t>
      </w:r>
      <w:r w:rsidR="00C63D46">
        <w:rPr>
          <w:rFonts w:cs="Arial"/>
          <w:b/>
          <w:bCs/>
        </w:rPr>
        <w:t xml:space="preserve">examples, </w:t>
      </w:r>
      <w:r w:rsidRPr="00C35B57">
        <w:rPr>
          <w:rFonts w:cs="Arial"/>
          <w:b/>
          <w:bCs/>
        </w:rPr>
        <w:t xml:space="preserve">representing latitude and longitude </w:t>
      </w:r>
      <w:proofErr w:type="gramStart"/>
      <w:r w:rsidRPr="00C35B57">
        <w:rPr>
          <w:rFonts w:cs="Arial"/>
          <w:b/>
          <w:bCs/>
        </w:rPr>
        <w:t>values</w:t>
      </w:r>
      <w:proofErr w:type="gramEnd"/>
      <w:r w:rsidRPr="00C35B57">
        <w:rPr>
          <w:rFonts w:cs="Arial"/>
          <w:b/>
          <w:bCs/>
        </w:rPr>
        <w:t> </w:t>
      </w:r>
    </w:p>
    <w:p w14:paraId="77C8F984" w14:textId="77777777" w:rsidR="00BF5241" w:rsidRPr="00C35B57" w:rsidRDefault="00BF5241" w:rsidP="00BF5241">
      <w:pPr>
        <w:spacing w:after="0" w:line="240" w:lineRule="auto"/>
        <w:jc w:val="center"/>
        <w:textAlignment w:val="baseline"/>
        <w:rPr>
          <w:rFonts w:ascii="Segoe UI" w:hAnsi="Segoe UI" w:cs="Segoe UI"/>
          <w:b/>
          <w:bCs/>
          <w:sz w:val="18"/>
          <w:szCs w:val="18"/>
        </w:rPr>
      </w:pPr>
    </w:p>
    <w:tbl>
      <w:tblPr>
        <w:tblW w:w="973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2"/>
        <w:gridCol w:w="4270"/>
        <w:gridCol w:w="3763"/>
      </w:tblGrid>
      <w:tr w:rsidR="00BF5241" w:rsidRPr="00C35B57" w14:paraId="7DAAD0B8" w14:textId="77777777" w:rsidTr="001023A1">
        <w:trPr>
          <w:jc w:val="center"/>
        </w:trPr>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57EBD930" w14:textId="037DE43C" w:rsidR="00BF5241" w:rsidRPr="00C35B57" w:rsidRDefault="00AC07EC" w:rsidP="001023A1">
            <w:pPr>
              <w:spacing w:after="0" w:line="240" w:lineRule="auto"/>
              <w:jc w:val="center"/>
              <w:textAlignment w:val="baseline"/>
              <w:rPr>
                <w:rFonts w:ascii="Times New Roman" w:hAnsi="Times New Roman"/>
                <w:sz w:val="24"/>
                <w:szCs w:val="24"/>
              </w:rPr>
            </w:pPr>
            <w:r w:rsidRPr="00C35B57">
              <w:rPr>
                <w:rFonts w:cs="Arial"/>
                <w:b/>
                <w:bCs/>
                <w:sz w:val="18"/>
                <w:szCs w:val="18"/>
              </w:rPr>
              <w:t>Property</w:t>
            </w:r>
          </w:p>
        </w:tc>
        <w:tc>
          <w:tcPr>
            <w:tcW w:w="4270" w:type="dxa"/>
            <w:tcBorders>
              <w:top w:val="single" w:sz="6" w:space="0" w:color="auto"/>
              <w:left w:val="single" w:sz="6" w:space="0" w:color="auto"/>
              <w:bottom w:val="single" w:sz="6" w:space="0" w:color="auto"/>
              <w:right w:val="single" w:sz="6" w:space="0" w:color="auto"/>
            </w:tcBorders>
            <w:shd w:val="clear" w:color="auto" w:fill="auto"/>
            <w:hideMark/>
          </w:tcPr>
          <w:p w14:paraId="0DF7F2B6" w14:textId="77777777" w:rsidR="00BF5241" w:rsidRPr="00C35B57" w:rsidRDefault="00BF5241" w:rsidP="00BF5241">
            <w:pPr>
              <w:spacing w:after="0" w:line="240" w:lineRule="auto"/>
              <w:jc w:val="center"/>
              <w:textAlignment w:val="baseline"/>
              <w:rPr>
                <w:rFonts w:ascii="Times New Roman" w:hAnsi="Times New Roman"/>
                <w:sz w:val="24"/>
                <w:szCs w:val="24"/>
              </w:rPr>
            </w:pPr>
            <w:r w:rsidRPr="00C35B57">
              <w:rPr>
                <w:rFonts w:cs="Arial"/>
                <w:b/>
                <w:bCs/>
                <w:sz w:val="18"/>
                <w:szCs w:val="18"/>
              </w:rPr>
              <w:t>Value/Comment</w:t>
            </w:r>
            <w:r w:rsidRPr="00C35B57">
              <w:rPr>
                <w:rFonts w:cs="Arial"/>
                <w:sz w:val="18"/>
                <w:szCs w:val="18"/>
              </w:rPr>
              <w:t> </w:t>
            </w:r>
          </w:p>
        </w:tc>
        <w:tc>
          <w:tcPr>
            <w:tcW w:w="3763" w:type="dxa"/>
            <w:tcBorders>
              <w:top w:val="single" w:sz="6" w:space="0" w:color="auto"/>
              <w:left w:val="single" w:sz="6" w:space="0" w:color="auto"/>
              <w:bottom w:val="single" w:sz="6" w:space="0" w:color="auto"/>
              <w:right w:val="single" w:sz="6" w:space="0" w:color="auto"/>
            </w:tcBorders>
            <w:shd w:val="clear" w:color="auto" w:fill="auto"/>
            <w:hideMark/>
          </w:tcPr>
          <w:p w14:paraId="7C26F5A6" w14:textId="77777777" w:rsidR="00BF5241" w:rsidRPr="00C35B57" w:rsidRDefault="00BF5241" w:rsidP="00BF5241">
            <w:pPr>
              <w:spacing w:after="0" w:line="240" w:lineRule="auto"/>
              <w:jc w:val="center"/>
              <w:textAlignment w:val="baseline"/>
              <w:rPr>
                <w:rFonts w:ascii="Times New Roman" w:hAnsi="Times New Roman"/>
                <w:sz w:val="24"/>
                <w:szCs w:val="24"/>
              </w:rPr>
            </w:pPr>
            <w:r w:rsidRPr="00C35B57">
              <w:rPr>
                <w:rFonts w:cs="Arial"/>
                <w:b/>
                <w:bCs/>
                <w:sz w:val="18"/>
                <w:szCs w:val="18"/>
              </w:rPr>
              <w:t>Value/Comment</w:t>
            </w:r>
            <w:r w:rsidRPr="00C35B57">
              <w:rPr>
                <w:rFonts w:cs="Arial"/>
                <w:sz w:val="18"/>
                <w:szCs w:val="18"/>
              </w:rPr>
              <w:t> </w:t>
            </w:r>
          </w:p>
        </w:tc>
      </w:tr>
      <w:tr w:rsidR="00BF5241" w:rsidRPr="00C35B57" w14:paraId="3FA7FF6B" w14:textId="77777777" w:rsidTr="001023A1">
        <w:trPr>
          <w:jc w:val="center"/>
        </w:trPr>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1D1626F2" w14:textId="351764D3" w:rsidR="00BF5241" w:rsidRPr="00C35B57" w:rsidRDefault="0034219A" w:rsidP="001023A1">
            <w:pPr>
              <w:spacing w:after="0" w:line="240" w:lineRule="auto"/>
              <w:jc w:val="left"/>
              <w:textAlignment w:val="baseline"/>
              <w:rPr>
                <w:rFonts w:ascii="Times New Roman" w:hAnsi="Times New Roman"/>
                <w:sz w:val="24"/>
                <w:szCs w:val="24"/>
              </w:rPr>
            </w:pPr>
            <w:r>
              <w:rPr>
                <w:rFonts w:cs="Arial"/>
                <w:sz w:val="18"/>
                <w:szCs w:val="18"/>
              </w:rPr>
              <w:t>i</w:t>
            </w:r>
            <w:r w:rsidR="00BF5241" w:rsidRPr="00C35B57">
              <w:rPr>
                <w:rFonts w:cs="Arial"/>
                <w:sz w:val="18"/>
                <w:szCs w:val="18"/>
              </w:rPr>
              <w:t>d </w:t>
            </w:r>
          </w:p>
        </w:tc>
        <w:tc>
          <w:tcPr>
            <w:tcW w:w="4270" w:type="dxa"/>
            <w:tcBorders>
              <w:top w:val="single" w:sz="6" w:space="0" w:color="auto"/>
              <w:left w:val="single" w:sz="6" w:space="0" w:color="auto"/>
              <w:bottom w:val="single" w:sz="6" w:space="0" w:color="auto"/>
              <w:right w:val="single" w:sz="6" w:space="0" w:color="auto"/>
            </w:tcBorders>
            <w:shd w:val="clear" w:color="auto" w:fill="auto"/>
            <w:hideMark/>
          </w:tcPr>
          <w:p w14:paraId="75E0CE61" w14:textId="77777777" w:rsidR="00BF5241" w:rsidRPr="00C35B57" w:rsidRDefault="00BF5241" w:rsidP="00BF5241">
            <w:pPr>
              <w:spacing w:after="0" w:line="240" w:lineRule="auto"/>
              <w:textAlignment w:val="baseline"/>
              <w:rPr>
                <w:rFonts w:ascii="Times New Roman" w:hAnsi="Times New Roman"/>
                <w:sz w:val="24"/>
                <w:szCs w:val="24"/>
              </w:rPr>
            </w:pPr>
            <w:proofErr w:type="spellStart"/>
            <w:r w:rsidRPr="00C35B57">
              <w:rPr>
                <w:rFonts w:cs="Arial"/>
                <w:sz w:val="18"/>
                <w:szCs w:val="18"/>
              </w:rPr>
              <w:t>ReferenceId</w:t>
            </w:r>
            <w:proofErr w:type="spellEnd"/>
            <w:r w:rsidRPr="00C35B57">
              <w:rPr>
                <w:rFonts w:cs="Arial"/>
                <w:sz w:val="18"/>
                <w:szCs w:val="18"/>
              </w:rPr>
              <w:t xml:space="preserve"> = 13 (Could be any value) </w:t>
            </w:r>
          </w:p>
        </w:tc>
        <w:tc>
          <w:tcPr>
            <w:tcW w:w="3763" w:type="dxa"/>
            <w:tcBorders>
              <w:top w:val="single" w:sz="6" w:space="0" w:color="auto"/>
              <w:left w:val="single" w:sz="6" w:space="0" w:color="auto"/>
              <w:bottom w:val="single" w:sz="6" w:space="0" w:color="auto"/>
              <w:right w:val="single" w:sz="6" w:space="0" w:color="auto"/>
            </w:tcBorders>
            <w:shd w:val="clear" w:color="auto" w:fill="auto"/>
            <w:hideMark/>
          </w:tcPr>
          <w:p w14:paraId="4C5A4F7B" w14:textId="77777777" w:rsidR="00BF5241" w:rsidRPr="00C35B57" w:rsidRDefault="00BF5241" w:rsidP="00BF5241">
            <w:pPr>
              <w:spacing w:after="0" w:line="240" w:lineRule="auto"/>
              <w:textAlignment w:val="baseline"/>
              <w:rPr>
                <w:rFonts w:ascii="Times New Roman" w:hAnsi="Times New Roman"/>
                <w:sz w:val="24"/>
                <w:szCs w:val="24"/>
              </w:rPr>
            </w:pPr>
            <w:proofErr w:type="spellStart"/>
            <w:r w:rsidRPr="00C35B57">
              <w:rPr>
                <w:rFonts w:cs="Arial"/>
                <w:sz w:val="18"/>
                <w:szCs w:val="18"/>
              </w:rPr>
              <w:t>ReferenceId</w:t>
            </w:r>
            <w:proofErr w:type="spellEnd"/>
            <w:r w:rsidRPr="00C35B57">
              <w:rPr>
                <w:rFonts w:cs="Arial"/>
                <w:sz w:val="18"/>
                <w:szCs w:val="18"/>
              </w:rPr>
              <w:t xml:space="preserve"> = 14 (Could be any value) </w:t>
            </w:r>
          </w:p>
        </w:tc>
      </w:tr>
      <w:tr w:rsidR="00BF5241" w:rsidRPr="00C35B57" w14:paraId="4B175049" w14:textId="77777777" w:rsidTr="001023A1">
        <w:trPr>
          <w:jc w:val="center"/>
        </w:trPr>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2AFE8EA1" w14:textId="5D83D27C" w:rsidR="00BF5241" w:rsidRPr="00C35B57" w:rsidRDefault="0034219A" w:rsidP="001023A1">
            <w:pPr>
              <w:spacing w:after="0" w:line="240" w:lineRule="auto"/>
              <w:jc w:val="left"/>
              <w:textAlignment w:val="baseline"/>
              <w:rPr>
                <w:rFonts w:ascii="Times New Roman" w:hAnsi="Times New Roman"/>
                <w:sz w:val="24"/>
                <w:szCs w:val="24"/>
              </w:rPr>
            </w:pPr>
            <w:r>
              <w:rPr>
                <w:rFonts w:cs="Arial"/>
                <w:sz w:val="18"/>
                <w:szCs w:val="18"/>
              </w:rPr>
              <w:t>c</w:t>
            </w:r>
            <w:r w:rsidR="00BF5241" w:rsidRPr="00C35B57">
              <w:rPr>
                <w:rFonts w:cs="Arial"/>
                <w:sz w:val="18"/>
                <w:szCs w:val="18"/>
              </w:rPr>
              <w:t>ode </w:t>
            </w:r>
          </w:p>
        </w:tc>
        <w:tc>
          <w:tcPr>
            <w:tcW w:w="4270" w:type="dxa"/>
            <w:tcBorders>
              <w:top w:val="single" w:sz="6" w:space="0" w:color="auto"/>
              <w:left w:val="single" w:sz="6" w:space="0" w:color="auto"/>
              <w:bottom w:val="single" w:sz="6" w:space="0" w:color="auto"/>
              <w:right w:val="single" w:sz="6" w:space="0" w:color="auto"/>
            </w:tcBorders>
            <w:shd w:val="clear" w:color="auto" w:fill="auto"/>
            <w:hideMark/>
          </w:tcPr>
          <w:p w14:paraId="02B27967" w14:textId="77777777" w:rsidR="00BF5241" w:rsidRPr="00C35B57" w:rsidRDefault="00BF5241" w:rsidP="00BF5241">
            <w:pPr>
              <w:spacing w:after="0" w:line="240" w:lineRule="auto"/>
              <w:textAlignment w:val="baseline"/>
              <w:rPr>
                <w:rFonts w:ascii="Times New Roman" w:hAnsi="Times New Roman"/>
                <w:sz w:val="24"/>
                <w:szCs w:val="24"/>
              </w:rPr>
            </w:pPr>
            <w:r w:rsidRPr="00C35B57">
              <w:rPr>
                <w:rFonts w:cs="Arial"/>
                <w:sz w:val="18"/>
                <w:szCs w:val="18"/>
              </w:rPr>
              <w:t>107 (Represents “latitude”) </w:t>
            </w:r>
          </w:p>
        </w:tc>
        <w:tc>
          <w:tcPr>
            <w:tcW w:w="3763" w:type="dxa"/>
            <w:tcBorders>
              <w:top w:val="single" w:sz="6" w:space="0" w:color="auto"/>
              <w:left w:val="single" w:sz="6" w:space="0" w:color="auto"/>
              <w:bottom w:val="single" w:sz="6" w:space="0" w:color="auto"/>
              <w:right w:val="single" w:sz="6" w:space="0" w:color="auto"/>
            </w:tcBorders>
            <w:shd w:val="clear" w:color="auto" w:fill="auto"/>
            <w:hideMark/>
          </w:tcPr>
          <w:p w14:paraId="13E81FC4" w14:textId="77777777" w:rsidR="00BF5241" w:rsidRPr="00C35B57" w:rsidRDefault="00BF5241" w:rsidP="00BF5241">
            <w:pPr>
              <w:spacing w:after="0" w:line="240" w:lineRule="auto"/>
              <w:textAlignment w:val="baseline"/>
              <w:rPr>
                <w:rFonts w:ascii="Times New Roman" w:hAnsi="Times New Roman"/>
                <w:sz w:val="24"/>
                <w:szCs w:val="24"/>
              </w:rPr>
            </w:pPr>
            <w:r w:rsidRPr="00C35B57">
              <w:rPr>
                <w:rFonts w:cs="Arial"/>
                <w:sz w:val="18"/>
                <w:szCs w:val="18"/>
              </w:rPr>
              <w:t>108 (Represents “longitude”) </w:t>
            </w:r>
          </w:p>
        </w:tc>
      </w:tr>
      <w:tr w:rsidR="00BF5241" w:rsidRPr="00C35B57" w14:paraId="63EC26C6" w14:textId="77777777" w:rsidTr="001023A1">
        <w:trPr>
          <w:jc w:val="center"/>
        </w:trPr>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03F28C58" w14:textId="1D35BA49" w:rsidR="00BF5241" w:rsidRPr="00C35B57" w:rsidRDefault="0034219A" w:rsidP="001023A1">
            <w:pPr>
              <w:spacing w:after="0" w:line="240" w:lineRule="auto"/>
              <w:jc w:val="left"/>
              <w:textAlignment w:val="baseline"/>
              <w:rPr>
                <w:rFonts w:ascii="Times New Roman" w:hAnsi="Times New Roman"/>
                <w:sz w:val="24"/>
                <w:szCs w:val="24"/>
              </w:rPr>
            </w:pPr>
            <w:r>
              <w:rPr>
                <w:rFonts w:cs="Arial"/>
                <w:sz w:val="18"/>
                <w:szCs w:val="18"/>
              </w:rPr>
              <w:t>v</w:t>
            </w:r>
            <w:r w:rsidR="00BF5241" w:rsidRPr="00C35B57">
              <w:rPr>
                <w:rFonts w:cs="Arial"/>
                <w:sz w:val="18"/>
                <w:szCs w:val="18"/>
              </w:rPr>
              <w:t>alue Type </w:t>
            </w:r>
          </w:p>
        </w:tc>
        <w:tc>
          <w:tcPr>
            <w:tcW w:w="4270" w:type="dxa"/>
            <w:tcBorders>
              <w:top w:val="single" w:sz="6" w:space="0" w:color="auto"/>
              <w:left w:val="single" w:sz="6" w:space="0" w:color="auto"/>
              <w:bottom w:val="single" w:sz="6" w:space="0" w:color="auto"/>
              <w:right w:val="single" w:sz="6" w:space="0" w:color="auto"/>
            </w:tcBorders>
            <w:shd w:val="clear" w:color="auto" w:fill="auto"/>
            <w:hideMark/>
          </w:tcPr>
          <w:p w14:paraId="0AFEC6B7" w14:textId="7774815A" w:rsidR="00BF5241" w:rsidRPr="00C35B57" w:rsidRDefault="00C63D46" w:rsidP="00BF5241">
            <w:pPr>
              <w:spacing w:after="0" w:line="240" w:lineRule="auto"/>
              <w:textAlignment w:val="baseline"/>
              <w:rPr>
                <w:rFonts w:ascii="Times New Roman" w:hAnsi="Times New Roman"/>
                <w:sz w:val="24"/>
                <w:szCs w:val="24"/>
              </w:rPr>
            </w:pPr>
            <w:r>
              <w:rPr>
                <w:rFonts w:cs="Arial"/>
                <w:sz w:val="18"/>
                <w:szCs w:val="18"/>
              </w:rPr>
              <w:t>DOUBLE</w:t>
            </w:r>
          </w:p>
        </w:tc>
        <w:tc>
          <w:tcPr>
            <w:tcW w:w="3763" w:type="dxa"/>
            <w:tcBorders>
              <w:top w:val="single" w:sz="6" w:space="0" w:color="auto"/>
              <w:left w:val="single" w:sz="6" w:space="0" w:color="auto"/>
              <w:bottom w:val="single" w:sz="6" w:space="0" w:color="auto"/>
              <w:right w:val="single" w:sz="6" w:space="0" w:color="auto"/>
            </w:tcBorders>
            <w:shd w:val="clear" w:color="auto" w:fill="auto"/>
            <w:hideMark/>
          </w:tcPr>
          <w:p w14:paraId="6B1A1D8A" w14:textId="0EE90AE2" w:rsidR="00BF5241" w:rsidRPr="00C35B57" w:rsidRDefault="00C63D46" w:rsidP="00BF5241">
            <w:pPr>
              <w:spacing w:after="0" w:line="240" w:lineRule="auto"/>
              <w:textAlignment w:val="baseline"/>
              <w:rPr>
                <w:rFonts w:ascii="Times New Roman" w:hAnsi="Times New Roman"/>
                <w:sz w:val="24"/>
                <w:szCs w:val="24"/>
              </w:rPr>
            </w:pPr>
            <w:r>
              <w:rPr>
                <w:rFonts w:cs="Arial"/>
                <w:sz w:val="18"/>
                <w:szCs w:val="18"/>
              </w:rPr>
              <w:t>DOUBLE</w:t>
            </w:r>
          </w:p>
        </w:tc>
      </w:tr>
      <w:tr w:rsidR="00BF5241" w:rsidRPr="00C35B57" w14:paraId="31F58995" w14:textId="77777777" w:rsidTr="001023A1">
        <w:trPr>
          <w:jc w:val="center"/>
        </w:trPr>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75986CA4" w14:textId="31384116" w:rsidR="00BF5241" w:rsidRPr="00C35B57" w:rsidRDefault="0034219A" w:rsidP="001023A1">
            <w:pPr>
              <w:spacing w:after="0" w:line="240" w:lineRule="auto"/>
              <w:jc w:val="left"/>
              <w:textAlignment w:val="baseline"/>
              <w:rPr>
                <w:rFonts w:ascii="Times New Roman" w:hAnsi="Times New Roman"/>
                <w:sz w:val="24"/>
                <w:szCs w:val="24"/>
              </w:rPr>
            </w:pPr>
            <w:r>
              <w:rPr>
                <w:rFonts w:cs="Arial"/>
                <w:sz w:val="18"/>
                <w:szCs w:val="18"/>
              </w:rPr>
              <w:t>d</w:t>
            </w:r>
            <w:r w:rsidR="00BF5241" w:rsidRPr="00C35B57">
              <w:rPr>
                <w:rFonts w:cs="Arial"/>
                <w:sz w:val="18"/>
                <w:szCs w:val="18"/>
              </w:rPr>
              <w:t>escription </w:t>
            </w:r>
          </w:p>
        </w:tc>
        <w:tc>
          <w:tcPr>
            <w:tcW w:w="4270" w:type="dxa"/>
            <w:tcBorders>
              <w:top w:val="single" w:sz="6" w:space="0" w:color="auto"/>
              <w:left w:val="single" w:sz="6" w:space="0" w:color="auto"/>
              <w:bottom w:val="single" w:sz="6" w:space="0" w:color="auto"/>
              <w:right w:val="single" w:sz="6" w:space="0" w:color="auto"/>
            </w:tcBorders>
            <w:shd w:val="clear" w:color="auto" w:fill="auto"/>
            <w:hideMark/>
          </w:tcPr>
          <w:p w14:paraId="738CD34D" w14:textId="77777777" w:rsidR="00BF5241" w:rsidRPr="00C35B57" w:rsidRDefault="00BF5241" w:rsidP="00BF5241">
            <w:pPr>
              <w:spacing w:after="0" w:line="240" w:lineRule="auto"/>
              <w:textAlignment w:val="baseline"/>
              <w:rPr>
                <w:rFonts w:ascii="Times New Roman" w:hAnsi="Times New Roman"/>
                <w:sz w:val="24"/>
                <w:szCs w:val="24"/>
              </w:rPr>
            </w:pPr>
            <w:r w:rsidRPr="00C35B57">
              <w:rPr>
                <w:rFonts w:cs="Arial"/>
                <w:sz w:val="18"/>
                <w:szCs w:val="18"/>
              </w:rPr>
              <w:t>Latitude </w:t>
            </w:r>
          </w:p>
        </w:tc>
        <w:tc>
          <w:tcPr>
            <w:tcW w:w="3763" w:type="dxa"/>
            <w:tcBorders>
              <w:top w:val="single" w:sz="6" w:space="0" w:color="auto"/>
              <w:left w:val="single" w:sz="6" w:space="0" w:color="auto"/>
              <w:bottom w:val="single" w:sz="6" w:space="0" w:color="auto"/>
              <w:right w:val="single" w:sz="6" w:space="0" w:color="auto"/>
            </w:tcBorders>
            <w:shd w:val="clear" w:color="auto" w:fill="auto"/>
            <w:hideMark/>
          </w:tcPr>
          <w:p w14:paraId="7C931765" w14:textId="77777777" w:rsidR="00BF5241" w:rsidRPr="00C35B57" w:rsidRDefault="00BF5241" w:rsidP="00BF5241">
            <w:pPr>
              <w:spacing w:after="0" w:line="240" w:lineRule="auto"/>
              <w:textAlignment w:val="baseline"/>
              <w:rPr>
                <w:rFonts w:ascii="Times New Roman" w:hAnsi="Times New Roman"/>
                <w:sz w:val="24"/>
                <w:szCs w:val="24"/>
              </w:rPr>
            </w:pPr>
            <w:r w:rsidRPr="00C35B57">
              <w:rPr>
                <w:rFonts w:cs="Arial"/>
                <w:sz w:val="18"/>
                <w:szCs w:val="18"/>
              </w:rPr>
              <w:t>Longitude </w:t>
            </w:r>
          </w:p>
        </w:tc>
      </w:tr>
      <w:tr w:rsidR="00BF5241" w:rsidRPr="00C35B57" w14:paraId="63D6C76B" w14:textId="77777777" w:rsidTr="001023A1">
        <w:trPr>
          <w:jc w:val="center"/>
        </w:trPr>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33ABF7C4" w14:textId="5625B62B" w:rsidR="00BF5241" w:rsidRPr="00C35B57" w:rsidRDefault="0034219A" w:rsidP="001023A1">
            <w:pPr>
              <w:spacing w:after="0" w:line="240" w:lineRule="auto"/>
              <w:jc w:val="left"/>
              <w:textAlignment w:val="baseline"/>
              <w:rPr>
                <w:rFonts w:ascii="Times New Roman" w:hAnsi="Times New Roman"/>
                <w:sz w:val="24"/>
                <w:szCs w:val="24"/>
              </w:rPr>
            </w:pPr>
            <w:r>
              <w:rPr>
                <w:rFonts w:cs="Arial"/>
                <w:sz w:val="18"/>
                <w:szCs w:val="18"/>
              </w:rPr>
              <w:t>k</w:t>
            </w:r>
            <w:r w:rsidR="00BF5241" w:rsidRPr="00C35B57">
              <w:rPr>
                <w:rFonts w:cs="Arial"/>
                <w:sz w:val="18"/>
                <w:szCs w:val="18"/>
              </w:rPr>
              <w:t>eywords </w:t>
            </w:r>
          </w:p>
        </w:tc>
        <w:tc>
          <w:tcPr>
            <w:tcW w:w="4270" w:type="dxa"/>
            <w:tcBorders>
              <w:top w:val="single" w:sz="6" w:space="0" w:color="auto"/>
              <w:left w:val="single" w:sz="6" w:space="0" w:color="auto"/>
              <w:bottom w:val="single" w:sz="6" w:space="0" w:color="auto"/>
              <w:right w:val="single" w:sz="6" w:space="0" w:color="auto"/>
            </w:tcBorders>
            <w:shd w:val="clear" w:color="auto" w:fill="auto"/>
            <w:hideMark/>
          </w:tcPr>
          <w:p w14:paraId="674CDD7D" w14:textId="714D1DBC" w:rsidR="00BF5241" w:rsidRPr="00C35B57" w:rsidRDefault="00BF5241" w:rsidP="00BF5241">
            <w:pPr>
              <w:spacing w:after="0" w:line="240" w:lineRule="auto"/>
              <w:textAlignment w:val="baseline"/>
              <w:rPr>
                <w:rFonts w:ascii="Times New Roman" w:hAnsi="Times New Roman"/>
                <w:sz w:val="24"/>
                <w:szCs w:val="24"/>
              </w:rPr>
            </w:pPr>
            <w:r w:rsidRPr="00C35B57">
              <w:rPr>
                <w:rFonts w:cs="Arial"/>
                <w:sz w:val="18"/>
                <w:szCs w:val="18"/>
              </w:rPr>
              <w:t>Geographical coordinates, geodesy </w:t>
            </w:r>
          </w:p>
        </w:tc>
        <w:tc>
          <w:tcPr>
            <w:tcW w:w="3763" w:type="dxa"/>
            <w:tcBorders>
              <w:top w:val="single" w:sz="6" w:space="0" w:color="auto"/>
              <w:left w:val="single" w:sz="6" w:space="0" w:color="auto"/>
              <w:bottom w:val="single" w:sz="6" w:space="0" w:color="auto"/>
              <w:right w:val="single" w:sz="6" w:space="0" w:color="auto"/>
            </w:tcBorders>
            <w:shd w:val="clear" w:color="auto" w:fill="auto"/>
            <w:hideMark/>
          </w:tcPr>
          <w:p w14:paraId="0AD9E299" w14:textId="4658977E" w:rsidR="00BF5241" w:rsidRPr="00C35B57" w:rsidRDefault="00BF5241" w:rsidP="00BF5241">
            <w:pPr>
              <w:spacing w:after="0" w:line="240" w:lineRule="auto"/>
              <w:textAlignment w:val="baseline"/>
              <w:rPr>
                <w:rFonts w:ascii="Times New Roman" w:hAnsi="Times New Roman"/>
                <w:sz w:val="24"/>
                <w:szCs w:val="24"/>
              </w:rPr>
            </w:pPr>
            <w:r w:rsidRPr="00C35B57">
              <w:rPr>
                <w:rFonts w:cs="Arial"/>
                <w:sz w:val="18"/>
                <w:szCs w:val="18"/>
              </w:rPr>
              <w:t>Geographical coordinates, geodesy </w:t>
            </w:r>
          </w:p>
        </w:tc>
      </w:tr>
      <w:tr w:rsidR="00BF5241" w:rsidRPr="00C35B57" w14:paraId="1EF0DED5" w14:textId="77777777" w:rsidTr="001023A1">
        <w:trPr>
          <w:jc w:val="center"/>
        </w:trPr>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41AD4AC8" w14:textId="7FCA6CE7" w:rsidR="00BF5241" w:rsidRPr="00C35B57" w:rsidRDefault="0034219A" w:rsidP="001023A1">
            <w:pPr>
              <w:spacing w:after="0" w:line="240" w:lineRule="auto"/>
              <w:jc w:val="left"/>
              <w:textAlignment w:val="baseline"/>
              <w:rPr>
                <w:rFonts w:ascii="Times New Roman" w:hAnsi="Times New Roman"/>
                <w:sz w:val="24"/>
                <w:szCs w:val="24"/>
              </w:rPr>
            </w:pPr>
            <w:r>
              <w:rPr>
                <w:rFonts w:cs="Arial"/>
                <w:sz w:val="18"/>
                <w:szCs w:val="18"/>
              </w:rPr>
              <w:t>d</w:t>
            </w:r>
            <w:r w:rsidR="00BF5241" w:rsidRPr="00C35B57">
              <w:rPr>
                <w:rFonts w:cs="Arial"/>
                <w:sz w:val="18"/>
                <w:szCs w:val="18"/>
              </w:rPr>
              <w:t>efault UoM </w:t>
            </w:r>
          </w:p>
        </w:tc>
        <w:tc>
          <w:tcPr>
            <w:tcW w:w="4270" w:type="dxa"/>
            <w:tcBorders>
              <w:top w:val="single" w:sz="6" w:space="0" w:color="auto"/>
              <w:left w:val="single" w:sz="6" w:space="0" w:color="auto"/>
              <w:bottom w:val="single" w:sz="6" w:space="0" w:color="auto"/>
              <w:right w:val="single" w:sz="6" w:space="0" w:color="auto"/>
            </w:tcBorders>
            <w:shd w:val="clear" w:color="auto" w:fill="auto"/>
            <w:hideMark/>
          </w:tcPr>
          <w:p w14:paraId="301ABE9D" w14:textId="640D5CFA" w:rsidR="00BF5241" w:rsidRPr="00C35B57" w:rsidRDefault="18092770" w:rsidP="00BF5241">
            <w:pPr>
              <w:spacing w:after="0" w:line="240" w:lineRule="auto"/>
              <w:textAlignment w:val="baseline"/>
              <w:rPr>
                <w:rFonts w:ascii="Times New Roman" w:hAnsi="Times New Roman"/>
                <w:sz w:val="24"/>
                <w:szCs w:val="24"/>
              </w:rPr>
            </w:pPr>
            <w:proofErr w:type="spellStart"/>
            <w:r w:rsidRPr="00C35B57">
              <w:rPr>
                <w:rFonts w:cs="Arial"/>
                <w:sz w:val="18"/>
                <w:szCs w:val="18"/>
              </w:rPr>
              <w:t>deg</w:t>
            </w:r>
            <w:proofErr w:type="spellEnd"/>
          </w:p>
        </w:tc>
        <w:tc>
          <w:tcPr>
            <w:tcW w:w="3763" w:type="dxa"/>
            <w:tcBorders>
              <w:top w:val="single" w:sz="6" w:space="0" w:color="auto"/>
              <w:left w:val="single" w:sz="6" w:space="0" w:color="auto"/>
              <w:bottom w:val="single" w:sz="6" w:space="0" w:color="auto"/>
              <w:right w:val="single" w:sz="6" w:space="0" w:color="auto"/>
            </w:tcBorders>
            <w:shd w:val="clear" w:color="auto" w:fill="auto"/>
            <w:hideMark/>
          </w:tcPr>
          <w:p w14:paraId="0D0F4C5A" w14:textId="5CBCF164" w:rsidR="00BF5241" w:rsidRPr="00C35B57" w:rsidRDefault="18092770" w:rsidP="00BF5241">
            <w:pPr>
              <w:spacing w:after="0" w:line="240" w:lineRule="auto"/>
              <w:textAlignment w:val="baseline"/>
              <w:rPr>
                <w:rFonts w:ascii="Times New Roman" w:hAnsi="Times New Roman"/>
                <w:sz w:val="24"/>
                <w:szCs w:val="24"/>
              </w:rPr>
            </w:pPr>
            <w:proofErr w:type="spellStart"/>
            <w:r w:rsidRPr="00C35B57">
              <w:rPr>
                <w:rFonts w:cs="Arial"/>
                <w:sz w:val="18"/>
                <w:szCs w:val="18"/>
              </w:rPr>
              <w:t>deg</w:t>
            </w:r>
            <w:proofErr w:type="spellEnd"/>
            <w:r w:rsidRPr="00C35B57">
              <w:rPr>
                <w:rFonts w:cs="Arial"/>
                <w:sz w:val="18"/>
                <w:szCs w:val="18"/>
              </w:rPr>
              <w:t> </w:t>
            </w:r>
          </w:p>
        </w:tc>
      </w:tr>
      <w:tr w:rsidR="00BF5241" w:rsidRPr="00C35B57" w14:paraId="7FAE39A5" w14:textId="77777777" w:rsidTr="001023A1">
        <w:trPr>
          <w:jc w:val="center"/>
        </w:trPr>
        <w:tc>
          <w:tcPr>
            <w:tcW w:w="1702" w:type="dxa"/>
            <w:tcBorders>
              <w:top w:val="single" w:sz="6" w:space="0" w:color="auto"/>
              <w:left w:val="single" w:sz="6" w:space="0" w:color="auto"/>
              <w:bottom w:val="single" w:sz="6" w:space="0" w:color="auto"/>
              <w:right w:val="single" w:sz="6" w:space="0" w:color="auto"/>
            </w:tcBorders>
            <w:shd w:val="clear" w:color="auto" w:fill="auto"/>
            <w:hideMark/>
          </w:tcPr>
          <w:p w14:paraId="35985D72" w14:textId="694E7F7E" w:rsidR="00BF5241" w:rsidRPr="00C35B57" w:rsidRDefault="0034219A" w:rsidP="001023A1">
            <w:pPr>
              <w:spacing w:after="0" w:line="240" w:lineRule="auto"/>
              <w:jc w:val="left"/>
              <w:textAlignment w:val="baseline"/>
              <w:rPr>
                <w:rFonts w:ascii="Times New Roman" w:hAnsi="Times New Roman"/>
                <w:sz w:val="24"/>
                <w:szCs w:val="24"/>
              </w:rPr>
            </w:pPr>
            <w:proofErr w:type="spellStart"/>
            <w:r>
              <w:rPr>
                <w:rFonts w:cs="Arial"/>
                <w:sz w:val="18"/>
                <w:szCs w:val="18"/>
              </w:rPr>
              <w:t>m</w:t>
            </w:r>
            <w:r w:rsidR="00BF5241" w:rsidRPr="00C35B57">
              <w:rPr>
                <w:rFonts w:cs="Arial"/>
                <w:sz w:val="18"/>
                <w:szCs w:val="18"/>
              </w:rPr>
              <w:t>odelScopeIds</w:t>
            </w:r>
            <w:proofErr w:type="spellEnd"/>
            <w:r w:rsidR="00BF5241" w:rsidRPr="00C35B57">
              <w:rPr>
                <w:rFonts w:cs="Arial"/>
                <w:sz w:val="18"/>
                <w:szCs w:val="18"/>
              </w:rPr>
              <w:t> </w:t>
            </w:r>
          </w:p>
        </w:tc>
        <w:tc>
          <w:tcPr>
            <w:tcW w:w="4270" w:type="dxa"/>
            <w:tcBorders>
              <w:top w:val="single" w:sz="6" w:space="0" w:color="auto"/>
              <w:left w:val="single" w:sz="6" w:space="0" w:color="auto"/>
              <w:bottom w:val="single" w:sz="6" w:space="0" w:color="auto"/>
              <w:right w:val="single" w:sz="6" w:space="0" w:color="auto"/>
            </w:tcBorders>
            <w:shd w:val="clear" w:color="auto" w:fill="auto"/>
            <w:hideMark/>
          </w:tcPr>
          <w:p w14:paraId="31459F14" w14:textId="31E3467C" w:rsidR="00BF5241" w:rsidRPr="00C35B57" w:rsidRDefault="00BF5241" w:rsidP="00BF5241">
            <w:pPr>
              <w:spacing w:after="0" w:line="240" w:lineRule="auto"/>
              <w:textAlignment w:val="baseline"/>
              <w:rPr>
                <w:rFonts w:ascii="Times New Roman" w:hAnsi="Times New Roman"/>
                <w:sz w:val="24"/>
                <w:szCs w:val="24"/>
              </w:rPr>
            </w:pPr>
            <w:r w:rsidRPr="00C35B57">
              <w:rPr>
                <w:rFonts w:cs="Arial"/>
                <w:sz w:val="18"/>
                <w:szCs w:val="18"/>
              </w:rPr>
              <w:t xml:space="preserve">Farm, Field, </w:t>
            </w:r>
            <w:proofErr w:type="spellStart"/>
            <w:r w:rsidRPr="00C35B57">
              <w:rPr>
                <w:rFonts w:cs="Arial"/>
                <w:sz w:val="18"/>
                <w:szCs w:val="18"/>
              </w:rPr>
              <w:t>Cropzone</w:t>
            </w:r>
            <w:proofErr w:type="spellEnd"/>
          </w:p>
        </w:tc>
        <w:tc>
          <w:tcPr>
            <w:tcW w:w="3763" w:type="dxa"/>
            <w:tcBorders>
              <w:top w:val="single" w:sz="6" w:space="0" w:color="auto"/>
              <w:left w:val="single" w:sz="6" w:space="0" w:color="auto"/>
              <w:bottom w:val="single" w:sz="6" w:space="0" w:color="auto"/>
              <w:right w:val="single" w:sz="6" w:space="0" w:color="auto"/>
            </w:tcBorders>
            <w:shd w:val="clear" w:color="auto" w:fill="auto"/>
            <w:hideMark/>
          </w:tcPr>
          <w:p w14:paraId="56F492BD" w14:textId="11144D47" w:rsidR="00BF5241" w:rsidRPr="00C35B57" w:rsidRDefault="00BF5241" w:rsidP="00BF5241">
            <w:pPr>
              <w:spacing w:after="0" w:line="240" w:lineRule="auto"/>
              <w:textAlignment w:val="baseline"/>
              <w:rPr>
                <w:rFonts w:ascii="Times New Roman" w:hAnsi="Times New Roman"/>
                <w:sz w:val="24"/>
                <w:szCs w:val="24"/>
              </w:rPr>
            </w:pPr>
            <w:r w:rsidRPr="00C35B57">
              <w:rPr>
                <w:rFonts w:cs="Arial"/>
                <w:sz w:val="18"/>
                <w:szCs w:val="18"/>
              </w:rPr>
              <w:t>Farm</w:t>
            </w:r>
            <w:r w:rsidR="00B4449B" w:rsidRPr="00C35B57">
              <w:rPr>
                <w:rFonts w:cs="Arial"/>
                <w:sz w:val="18"/>
                <w:szCs w:val="18"/>
              </w:rPr>
              <w:t xml:space="preserve">, </w:t>
            </w:r>
            <w:r w:rsidRPr="00C35B57">
              <w:rPr>
                <w:rFonts w:cs="Arial"/>
                <w:sz w:val="18"/>
                <w:szCs w:val="18"/>
              </w:rPr>
              <w:t>Field</w:t>
            </w:r>
            <w:r w:rsidR="00B4449B" w:rsidRPr="00C35B57">
              <w:rPr>
                <w:rFonts w:cs="Arial"/>
                <w:sz w:val="18"/>
                <w:szCs w:val="18"/>
              </w:rPr>
              <w:t xml:space="preserve">, </w:t>
            </w:r>
            <w:proofErr w:type="spellStart"/>
            <w:r w:rsidRPr="00C35B57">
              <w:rPr>
                <w:rFonts w:cs="Arial"/>
                <w:sz w:val="18"/>
                <w:szCs w:val="18"/>
              </w:rPr>
              <w:t>Cropzone</w:t>
            </w:r>
            <w:proofErr w:type="spellEnd"/>
          </w:p>
        </w:tc>
      </w:tr>
    </w:tbl>
    <w:p w14:paraId="665D556C" w14:textId="1CA05854" w:rsidR="00917187" w:rsidRDefault="00917187" w:rsidP="000A3FDC"/>
    <w:p w14:paraId="4559C6F1" w14:textId="63CF8892" w:rsidR="0064083F" w:rsidRPr="00C35B57" w:rsidRDefault="0064083F" w:rsidP="0064083F">
      <w:pPr>
        <w:pStyle w:val="Heading4"/>
      </w:pPr>
      <w:r w:rsidRPr="00C35B57">
        <w:t>8.5.</w:t>
      </w:r>
      <w:r w:rsidR="007234B7">
        <w:t>10</w:t>
      </w:r>
      <w:r w:rsidRPr="00C35B57">
        <w:t>.3</w:t>
      </w:r>
      <w:r w:rsidR="067C3000" w:rsidRPr="00C35B57">
        <w:t xml:space="preserve"> </w:t>
      </w:r>
      <w:r w:rsidRPr="00C35B57">
        <w:tab/>
      </w:r>
      <w:r w:rsidR="11D723BD" w:rsidRPr="00C35B57">
        <w:t>Enumerated</w:t>
      </w:r>
      <w:r w:rsidR="00E114AB" w:rsidRPr="00C35B57">
        <w:t xml:space="preserve"> ContextItemDefinition</w:t>
      </w:r>
    </w:p>
    <w:p w14:paraId="7A1A0658" w14:textId="638FC033" w:rsidR="00B42DE5" w:rsidRPr="00C35B57" w:rsidRDefault="00B42DE5" w:rsidP="00B42DE5">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Figure 1</w:t>
      </w:r>
      <w:r w:rsidR="00F817A9">
        <w:rPr>
          <w:rStyle w:val="normaltextrun"/>
          <w:rFonts w:ascii="Arial" w:hAnsi="Arial" w:cs="Arial"/>
          <w:sz w:val="20"/>
          <w:szCs w:val="20"/>
          <w:lang w:val="en-GB"/>
        </w:rPr>
        <w:t>3</w:t>
      </w:r>
      <w:r w:rsidRPr="00C35B57">
        <w:rPr>
          <w:rStyle w:val="normaltextrun"/>
          <w:rFonts w:ascii="Arial" w:hAnsi="Arial" w:cs="Arial"/>
          <w:sz w:val="20"/>
          <w:szCs w:val="20"/>
          <w:lang w:val="en-GB"/>
        </w:rPr>
        <w:t xml:space="preserve"> shows the relevant properties of an example ContextItemDefinition representing a World Meteorological Organization (WMO) code for cloud type. Comments:</w:t>
      </w:r>
      <w:r w:rsidRPr="00C35B57">
        <w:rPr>
          <w:rStyle w:val="eop"/>
          <w:rFonts w:ascii="Arial" w:hAnsi="Arial" w:cs="Arial"/>
          <w:sz w:val="20"/>
          <w:szCs w:val="20"/>
          <w:lang w:val="en-GB"/>
        </w:rPr>
        <w:t> </w:t>
      </w:r>
    </w:p>
    <w:p w14:paraId="772EB873" w14:textId="77777777" w:rsidR="00B42DE5" w:rsidRPr="00C35B57" w:rsidRDefault="00B42DE5" w:rsidP="00B42DE5">
      <w:pPr>
        <w:pStyle w:val="paragraph"/>
        <w:spacing w:before="0" w:beforeAutospacing="0" w:after="0" w:afterAutospacing="0"/>
        <w:jc w:val="both"/>
        <w:textAlignment w:val="baseline"/>
        <w:rPr>
          <w:rFonts w:ascii="Segoe UI" w:hAnsi="Segoe UI" w:cs="Segoe UI"/>
          <w:sz w:val="18"/>
          <w:szCs w:val="18"/>
          <w:lang w:val="en-GB"/>
        </w:rPr>
      </w:pPr>
    </w:p>
    <w:p w14:paraId="474EC5C8" w14:textId="61BA7315" w:rsidR="00B42DE5" w:rsidRPr="00E5409E" w:rsidRDefault="00B42DE5" w:rsidP="00506DAD">
      <w:pPr>
        <w:pStyle w:val="paragraph"/>
        <w:numPr>
          <w:ilvl w:val="0"/>
          <w:numId w:val="13"/>
        </w:numPr>
        <w:spacing w:before="0" w:beforeAutospacing="0" w:after="60" w:afterAutospacing="0"/>
        <w:ind w:left="965" w:firstLine="0"/>
        <w:jc w:val="both"/>
        <w:textAlignment w:val="baseline"/>
        <w:rPr>
          <w:rFonts w:ascii="Arial" w:hAnsi="Arial" w:cs="Arial"/>
          <w:sz w:val="22"/>
          <w:szCs w:val="22"/>
          <w:lang w:val="en-GB"/>
        </w:rPr>
      </w:pPr>
      <w:r w:rsidRPr="00E5409E">
        <w:rPr>
          <w:rStyle w:val="normaltextrun"/>
          <w:rFonts w:ascii="Arial" w:hAnsi="Arial" w:cs="Arial"/>
          <w:sz w:val="20"/>
          <w:szCs w:val="20"/>
          <w:lang w:val="en-GB"/>
        </w:rPr>
        <w:t xml:space="preserve">It has an arbitrary </w:t>
      </w:r>
      <w:proofErr w:type="spellStart"/>
      <w:r w:rsidRPr="00E5409E">
        <w:rPr>
          <w:rStyle w:val="normaltextrun"/>
          <w:rFonts w:ascii="Arial" w:hAnsi="Arial" w:cs="Arial"/>
          <w:sz w:val="20"/>
          <w:szCs w:val="20"/>
          <w:lang w:val="en-GB"/>
        </w:rPr>
        <w:t>ReferenceId</w:t>
      </w:r>
      <w:proofErr w:type="spellEnd"/>
      <w:r w:rsidRPr="00E5409E">
        <w:rPr>
          <w:rStyle w:val="normaltextrun"/>
          <w:rFonts w:ascii="Arial" w:hAnsi="Arial" w:cs="Arial"/>
          <w:sz w:val="20"/>
          <w:szCs w:val="20"/>
          <w:lang w:val="en-GB"/>
        </w:rPr>
        <w:t xml:space="preserve"> (simply meant to be unique within the set of ContextItemDefinitions).</w:t>
      </w:r>
    </w:p>
    <w:p w14:paraId="73A8365E" w14:textId="2B0B1185" w:rsidR="00B42DE5" w:rsidRPr="00E5409E" w:rsidRDefault="00B42DE5" w:rsidP="00506DAD">
      <w:pPr>
        <w:pStyle w:val="paragraph"/>
        <w:numPr>
          <w:ilvl w:val="0"/>
          <w:numId w:val="13"/>
        </w:numPr>
        <w:spacing w:before="0" w:beforeAutospacing="0" w:after="60" w:afterAutospacing="0"/>
        <w:ind w:left="965" w:firstLine="0"/>
        <w:jc w:val="both"/>
        <w:textAlignment w:val="baseline"/>
        <w:rPr>
          <w:rFonts w:ascii="Arial" w:hAnsi="Arial" w:cs="Arial"/>
          <w:sz w:val="22"/>
          <w:szCs w:val="22"/>
          <w:lang w:val="en-GB"/>
        </w:rPr>
      </w:pPr>
      <w:r w:rsidRPr="00E5409E">
        <w:rPr>
          <w:rStyle w:val="normaltextrun"/>
          <w:rFonts w:ascii="Arial" w:hAnsi="Arial" w:cs="Arial"/>
          <w:sz w:val="20"/>
          <w:szCs w:val="20"/>
          <w:lang w:val="en-GB"/>
        </w:rPr>
        <w:t xml:space="preserve">It also has a Code, shown as 130, which represents the Cloud type / </w:t>
      </w:r>
      <w:proofErr w:type="gramStart"/>
      <w:r w:rsidRPr="00E5409E">
        <w:rPr>
          <w:rStyle w:val="normaltextrun"/>
          <w:rFonts w:ascii="Arial" w:hAnsi="Arial" w:cs="Arial"/>
          <w:sz w:val="20"/>
          <w:szCs w:val="20"/>
          <w:lang w:val="en-GB"/>
        </w:rPr>
        <w:t>genus</w:t>
      </w:r>
      <w:proofErr w:type="gramEnd"/>
      <w:r w:rsidRPr="00E5409E">
        <w:rPr>
          <w:rStyle w:val="eop"/>
          <w:rFonts w:ascii="Arial" w:hAnsi="Arial" w:cs="Arial"/>
          <w:sz w:val="20"/>
          <w:szCs w:val="20"/>
          <w:lang w:val="en-GB"/>
        </w:rPr>
        <w:t> </w:t>
      </w:r>
    </w:p>
    <w:p w14:paraId="06A01C16" w14:textId="028D264D" w:rsidR="00B42DE5" w:rsidRPr="00C35B57" w:rsidRDefault="00B42DE5" w:rsidP="00506DAD">
      <w:pPr>
        <w:pStyle w:val="paragraph"/>
        <w:numPr>
          <w:ilvl w:val="0"/>
          <w:numId w:val="13"/>
        </w:numPr>
        <w:spacing w:before="0" w:beforeAutospacing="0" w:after="60" w:afterAutospacing="0"/>
        <w:ind w:left="965" w:firstLine="0"/>
        <w:jc w:val="both"/>
        <w:textAlignment w:val="baseline"/>
        <w:rPr>
          <w:rStyle w:val="eop"/>
          <w:rFonts w:ascii="Arial" w:hAnsi="Arial" w:cs="Arial"/>
          <w:sz w:val="22"/>
          <w:szCs w:val="22"/>
          <w:lang w:val="en-GB"/>
        </w:rPr>
      </w:pPr>
      <w:r w:rsidRPr="00C35B57">
        <w:rPr>
          <w:rStyle w:val="normaltextrun"/>
          <w:rFonts w:ascii="Arial" w:hAnsi="Arial" w:cs="Arial"/>
          <w:sz w:val="20"/>
          <w:szCs w:val="20"/>
          <w:lang w:val="en-GB"/>
        </w:rPr>
        <w:t xml:space="preserve">The </w:t>
      </w:r>
      <w:proofErr w:type="spellStart"/>
      <w:r w:rsidRPr="00C35B57">
        <w:rPr>
          <w:rStyle w:val="normaltextrun"/>
          <w:rFonts w:ascii="Arial" w:hAnsi="Arial" w:cs="Arial"/>
          <w:sz w:val="20"/>
          <w:szCs w:val="20"/>
          <w:lang w:val="en-GB"/>
        </w:rPr>
        <w:t>ValueType</w:t>
      </w:r>
      <w:proofErr w:type="spellEnd"/>
      <w:r w:rsidRPr="00C35B57">
        <w:rPr>
          <w:rStyle w:val="normaltextrun"/>
          <w:rFonts w:ascii="Arial" w:hAnsi="Arial" w:cs="Arial"/>
          <w:sz w:val="20"/>
          <w:szCs w:val="20"/>
          <w:lang w:val="en-GB"/>
        </w:rPr>
        <w:t xml:space="preserve"> is shown as “</w:t>
      </w:r>
      <w:proofErr w:type="spellStart"/>
      <w:r w:rsidRPr="00C35B57">
        <w:rPr>
          <w:rStyle w:val="normaltextrun"/>
          <w:rFonts w:ascii="Arial" w:hAnsi="Arial" w:cs="Arial"/>
          <w:sz w:val="20"/>
          <w:szCs w:val="20"/>
          <w:lang w:val="en-GB"/>
        </w:rPr>
        <w:t>enum</w:t>
      </w:r>
      <w:proofErr w:type="spellEnd"/>
      <w:r w:rsidRPr="00C35B57">
        <w:rPr>
          <w:rStyle w:val="normaltextrun"/>
          <w:rFonts w:ascii="Arial" w:hAnsi="Arial" w:cs="Arial"/>
          <w:sz w:val="20"/>
          <w:szCs w:val="20"/>
          <w:lang w:val="en-GB"/>
        </w:rPr>
        <w:t xml:space="preserve">”. That implies that there must be a list of </w:t>
      </w:r>
      <w:proofErr w:type="spellStart"/>
      <w:r w:rsidR="11FDF4D6" w:rsidRPr="00C35B57">
        <w:rPr>
          <w:rStyle w:val="normaltextrun"/>
          <w:rFonts w:ascii="Arial" w:hAnsi="Arial" w:cs="Arial"/>
          <w:sz w:val="20"/>
          <w:szCs w:val="20"/>
          <w:lang w:val="en-GB"/>
        </w:rPr>
        <w:t>ContextItem</w:t>
      </w:r>
      <w:r w:rsidR="1CA78BF1" w:rsidRPr="00C35B57">
        <w:rPr>
          <w:rStyle w:val="normaltextrun"/>
          <w:rFonts w:ascii="Arial" w:hAnsi="Arial" w:cs="Arial"/>
          <w:sz w:val="20"/>
          <w:szCs w:val="20"/>
          <w:lang w:val="en-GB"/>
        </w:rPr>
        <w:t>E</w:t>
      </w:r>
      <w:r w:rsidR="11FDF4D6" w:rsidRPr="00C35B57">
        <w:rPr>
          <w:rStyle w:val="normaltextrun"/>
          <w:rFonts w:ascii="Arial" w:hAnsi="Arial" w:cs="Arial"/>
          <w:sz w:val="20"/>
          <w:szCs w:val="20"/>
          <w:lang w:val="en-GB"/>
        </w:rPr>
        <w:t>numItems</w:t>
      </w:r>
      <w:proofErr w:type="spellEnd"/>
      <w:r w:rsidR="11FDF4D6" w:rsidRPr="00C35B57">
        <w:rPr>
          <w:rStyle w:val="normaltextrun"/>
          <w:rFonts w:ascii="Arial" w:hAnsi="Arial" w:cs="Arial"/>
          <w:sz w:val="20"/>
          <w:szCs w:val="20"/>
          <w:lang w:val="en-GB"/>
        </w:rPr>
        <w:t>.</w:t>
      </w:r>
      <w:r w:rsidRPr="00C35B57">
        <w:rPr>
          <w:rStyle w:val="normaltextrun"/>
          <w:rFonts w:ascii="Arial" w:hAnsi="Arial" w:cs="Arial"/>
          <w:sz w:val="20"/>
          <w:szCs w:val="20"/>
          <w:lang w:val="en-GB"/>
        </w:rPr>
        <w:t xml:space="preserve"> There is no need for a Presentation object, since the user would be shown the </w:t>
      </w:r>
      <w:proofErr w:type="spellStart"/>
      <w:r w:rsidRPr="00C35B57">
        <w:rPr>
          <w:rStyle w:val="normaltextrun"/>
          <w:rFonts w:ascii="Arial" w:hAnsi="Arial" w:cs="Arial"/>
          <w:sz w:val="20"/>
          <w:szCs w:val="20"/>
          <w:lang w:val="en-GB"/>
        </w:rPr>
        <w:t>ContextItemEnumItems</w:t>
      </w:r>
      <w:proofErr w:type="spellEnd"/>
      <w:r w:rsidRPr="00C35B57">
        <w:rPr>
          <w:rStyle w:val="normaltextrun"/>
          <w:rFonts w:ascii="Arial" w:hAnsi="Arial" w:cs="Arial"/>
          <w:sz w:val="20"/>
          <w:szCs w:val="20"/>
          <w:lang w:val="en-GB"/>
        </w:rPr>
        <w:t>’ L</w:t>
      </w:r>
      <w:r w:rsidR="00C43954">
        <w:rPr>
          <w:rStyle w:val="normaltextrun"/>
          <w:rFonts w:ascii="Arial" w:hAnsi="Arial" w:cs="Arial"/>
          <w:sz w:val="20"/>
          <w:szCs w:val="20"/>
          <w:lang w:val="en-GB"/>
        </w:rPr>
        <w:t>abel</w:t>
      </w:r>
      <w:r w:rsidRPr="00C35B57">
        <w:rPr>
          <w:rStyle w:val="normaltextrun"/>
          <w:rFonts w:ascii="Arial" w:hAnsi="Arial" w:cs="Arial"/>
          <w:sz w:val="20"/>
          <w:szCs w:val="20"/>
          <w:lang w:val="en-GB"/>
        </w:rPr>
        <w:t xml:space="preserve"> strings corresponding to the user’s Language and </w:t>
      </w:r>
      <w:proofErr w:type="spellStart"/>
      <w:r w:rsidRPr="00C35B57">
        <w:rPr>
          <w:rStyle w:val="normaltextrun"/>
          <w:rFonts w:ascii="Arial" w:hAnsi="Arial" w:cs="Arial"/>
          <w:sz w:val="20"/>
          <w:szCs w:val="20"/>
          <w:lang w:val="en-GB"/>
        </w:rPr>
        <w:t>GeoPoliticalContext</w:t>
      </w:r>
      <w:proofErr w:type="spellEnd"/>
      <w:r w:rsidRPr="00C35B57">
        <w:rPr>
          <w:rStyle w:val="normaltextrun"/>
          <w:rFonts w:ascii="Arial" w:hAnsi="Arial" w:cs="Arial"/>
          <w:sz w:val="20"/>
          <w:szCs w:val="20"/>
          <w:lang w:val="en-GB"/>
        </w:rPr>
        <w:t xml:space="preserve"> (or, in their absence, the Description). What would </w:t>
      </w:r>
      <w:r w:rsidR="00880040">
        <w:rPr>
          <w:rStyle w:val="normaltextrun"/>
          <w:rFonts w:ascii="Arial" w:hAnsi="Arial" w:cs="Arial"/>
          <w:sz w:val="20"/>
          <w:szCs w:val="20"/>
          <w:lang w:val="en-GB"/>
        </w:rPr>
        <w:t>“</w:t>
      </w:r>
      <w:r w:rsidRPr="00C35B57">
        <w:rPr>
          <w:rStyle w:val="normaltextrun"/>
          <w:rFonts w:ascii="Arial" w:hAnsi="Arial" w:cs="Arial"/>
          <w:sz w:val="20"/>
          <w:szCs w:val="20"/>
          <w:lang w:val="en-GB"/>
        </w:rPr>
        <w:t>travel</w:t>
      </w:r>
      <w:r w:rsidR="00880040">
        <w:rPr>
          <w:rStyle w:val="normaltextrun"/>
          <w:rFonts w:ascii="Arial" w:hAnsi="Arial" w:cs="Arial"/>
          <w:sz w:val="20"/>
          <w:szCs w:val="20"/>
          <w:lang w:val="en-GB"/>
        </w:rPr>
        <w:t>”</w:t>
      </w:r>
      <w:r w:rsidRPr="00C35B57">
        <w:rPr>
          <w:rStyle w:val="normaltextrun"/>
          <w:rFonts w:ascii="Arial" w:hAnsi="Arial" w:cs="Arial"/>
          <w:sz w:val="20"/>
          <w:szCs w:val="20"/>
          <w:lang w:val="en-GB"/>
        </w:rPr>
        <w:t xml:space="preserve"> with the </w:t>
      </w:r>
      <w:proofErr w:type="spellStart"/>
      <w:r w:rsidRPr="00C35B57">
        <w:rPr>
          <w:rStyle w:val="normaltextrun"/>
          <w:rFonts w:ascii="Arial" w:hAnsi="Arial" w:cs="Arial"/>
          <w:sz w:val="20"/>
          <w:szCs w:val="20"/>
          <w:lang w:val="en-GB"/>
        </w:rPr>
        <w:t>ContextItem</w:t>
      </w:r>
      <w:proofErr w:type="spellEnd"/>
      <w:r w:rsidRPr="00C35B57">
        <w:rPr>
          <w:rStyle w:val="normaltextrun"/>
          <w:rFonts w:ascii="Arial" w:hAnsi="Arial" w:cs="Arial"/>
          <w:sz w:val="20"/>
          <w:szCs w:val="20"/>
          <w:lang w:val="en-GB"/>
        </w:rPr>
        <w:t xml:space="preserve">, however, would be the </w:t>
      </w:r>
      <w:proofErr w:type="spellStart"/>
      <w:r w:rsidRPr="00C35B57">
        <w:rPr>
          <w:rStyle w:val="normaltextrun"/>
          <w:rFonts w:ascii="Arial" w:hAnsi="Arial" w:cs="Arial"/>
          <w:sz w:val="20"/>
          <w:szCs w:val="20"/>
          <w:lang w:val="en-GB"/>
        </w:rPr>
        <w:t>ContextItemEnumItems</w:t>
      </w:r>
      <w:proofErr w:type="spellEnd"/>
      <w:r w:rsidRPr="00C35B57">
        <w:rPr>
          <w:rStyle w:val="normaltextrun"/>
          <w:rFonts w:ascii="Arial" w:hAnsi="Arial" w:cs="Arial"/>
          <w:sz w:val="20"/>
          <w:szCs w:val="20"/>
          <w:lang w:val="en-GB"/>
        </w:rPr>
        <w:t>.</w:t>
      </w:r>
      <w:r w:rsidRPr="00C35B57">
        <w:rPr>
          <w:rStyle w:val="eop"/>
          <w:rFonts w:ascii="Arial" w:hAnsi="Arial" w:cs="Arial"/>
          <w:sz w:val="20"/>
          <w:szCs w:val="20"/>
          <w:lang w:val="en-GB"/>
        </w:rPr>
        <w:t> </w:t>
      </w:r>
    </w:p>
    <w:p w14:paraId="3061496A" w14:textId="77777777" w:rsidR="00B42DE5" w:rsidRPr="00C35B57" w:rsidRDefault="00B42DE5" w:rsidP="00B42DE5">
      <w:pPr>
        <w:pStyle w:val="paragraph"/>
        <w:spacing w:before="0" w:beforeAutospacing="0" w:after="0" w:afterAutospacing="0"/>
        <w:jc w:val="both"/>
        <w:textAlignment w:val="baseline"/>
        <w:rPr>
          <w:rFonts w:ascii="Arial" w:hAnsi="Arial" w:cs="Arial"/>
          <w:sz w:val="22"/>
          <w:szCs w:val="22"/>
          <w:lang w:val="en-GB"/>
        </w:rPr>
      </w:pPr>
    </w:p>
    <w:p w14:paraId="47622D1E" w14:textId="64291A72" w:rsidR="00B42DE5" w:rsidRPr="00C35B57" w:rsidRDefault="00B42DE5" w:rsidP="00B42DE5">
      <w:pPr>
        <w:pStyle w:val="paragraph"/>
        <w:spacing w:before="0" w:beforeAutospacing="0" w:after="0" w:afterAutospacing="0"/>
        <w:jc w:val="center"/>
        <w:textAlignment w:val="baseline"/>
        <w:rPr>
          <w:rStyle w:val="eop"/>
          <w:rFonts w:ascii="Arial" w:hAnsi="Arial" w:cs="Arial"/>
          <w:sz w:val="20"/>
          <w:szCs w:val="20"/>
          <w:lang w:val="en-GB"/>
        </w:rPr>
      </w:pPr>
      <w:r w:rsidRPr="00C35B57">
        <w:rPr>
          <w:rFonts w:ascii="Arial" w:hAnsi="Arial"/>
          <w:noProof/>
          <w:sz w:val="20"/>
          <w:szCs w:val="20"/>
          <w:lang w:val="en-GB"/>
        </w:rPr>
        <w:lastRenderedPageBreak/>
        <w:drawing>
          <wp:inline distT="0" distB="0" distL="0" distR="0" wp14:anchorId="65C60E28" wp14:editId="67C0A28E">
            <wp:extent cx="5219065" cy="2889885"/>
            <wp:effectExtent l="0" t="0" r="63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065" cy="2889885"/>
                    </a:xfrm>
                    <a:prstGeom prst="rect">
                      <a:avLst/>
                    </a:prstGeom>
                    <a:noFill/>
                    <a:ln>
                      <a:noFill/>
                    </a:ln>
                  </pic:spPr>
                </pic:pic>
              </a:graphicData>
            </a:graphic>
          </wp:inline>
        </w:drawing>
      </w:r>
      <w:r w:rsidRPr="00C35B57">
        <w:rPr>
          <w:rStyle w:val="eop"/>
          <w:rFonts w:ascii="Arial" w:hAnsi="Arial" w:cs="Arial"/>
          <w:sz w:val="20"/>
          <w:szCs w:val="20"/>
          <w:lang w:val="en-GB"/>
        </w:rPr>
        <w:t> </w:t>
      </w:r>
    </w:p>
    <w:p w14:paraId="7764F49A" w14:textId="77777777" w:rsidR="00B42DE5" w:rsidRPr="00C35B57" w:rsidRDefault="00B42DE5" w:rsidP="00B42DE5">
      <w:pPr>
        <w:pStyle w:val="paragraph"/>
        <w:spacing w:before="0" w:beforeAutospacing="0" w:after="0" w:afterAutospacing="0"/>
        <w:jc w:val="center"/>
        <w:textAlignment w:val="baseline"/>
        <w:rPr>
          <w:rFonts w:ascii="Segoe UI" w:hAnsi="Segoe UI" w:cs="Segoe UI"/>
          <w:sz w:val="18"/>
          <w:szCs w:val="18"/>
          <w:lang w:val="en-GB"/>
        </w:rPr>
      </w:pPr>
    </w:p>
    <w:p w14:paraId="1C69A96C" w14:textId="7B479AF4" w:rsidR="00B42DE5" w:rsidRPr="00C35B57" w:rsidRDefault="00B42DE5" w:rsidP="00B42DE5">
      <w:pPr>
        <w:pStyle w:val="paragraph"/>
        <w:spacing w:before="0" w:beforeAutospacing="0" w:after="0" w:afterAutospacing="0"/>
        <w:jc w:val="center"/>
        <w:textAlignment w:val="baseline"/>
        <w:rPr>
          <w:rFonts w:ascii="Segoe UI" w:hAnsi="Segoe UI" w:cs="Segoe UI"/>
          <w:b/>
          <w:bCs/>
          <w:sz w:val="18"/>
          <w:szCs w:val="18"/>
          <w:lang w:val="en-GB"/>
        </w:rPr>
      </w:pPr>
      <w:r w:rsidRPr="00C35B57">
        <w:rPr>
          <w:rStyle w:val="normaltextrun"/>
          <w:rFonts w:ascii="Arial" w:hAnsi="Arial" w:cs="Arial"/>
          <w:b/>
          <w:sz w:val="20"/>
          <w:szCs w:val="20"/>
          <w:lang w:val="en-GB"/>
        </w:rPr>
        <w:t>Figure 1</w:t>
      </w:r>
      <w:r w:rsidR="00F817A9">
        <w:rPr>
          <w:rStyle w:val="normaltextrun"/>
          <w:rFonts w:ascii="Arial" w:hAnsi="Arial" w:cs="Arial"/>
          <w:b/>
          <w:sz w:val="20"/>
          <w:szCs w:val="20"/>
          <w:lang w:val="en-GB"/>
        </w:rPr>
        <w:t>3</w:t>
      </w:r>
      <w:r w:rsidRPr="00C35B57">
        <w:rPr>
          <w:rStyle w:val="normaltextrun"/>
          <w:rFonts w:ascii="Arial" w:hAnsi="Arial" w:cs="Arial"/>
          <w:b/>
          <w:bCs/>
          <w:sz w:val="20"/>
          <w:szCs w:val="20"/>
          <w:lang w:val="en-GB"/>
        </w:rPr>
        <w:t xml:space="preserve"> – WMO cloud type/genus, an example of an enumerated ContextItemDefinition</w:t>
      </w:r>
      <w:r w:rsidRPr="00C35B57">
        <w:rPr>
          <w:rStyle w:val="eop"/>
          <w:rFonts w:ascii="Arial" w:hAnsi="Arial" w:cs="Arial"/>
          <w:b/>
          <w:bCs/>
          <w:sz w:val="20"/>
          <w:szCs w:val="20"/>
          <w:lang w:val="en-GB"/>
        </w:rPr>
        <w:t> </w:t>
      </w:r>
    </w:p>
    <w:p w14:paraId="232E78AA" w14:textId="050B3072" w:rsidR="0064083F" w:rsidRPr="00C35B57" w:rsidRDefault="0064083F" w:rsidP="000A3FDC"/>
    <w:p w14:paraId="533AF56E" w14:textId="740A246E" w:rsidR="00E114AB" w:rsidRPr="00C35B57" w:rsidRDefault="00125CA5" w:rsidP="00E114AB">
      <w:pPr>
        <w:pStyle w:val="Heading1"/>
      </w:pPr>
      <w:bookmarkStart w:id="103" w:name="_Toc160650445"/>
      <w:r w:rsidRPr="00C35B57">
        <w:t>9</w:t>
      </w:r>
      <w:r w:rsidR="00E114AB" w:rsidRPr="00C35B57">
        <w:tab/>
      </w:r>
      <w:r w:rsidRPr="00C35B57">
        <w:t>Reference, Setup and Configuration Data</w:t>
      </w:r>
      <w:bookmarkEnd w:id="103"/>
    </w:p>
    <w:p w14:paraId="2551AEE6" w14:textId="1089537D" w:rsidR="00462279" w:rsidRPr="00C35B57" w:rsidRDefault="00462279" w:rsidP="00462279">
      <w:pPr>
        <w:spacing w:after="0" w:line="240" w:lineRule="auto"/>
        <w:textAlignment w:val="baseline"/>
        <w:rPr>
          <w:rFonts w:cs="Arial"/>
        </w:rPr>
      </w:pPr>
      <w:r w:rsidRPr="006669A2">
        <w:rPr>
          <w:rFonts w:cs="Arial"/>
        </w:rPr>
        <w:t>Figure 1</w:t>
      </w:r>
      <w:r w:rsidR="00F817A9">
        <w:rPr>
          <w:rFonts w:cs="Arial"/>
        </w:rPr>
        <w:t>4</w:t>
      </w:r>
      <w:r w:rsidRPr="006669A2">
        <w:rPr>
          <w:rFonts w:cs="Arial"/>
        </w:rPr>
        <w:t xml:space="preserve"> </w:t>
      </w:r>
      <w:r>
        <w:rPr>
          <w:rFonts w:cs="Arial"/>
        </w:rPr>
        <w:t>illustrates</w:t>
      </w:r>
      <w:r w:rsidRPr="006669A2">
        <w:rPr>
          <w:rFonts w:cs="Arial"/>
        </w:rPr>
        <w:t xml:space="preserve"> the relationship among Reference, Setup and Configuration data. </w:t>
      </w:r>
      <w:r w:rsidRPr="00C35B57">
        <w:rPr>
          <w:rFonts w:cs="Arial"/>
        </w:rPr>
        <w:t xml:space="preserve">The categories </w:t>
      </w:r>
      <w:r w:rsidR="00C63D46">
        <w:rPr>
          <w:rFonts w:cs="Arial"/>
        </w:rPr>
        <w:t>are</w:t>
      </w:r>
      <w:r w:rsidRPr="00C35B57">
        <w:rPr>
          <w:rFonts w:cs="Arial"/>
        </w:rPr>
        <w:t>: </w:t>
      </w:r>
    </w:p>
    <w:p w14:paraId="49AF7603" w14:textId="77777777" w:rsidR="00462279" w:rsidRPr="006669A2" w:rsidRDefault="00462279" w:rsidP="00462279">
      <w:pPr>
        <w:spacing w:after="0" w:line="240" w:lineRule="auto"/>
        <w:textAlignment w:val="baseline"/>
        <w:rPr>
          <w:rFonts w:cs="Arial"/>
        </w:rPr>
      </w:pPr>
    </w:p>
    <w:p w14:paraId="6B4F1D5D" w14:textId="4825FA3A" w:rsidR="00462279" w:rsidRPr="006669A2" w:rsidRDefault="00462279" w:rsidP="00506DAD">
      <w:pPr>
        <w:numPr>
          <w:ilvl w:val="0"/>
          <w:numId w:val="14"/>
        </w:numPr>
        <w:spacing w:line="240" w:lineRule="auto"/>
        <w:ind w:left="965" w:firstLine="0"/>
        <w:textAlignment w:val="baseline"/>
        <w:rPr>
          <w:rFonts w:cs="Arial"/>
        </w:rPr>
      </w:pPr>
      <w:r w:rsidRPr="00C22EEE">
        <w:rPr>
          <w:rFonts w:cs="Arial"/>
          <w:b/>
          <w:bCs/>
        </w:rPr>
        <w:t>Reference Data</w:t>
      </w:r>
      <w:r w:rsidRPr="006669A2">
        <w:rPr>
          <w:rFonts w:cs="Arial"/>
        </w:rPr>
        <w:t xml:space="preserve"> </w:t>
      </w:r>
      <w:r>
        <w:rPr>
          <w:rFonts w:cs="Arial"/>
        </w:rPr>
        <w:t>represents</w:t>
      </w:r>
      <w:r w:rsidR="00A01BDC">
        <w:rPr>
          <w:rFonts w:cs="Arial"/>
        </w:rPr>
        <w:t xml:space="preserve"> information, typically </w:t>
      </w:r>
      <w:r w:rsidR="004B4D69">
        <w:rPr>
          <w:rFonts w:cs="Arial"/>
        </w:rPr>
        <w:t xml:space="preserve">provided by a manufacturer, that is applicable to all instances of a thing (e.g., </w:t>
      </w:r>
      <w:r w:rsidR="004F2884">
        <w:rPr>
          <w:rFonts w:cs="Arial"/>
        </w:rPr>
        <w:t>the series or model number of a kind of machine, or the formulation of a particular branded chemical product)</w:t>
      </w:r>
      <w:r w:rsidR="00CF5561">
        <w:rPr>
          <w:rFonts w:cs="Arial"/>
        </w:rPr>
        <w:t xml:space="preserve">. Controlled vocabularies </w:t>
      </w:r>
      <w:r w:rsidR="00245CA6">
        <w:rPr>
          <w:rFonts w:cs="Arial"/>
        </w:rPr>
        <w:t>typically fall under this category.</w:t>
      </w:r>
    </w:p>
    <w:p w14:paraId="5526758A" w14:textId="4D33876F" w:rsidR="00462279" w:rsidRPr="006669A2" w:rsidRDefault="00462279" w:rsidP="00506DAD">
      <w:pPr>
        <w:numPr>
          <w:ilvl w:val="0"/>
          <w:numId w:val="14"/>
        </w:numPr>
        <w:spacing w:after="0" w:line="240" w:lineRule="auto"/>
        <w:ind w:left="960" w:firstLine="0"/>
        <w:textAlignment w:val="baseline"/>
        <w:rPr>
          <w:rFonts w:cs="Arial"/>
        </w:rPr>
      </w:pPr>
      <w:r>
        <w:rPr>
          <w:rFonts w:cs="Arial"/>
          <w:b/>
          <w:bCs/>
        </w:rPr>
        <w:t>Setup</w:t>
      </w:r>
      <w:r w:rsidRPr="00C35B57">
        <w:rPr>
          <w:rFonts w:cs="Arial"/>
          <w:b/>
          <w:bCs/>
        </w:rPr>
        <w:t xml:space="preserve"> Data</w:t>
      </w:r>
      <w:r w:rsidRPr="00C35B57">
        <w:rPr>
          <w:rFonts w:cs="Arial"/>
        </w:rPr>
        <w:t xml:space="preserve"> represents basic information about </w:t>
      </w:r>
      <w:r w:rsidR="00245CA6">
        <w:rPr>
          <w:rFonts w:cs="Arial"/>
        </w:rPr>
        <w:t>a</w:t>
      </w:r>
      <w:r w:rsidRPr="00C35B57">
        <w:rPr>
          <w:rFonts w:cs="Arial"/>
        </w:rPr>
        <w:t xml:space="preserve"> </w:t>
      </w:r>
      <w:r w:rsidR="002D5964">
        <w:rPr>
          <w:rFonts w:cs="Arial"/>
        </w:rPr>
        <w:t>producer</w:t>
      </w:r>
      <w:r w:rsidRPr="00C35B57">
        <w:rPr>
          <w:rFonts w:cs="Arial"/>
        </w:rPr>
        <w:t>, farm, fields, and actors. This may include farm names, field boundaries, etc. </w:t>
      </w:r>
      <w:r w:rsidR="002D5964">
        <w:rPr>
          <w:rFonts w:cs="Arial"/>
        </w:rPr>
        <w:t xml:space="preserve">Setup data is often also called </w:t>
      </w:r>
      <w:r w:rsidR="002D5964" w:rsidRPr="002D5964">
        <w:rPr>
          <w:rFonts w:cs="Arial"/>
          <w:i/>
          <w:iCs/>
        </w:rPr>
        <w:t>master data</w:t>
      </w:r>
      <w:r w:rsidR="002D5964">
        <w:rPr>
          <w:rFonts w:cs="Arial"/>
        </w:rPr>
        <w:t>.</w:t>
      </w:r>
    </w:p>
    <w:p w14:paraId="3F78199B" w14:textId="77777777" w:rsidR="00462279" w:rsidRPr="006669A2" w:rsidRDefault="00462279" w:rsidP="00462279">
      <w:pPr>
        <w:spacing w:after="0" w:line="240" w:lineRule="auto"/>
        <w:ind w:left="960"/>
        <w:textAlignment w:val="baseline"/>
        <w:rPr>
          <w:rFonts w:cs="Arial"/>
        </w:rPr>
      </w:pPr>
    </w:p>
    <w:p w14:paraId="7D7B2D6A" w14:textId="33AFB154" w:rsidR="00462279" w:rsidRPr="006669A2" w:rsidRDefault="00462279" w:rsidP="00506DAD">
      <w:pPr>
        <w:numPr>
          <w:ilvl w:val="0"/>
          <w:numId w:val="14"/>
        </w:numPr>
        <w:spacing w:after="0" w:line="240" w:lineRule="auto"/>
        <w:ind w:left="960" w:firstLine="0"/>
        <w:textAlignment w:val="baseline"/>
        <w:rPr>
          <w:rFonts w:cs="Arial"/>
        </w:rPr>
      </w:pPr>
      <w:r w:rsidRPr="00C35B57">
        <w:rPr>
          <w:rFonts w:cs="Arial"/>
          <w:b/>
          <w:bCs/>
        </w:rPr>
        <w:t>Configuration</w:t>
      </w:r>
      <w:r>
        <w:rPr>
          <w:rFonts w:cs="Arial"/>
          <w:b/>
          <w:bCs/>
        </w:rPr>
        <w:t xml:space="preserve"> </w:t>
      </w:r>
      <w:r w:rsidR="004533BB">
        <w:rPr>
          <w:rFonts w:cs="Arial"/>
          <w:b/>
          <w:bCs/>
        </w:rPr>
        <w:t>D</w:t>
      </w:r>
      <w:r w:rsidRPr="00C35B57">
        <w:rPr>
          <w:rFonts w:cs="Arial"/>
          <w:b/>
          <w:bCs/>
        </w:rPr>
        <w:t>ata</w:t>
      </w:r>
      <w:r w:rsidRPr="00C35B57">
        <w:rPr>
          <w:rFonts w:cs="Arial"/>
        </w:rPr>
        <w:t xml:space="preserve"> specifies the </w:t>
      </w:r>
      <w:proofErr w:type="gramStart"/>
      <w:r w:rsidRPr="00C35B57">
        <w:rPr>
          <w:rFonts w:cs="Arial"/>
        </w:rPr>
        <w:t>particular state</w:t>
      </w:r>
      <w:proofErr w:type="gramEnd"/>
      <w:r w:rsidRPr="00C35B57">
        <w:rPr>
          <w:rFonts w:cs="Arial"/>
        </w:rPr>
        <w:t xml:space="preserve"> of specific instances of things such as farm equipment and instruments (e.g. soil sensors, irrigation pivots, combines, etc.) This may include their location, what they are connected to, who installed them, etc. </w:t>
      </w:r>
    </w:p>
    <w:p w14:paraId="47F07D8D" w14:textId="3ECD5CF9" w:rsidR="00462279" w:rsidRPr="00C35B57" w:rsidRDefault="00462279" w:rsidP="00462279">
      <w:pPr>
        <w:spacing w:after="0" w:line="240" w:lineRule="auto"/>
        <w:textAlignment w:val="baseline"/>
        <w:rPr>
          <w:rFonts w:cs="Arial"/>
        </w:rPr>
      </w:pPr>
    </w:p>
    <w:p w14:paraId="700D74D8" w14:textId="77777777" w:rsidR="00462279" w:rsidRPr="00C35B57" w:rsidRDefault="00462279" w:rsidP="00462279">
      <w:pPr>
        <w:spacing w:after="0" w:line="240" w:lineRule="auto"/>
        <w:textAlignment w:val="baseline"/>
        <w:rPr>
          <w:rFonts w:cs="Arial"/>
          <w:sz w:val="18"/>
          <w:szCs w:val="18"/>
        </w:rPr>
      </w:pPr>
    </w:p>
    <w:p w14:paraId="4F486E84" w14:textId="2F33E789" w:rsidR="00462279" w:rsidRPr="00C35B57" w:rsidRDefault="00E61222" w:rsidP="00462279">
      <w:pPr>
        <w:spacing w:after="0" w:line="240" w:lineRule="auto"/>
        <w:jc w:val="center"/>
        <w:textAlignment w:val="baseline"/>
        <w:rPr>
          <w:rFonts w:cs="Arial"/>
        </w:rPr>
      </w:pPr>
      <w:r w:rsidRPr="00E61222">
        <w:rPr>
          <w:noProof/>
        </w:rPr>
        <w:drawing>
          <wp:inline distT="0" distB="0" distL="0" distR="0" wp14:anchorId="44A71B70" wp14:editId="2AEA5ECB">
            <wp:extent cx="4288536" cy="1828800"/>
            <wp:effectExtent l="0" t="0" r="0" b="0"/>
            <wp:docPr id="1191224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88536" cy="1828800"/>
                    </a:xfrm>
                    <a:prstGeom prst="rect">
                      <a:avLst/>
                    </a:prstGeom>
                    <a:noFill/>
                    <a:ln>
                      <a:noFill/>
                    </a:ln>
                  </pic:spPr>
                </pic:pic>
              </a:graphicData>
            </a:graphic>
          </wp:inline>
        </w:drawing>
      </w:r>
      <w:r w:rsidR="00462279" w:rsidRPr="00C35B57">
        <w:rPr>
          <w:rFonts w:cs="Arial"/>
        </w:rPr>
        <w:t> </w:t>
      </w:r>
    </w:p>
    <w:p w14:paraId="79D61788" w14:textId="53171F06" w:rsidR="00462279" w:rsidRPr="007D611D" w:rsidRDefault="00462279" w:rsidP="007D611D">
      <w:pPr>
        <w:spacing w:after="0" w:line="240" w:lineRule="auto"/>
        <w:jc w:val="center"/>
        <w:textAlignment w:val="baseline"/>
        <w:rPr>
          <w:rFonts w:cs="Arial"/>
          <w:b/>
          <w:bCs/>
          <w:sz w:val="18"/>
          <w:szCs w:val="18"/>
        </w:rPr>
      </w:pPr>
      <w:r w:rsidRPr="00C35B57">
        <w:rPr>
          <w:rFonts w:cs="Arial"/>
          <w:b/>
        </w:rPr>
        <w:t>Figure 1</w:t>
      </w:r>
      <w:r w:rsidR="00F817A9">
        <w:rPr>
          <w:rFonts w:cs="Arial"/>
          <w:b/>
        </w:rPr>
        <w:t>4</w:t>
      </w:r>
      <w:r w:rsidRPr="00C35B57">
        <w:rPr>
          <w:rFonts w:cs="Arial"/>
          <w:b/>
          <w:bCs/>
        </w:rPr>
        <w:t xml:space="preserve"> – Reference vs. setup vs. configuration data </w:t>
      </w:r>
    </w:p>
    <w:p w14:paraId="6D7CD527" w14:textId="362D1046" w:rsidR="00E114AB" w:rsidRPr="00C35B57" w:rsidRDefault="00125CA5" w:rsidP="00125CA5">
      <w:pPr>
        <w:pStyle w:val="Heading2"/>
      </w:pPr>
      <w:bookmarkStart w:id="104" w:name="_Toc160650446"/>
      <w:r w:rsidRPr="00C35B57">
        <w:t>9.1</w:t>
      </w:r>
      <w:r w:rsidRPr="00C35B57">
        <w:tab/>
      </w:r>
      <w:r w:rsidR="003D0687">
        <w:tab/>
      </w:r>
      <w:r w:rsidRPr="00C35B57">
        <w:t>Reference Data</w:t>
      </w:r>
      <w:bookmarkEnd w:id="104"/>
    </w:p>
    <w:p w14:paraId="64EE2D5D" w14:textId="46E19F64" w:rsidR="00C3582B" w:rsidRPr="00C35B57" w:rsidRDefault="00511B9B" w:rsidP="00C3582B">
      <w:pPr>
        <w:rPr>
          <w:b/>
          <w:sz w:val="22"/>
        </w:rPr>
      </w:pPr>
      <w:r w:rsidRPr="00C35B57">
        <w:rPr>
          <w:rStyle w:val="normaltextrun"/>
          <w:rFonts w:cs="Arial"/>
          <w:color w:val="000000"/>
          <w:shd w:val="clear" w:color="auto" w:fill="FFFFFF"/>
        </w:rPr>
        <w:t>Reference d</w:t>
      </w:r>
      <w:r w:rsidR="008A47DC">
        <w:rPr>
          <w:rStyle w:val="normaltextrun"/>
          <w:rFonts w:cs="Arial"/>
          <w:color w:val="000000"/>
          <w:shd w:val="clear" w:color="auto" w:fill="FFFFFF"/>
        </w:rPr>
        <w:t>ata describes</w:t>
      </w:r>
      <w:r w:rsidRPr="00C35B57">
        <w:rPr>
          <w:rStyle w:val="normaltextrun"/>
          <w:rFonts w:cs="Arial"/>
          <w:color w:val="000000"/>
          <w:shd w:val="clear" w:color="auto" w:fill="FFFFFF"/>
        </w:rPr>
        <w:t xml:space="preserve"> information that a manufacturer makes available for the purchase, setup and/or use of their products. It pertains to </w:t>
      </w:r>
      <w:r w:rsidRPr="00C35B57">
        <w:rPr>
          <w:rStyle w:val="normaltextrun"/>
          <w:rFonts w:cs="Arial"/>
          <w:i/>
          <w:iCs/>
          <w:color w:val="000000"/>
          <w:shd w:val="clear" w:color="auto" w:fill="FFFFFF"/>
        </w:rPr>
        <w:t>all instances</w:t>
      </w:r>
      <w:r w:rsidRPr="00C35B57">
        <w:rPr>
          <w:rStyle w:val="normaltextrun"/>
          <w:rFonts w:cs="Arial"/>
          <w:color w:val="000000"/>
          <w:shd w:val="clear" w:color="auto" w:fill="FFFFFF"/>
        </w:rPr>
        <w:t xml:space="preserve"> of a manufacturer’s equipment and/or product and product components</w:t>
      </w:r>
      <w:r w:rsidR="008A47DC">
        <w:rPr>
          <w:rStyle w:val="normaltextrun"/>
          <w:rFonts w:cs="Arial"/>
          <w:color w:val="000000"/>
          <w:shd w:val="clear" w:color="auto" w:fill="FFFFFF"/>
        </w:rPr>
        <w:t>. R</w:t>
      </w:r>
      <w:r w:rsidRPr="00C35B57">
        <w:rPr>
          <w:rStyle w:val="normaltextrun"/>
          <w:rFonts w:cs="Arial"/>
          <w:color w:val="000000"/>
          <w:shd w:val="clear" w:color="auto" w:fill="FFFFFF"/>
        </w:rPr>
        <w:t xml:space="preserve">eference data is </w:t>
      </w:r>
      <w:r w:rsidR="008A47DC">
        <w:rPr>
          <w:rStyle w:val="normaltextrun"/>
          <w:rFonts w:cs="Arial"/>
          <w:color w:val="000000"/>
          <w:shd w:val="clear" w:color="auto" w:fill="FFFFFF"/>
        </w:rPr>
        <w:t xml:space="preserve">therefore </w:t>
      </w:r>
      <w:r w:rsidRPr="00C35B57">
        <w:rPr>
          <w:rStyle w:val="normaltextrun"/>
          <w:rFonts w:cs="Arial"/>
          <w:color w:val="000000"/>
          <w:shd w:val="clear" w:color="auto" w:fill="FFFFFF"/>
        </w:rPr>
        <w:t xml:space="preserve">not </w:t>
      </w:r>
      <w:r w:rsidR="002D5964">
        <w:rPr>
          <w:rStyle w:val="normaltextrun"/>
          <w:rFonts w:cs="Arial"/>
          <w:color w:val="000000"/>
          <w:shd w:val="clear" w:color="auto" w:fill="FFFFFF"/>
        </w:rPr>
        <w:t>producer</w:t>
      </w:r>
      <w:r w:rsidRPr="00C35B57">
        <w:rPr>
          <w:rStyle w:val="normaltextrun"/>
          <w:rFonts w:cs="Arial"/>
          <w:color w:val="000000"/>
          <w:shd w:val="clear" w:color="auto" w:fill="FFFFFF"/>
        </w:rPr>
        <w:t xml:space="preserve">-specific or specific to an individual sale or single instance of a thing. For example, the product name, EPA number and active ingredients are reference data for a crop </w:t>
      </w:r>
      <w:r w:rsidRPr="00C35B57">
        <w:rPr>
          <w:rStyle w:val="normaltextrun"/>
          <w:rFonts w:cs="Arial"/>
          <w:color w:val="000000"/>
          <w:shd w:val="clear" w:color="auto" w:fill="FFFFFF"/>
        </w:rPr>
        <w:lastRenderedPageBreak/>
        <w:t xml:space="preserve">protection product, but a lot number is not. In another example, the model and series number are reference data for a </w:t>
      </w:r>
      <w:r w:rsidR="0031647F" w:rsidRPr="00C35B57">
        <w:rPr>
          <w:rStyle w:val="normaltextrun"/>
          <w:rFonts w:cs="Arial"/>
          <w:color w:val="000000"/>
          <w:shd w:val="clear" w:color="auto" w:fill="FFFFFF"/>
        </w:rPr>
        <w:t>centre</w:t>
      </w:r>
      <w:r w:rsidRPr="00C35B57">
        <w:rPr>
          <w:rStyle w:val="normaltextrun"/>
          <w:rFonts w:cs="Arial"/>
          <w:color w:val="000000"/>
          <w:shd w:val="clear" w:color="auto" w:fill="FFFFFF"/>
        </w:rPr>
        <w:t xml:space="preserve"> pivot irrigation machine, but the serial number is not. The intent is to share reference data sets across the whole industry so that different stakeholders can interpret shared documents the same way. This includes names and identifiers of seed varieties, crop protection products, active ingredients, </w:t>
      </w:r>
      <w:proofErr w:type="gramStart"/>
      <w:r w:rsidRPr="00C35B57">
        <w:rPr>
          <w:rStyle w:val="normaltextrun"/>
          <w:rFonts w:cs="Arial"/>
          <w:color w:val="000000"/>
          <w:shd w:val="clear" w:color="auto" w:fill="FFFFFF"/>
        </w:rPr>
        <w:t>etc.</w:t>
      </w:r>
      <w:r w:rsidRPr="00C35B57">
        <w:rPr>
          <w:rStyle w:val="eop"/>
          <w:rFonts w:cs="Arial"/>
          <w:color w:val="000000"/>
          <w:shd w:val="clear" w:color="auto" w:fill="FFFFFF"/>
        </w:rPr>
        <w:t> </w:t>
      </w:r>
      <w:r w:rsidR="003E5A2E" w:rsidRPr="00C35B57">
        <w:t>.</w:t>
      </w:r>
      <w:proofErr w:type="gramEnd"/>
      <w:r w:rsidR="00C3582B" w:rsidRPr="00C35B57">
        <w:rPr>
          <w:b/>
          <w:sz w:val="22"/>
        </w:rPr>
        <w:t xml:space="preserve"> </w:t>
      </w:r>
    </w:p>
    <w:p w14:paraId="14DA6ADB" w14:textId="6B4D8084" w:rsidR="00664B3E" w:rsidRPr="00C35B57" w:rsidRDefault="00664B3E" w:rsidP="00664B3E">
      <w:pPr>
        <w:pStyle w:val="Heading2"/>
      </w:pPr>
      <w:bookmarkStart w:id="105" w:name="_Toc160650447"/>
      <w:r w:rsidRPr="00C35B57">
        <w:t>9.2</w:t>
      </w:r>
      <w:r w:rsidRPr="00C35B57">
        <w:tab/>
      </w:r>
      <w:r w:rsidR="003D0687">
        <w:tab/>
      </w:r>
      <w:r w:rsidRPr="00C35B57">
        <w:t>Setup Data</w:t>
      </w:r>
      <w:bookmarkEnd w:id="105"/>
    </w:p>
    <w:p w14:paraId="12C8ED7A" w14:textId="77777777" w:rsidR="004328A8" w:rsidRDefault="00511B9B" w:rsidP="004328A8">
      <w:pPr>
        <w:spacing w:after="120" w:line="240" w:lineRule="auto"/>
        <w:textAlignment w:val="baseline"/>
        <w:rPr>
          <w:rFonts w:cs="Arial"/>
        </w:rPr>
      </w:pPr>
      <w:r w:rsidRPr="00C35B57">
        <w:rPr>
          <w:rFonts w:cs="Arial"/>
        </w:rPr>
        <w:t>Setup data</w:t>
      </w:r>
      <w:r w:rsidR="00F05595">
        <w:rPr>
          <w:rFonts w:cs="Arial"/>
        </w:rPr>
        <w:t>, unlike reference data,</w:t>
      </w:r>
      <w:r w:rsidRPr="00C35B57">
        <w:rPr>
          <w:rFonts w:cs="Arial"/>
        </w:rPr>
        <w:t xml:space="preserve"> is </w:t>
      </w:r>
      <w:proofErr w:type="gramStart"/>
      <w:r w:rsidR="002D5964">
        <w:rPr>
          <w:rFonts w:cs="Arial"/>
        </w:rPr>
        <w:t>producer</w:t>
      </w:r>
      <w:r w:rsidR="00F05595">
        <w:rPr>
          <w:rFonts w:cs="Arial"/>
        </w:rPr>
        <w:t>-</w:t>
      </w:r>
      <w:r w:rsidRPr="00C35B57">
        <w:rPr>
          <w:rFonts w:cs="Arial"/>
        </w:rPr>
        <w:t>specific</w:t>
      </w:r>
      <w:proofErr w:type="gramEnd"/>
      <w:r w:rsidRPr="00C35B57">
        <w:rPr>
          <w:rFonts w:cs="Arial"/>
        </w:rPr>
        <w:t xml:space="preserve">. It provides information needed to set up data exchange between the </w:t>
      </w:r>
      <w:r w:rsidR="002D5964">
        <w:rPr>
          <w:rFonts w:cs="Arial"/>
        </w:rPr>
        <w:t>producer</w:t>
      </w:r>
      <w:r w:rsidRPr="00C35B57">
        <w:rPr>
          <w:rFonts w:cs="Arial"/>
        </w:rPr>
        <w:t xml:space="preserve"> and machinery or other actors (e.g., crop advisors)</w:t>
      </w:r>
      <w:r w:rsidR="000C6F10">
        <w:rPr>
          <w:rFonts w:cs="Arial"/>
        </w:rPr>
        <w:t>, but it does not contain state information.</w:t>
      </w:r>
      <w:r w:rsidRPr="00C35B57">
        <w:rPr>
          <w:rFonts w:cs="Arial"/>
        </w:rPr>
        <w:t xml:space="preserve"> </w:t>
      </w:r>
      <w:r w:rsidR="004328A8">
        <w:rPr>
          <w:rFonts w:cs="Arial"/>
        </w:rPr>
        <w:t>Examples of Setup data include:</w:t>
      </w:r>
    </w:p>
    <w:p w14:paraId="7052CF2D" w14:textId="77777777" w:rsidR="004328A8" w:rsidRPr="004328A8" w:rsidRDefault="004328A8" w:rsidP="004328A8">
      <w:pPr>
        <w:pStyle w:val="ListNumber"/>
        <w:numPr>
          <w:ilvl w:val="0"/>
          <w:numId w:val="39"/>
        </w:numPr>
        <w:rPr>
          <w:rStyle w:val="normaltextrun"/>
        </w:rPr>
      </w:pPr>
      <w:r w:rsidRPr="004328A8">
        <w:rPr>
          <w:rStyle w:val="normaltextrun"/>
        </w:rPr>
        <w:t>Producer </w:t>
      </w:r>
    </w:p>
    <w:p w14:paraId="33E2D1C8" w14:textId="77777777" w:rsidR="004328A8" w:rsidRPr="004328A8" w:rsidRDefault="004328A8" w:rsidP="004328A8">
      <w:pPr>
        <w:pStyle w:val="ListNumber"/>
        <w:numPr>
          <w:ilvl w:val="0"/>
          <w:numId w:val="39"/>
        </w:numPr>
        <w:rPr>
          <w:rStyle w:val="normaltextrun"/>
        </w:rPr>
      </w:pPr>
      <w:r w:rsidRPr="004328A8">
        <w:rPr>
          <w:rStyle w:val="normaltextrun"/>
        </w:rPr>
        <w:t>Farm </w:t>
      </w:r>
    </w:p>
    <w:p w14:paraId="1F96B6CE" w14:textId="77777777" w:rsidR="004328A8" w:rsidRPr="004328A8" w:rsidRDefault="004328A8" w:rsidP="004328A8">
      <w:pPr>
        <w:pStyle w:val="ListNumber"/>
        <w:numPr>
          <w:ilvl w:val="0"/>
          <w:numId w:val="39"/>
        </w:numPr>
        <w:rPr>
          <w:rStyle w:val="normaltextrun"/>
        </w:rPr>
      </w:pPr>
      <w:r w:rsidRPr="004328A8">
        <w:rPr>
          <w:rStyle w:val="normaltextrun"/>
        </w:rPr>
        <w:t>Field </w:t>
      </w:r>
    </w:p>
    <w:p w14:paraId="73EFCBCF" w14:textId="667EB5C2" w:rsidR="004328A8" w:rsidRPr="004328A8" w:rsidRDefault="004328A8" w:rsidP="004328A8">
      <w:pPr>
        <w:pStyle w:val="ListNumber"/>
        <w:numPr>
          <w:ilvl w:val="0"/>
          <w:numId w:val="39"/>
        </w:numPr>
        <w:rPr>
          <w:rStyle w:val="normaltextrun"/>
        </w:rPr>
      </w:pPr>
      <w:proofErr w:type="spellStart"/>
      <w:r w:rsidRPr="004328A8">
        <w:rPr>
          <w:rStyle w:val="normaltextrun"/>
        </w:rPr>
        <w:t>Crop</w:t>
      </w:r>
      <w:r>
        <w:rPr>
          <w:rStyle w:val="normaltextrun"/>
        </w:rPr>
        <w:t>z</w:t>
      </w:r>
      <w:r w:rsidRPr="004328A8">
        <w:rPr>
          <w:rStyle w:val="normaltextrun"/>
        </w:rPr>
        <w:t>one</w:t>
      </w:r>
      <w:proofErr w:type="spellEnd"/>
      <w:r w:rsidRPr="004328A8">
        <w:rPr>
          <w:rStyle w:val="normaltextrun"/>
        </w:rPr>
        <w:t> </w:t>
      </w:r>
    </w:p>
    <w:p w14:paraId="516AAF45" w14:textId="260FCE23" w:rsidR="004328A8" w:rsidRPr="004328A8" w:rsidRDefault="004328A8" w:rsidP="004328A8">
      <w:pPr>
        <w:pStyle w:val="ListNumber"/>
        <w:numPr>
          <w:ilvl w:val="0"/>
          <w:numId w:val="39"/>
        </w:numPr>
        <w:rPr>
          <w:rStyle w:val="normaltextrun"/>
        </w:rPr>
      </w:pPr>
      <w:proofErr w:type="spellStart"/>
      <w:r w:rsidRPr="004328A8">
        <w:rPr>
          <w:rStyle w:val="normaltextrun"/>
        </w:rPr>
        <w:t>FieldBoundary</w:t>
      </w:r>
      <w:proofErr w:type="spellEnd"/>
      <w:r w:rsidRPr="004328A8">
        <w:rPr>
          <w:rStyle w:val="normaltextrun"/>
        </w:rPr>
        <w:t> </w:t>
      </w:r>
    </w:p>
    <w:p w14:paraId="5F3092B1" w14:textId="77777777" w:rsidR="004328A8" w:rsidRPr="004328A8" w:rsidRDefault="004328A8" w:rsidP="004328A8">
      <w:pPr>
        <w:pStyle w:val="ListNumber"/>
        <w:numPr>
          <w:ilvl w:val="0"/>
          <w:numId w:val="39"/>
        </w:numPr>
        <w:rPr>
          <w:rStyle w:val="normaltextrun"/>
        </w:rPr>
      </w:pPr>
      <w:r w:rsidRPr="004328A8">
        <w:rPr>
          <w:rStyle w:val="normaltextrun"/>
        </w:rPr>
        <w:t>Person </w:t>
      </w:r>
    </w:p>
    <w:p w14:paraId="58085330" w14:textId="5C009A95" w:rsidR="004328A8" w:rsidRPr="004328A8" w:rsidRDefault="004328A8" w:rsidP="004328A8">
      <w:pPr>
        <w:pStyle w:val="ListNumber"/>
        <w:numPr>
          <w:ilvl w:val="0"/>
          <w:numId w:val="39"/>
        </w:numPr>
        <w:rPr>
          <w:rStyle w:val="normaltextrun"/>
        </w:rPr>
      </w:pPr>
      <w:proofErr w:type="spellStart"/>
      <w:r w:rsidRPr="004328A8">
        <w:rPr>
          <w:rStyle w:val="normaltextrun"/>
        </w:rPr>
        <w:t>PersonRole</w:t>
      </w:r>
      <w:proofErr w:type="spellEnd"/>
    </w:p>
    <w:p w14:paraId="778853B9" w14:textId="65786D5C" w:rsidR="001E0EF4" w:rsidRPr="004328A8" w:rsidRDefault="004328A8" w:rsidP="004328A8">
      <w:pPr>
        <w:spacing w:after="0" w:line="240" w:lineRule="auto"/>
        <w:ind w:left="720"/>
        <w:textAlignment w:val="baseline"/>
        <w:rPr>
          <w:rFonts w:cs="Arial"/>
          <w:b/>
          <w:bCs/>
          <w:sz w:val="18"/>
          <w:szCs w:val="18"/>
        </w:rPr>
      </w:pPr>
      <w:r w:rsidRPr="004328A8">
        <w:rPr>
          <w:rFonts w:cs="Arial"/>
          <w:sz w:val="18"/>
          <w:szCs w:val="18"/>
        </w:rPr>
        <w:t> </w:t>
      </w:r>
    </w:p>
    <w:p w14:paraId="0E5DF7D4" w14:textId="0F42A7EE" w:rsidR="00C3582B" w:rsidRPr="00C35B57" w:rsidRDefault="00C3582B" w:rsidP="00C3582B">
      <w:pPr>
        <w:pStyle w:val="Heading3"/>
      </w:pPr>
      <w:bookmarkStart w:id="106" w:name="_Toc160650448"/>
      <w:r w:rsidRPr="00C35B57">
        <w:t>9.2.1</w:t>
      </w:r>
      <w:r w:rsidRPr="00C35B57">
        <w:tab/>
      </w:r>
      <w:r w:rsidR="00324028">
        <w:tab/>
      </w:r>
      <w:r w:rsidR="00324028">
        <w:tab/>
      </w:r>
      <w:r w:rsidRPr="00C35B57">
        <w:t>Self-contained data vs. URLs</w:t>
      </w:r>
      <w:bookmarkEnd w:id="106"/>
    </w:p>
    <w:p w14:paraId="0737A26E" w14:textId="76BA762E" w:rsidR="00B05B48" w:rsidRPr="00C35B57" w:rsidRDefault="00B05B48" w:rsidP="00B05B48">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The Standard defines two ways of establishing a relationship </w:t>
      </w:r>
      <w:r w:rsidR="68A033AB" w:rsidRPr="00C35B57">
        <w:rPr>
          <w:rStyle w:val="normaltextrun"/>
          <w:rFonts w:ascii="Arial" w:hAnsi="Arial" w:cs="Arial"/>
          <w:sz w:val="20"/>
          <w:szCs w:val="20"/>
          <w:lang w:val="en-GB"/>
        </w:rPr>
        <w:t xml:space="preserve">between </w:t>
      </w:r>
      <w:r w:rsidRPr="00C35B57">
        <w:rPr>
          <w:rStyle w:val="normaltextrun"/>
          <w:rFonts w:ascii="Arial" w:hAnsi="Arial" w:cs="Arial"/>
          <w:sz w:val="20"/>
          <w:szCs w:val="20"/>
          <w:lang w:val="en-GB"/>
        </w:rPr>
        <w:t>a dataset (of observations or operations data) and the corresponding setup and configuration data records:</w:t>
      </w:r>
      <w:r w:rsidRPr="00C35B57">
        <w:rPr>
          <w:rStyle w:val="eop"/>
          <w:rFonts w:ascii="Arial" w:hAnsi="Arial" w:cs="Arial"/>
          <w:sz w:val="20"/>
          <w:szCs w:val="20"/>
          <w:lang w:val="en-GB"/>
        </w:rPr>
        <w:t> </w:t>
      </w:r>
    </w:p>
    <w:p w14:paraId="0A4BCD69" w14:textId="77777777" w:rsidR="00B05B48" w:rsidRPr="00C35B57" w:rsidRDefault="00B05B48" w:rsidP="00B05B48">
      <w:pPr>
        <w:pStyle w:val="paragraph"/>
        <w:spacing w:before="0" w:beforeAutospacing="0" w:after="0" w:afterAutospacing="0"/>
        <w:jc w:val="both"/>
        <w:textAlignment w:val="baseline"/>
        <w:rPr>
          <w:rFonts w:ascii="Arial" w:hAnsi="Arial" w:cs="Arial"/>
          <w:sz w:val="22"/>
          <w:szCs w:val="22"/>
          <w:lang w:val="en-GB"/>
        </w:rPr>
      </w:pPr>
    </w:p>
    <w:p w14:paraId="7C5F1353" w14:textId="77777777" w:rsidR="00B05B48" w:rsidRPr="00C35B57" w:rsidRDefault="00B05B48" w:rsidP="00506DAD">
      <w:pPr>
        <w:pStyle w:val="paragraph"/>
        <w:numPr>
          <w:ilvl w:val="0"/>
          <w:numId w:val="18"/>
        </w:numPr>
        <w:spacing w:before="0" w:beforeAutospacing="0" w:after="0" w:afterAutospacing="0"/>
        <w:ind w:left="960" w:firstLine="0"/>
        <w:jc w:val="both"/>
        <w:textAlignment w:val="baseline"/>
        <w:rPr>
          <w:rStyle w:val="eop"/>
          <w:rFonts w:ascii="Arial" w:hAnsi="Arial" w:cs="Arial"/>
          <w:sz w:val="22"/>
          <w:szCs w:val="22"/>
          <w:lang w:val="en-GB"/>
        </w:rPr>
      </w:pPr>
      <w:r w:rsidRPr="00C35B57">
        <w:rPr>
          <w:rStyle w:val="normaltextrun"/>
          <w:rFonts w:ascii="Arial" w:hAnsi="Arial" w:cs="Arial"/>
          <w:sz w:val="20"/>
          <w:szCs w:val="20"/>
          <w:lang w:val="en-GB"/>
        </w:rPr>
        <w:t xml:space="preserve">Self-contained: Reference data and Setup data are embedded within the dataset, and referred to using </w:t>
      </w:r>
      <w:proofErr w:type="gramStart"/>
      <w:r w:rsidRPr="00C35B57">
        <w:rPr>
          <w:rStyle w:val="normaltextrun"/>
          <w:rFonts w:ascii="Arial" w:hAnsi="Arial" w:cs="Arial"/>
          <w:sz w:val="20"/>
          <w:szCs w:val="20"/>
          <w:lang w:val="en-GB"/>
        </w:rPr>
        <w:t>locally-scoped</w:t>
      </w:r>
      <w:proofErr w:type="gramEnd"/>
      <w:r w:rsidRPr="00C35B57">
        <w:rPr>
          <w:rStyle w:val="normaltextrun"/>
          <w:rFonts w:ascii="Arial" w:hAnsi="Arial" w:cs="Arial"/>
          <w:sz w:val="20"/>
          <w:szCs w:val="20"/>
          <w:lang w:val="en-GB"/>
        </w:rPr>
        <w:t xml:space="preserve"> identifiers</w:t>
      </w:r>
      <w:r w:rsidRPr="00C35B57">
        <w:rPr>
          <w:rStyle w:val="eop"/>
          <w:rFonts w:ascii="Arial" w:hAnsi="Arial" w:cs="Arial"/>
          <w:sz w:val="20"/>
          <w:szCs w:val="20"/>
          <w:lang w:val="en-GB"/>
        </w:rPr>
        <w:t> </w:t>
      </w:r>
    </w:p>
    <w:p w14:paraId="2DA7583A" w14:textId="10C80C5C" w:rsidR="00B05B48" w:rsidRPr="00C35B57" w:rsidRDefault="00B05B48" w:rsidP="00B05B48">
      <w:pPr>
        <w:pStyle w:val="paragraph"/>
        <w:spacing w:before="0" w:beforeAutospacing="0" w:after="0" w:afterAutospacing="0"/>
        <w:ind w:left="960"/>
        <w:jc w:val="both"/>
        <w:textAlignment w:val="baseline"/>
        <w:rPr>
          <w:rFonts w:ascii="Arial" w:hAnsi="Arial" w:cs="Arial"/>
          <w:sz w:val="22"/>
          <w:szCs w:val="22"/>
          <w:lang w:val="en-GB"/>
        </w:rPr>
      </w:pPr>
    </w:p>
    <w:p w14:paraId="2C7EC032" w14:textId="46BC673D" w:rsidR="00880040" w:rsidRPr="000247A4" w:rsidRDefault="00B05B48" w:rsidP="000247A4">
      <w:pPr>
        <w:pStyle w:val="paragraph"/>
        <w:numPr>
          <w:ilvl w:val="0"/>
          <w:numId w:val="18"/>
        </w:numPr>
        <w:spacing w:before="0" w:beforeAutospacing="0" w:after="0" w:afterAutospacing="0"/>
        <w:ind w:left="960" w:firstLine="0"/>
        <w:jc w:val="both"/>
        <w:textAlignment w:val="baseline"/>
        <w:rPr>
          <w:rFonts w:ascii="Arial" w:hAnsi="Arial" w:cs="Arial"/>
          <w:sz w:val="22"/>
          <w:szCs w:val="22"/>
          <w:lang w:val="en-GB"/>
        </w:rPr>
      </w:pPr>
      <w:r w:rsidRPr="00C35B57">
        <w:rPr>
          <w:rStyle w:val="normaltextrun"/>
          <w:rFonts w:ascii="Arial" w:hAnsi="Arial" w:cs="Arial"/>
          <w:sz w:val="20"/>
          <w:szCs w:val="20"/>
          <w:lang w:val="en-GB"/>
        </w:rPr>
        <w:t xml:space="preserve">URL-referenced: Reference data and Setup data exist separately from the </w:t>
      </w:r>
      <w:proofErr w:type="gramStart"/>
      <w:r w:rsidRPr="00C35B57">
        <w:rPr>
          <w:rStyle w:val="normaltextrun"/>
          <w:rFonts w:ascii="Arial" w:hAnsi="Arial" w:cs="Arial"/>
          <w:sz w:val="20"/>
          <w:szCs w:val="20"/>
          <w:lang w:val="en-GB"/>
        </w:rPr>
        <w:t>dataset, and</w:t>
      </w:r>
      <w:proofErr w:type="gramEnd"/>
      <w:r w:rsidRPr="00C35B57">
        <w:rPr>
          <w:rStyle w:val="normaltextrun"/>
          <w:rFonts w:ascii="Arial" w:hAnsi="Arial" w:cs="Arial"/>
          <w:sz w:val="20"/>
          <w:szCs w:val="20"/>
          <w:lang w:val="en-GB"/>
        </w:rPr>
        <w:t xml:space="preserve"> are available in the standard format by dereferencing a uniform resource locator (URL) contained in the dataset.</w:t>
      </w:r>
    </w:p>
    <w:p w14:paraId="2D3D5FF6" w14:textId="77777777" w:rsidR="00B05B48" w:rsidRPr="00C35B57" w:rsidRDefault="00B05B48" w:rsidP="00B05B48">
      <w:pPr>
        <w:pStyle w:val="paragraph"/>
        <w:spacing w:before="0" w:beforeAutospacing="0" w:after="0" w:afterAutospacing="0"/>
        <w:jc w:val="both"/>
        <w:textAlignment w:val="baseline"/>
        <w:rPr>
          <w:rFonts w:ascii="Arial" w:hAnsi="Arial" w:cs="Arial"/>
          <w:sz w:val="22"/>
          <w:szCs w:val="22"/>
          <w:lang w:val="en-GB"/>
        </w:rPr>
      </w:pPr>
    </w:p>
    <w:p w14:paraId="74B40527" w14:textId="7C9A0905" w:rsidR="001F1784" w:rsidRPr="00C35B57" w:rsidRDefault="001F1784" w:rsidP="001F1784">
      <w:pPr>
        <w:pStyle w:val="Heading3"/>
      </w:pPr>
      <w:bookmarkStart w:id="107" w:name="_Toc160650449"/>
      <w:r w:rsidRPr="00C35B57">
        <w:t>9.</w:t>
      </w:r>
      <w:r w:rsidR="009A091C" w:rsidRPr="00C35B57">
        <w:t>2</w:t>
      </w:r>
      <w:r w:rsidRPr="00C35B57">
        <w:t>.</w:t>
      </w:r>
      <w:r w:rsidR="009A091C" w:rsidRPr="00C35B57">
        <w:t>2</w:t>
      </w:r>
      <w:r w:rsidR="0EFE34B7" w:rsidRPr="00C35B57">
        <w:t xml:space="preserve"> </w:t>
      </w:r>
      <w:r w:rsidRPr="00C35B57">
        <w:tab/>
      </w:r>
      <w:r w:rsidR="00324028">
        <w:tab/>
      </w:r>
      <w:r w:rsidR="00324028">
        <w:tab/>
      </w:r>
      <w:r w:rsidR="00B27786">
        <w:t>Meaning of Producer</w:t>
      </w:r>
      <w:bookmarkEnd w:id="107"/>
    </w:p>
    <w:p w14:paraId="79BBB160" w14:textId="4BDC158C" w:rsidR="000107E0" w:rsidRPr="00C35B57" w:rsidRDefault="000107E0" w:rsidP="000107E0">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A central concept in the model is that of </w:t>
      </w:r>
      <w:r w:rsidR="002D5964">
        <w:rPr>
          <w:rStyle w:val="normaltextrun"/>
          <w:rFonts w:ascii="Arial" w:hAnsi="Arial" w:cs="Arial"/>
          <w:sz w:val="20"/>
          <w:szCs w:val="20"/>
          <w:lang w:val="en-GB"/>
        </w:rPr>
        <w:t>Producer</w:t>
      </w:r>
      <w:r w:rsidRPr="00C35B57">
        <w:rPr>
          <w:rStyle w:val="normaltextrun"/>
          <w:rFonts w:ascii="Arial" w:hAnsi="Arial" w:cs="Arial"/>
          <w:sz w:val="20"/>
          <w:szCs w:val="20"/>
          <w:lang w:val="en-GB"/>
        </w:rPr>
        <w:t xml:space="preserve">. The </w:t>
      </w:r>
      <w:r w:rsidR="002D5964">
        <w:rPr>
          <w:rStyle w:val="normaltextrun"/>
          <w:rFonts w:ascii="Arial" w:hAnsi="Arial" w:cs="Arial"/>
          <w:sz w:val="20"/>
          <w:szCs w:val="20"/>
          <w:lang w:val="en-GB"/>
        </w:rPr>
        <w:t>Producer</w:t>
      </w:r>
      <w:r w:rsidRPr="00C35B57">
        <w:rPr>
          <w:rStyle w:val="normaltextrun"/>
          <w:rFonts w:ascii="Arial" w:hAnsi="Arial" w:cs="Arial"/>
          <w:sz w:val="20"/>
          <w:szCs w:val="20"/>
          <w:lang w:val="en-GB"/>
        </w:rPr>
        <w:t xml:space="preserve"> should not be interpreted as a specific individual </w:t>
      </w:r>
      <w:r w:rsidRPr="00C35B57">
        <w:rPr>
          <w:rStyle w:val="normaltextrun"/>
          <w:rFonts w:ascii="Arial" w:hAnsi="Arial" w:cs="Arial"/>
          <w:i/>
          <w:iCs/>
          <w:sz w:val="20"/>
          <w:szCs w:val="20"/>
          <w:lang w:val="en-GB"/>
        </w:rPr>
        <w:t>person</w:t>
      </w:r>
      <w:r w:rsidRPr="00C35B57">
        <w:rPr>
          <w:rStyle w:val="normaltextrun"/>
          <w:rFonts w:ascii="Arial" w:hAnsi="Arial" w:cs="Arial"/>
          <w:sz w:val="20"/>
          <w:szCs w:val="20"/>
          <w:lang w:val="en-GB"/>
        </w:rPr>
        <w:t xml:space="preserve"> (the </w:t>
      </w:r>
      <w:proofErr w:type="spellStart"/>
      <w:r w:rsidRPr="00C35B57">
        <w:rPr>
          <w:rStyle w:val="normaltextrun"/>
          <w:rFonts w:ascii="Arial" w:hAnsi="Arial" w:cs="Arial"/>
          <w:sz w:val="20"/>
          <w:szCs w:val="20"/>
          <w:lang w:val="en-GB"/>
        </w:rPr>
        <w:t>P</w:t>
      </w:r>
      <w:r w:rsidR="0097644E">
        <w:rPr>
          <w:rStyle w:val="normaltextrun"/>
          <w:rFonts w:ascii="Arial" w:hAnsi="Arial" w:cs="Arial"/>
          <w:sz w:val="20"/>
          <w:szCs w:val="20"/>
          <w:lang w:val="en-GB"/>
        </w:rPr>
        <w:t>arty</w:t>
      </w:r>
      <w:r w:rsidRPr="00C35B57">
        <w:rPr>
          <w:rStyle w:val="normaltextrun"/>
          <w:rFonts w:ascii="Arial" w:hAnsi="Arial" w:cs="Arial"/>
          <w:sz w:val="20"/>
          <w:szCs w:val="20"/>
          <w:lang w:val="en-GB"/>
        </w:rPr>
        <w:t>Role</w:t>
      </w:r>
      <w:proofErr w:type="spellEnd"/>
      <w:r w:rsidRPr="00C35B57">
        <w:rPr>
          <w:rStyle w:val="normaltextrun"/>
          <w:rFonts w:ascii="Arial" w:hAnsi="Arial" w:cs="Arial"/>
          <w:sz w:val="20"/>
          <w:szCs w:val="20"/>
          <w:lang w:val="en-GB"/>
        </w:rPr>
        <w:t xml:space="preserve"> class takes care of that, by assigning a role of </w:t>
      </w:r>
      <w:r w:rsidR="0097644E">
        <w:rPr>
          <w:rStyle w:val="normaltextrun"/>
          <w:rFonts w:ascii="Arial" w:hAnsi="Arial" w:cs="Arial"/>
          <w:sz w:val="20"/>
          <w:szCs w:val="20"/>
          <w:lang w:val="en-GB"/>
        </w:rPr>
        <w:t>PRODUCER</w:t>
      </w:r>
      <w:r w:rsidRPr="00C35B57">
        <w:rPr>
          <w:rStyle w:val="normaltextrun"/>
          <w:rFonts w:ascii="Arial" w:hAnsi="Arial" w:cs="Arial"/>
          <w:sz w:val="20"/>
          <w:szCs w:val="20"/>
          <w:lang w:val="en-GB"/>
        </w:rPr>
        <w:t xml:space="preserve"> to an instance of P</w:t>
      </w:r>
      <w:r w:rsidR="0097644E">
        <w:rPr>
          <w:rStyle w:val="normaltextrun"/>
          <w:rFonts w:ascii="Arial" w:hAnsi="Arial" w:cs="Arial"/>
          <w:sz w:val="20"/>
          <w:szCs w:val="20"/>
          <w:lang w:val="en-GB"/>
        </w:rPr>
        <w:t>arty</w:t>
      </w:r>
      <w:r w:rsidRPr="00C35B57">
        <w:rPr>
          <w:rStyle w:val="normaltextrun"/>
          <w:rFonts w:ascii="Arial" w:hAnsi="Arial" w:cs="Arial"/>
          <w:sz w:val="20"/>
          <w:szCs w:val="20"/>
          <w:lang w:val="en-GB"/>
        </w:rPr>
        <w:t xml:space="preserve">); instead, an instance of the </w:t>
      </w:r>
      <w:r w:rsidR="002D5964">
        <w:rPr>
          <w:rStyle w:val="normaltextrun"/>
          <w:rFonts w:ascii="Arial" w:hAnsi="Arial" w:cs="Arial"/>
          <w:sz w:val="20"/>
          <w:szCs w:val="20"/>
          <w:lang w:val="en-GB"/>
        </w:rPr>
        <w:t>Producer</w:t>
      </w:r>
      <w:r w:rsidRPr="00C35B57">
        <w:rPr>
          <w:rStyle w:val="normaltextrun"/>
          <w:rFonts w:ascii="Arial" w:hAnsi="Arial" w:cs="Arial"/>
          <w:sz w:val="20"/>
          <w:szCs w:val="20"/>
          <w:lang w:val="en-GB"/>
        </w:rPr>
        <w:t xml:space="preserve"> class should be interpreted as the underlying business entity.</w:t>
      </w:r>
      <w:r w:rsidRPr="00C35B57">
        <w:rPr>
          <w:rStyle w:val="eop"/>
          <w:rFonts w:ascii="Arial" w:hAnsi="Arial" w:cs="Arial"/>
          <w:sz w:val="20"/>
          <w:szCs w:val="20"/>
          <w:lang w:val="en-GB"/>
        </w:rPr>
        <w:t> </w:t>
      </w:r>
    </w:p>
    <w:p w14:paraId="77C5570B" w14:textId="77777777" w:rsidR="000107E0" w:rsidRPr="00C35B57" w:rsidRDefault="000107E0" w:rsidP="000107E0">
      <w:pPr>
        <w:pStyle w:val="paragraph"/>
        <w:spacing w:before="0" w:beforeAutospacing="0" w:after="0" w:afterAutospacing="0"/>
        <w:jc w:val="both"/>
        <w:textAlignment w:val="baseline"/>
        <w:rPr>
          <w:rFonts w:ascii="Segoe UI" w:hAnsi="Segoe UI" w:cs="Segoe UI"/>
          <w:sz w:val="18"/>
          <w:szCs w:val="18"/>
          <w:lang w:val="en-GB"/>
        </w:rPr>
      </w:pPr>
    </w:p>
    <w:p w14:paraId="3090A2AB" w14:textId="69C27E54" w:rsidR="000107E0" w:rsidRPr="00C35B57" w:rsidRDefault="000107E0" w:rsidP="000107E0">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Figure 1</w:t>
      </w:r>
      <w:r w:rsidR="00F817A9">
        <w:rPr>
          <w:rStyle w:val="normaltextrun"/>
          <w:rFonts w:ascii="Arial" w:hAnsi="Arial" w:cs="Arial"/>
          <w:sz w:val="20"/>
          <w:szCs w:val="20"/>
          <w:lang w:val="en-GB"/>
        </w:rPr>
        <w:t>5</w:t>
      </w:r>
      <w:r w:rsidRPr="00C35B57">
        <w:rPr>
          <w:rStyle w:val="normaltextrun"/>
          <w:rFonts w:ascii="Arial" w:hAnsi="Arial" w:cs="Arial"/>
          <w:sz w:val="20"/>
          <w:szCs w:val="20"/>
          <w:lang w:val="en-GB"/>
        </w:rPr>
        <w:t xml:space="preserve"> shows the relationships among different objects corresponding to Setup (</w:t>
      </w:r>
      <w:r w:rsidR="002D5964">
        <w:rPr>
          <w:rStyle w:val="normaltextrun"/>
          <w:rFonts w:ascii="Arial" w:hAnsi="Arial" w:cs="Arial"/>
          <w:sz w:val="20"/>
          <w:szCs w:val="20"/>
          <w:lang w:val="en-GB"/>
        </w:rPr>
        <w:t>Producer</w:t>
      </w:r>
      <w:r w:rsidR="00B27786">
        <w:rPr>
          <w:rStyle w:val="normaltextrun"/>
          <w:rFonts w:ascii="Arial" w:hAnsi="Arial" w:cs="Arial"/>
          <w:sz w:val="20"/>
          <w:szCs w:val="20"/>
          <w:lang w:val="en-GB"/>
        </w:rPr>
        <w:t>-specific</w:t>
      </w:r>
      <w:r w:rsidRPr="00C35B57">
        <w:rPr>
          <w:rStyle w:val="normaltextrun"/>
          <w:rFonts w:ascii="Arial" w:hAnsi="Arial" w:cs="Arial"/>
          <w:sz w:val="20"/>
          <w:szCs w:val="20"/>
          <w:lang w:val="en-GB"/>
        </w:rPr>
        <w:t>) Data. This is further broken out in Table 1</w:t>
      </w:r>
      <w:r w:rsidR="00771AD2">
        <w:rPr>
          <w:rStyle w:val="normaltextrun"/>
          <w:rFonts w:ascii="Arial" w:hAnsi="Arial" w:cs="Arial"/>
          <w:sz w:val="20"/>
          <w:szCs w:val="20"/>
          <w:lang w:val="en-GB"/>
        </w:rPr>
        <w:t>1</w:t>
      </w:r>
      <w:r w:rsidRPr="00C35B57">
        <w:rPr>
          <w:rStyle w:val="normaltextrun"/>
          <w:rFonts w:ascii="Arial" w:hAnsi="Arial" w:cs="Arial"/>
          <w:sz w:val="20"/>
          <w:szCs w:val="20"/>
          <w:lang w:val="en-GB"/>
        </w:rPr>
        <w:t>.</w:t>
      </w:r>
      <w:r w:rsidRPr="00C35B57">
        <w:rPr>
          <w:rStyle w:val="eop"/>
          <w:rFonts w:ascii="Arial" w:hAnsi="Arial" w:cs="Arial"/>
          <w:sz w:val="20"/>
          <w:szCs w:val="20"/>
          <w:lang w:val="en-GB"/>
        </w:rPr>
        <w:t> </w:t>
      </w:r>
    </w:p>
    <w:p w14:paraId="29651C85" w14:textId="77777777" w:rsidR="000107E0" w:rsidRPr="00C35B57" w:rsidRDefault="000107E0" w:rsidP="000107E0">
      <w:pPr>
        <w:pStyle w:val="paragraph"/>
        <w:spacing w:before="0" w:beforeAutospacing="0" w:after="0" w:afterAutospacing="0"/>
        <w:jc w:val="both"/>
        <w:textAlignment w:val="baseline"/>
        <w:rPr>
          <w:rFonts w:ascii="Segoe UI" w:hAnsi="Segoe UI" w:cs="Segoe UI"/>
          <w:sz w:val="18"/>
          <w:szCs w:val="18"/>
          <w:lang w:val="en-GB"/>
        </w:rPr>
      </w:pPr>
    </w:p>
    <w:p w14:paraId="37BD3816" w14:textId="03577C5B" w:rsidR="000107E0" w:rsidRPr="00C35B57" w:rsidRDefault="000107E0" w:rsidP="000107E0">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As shown in Figure 1</w:t>
      </w:r>
      <w:r w:rsidR="00F817A9">
        <w:rPr>
          <w:rStyle w:val="normaltextrun"/>
          <w:rFonts w:ascii="Arial" w:hAnsi="Arial" w:cs="Arial"/>
          <w:sz w:val="20"/>
          <w:szCs w:val="20"/>
          <w:lang w:val="en-GB"/>
        </w:rPr>
        <w:t>5</w:t>
      </w:r>
      <w:r w:rsidRPr="00C35B57">
        <w:rPr>
          <w:rStyle w:val="normaltextrun"/>
          <w:rFonts w:ascii="Arial" w:hAnsi="Arial" w:cs="Arial"/>
          <w:sz w:val="20"/>
          <w:szCs w:val="20"/>
          <w:lang w:val="en-GB"/>
        </w:rPr>
        <w:t xml:space="preserve">, the </w:t>
      </w:r>
      <w:r w:rsidR="002D5964">
        <w:rPr>
          <w:rStyle w:val="normaltextrun"/>
          <w:rFonts w:ascii="Arial" w:hAnsi="Arial" w:cs="Arial"/>
          <w:sz w:val="20"/>
          <w:szCs w:val="20"/>
          <w:lang w:val="en-GB"/>
        </w:rPr>
        <w:t>Producer</w:t>
      </w:r>
      <w:r w:rsidRPr="00C35B57">
        <w:rPr>
          <w:rStyle w:val="normaltextrun"/>
          <w:rFonts w:ascii="Arial" w:hAnsi="Arial" w:cs="Arial"/>
          <w:sz w:val="20"/>
          <w:szCs w:val="20"/>
          <w:lang w:val="en-GB"/>
        </w:rPr>
        <w:t xml:space="preserve"> class anchors many important concepts in the data model.</w:t>
      </w:r>
      <w:r w:rsidRPr="00C35B57">
        <w:rPr>
          <w:rStyle w:val="eop"/>
          <w:rFonts w:ascii="Arial" w:hAnsi="Arial" w:cs="Arial"/>
          <w:sz w:val="20"/>
          <w:szCs w:val="20"/>
          <w:lang w:val="en-GB"/>
        </w:rPr>
        <w:t> </w:t>
      </w:r>
    </w:p>
    <w:p w14:paraId="3C49008A" w14:textId="77777777" w:rsidR="000107E0" w:rsidRPr="00C35B57" w:rsidRDefault="000107E0" w:rsidP="000107E0">
      <w:pPr>
        <w:pStyle w:val="paragraph"/>
        <w:spacing w:before="0" w:beforeAutospacing="0" w:after="0" w:afterAutospacing="0"/>
        <w:jc w:val="both"/>
        <w:textAlignment w:val="baseline"/>
        <w:rPr>
          <w:rFonts w:ascii="Segoe UI" w:hAnsi="Segoe UI" w:cs="Segoe UI"/>
          <w:sz w:val="18"/>
          <w:szCs w:val="18"/>
          <w:lang w:val="en-GB"/>
        </w:rPr>
      </w:pPr>
    </w:p>
    <w:p w14:paraId="711D8625" w14:textId="7BCFB7FE" w:rsidR="000107E0" w:rsidRPr="00C35B57" w:rsidRDefault="00B85465" w:rsidP="000107E0">
      <w:pPr>
        <w:pStyle w:val="paragraph"/>
        <w:spacing w:before="0" w:beforeAutospacing="0" w:after="0" w:afterAutospacing="0"/>
        <w:jc w:val="center"/>
        <w:textAlignment w:val="baseline"/>
        <w:rPr>
          <w:rStyle w:val="eop"/>
          <w:rFonts w:ascii="Arial" w:hAnsi="Arial" w:cs="Arial"/>
          <w:sz w:val="20"/>
          <w:szCs w:val="20"/>
          <w:lang w:val="en-GB"/>
        </w:rPr>
      </w:pPr>
      <w:r w:rsidRPr="00B85465">
        <w:rPr>
          <w:rStyle w:val="eop"/>
          <w:noProof/>
        </w:rPr>
        <w:lastRenderedPageBreak/>
        <w:drawing>
          <wp:inline distT="0" distB="0" distL="0" distR="0" wp14:anchorId="1AC24438" wp14:editId="52688488">
            <wp:extent cx="5016500" cy="2616598"/>
            <wp:effectExtent l="0" t="0" r="0" b="0"/>
            <wp:docPr id="116352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9650" cy="2618241"/>
                    </a:xfrm>
                    <a:prstGeom prst="rect">
                      <a:avLst/>
                    </a:prstGeom>
                    <a:noFill/>
                    <a:ln>
                      <a:noFill/>
                    </a:ln>
                  </pic:spPr>
                </pic:pic>
              </a:graphicData>
            </a:graphic>
          </wp:inline>
        </w:drawing>
      </w:r>
      <w:r w:rsidR="000107E0" w:rsidRPr="00C35B57">
        <w:rPr>
          <w:rStyle w:val="eop"/>
          <w:rFonts w:ascii="Arial" w:hAnsi="Arial" w:cs="Arial"/>
          <w:sz w:val="20"/>
          <w:szCs w:val="20"/>
          <w:lang w:val="en-GB"/>
        </w:rPr>
        <w:t> </w:t>
      </w:r>
    </w:p>
    <w:p w14:paraId="7245DF56" w14:textId="77777777" w:rsidR="000107E0" w:rsidRPr="00C35B57" w:rsidRDefault="000107E0" w:rsidP="000107E0">
      <w:pPr>
        <w:pStyle w:val="paragraph"/>
        <w:spacing w:before="0" w:beforeAutospacing="0" w:after="0" w:afterAutospacing="0"/>
        <w:jc w:val="center"/>
        <w:textAlignment w:val="baseline"/>
        <w:rPr>
          <w:rFonts w:ascii="Segoe UI" w:hAnsi="Segoe UI" w:cs="Segoe UI"/>
          <w:sz w:val="18"/>
          <w:szCs w:val="18"/>
          <w:lang w:val="en-GB"/>
        </w:rPr>
      </w:pPr>
    </w:p>
    <w:p w14:paraId="14B037B3" w14:textId="0EB13073" w:rsidR="000107E0" w:rsidRPr="00C35B57" w:rsidRDefault="000107E0" w:rsidP="000107E0">
      <w:pPr>
        <w:pStyle w:val="paragraph"/>
        <w:spacing w:before="0" w:beforeAutospacing="0" w:after="0" w:afterAutospacing="0"/>
        <w:jc w:val="center"/>
        <w:textAlignment w:val="baseline"/>
        <w:rPr>
          <w:rStyle w:val="normaltextrun"/>
          <w:rFonts w:ascii="Arial" w:hAnsi="Arial" w:cs="Arial"/>
          <w:b/>
          <w:bCs/>
          <w:sz w:val="20"/>
          <w:szCs w:val="20"/>
          <w:lang w:val="en-GB"/>
        </w:rPr>
      </w:pPr>
      <w:r w:rsidRPr="00C35B57">
        <w:rPr>
          <w:rStyle w:val="normaltextrun"/>
          <w:rFonts w:ascii="Arial" w:hAnsi="Arial" w:cs="Arial"/>
          <w:b/>
          <w:sz w:val="20"/>
          <w:szCs w:val="20"/>
          <w:lang w:val="en-GB"/>
        </w:rPr>
        <w:t>Figure 1</w:t>
      </w:r>
      <w:r w:rsidR="00F817A9">
        <w:rPr>
          <w:rStyle w:val="normaltextrun"/>
          <w:rFonts w:ascii="Arial" w:hAnsi="Arial" w:cs="Arial"/>
          <w:b/>
          <w:sz w:val="20"/>
          <w:szCs w:val="20"/>
          <w:lang w:val="en-GB"/>
        </w:rPr>
        <w:t>5</w:t>
      </w:r>
      <w:r w:rsidRPr="00C35B57">
        <w:rPr>
          <w:rStyle w:val="normaltextrun"/>
          <w:rFonts w:ascii="Arial" w:hAnsi="Arial" w:cs="Arial"/>
          <w:b/>
          <w:bCs/>
          <w:sz w:val="20"/>
          <w:szCs w:val="20"/>
          <w:lang w:val="en-GB"/>
        </w:rPr>
        <w:t xml:space="preserve"> – The </w:t>
      </w:r>
      <w:r w:rsidR="002D5964">
        <w:rPr>
          <w:rStyle w:val="normaltextrun"/>
          <w:rFonts w:ascii="Arial" w:hAnsi="Arial" w:cs="Arial"/>
          <w:b/>
          <w:bCs/>
          <w:sz w:val="20"/>
          <w:szCs w:val="20"/>
          <w:lang w:val="en-GB"/>
        </w:rPr>
        <w:t>Producer</w:t>
      </w:r>
      <w:r w:rsidRPr="00C35B57">
        <w:rPr>
          <w:rStyle w:val="normaltextrun"/>
          <w:rFonts w:ascii="Arial" w:hAnsi="Arial" w:cs="Arial"/>
          <w:b/>
          <w:bCs/>
          <w:sz w:val="20"/>
          <w:szCs w:val="20"/>
          <w:lang w:val="en-GB"/>
        </w:rPr>
        <w:t xml:space="preserve"> class and relationships</w:t>
      </w:r>
    </w:p>
    <w:p w14:paraId="190F8DD4" w14:textId="77777777" w:rsidR="000107E0" w:rsidRPr="00C35B57" w:rsidRDefault="000107E0" w:rsidP="000107E0">
      <w:pPr>
        <w:pStyle w:val="paragraph"/>
        <w:spacing w:before="0" w:beforeAutospacing="0" w:after="0" w:afterAutospacing="0"/>
        <w:jc w:val="center"/>
        <w:textAlignment w:val="baseline"/>
        <w:rPr>
          <w:rFonts w:ascii="Segoe UI" w:hAnsi="Segoe UI" w:cs="Segoe UI"/>
          <w:b/>
          <w:bCs/>
          <w:sz w:val="18"/>
          <w:szCs w:val="18"/>
          <w:lang w:val="en-GB"/>
        </w:rPr>
      </w:pPr>
    </w:p>
    <w:p w14:paraId="3936A4A7" w14:textId="6B0AC74B" w:rsidR="001F1784" w:rsidRPr="00C35B57" w:rsidRDefault="001F1784" w:rsidP="001F1784"/>
    <w:p w14:paraId="5CFC320F" w14:textId="616A9B35" w:rsidR="009A091C" w:rsidRPr="00C35B57" w:rsidRDefault="009A091C" w:rsidP="009A091C">
      <w:pPr>
        <w:pStyle w:val="Heading3"/>
      </w:pPr>
      <w:bookmarkStart w:id="108" w:name="_Toc160650450"/>
      <w:r w:rsidRPr="00C35B57">
        <w:t>9.2.3</w:t>
      </w:r>
      <w:r w:rsidR="0410E665" w:rsidRPr="00C35B57">
        <w:t xml:space="preserve"> </w:t>
      </w:r>
      <w:r w:rsidRPr="00C35B57">
        <w:tab/>
      </w:r>
      <w:r w:rsidR="00324028">
        <w:tab/>
      </w:r>
      <w:r w:rsidR="00324028">
        <w:tab/>
      </w:r>
      <w:r w:rsidR="002D5964">
        <w:t>Producer</w:t>
      </w:r>
      <w:bookmarkEnd w:id="108"/>
    </w:p>
    <w:p w14:paraId="0855DE4A" w14:textId="2EC4011C" w:rsidR="003032FE" w:rsidRPr="00C35B57" w:rsidRDefault="003032FE" w:rsidP="003032FE">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This type represents the </w:t>
      </w:r>
      <w:r w:rsidR="002D5964">
        <w:rPr>
          <w:rStyle w:val="normaltextrun"/>
          <w:rFonts w:ascii="Arial" w:hAnsi="Arial" w:cs="Arial"/>
          <w:sz w:val="20"/>
          <w:szCs w:val="20"/>
          <w:lang w:val="en-GB"/>
        </w:rPr>
        <w:t>producer</w:t>
      </w:r>
      <w:r w:rsidRPr="00C35B57">
        <w:rPr>
          <w:rStyle w:val="normaltextrun"/>
          <w:rFonts w:ascii="Arial" w:hAnsi="Arial" w:cs="Arial"/>
          <w:sz w:val="20"/>
          <w:szCs w:val="20"/>
          <w:lang w:val="en-GB"/>
        </w:rPr>
        <w:t xml:space="preserve"> business entity that </w:t>
      </w:r>
      <w:r w:rsidR="0064003B">
        <w:rPr>
          <w:rStyle w:val="normaltextrun"/>
          <w:rFonts w:ascii="Arial" w:hAnsi="Arial" w:cs="Arial"/>
          <w:sz w:val="20"/>
          <w:szCs w:val="20"/>
          <w:lang w:val="en-GB"/>
        </w:rPr>
        <w:t>an</w:t>
      </w:r>
      <w:r w:rsidRPr="00C35B57">
        <w:rPr>
          <w:rStyle w:val="normaltextrun"/>
          <w:rFonts w:ascii="Arial" w:hAnsi="Arial" w:cs="Arial"/>
          <w:sz w:val="20"/>
          <w:szCs w:val="20"/>
          <w:lang w:val="en-GB"/>
        </w:rPr>
        <w:t xml:space="preserve"> irrigation system</w:t>
      </w:r>
      <w:r w:rsidR="002A1512">
        <w:rPr>
          <w:rStyle w:val="normaltextrun"/>
          <w:rFonts w:ascii="Arial" w:hAnsi="Arial" w:cs="Arial"/>
          <w:sz w:val="20"/>
          <w:szCs w:val="20"/>
          <w:lang w:val="en-GB"/>
        </w:rPr>
        <w:t xml:space="preserve"> (4.11)</w:t>
      </w:r>
      <w:r w:rsidRPr="00C35B57">
        <w:rPr>
          <w:rStyle w:val="normaltextrun"/>
          <w:rFonts w:ascii="Arial" w:hAnsi="Arial" w:cs="Arial"/>
          <w:sz w:val="20"/>
          <w:szCs w:val="20"/>
          <w:lang w:val="en-GB"/>
        </w:rPr>
        <w:t>, resource, or document is associated with.</w:t>
      </w:r>
      <w:r w:rsidRPr="00C35B57">
        <w:rPr>
          <w:rStyle w:val="eop"/>
          <w:rFonts w:ascii="Arial" w:hAnsi="Arial" w:cs="Arial"/>
          <w:sz w:val="20"/>
          <w:szCs w:val="20"/>
          <w:lang w:val="en-GB"/>
        </w:rPr>
        <w:t> </w:t>
      </w:r>
    </w:p>
    <w:p w14:paraId="1AB0CF18" w14:textId="77777777" w:rsidR="003032FE" w:rsidRPr="00C35B57" w:rsidRDefault="003032FE" w:rsidP="003032FE">
      <w:pPr>
        <w:pStyle w:val="paragraph"/>
        <w:spacing w:before="0" w:beforeAutospacing="0" w:after="0" w:afterAutospacing="0"/>
        <w:jc w:val="both"/>
        <w:textAlignment w:val="baseline"/>
        <w:rPr>
          <w:rFonts w:ascii="Segoe UI" w:hAnsi="Segoe UI" w:cs="Segoe UI"/>
          <w:sz w:val="18"/>
          <w:szCs w:val="18"/>
          <w:lang w:val="en-GB"/>
        </w:rPr>
      </w:pPr>
    </w:p>
    <w:p w14:paraId="613D6019" w14:textId="7855D761" w:rsidR="003032FE" w:rsidRPr="00C35B57" w:rsidRDefault="00B27786" w:rsidP="493D28E7">
      <w:pPr>
        <w:pStyle w:val="paragraph"/>
        <w:spacing w:before="0" w:beforeAutospacing="0" w:after="0" w:afterAutospacing="0"/>
        <w:ind w:left="480" w:right="480"/>
        <w:jc w:val="both"/>
        <w:textAlignment w:val="baseline"/>
        <w:rPr>
          <w:rStyle w:val="eop"/>
          <w:rFonts w:ascii="Arial" w:hAnsi="Arial" w:cs="Arial"/>
          <w:sz w:val="20"/>
          <w:szCs w:val="20"/>
          <w:lang w:val="en-GB"/>
        </w:rPr>
      </w:pPr>
      <w:r>
        <w:rPr>
          <w:rStyle w:val="normaltextrun"/>
          <w:rFonts w:ascii="Arial" w:hAnsi="Arial" w:cs="Arial"/>
          <w:b/>
          <w:bCs/>
          <w:sz w:val="20"/>
          <w:szCs w:val="20"/>
          <w:lang w:val="en-GB"/>
        </w:rPr>
        <w:t xml:space="preserve">id: </w:t>
      </w:r>
      <w:r w:rsidRPr="00B27786">
        <w:rPr>
          <w:rStyle w:val="normaltextrun"/>
          <w:rFonts w:ascii="Arial" w:hAnsi="Arial" w:cs="Arial"/>
          <w:sz w:val="20"/>
          <w:szCs w:val="20"/>
          <w:lang w:val="en-GB"/>
        </w:rPr>
        <w:t xml:space="preserve">Required </w:t>
      </w:r>
      <w:proofErr w:type="spellStart"/>
      <w:r w:rsidRPr="00B27786">
        <w:rPr>
          <w:rStyle w:val="normaltextrun"/>
          <w:rFonts w:ascii="Arial" w:hAnsi="Arial" w:cs="Arial"/>
          <w:sz w:val="20"/>
          <w:szCs w:val="20"/>
          <w:lang w:val="en-GB"/>
        </w:rPr>
        <w:t>CompoundIdentifier</w:t>
      </w:r>
      <w:proofErr w:type="spellEnd"/>
      <w:r w:rsidRPr="00B27786">
        <w:rPr>
          <w:rStyle w:val="normaltextrun"/>
          <w:rFonts w:ascii="Arial" w:hAnsi="Arial" w:cs="Arial"/>
          <w:sz w:val="20"/>
          <w:szCs w:val="20"/>
          <w:lang w:val="en-GB"/>
        </w:rPr>
        <w:t xml:space="preserve">. Includes a string used to refer to this </w:t>
      </w:r>
      <w:r>
        <w:rPr>
          <w:rStyle w:val="normaltextrun"/>
          <w:rFonts w:ascii="Arial" w:hAnsi="Arial" w:cs="Arial"/>
          <w:sz w:val="20"/>
          <w:szCs w:val="20"/>
          <w:lang w:val="en-GB"/>
        </w:rPr>
        <w:t>producer</w:t>
      </w:r>
      <w:r w:rsidRPr="00B27786">
        <w:rPr>
          <w:rStyle w:val="normaltextrun"/>
          <w:rFonts w:ascii="Arial" w:hAnsi="Arial" w:cs="Arial"/>
          <w:sz w:val="20"/>
          <w:szCs w:val="20"/>
          <w:lang w:val="en-GB"/>
        </w:rPr>
        <w:t xml:space="preserve"> in the scope of a document, along with a collection of unique ids that represent the </w:t>
      </w:r>
      <w:r>
        <w:rPr>
          <w:rStyle w:val="normaltextrun"/>
          <w:rFonts w:ascii="Arial" w:hAnsi="Arial" w:cs="Arial"/>
          <w:sz w:val="20"/>
          <w:szCs w:val="20"/>
          <w:lang w:val="en-GB"/>
        </w:rPr>
        <w:t>producer</w:t>
      </w:r>
      <w:r w:rsidRPr="00B27786">
        <w:rPr>
          <w:rStyle w:val="normaltextrun"/>
          <w:rFonts w:ascii="Arial" w:hAnsi="Arial" w:cs="Arial"/>
          <w:sz w:val="20"/>
          <w:szCs w:val="20"/>
          <w:lang w:val="en-GB"/>
        </w:rPr>
        <w:t xml:space="preserve"> in FMIS and other systems.</w:t>
      </w:r>
      <w:r w:rsidR="2DD8F481" w:rsidRPr="00B27786">
        <w:rPr>
          <w:rStyle w:val="eop"/>
          <w:rFonts w:ascii="Arial" w:hAnsi="Arial" w:cs="Arial"/>
          <w:sz w:val="20"/>
          <w:szCs w:val="20"/>
          <w:lang w:val="en-GB"/>
        </w:rPr>
        <w:t> </w:t>
      </w:r>
    </w:p>
    <w:p w14:paraId="4C6016A4" w14:textId="77777777" w:rsidR="003032FE" w:rsidRPr="00C35B57" w:rsidRDefault="003032FE" w:rsidP="003032FE">
      <w:pPr>
        <w:pStyle w:val="paragraph"/>
        <w:spacing w:before="0" w:beforeAutospacing="0" w:after="0" w:afterAutospacing="0"/>
        <w:ind w:left="480" w:right="480"/>
        <w:jc w:val="both"/>
        <w:textAlignment w:val="baseline"/>
        <w:rPr>
          <w:rFonts w:ascii="Segoe UI" w:hAnsi="Segoe UI" w:cs="Segoe UI"/>
          <w:sz w:val="18"/>
          <w:szCs w:val="18"/>
          <w:lang w:val="en-GB"/>
        </w:rPr>
      </w:pPr>
    </w:p>
    <w:p w14:paraId="0A9C8729" w14:textId="1CFD4384" w:rsidR="003032FE" w:rsidRPr="00C35B57" w:rsidRDefault="00C54D14" w:rsidP="003032FE">
      <w:pPr>
        <w:pStyle w:val="paragraph"/>
        <w:spacing w:before="0" w:beforeAutospacing="0" w:after="0" w:afterAutospacing="0"/>
        <w:ind w:left="480" w:right="480"/>
        <w:jc w:val="both"/>
        <w:textAlignment w:val="baseline"/>
        <w:rPr>
          <w:rStyle w:val="eop"/>
          <w:rFonts w:ascii="Arial" w:hAnsi="Arial" w:cs="Arial"/>
          <w:sz w:val="20"/>
          <w:szCs w:val="20"/>
          <w:lang w:val="en-GB"/>
        </w:rPr>
      </w:pPr>
      <w:r>
        <w:rPr>
          <w:rStyle w:val="normaltextrun"/>
          <w:rFonts w:ascii="Arial" w:hAnsi="Arial" w:cs="Arial"/>
          <w:b/>
          <w:bCs/>
          <w:sz w:val="20"/>
          <w:szCs w:val="20"/>
          <w:lang w:val="en-GB"/>
        </w:rPr>
        <w:t>d</w:t>
      </w:r>
      <w:r w:rsidR="003032FE" w:rsidRPr="00C35B57">
        <w:rPr>
          <w:rStyle w:val="normaltextrun"/>
          <w:rFonts w:ascii="Arial" w:hAnsi="Arial" w:cs="Arial"/>
          <w:b/>
          <w:bCs/>
          <w:sz w:val="20"/>
          <w:szCs w:val="20"/>
          <w:lang w:val="en-GB"/>
        </w:rPr>
        <w:t>escription:</w:t>
      </w:r>
      <w:r w:rsidR="003032FE" w:rsidRPr="00C35B57">
        <w:rPr>
          <w:rStyle w:val="normaltextrun"/>
          <w:rFonts w:ascii="Arial" w:hAnsi="Arial" w:cs="Arial"/>
          <w:sz w:val="20"/>
          <w:szCs w:val="20"/>
          <w:lang w:val="en-GB"/>
        </w:rPr>
        <w:t xml:space="preserve"> </w:t>
      </w:r>
      <w:r w:rsidR="00B27786">
        <w:rPr>
          <w:rStyle w:val="normaltextrun"/>
          <w:rFonts w:ascii="Arial" w:hAnsi="Arial" w:cs="Arial"/>
          <w:sz w:val="20"/>
          <w:szCs w:val="20"/>
          <w:lang w:val="en-GB"/>
        </w:rPr>
        <w:t xml:space="preserve">String, required. </w:t>
      </w:r>
      <w:r w:rsidR="003032FE" w:rsidRPr="00C35B57">
        <w:rPr>
          <w:rStyle w:val="normaltextrun"/>
          <w:rFonts w:ascii="Arial" w:hAnsi="Arial" w:cs="Arial"/>
          <w:sz w:val="20"/>
          <w:szCs w:val="20"/>
          <w:lang w:val="en-GB"/>
        </w:rPr>
        <w:t xml:space="preserve">Human-readable name of the </w:t>
      </w:r>
      <w:r w:rsidR="002D5964">
        <w:rPr>
          <w:rStyle w:val="normaltextrun"/>
          <w:rFonts w:ascii="Arial" w:hAnsi="Arial" w:cs="Arial"/>
          <w:sz w:val="20"/>
          <w:szCs w:val="20"/>
          <w:lang w:val="en-GB"/>
        </w:rPr>
        <w:t>producer</w:t>
      </w:r>
      <w:r w:rsidR="003032FE" w:rsidRPr="00C35B57">
        <w:rPr>
          <w:rStyle w:val="normaltextrun"/>
          <w:rFonts w:ascii="Arial" w:hAnsi="Arial" w:cs="Arial"/>
          <w:sz w:val="20"/>
          <w:szCs w:val="20"/>
          <w:lang w:val="en-GB"/>
        </w:rPr>
        <w:t xml:space="preserve"> or business entity.</w:t>
      </w:r>
      <w:r w:rsidR="003032FE" w:rsidRPr="00C35B57">
        <w:rPr>
          <w:rStyle w:val="eop"/>
          <w:rFonts w:ascii="Arial" w:hAnsi="Arial" w:cs="Arial"/>
          <w:sz w:val="20"/>
          <w:szCs w:val="20"/>
          <w:lang w:val="en-GB"/>
        </w:rPr>
        <w:t> </w:t>
      </w:r>
    </w:p>
    <w:p w14:paraId="5ADA13C7" w14:textId="77777777" w:rsidR="003032FE" w:rsidRPr="00C35B57" w:rsidRDefault="003032FE" w:rsidP="003032FE">
      <w:pPr>
        <w:pStyle w:val="paragraph"/>
        <w:spacing w:before="0" w:beforeAutospacing="0" w:after="0" w:afterAutospacing="0"/>
        <w:ind w:left="480" w:right="480"/>
        <w:jc w:val="both"/>
        <w:textAlignment w:val="baseline"/>
        <w:rPr>
          <w:rFonts w:ascii="Segoe UI" w:hAnsi="Segoe UI" w:cs="Segoe UI"/>
          <w:sz w:val="18"/>
          <w:szCs w:val="18"/>
          <w:lang w:val="en-GB"/>
        </w:rPr>
      </w:pPr>
    </w:p>
    <w:p w14:paraId="31F9EED6" w14:textId="4D9B3B28" w:rsidR="003032FE" w:rsidRPr="00C35B57" w:rsidRDefault="00C54D14" w:rsidP="003032FE">
      <w:pPr>
        <w:pStyle w:val="paragraph"/>
        <w:spacing w:before="0" w:beforeAutospacing="0" w:after="0" w:afterAutospacing="0"/>
        <w:ind w:left="480" w:righ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c</w:t>
      </w:r>
      <w:r w:rsidR="003032FE" w:rsidRPr="00C35B57">
        <w:rPr>
          <w:rStyle w:val="normaltextrun"/>
          <w:rFonts w:ascii="Arial" w:hAnsi="Arial" w:cs="Arial"/>
          <w:b/>
          <w:bCs/>
          <w:sz w:val="20"/>
          <w:szCs w:val="20"/>
          <w:lang w:val="en-GB"/>
        </w:rPr>
        <w:t>ontextItem</w:t>
      </w:r>
      <w:r w:rsidR="00B27786">
        <w:rPr>
          <w:rStyle w:val="normaltextrun"/>
          <w:rFonts w:ascii="Arial" w:hAnsi="Arial" w:cs="Arial"/>
          <w:b/>
          <w:bCs/>
          <w:sz w:val="20"/>
          <w:szCs w:val="20"/>
          <w:lang w:val="en-GB"/>
        </w:rPr>
        <w:t>s</w:t>
      </w:r>
      <w:proofErr w:type="spellEnd"/>
      <w:r w:rsidR="003032FE" w:rsidRPr="00C35B57">
        <w:rPr>
          <w:rStyle w:val="normaltextrun"/>
          <w:rFonts w:ascii="Arial" w:hAnsi="Arial" w:cs="Arial"/>
          <w:b/>
          <w:bCs/>
          <w:sz w:val="20"/>
          <w:szCs w:val="20"/>
          <w:lang w:val="en-GB"/>
        </w:rPr>
        <w:t>:</w:t>
      </w:r>
      <w:r w:rsidR="003032FE" w:rsidRPr="00C35B57">
        <w:rPr>
          <w:rStyle w:val="normaltextrun"/>
          <w:rFonts w:ascii="Arial" w:hAnsi="Arial" w:cs="Arial"/>
          <w:sz w:val="20"/>
          <w:szCs w:val="20"/>
          <w:lang w:val="en-GB"/>
        </w:rPr>
        <w:t xml:space="preserve"> </w:t>
      </w:r>
      <w:r w:rsidR="00B27786">
        <w:rPr>
          <w:rStyle w:val="normaltextrun"/>
          <w:rFonts w:ascii="Arial" w:hAnsi="Arial" w:cs="Arial"/>
          <w:sz w:val="20"/>
          <w:szCs w:val="20"/>
          <w:lang w:val="en-GB"/>
        </w:rPr>
        <w:t>Optional l</w:t>
      </w:r>
      <w:r w:rsidR="003032FE" w:rsidRPr="00C35B57">
        <w:rPr>
          <w:rStyle w:val="normaltextrun"/>
          <w:rFonts w:ascii="Arial" w:hAnsi="Arial" w:cs="Arial"/>
          <w:sz w:val="20"/>
          <w:szCs w:val="20"/>
          <w:lang w:val="en-GB"/>
        </w:rPr>
        <w:t xml:space="preserve">ist of </w:t>
      </w:r>
      <w:proofErr w:type="gramStart"/>
      <w:r w:rsidR="00B27786">
        <w:rPr>
          <w:rStyle w:val="normaltextrun"/>
          <w:rFonts w:ascii="Arial" w:hAnsi="Arial" w:cs="Arial"/>
          <w:sz w:val="20"/>
          <w:szCs w:val="20"/>
          <w:lang w:val="en-GB"/>
        </w:rPr>
        <w:t>0..</w:t>
      </w:r>
      <w:proofErr w:type="gramEnd"/>
      <w:r w:rsidR="00B27786">
        <w:rPr>
          <w:rStyle w:val="normaltextrun"/>
          <w:rFonts w:ascii="Arial" w:hAnsi="Arial" w:cs="Arial"/>
          <w:sz w:val="20"/>
          <w:szCs w:val="20"/>
          <w:lang w:val="en-GB"/>
        </w:rPr>
        <w:t xml:space="preserve">* </w:t>
      </w:r>
      <w:proofErr w:type="spellStart"/>
      <w:r w:rsidR="00B27786">
        <w:rPr>
          <w:rStyle w:val="normaltextrun"/>
          <w:rFonts w:ascii="Arial" w:hAnsi="Arial" w:cs="Arial"/>
          <w:sz w:val="20"/>
          <w:szCs w:val="20"/>
          <w:lang w:val="en-GB"/>
        </w:rPr>
        <w:t>C</w:t>
      </w:r>
      <w:r w:rsidR="003032FE" w:rsidRPr="00C35B57">
        <w:rPr>
          <w:rStyle w:val="normaltextrun"/>
          <w:rFonts w:ascii="Arial" w:hAnsi="Arial" w:cs="Arial"/>
          <w:sz w:val="20"/>
          <w:szCs w:val="20"/>
          <w:lang w:val="en-GB"/>
        </w:rPr>
        <w:t>ontext</w:t>
      </w:r>
      <w:r w:rsidR="00B27786">
        <w:rPr>
          <w:rStyle w:val="normaltextrun"/>
          <w:rFonts w:ascii="Arial" w:hAnsi="Arial" w:cs="Arial"/>
          <w:sz w:val="20"/>
          <w:szCs w:val="20"/>
          <w:lang w:val="en-GB"/>
        </w:rPr>
        <w:t>I</w:t>
      </w:r>
      <w:r w:rsidR="003032FE" w:rsidRPr="00C35B57">
        <w:rPr>
          <w:rStyle w:val="normaltextrun"/>
          <w:rFonts w:ascii="Arial" w:hAnsi="Arial" w:cs="Arial"/>
          <w:sz w:val="20"/>
          <w:szCs w:val="20"/>
          <w:lang w:val="en-GB"/>
        </w:rPr>
        <w:t>tem</w:t>
      </w:r>
      <w:proofErr w:type="spellEnd"/>
      <w:r w:rsidR="00B27786">
        <w:rPr>
          <w:rStyle w:val="normaltextrun"/>
          <w:rFonts w:ascii="Arial" w:hAnsi="Arial" w:cs="Arial"/>
          <w:sz w:val="20"/>
          <w:szCs w:val="20"/>
          <w:lang w:val="en-GB"/>
        </w:rPr>
        <w:t xml:space="preserve"> instance</w:t>
      </w:r>
      <w:r w:rsidR="003032FE" w:rsidRPr="00C35B57">
        <w:rPr>
          <w:rStyle w:val="normaltextrun"/>
          <w:rFonts w:ascii="Arial" w:hAnsi="Arial" w:cs="Arial"/>
          <w:sz w:val="20"/>
          <w:szCs w:val="20"/>
          <w:lang w:val="en-GB"/>
        </w:rPr>
        <w:t>s. These allow associating geopolitical-context-specific information to otherwise universal data types.</w:t>
      </w:r>
      <w:r w:rsidR="003032FE" w:rsidRPr="00C35B57">
        <w:rPr>
          <w:rStyle w:val="eop"/>
          <w:rFonts w:ascii="Arial" w:hAnsi="Arial" w:cs="Arial"/>
          <w:sz w:val="20"/>
          <w:szCs w:val="20"/>
          <w:lang w:val="en-GB"/>
        </w:rPr>
        <w:t> </w:t>
      </w:r>
      <w:r w:rsidR="00C63D46" w:rsidRPr="00C63D46">
        <w:rPr>
          <w:rStyle w:val="eop"/>
          <w:rFonts w:ascii="Arial" w:hAnsi="Arial" w:cs="Arial"/>
          <w:sz w:val="20"/>
          <w:szCs w:val="20"/>
          <w:lang w:val="en-GB"/>
        </w:rPr>
        <w:t xml:space="preserve">For example, the Producer instance might contain a </w:t>
      </w:r>
      <w:proofErr w:type="spellStart"/>
      <w:r w:rsidR="00C63D46" w:rsidRPr="00C63D46">
        <w:rPr>
          <w:rStyle w:val="eop"/>
          <w:rFonts w:ascii="Arial" w:hAnsi="Arial" w:cs="Arial"/>
          <w:sz w:val="20"/>
          <w:szCs w:val="20"/>
          <w:lang w:val="en-GB"/>
        </w:rPr>
        <w:t>ContextItem</w:t>
      </w:r>
      <w:proofErr w:type="spellEnd"/>
      <w:r w:rsidR="00C63D46" w:rsidRPr="00C63D46">
        <w:rPr>
          <w:rStyle w:val="eop"/>
          <w:rFonts w:ascii="Arial" w:hAnsi="Arial" w:cs="Arial"/>
          <w:sz w:val="20"/>
          <w:szCs w:val="20"/>
          <w:lang w:val="en-GB"/>
        </w:rPr>
        <w:t xml:space="preserve"> instance that identifies the USDA Farm Service Agency identifier for this producer, as described in </w:t>
      </w:r>
      <w:proofErr w:type="spellStart"/>
      <w:r w:rsidR="00C63D46" w:rsidRPr="00C63D46">
        <w:rPr>
          <w:rStyle w:val="eop"/>
          <w:rFonts w:ascii="Arial" w:hAnsi="Arial" w:cs="Arial"/>
          <w:sz w:val="20"/>
          <w:szCs w:val="20"/>
          <w:lang w:val="en-GB"/>
        </w:rPr>
        <w:t>Clasue</w:t>
      </w:r>
      <w:proofErr w:type="spellEnd"/>
      <w:r w:rsidR="00C63D46" w:rsidRPr="00C63D46">
        <w:rPr>
          <w:rStyle w:val="eop"/>
          <w:rFonts w:ascii="Arial" w:hAnsi="Arial" w:cs="Arial"/>
          <w:sz w:val="20"/>
          <w:szCs w:val="20"/>
          <w:lang w:val="en-GB"/>
        </w:rPr>
        <w:t xml:space="preserve"> 8.5.10.1.</w:t>
      </w:r>
    </w:p>
    <w:p w14:paraId="1CC91D46" w14:textId="77777777" w:rsidR="003032FE" w:rsidRPr="00C35B57" w:rsidRDefault="003032FE" w:rsidP="003032FE">
      <w:pPr>
        <w:pStyle w:val="paragraph"/>
        <w:spacing w:before="0" w:beforeAutospacing="0" w:after="0" w:afterAutospacing="0"/>
        <w:ind w:left="480" w:right="480"/>
        <w:jc w:val="both"/>
        <w:textAlignment w:val="baseline"/>
        <w:rPr>
          <w:rFonts w:ascii="Segoe UI" w:hAnsi="Segoe UI" w:cs="Segoe UI"/>
          <w:sz w:val="18"/>
          <w:szCs w:val="18"/>
          <w:lang w:val="en-GB"/>
        </w:rPr>
      </w:pPr>
    </w:p>
    <w:p w14:paraId="09F26DE1" w14:textId="79B9CE31" w:rsidR="009A091C" w:rsidRPr="00C35B57" w:rsidRDefault="009A091C" w:rsidP="009A091C">
      <w:pPr>
        <w:pStyle w:val="Heading3"/>
      </w:pPr>
      <w:bookmarkStart w:id="109" w:name="_Toc160650451"/>
      <w:r w:rsidRPr="00C35B57">
        <w:t>9.2.4</w:t>
      </w:r>
      <w:r w:rsidR="00DA0628">
        <w:tab/>
      </w:r>
      <w:r w:rsidR="00DA0628">
        <w:tab/>
      </w:r>
      <w:r w:rsidRPr="00C35B57">
        <w:tab/>
        <w:t>P</w:t>
      </w:r>
      <w:r w:rsidR="0019514E">
        <w:t>arty</w:t>
      </w:r>
      <w:bookmarkEnd w:id="109"/>
    </w:p>
    <w:p w14:paraId="5905F769" w14:textId="4FE12A93" w:rsidR="003032FE" w:rsidRPr="00C35B57" w:rsidRDefault="2DD8F481" w:rsidP="493D28E7">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This type represents </w:t>
      </w:r>
      <w:r w:rsidR="0019514E">
        <w:rPr>
          <w:rStyle w:val="normaltextrun"/>
          <w:rFonts w:ascii="Arial" w:hAnsi="Arial" w:cs="Arial"/>
          <w:sz w:val="20"/>
          <w:szCs w:val="20"/>
          <w:lang w:val="en-GB"/>
        </w:rPr>
        <w:t>a</w:t>
      </w:r>
      <w:r w:rsidRPr="00C35B57">
        <w:rPr>
          <w:rStyle w:val="normaltextrun"/>
          <w:rFonts w:ascii="Arial" w:hAnsi="Arial" w:cs="Arial"/>
          <w:sz w:val="20"/>
          <w:szCs w:val="20"/>
          <w:lang w:val="en-GB"/>
        </w:rPr>
        <w:t xml:space="preserve"> </w:t>
      </w:r>
      <w:r w:rsidR="003071D7">
        <w:rPr>
          <w:rStyle w:val="normaltextrun"/>
          <w:rFonts w:ascii="Arial" w:hAnsi="Arial" w:cs="Arial"/>
          <w:sz w:val="20"/>
          <w:szCs w:val="20"/>
          <w:lang w:val="en-GB"/>
        </w:rPr>
        <w:t>pa</w:t>
      </w:r>
      <w:r w:rsidR="00D94936">
        <w:rPr>
          <w:rStyle w:val="normaltextrun"/>
          <w:rFonts w:ascii="Arial" w:hAnsi="Arial" w:cs="Arial"/>
          <w:sz w:val="20"/>
          <w:szCs w:val="20"/>
          <w:lang w:val="en-GB"/>
        </w:rPr>
        <w:t>r</w:t>
      </w:r>
      <w:r w:rsidR="003071D7">
        <w:rPr>
          <w:rStyle w:val="normaltextrun"/>
          <w:rFonts w:ascii="Arial" w:hAnsi="Arial" w:cs="Arial"/>
          <w:sz w:val="20"/>
          <w:szCs w:val="20"/>
          <w:lang w:val="en-GB"/>
        </w:rPr>
        <w:t>ty</w:t>
      </w:r>
      <w:r w:rsidR="00D94936">
        <w:rPr>
          <w:rStyle w:val="normaltextrun"/>
          <w:rFonts w:ascii="Arial" w:hAnsi="Arial" w:cs="Arial"/>
          <w:sz w:val="20"/>
          <w:szCs w:val="20"/>
          <w:lang w:val="en-GB"/>
        </w:rPr>
        <w:t xml:space="preserve">, i.e., a </w:t>
      </w:r>
      <w:r w:rsidR="0019514E">
        <w:rPr>
          <w:rStyle w:val="normaltextrun"/>
          <w:rFonts w:ascii="Arial" w:hAnsi="Arial" w:cs="Arial"/>
          <w:sz w:val="20"/>
          <w:szCs w:val="20"/>
          <w:lang w:val="en-GB"/>
        </w:rPr>
        <w:t>person or organization</w:t>
      </w:r>
      <w:r w:rsidR="00D94936">
        <w:rPr>
          <w:rStyle w:val="normaltextrun"/>
          <w:rFonts w:ascii="Arial" w:hAnsi="Arial" w:cs="Arial"/>
          <w:sz w:val="20"/>
          <w:szCs w:val="20"/>
          <w:lang w:val="en-GB"/>
        </w:rPr>
        <w:t>,</w:t>
      </w:r>
      <w:r w:rsidRPr="00C35B57">
        <w:rPr>
          <w:rStyle w:val="normaltextrun"/>
          <w:rFonts w:ascii="Arial" w:hAnsi="Arial" w:cs="Arial"/>
          <w:sz w:val="20"/>
          <w:szCs w:val="20"/>
          <w:lang w:val="en-GB"/>
        </w:rPr>
        <w:t xml:space="preserve"> that </w:t>
      </w:r>
      <w:r w:rsidR="0019514E">
        <w:rPr>
          <w:rStyle w:val="normaltextrun"/>
          <w:rFonts w:ascii="Arial" w:hAnsi="Arial" w:cs="Arial"/>
          <w:sz w:val="20"/>
          <w:szCs w:val="20"/>
          <w:lang w:val="en-GB"/>
        </w:rPr>
        <w:t>a</w:t>
      </w:r>
      <w:r w:rsidRPr="00C35B57">
        <w:rPr>
          <w:rStyle w:val="normaltextrun"/>
          <w:rFonts w:ascii="Arial" w:hAnsi="Arial" w:cs="Arial"/>
          <w:sz w:val="20"/>
          <w:szCs w:val="20"/>
          <w:lang w:val="en-GB"/>
        </w:rPr>
        <w:t xml:space="preserve"> </w:t>
      </w:r>
      <w:r w:rsidR="00C63D46">
        <w:rPr>
          <w:rStyle w:val="normaltextrun"/>
          <w:rFonts w:ascii="Arial" w:hAnsi="Arial" w:cs="Arial"/>
          <w:sz w:val="20"/>
          <w:szCs w:val="20"/>
          <w:lang w:val="en-GB"/>
        </w:rPr>
        <w:t>field operation or resource</w:t>
      </w:r>
      <w:r w:rsidRPr="00C35B57">
        <w:rPr>
          <w:rStyle w:val="normaltextrun"/>
          <w:rFonts w:ascii="Arial" w:hAnsi="Arial" w:cs="Arial"/>
          <w:sz w:val="20"/>
          <w:szCs w:val="20"/>
          <w:lang w:val="en-GB"/>
        </w:rPr>
        <w:t xml:space="preserve"> is associated with.</w:t>
      </w:r>
      <w:r w:rsidRPr="00C35B57">
        <w:rPr>
          <w:rStyle w:val="eop"/>
          <w:rFonts w:ascii="Arial" w:hAnsi="Arial" w:cs="Arial"/>
          <w:sz w:val="20"/>
          <w:szCs w:val="20"/>
          <w:lang w:val="en-GB"/>
        </w:rPr>
        <w:t> </w:t>
      </w:r>
    </w:p>
    <w:p w14:paraId="1C102343" w14:textId="77777777" w:rsidR="003032FE" w:rsidRPr="00C35B57" w:rsidRDefault="003032FE" w:rsidP="003032FE">
      <w:pPr>
        <w:pStyle w:val="paragraph"/>
        <w:spacing w:before="0" w:beforeAutospacing="0" w:after="0" w:afterAutospacing="0"/>
        <w:jc w:val="both"/>
        <w:textAlignment w:val="baseline"/>
        <w:rPr>
          <w:rFonts w:ascii="Segoe UI" w:hAnsi="Segoe UI" w:cs="Segoe UI"/>
          <w:sz w:val="18"/>
          <w:szCs w:val="18"/>
          <w:lang w:val="en-GB"/>
        </w:rPr>
      </w:pPr>
    </w:p>
    <w:p w14:paraId="54F14B4A" w14:textId="38945968" w:rsidR="003032FE" w:rsidRPr="00C35B57" w:rsidRDefault="00476656" w:rsidP="003032FE">
      <w:pPr>
        <w:pStyle w:val="paragraph"/>
        <w:spacing w:before="0" w:beforeAutospacing="0" w:after="0" w:afterAutospacing="0"/>
        <w:ind w:left="480" w:right="480"/>
        <w:jc w:val="both"/>
        <w:textAlignment w:val="baseline"/>
        <w:rPr>
          <w:rStyle w:val="eop"/>
          <w:rFonts w:ascii="Arial" w:hAnsi="Arial" w:cs="Arial"/>
          <w:sz w:val="20"/>
          <w:szCs w:val="20"/>
          <w:lang w:val="en-GB"/>
        </w:rPr>
      </w:pPr>
      <w:r>
        <w:rPr>
          <w:rStyle w:val="normaltextrun"/>
          <w:rFonts w:ascii="Arial" w:hAnsi="Arial" w:cs="Arial"/>
          <w:b/>
          <w:bCs/>
          <w:sz w:val="20"/>
          <w:szCs w:val="20"/>
          <w:lang w:val="en-GB"/>
        </w:rPr>
        <w:t>i</w:t>
      </w:r>
      <w:r w:rsidR="003032FE" w:rsidRPr="00C35B57">
        <w:rPr>
          <w:rStyle w:val="normaltextrun"/>
          <w:rFonts w:ascii="Arial" w:hAnsi="Arial" w:cs="Arial"/>
          <w:b/>
          <w:bCs/>
          <w:sz w:val="20"/>
          <w:szCs w:val="20"/>
          <w:lang w:val="en-GB"/>
        </w:rPr>
        <w:t>d:</w:t>
      </w:r>
      <w:r w:rsidR="003032FE" w:rsidRPr="00C35B57">
        <w:rPr>
          <w:rStyle w:val="normaltextrun"/>
          <w:rFonts w:ascii="Arial" w:hAnsi="Arial" w:cs="Arial"/>
          <w:sz w:val="20"/>
          <w:szCs w:val="20"/>
          <w:lang w:val="en-GB"/>
        </w:rPr>
        <w:t xml:space="preserve"> </w:t>
      </w:r>
      <w:r w:rsidR="00B27786" w:rsidRPr="00B27786">
        <w:rPr>
          <w:rStyle w:val="normaltextrun"/>
          <w:rFonts w:ascii="Arial" w:hAnsi="Arial" w:cs="Arial"/>
          <w:sz w:val="20"/>
          <w:szCs w:val="20"/>
          <w:lang w:val="en-GB"/>
        </w:rPr>
        <w:t xml:space="preserve">Required </w:t>
      </w:r>
      <w:proofErr w:type="spellStart"/>
      <w:r w:rsidR="00B27786" w:rsidRPr="00B27786">
        <w:rPr>
          <w:rStyle w:val="normaltextrun"/>
          <w:rFonts w:ascii="Arial" w:hAnsi="Arial" w:cs="Arial"/>
          <w:sz w:val="20"/>
          <w:szCs w:val="20"/>
          <w:lang w:val="en-GB"/>
        </w:rPr>
        <w:t>CompoundIdentifier</w:t>
      </w:r>
      <w:proofErr w:type="spellEnd"/>
      <w:r w:rsidR="00B27786" w:rsidRPr="00B27786">
        <w:rPr>
          <w:rStyle w:val="normaltextrun"/>
          <w:rFonts w:ascii="Arial" w:hAnsi="Arial" w:cs="Arial"/>
          <w:sz w:val="20"/>
          <w:szCs w:val="20"/>
          <w:lang w:val="en-GB"/>
        </w:rPr>
        <w:t>. Includes a string used to refer to this p</w:t>
      </w:r>
      <w:r w:rsidR="00B27786">
        <w:rPr>
          <w:rStyle w:val="normaltextrun"/>
          <w:rFonts w:ascii="Arial" w:hAnsi="Arial" w:cs="Arial"/>
          <w:sz w:val="20"/>
          <w:szCs w:val="20"/>
          <w:lang w:val="en-GB"/>
        </w:rPr>
        <w:t>arty</w:t>
      </w:r>
      <w:r w:rsidR="00B27786" w:rsidRPr="00B27786">
        <w:rPr>
          <w:rStyle w:val="normaltextrun"/>
          <w:rFonts w:ascii="Arial" w:hAnsi="Arial" w:cs="Arial"/>
          <w:sz w:val="20"/>
          <w:szCs w:val="20"/>
          <w:lang w:val="en-GB"/>
        </w:rPr>
        <w:t xml:space="preserve"> in the scope of a document, along with a collection of unique ids that represent the </w:t>
      </w:r>
      <w:r w:rsidR="00B27786">
        <w:rPr>
          <w:rStyle w:val="normaltextrun"/>
          <w:rFonts w:ascii="Arial" w:hAnsi="Arial" w:cs="Arial"/>
          <w:sz w:val="20"/>
          <w:szCs w:val="20"/>
          <w:lang w:val="en-GB"/>
        </w:rPr>
        <w:t>party</w:t>
      </w:r>
      <w:r w:rsidR="00B27786" w:rsidRPr="00B27786">
        <w:rPr>
          <w:rStyle w:val="normaltextrun"/>
          <w:rFonts w:ascii="Arial" w:hAnsi="Arial" w:cs="Arial"/>
          <w:sz w:val="20"/>
          <w:szCs w:val="20"/>
          <w:lang w:val="en-GB"/>
        </w:rPr>
        <w:t xml:space="preserve"> in FMIS and other systems.</w:t>
      </w:r>
    </w:p>
    <w:p w14:paraId="6291EC80" w14:textId="77777777" w:rsidR="003032FE" w:rsidRPr="00C35B57" w:rsidRDefault="003032FE" w:rsidP="003032FE">
      <w:pPr>
        <w:pStyle w:val="paragraph"/>
        <w:spacing w:before="0" w:beforeAutospacing="0" w:after="0" w:afterAutospacing="0"/>
        <w:ind w:left="480" w:right="480"/>
        <w:jc w:val="both"/>
        <w:textAlignment w:val="baseline"/>
        <w:rPr>
          <w:rFonts w:ascii="Segoe UI" w:hAnsi="Segoe UI" w:cs="Segoe UI"/>
          <w:sz w:val="18"/>
          <w:szCs w:val="18"/>
          <w:lang w:val="en-GB"/>
        </w:rPr>
      </w:pPr>
    </w:p>
    <w:p w14:paraId="47E22F0C" w14:textId="4BC0F81B" w:rsidR="003032FE" w:rsidRPr="00C35B57" w:rsidRDefault="0044379B" w:rsidP="003032FE">
      <w:pPr>
        <w:pStyle w:val="paragraph"/>
        <w:spacing w:before="0" w:beforeAutospacing="0" w:after="0" w:afterAutospacing="0"/>
        <w:ind w:left="480" w:righ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f</w:t>
      </w:r>
      <w:r w:rsidR="003032FE" w:rsidRPr="00C35B57">
        <w:rPr>
          <w:rStyle w:val="normaltextrun"/>
          <w:rFonts w:ascii="Arial" w:hAnsi="Arial" w:cs="Arial"/>
          <w:b/>
          <w:bCs/>
          <w:sz w:val="20"/>
          <w:szCs w:val="20"/>
          <w:lang w:val="en-GB"/>
        </w:rPr>
        <w:t>irstName</w:t>
      </w:r>
      <w:proofErr w:type="spellEnd"/>
      <w:r w:rsidR="003032FE" w:rsidRPr="00C35B57">
        <w:rPr>
          <w:rStyle w:val="normaltextrun"/>
          <w:rFonts w:ascii="Arial" w:hAnsi="Arial" w:cs="Arial"/>
          <w:b/>
          <w:bCs/>
          <w:sz w:val="20"/>
          <w:szCs w:val="20"/>
          <w:lang w:val="en-GB"/>
        </w:rPr>
        <w:t>:</w:t>
      </w:r>
      <w:r w:rsidR="003032FE" w:rsidRPr="00C35B57">
        <w:rPr>
          <w:rStyle w:val="normaltextrun"/>
          <w:rFonts w:ascii="Arial" w:hAnsi="Arial" w:cs="Arial"/>
          <w:sz w:val="20"/>
          <w:szCs w:val="20"/>
          <w:lang w:val="en-GB"/>
        </w:rPr>
        <w:t xml:space="preserve"> </w:t>
      </w:r>
      <w:r w:rsidR="00B27786">
        <w:rPr>
          <w:rStyle w:val="normaltextrun"/>
          <w:rFonts w:ascii="Arial" w:hAnsi="Arial" w:cs="Arial"/>
          <w:sz w:val="20"/>
          <w:szCs w:val="20"/>
          <w:lang w:val="en-GB"/>
        </w:rPr>
        <w:t xml:space="preserve">String, optional. </w:t>
      </w:r>
      <w:r w:rsidR="003032FE" w:rsidRPr="00C35B57">
        <w:rPr>
          <w:rStyle w:val="normaltextrun"/>
          <w:rFonts w:ascii="Arial" w:hAnsi="Arial" w:cs="Arial"/>
          <w:sz w:val="20"/>
          <w:szCs w:val="20"/>
          <w:lang w:val="en-GB"/>
        </w:rPr>
        <w:t xml:space="preserve">First name of the </w:t>
      </w:r>
      <w:r w:rsidR="00B27786">
        <w:rPr>
          <w:rStyle w:val="normaltextrun"/>
          <w:rFonts w:ascii="Arial" w:hAnsi="Arial" w:cs="Arial"/>
          <w:sz w:val="20"/>
          <w:szCs w:val="20"/>
          <w:lang w:val="en-GB"/>
        </w:rPr>
        <w:t xml:space="preserve">person or </w:t>
      </w:r>
      <w:proofErr w:type="gramStart"/>
      <w:r w:rsidR="00B27786">
        <w:rPr>
          <w:rStyle w:val="normaltextrun"/>
          <w:rFonts w:ascii="Arial" w:hAnsi="Arial" w:cs="Arial"/>
          <w:sz w:val="20"/>
          <w:szCs w:val="20"/>
          <w:lang w:val="en-GB"/>
        </w:rPr>
        <w:t>organization</w:t>
      </w:r>
      <w:r w:rsidR="003032FE" w:rsidRPr="00C35B57">
        <w:rPr>
          <w:rStyle w:val="normaltextrun"/>
          <w:rFonts w:ascii="Arial" w:hAnsi="Arial" w:cs="Arial"/>
          <w:sz w:val="20"/>
          <w:szCs w:val="20"/>
          <w:lang w:val="en-GB"/>
        </w:rPr>
        <w:t>;</w:t>
      </w:r>
      <w:proofErr w:type="gramEnd"/>
      <w:r w:rsidR="003032FE" w:rsidRPr="00C35B57">
        <w:rPr>
          <w:rStyle w:val="normaltextrun"/>
          <w:rFonts w:ascii="Arial" w:hAnsi="Arial" w:cs="Arial"/>
          <w:sz w:val="20"/>
          <w:szCs w:val="20"/>
          <w:lang w:val="en-GB"/>
        </w:rPr>
        <w:t xml:space="preserve"> e.g., </w:t>
      </w:r>
      <w:r w:rsidR="00227F5C">
        <w:rPr>
          <w:rStyle w:val="normaltextrun"/>
          <w:rFonts w:ascii="Arial" w:hAnsi="Arial" w:cs="Arial"/>
          <w:sz w:val="20"/>
          <w:szCs w:val="20"/>
          <w:lang w:val="en-GB"/>
        </w:rPr>
        <w:t>“</w:t>
      </w:r>
      <w:r w:rsidR="003032FE" w:rsidRPr="00C35B57">
        <w:rPr>
          <w:rStyle w:val="normaltextrun"/>
          <w:rFonts w:ascii="Arial" w:hAnsi="Arial" w:cs="Arial"/>
          <w:sz w:val="20"/>
          <w:szCs w:val="20"/>
          <w:lang w:val="en-GB"/>
        </w:rPr>
        <w:t>James</w:t>
      </w:r>
      <w:r w:rsidR="00227F5C">
        <w:rPr>
          <w:rStyle w:val="normaltextrun"/>
          <w:rFonts w:ascii="Arial" w:hAnsi="Arial" w:cs="Arial"/>
          <w:sz w:val="20"/>
          <w:szCs w:val="20"/>
          <w:lang w:val="en-GB"/>
        </w:rPr>
        <w:t>”</w:t>
      </w:r>
      <w:r w:rsidR="003032FE" w:rsidRPr="00C35B57">
        <w:rPr>
          <w:rStyle w:val="normaltextrun"/>
          <w:rFonts w:ascii="Arial" w:hAnsi="Arial" w:cs="Arial"/>
          <w:sz w:val="20"/>
          <w:szCs w:val="20"/>
          <w:lang w:val="en-GB"/>
        </w:rPr>
        <w:t xml:space="preserve"> in </w:t>
      </w:r>
      <w:r w:rsidR="00227F5C">
        <w:rPr>
          <w:rStyle w:val="normaltextrun"/>
          <w:rFonts w:ascii="Arial" w:hAnsi="Arial" w:cs="Arial"/>
          <w:sz w:val="20"/>
          <w:szCs w:val="20"/>
          <w:lang w:val="en-GB"/>
        </w:rPr>
        <w:t>“</w:t>
      </w:r>
      <w:r w:rsidR="003032FE" w:rsidRPr="00C35B57">
        <w:rPr>
          <w:rStyle w:val="normaltextrun"/>
          <w:rFonts w:ascii="Arial" w:hAnsi="Arial" w:cs="Arial"/>
          <w:sz w:val="20"/>
          <w:szCs w:val="20"/>
          <w:lang w:val="en-GB"/>
        </w:rPr>
        <w:t>James T Kirk.</w:t>
      </w:r>
      <w:r w:rsidR="00227F5C">
        <w:rPr>
          <w:rStyle w:val="normaltextrun"/>
          <w:rFonts w:ascii="Arial" w:hAnsi="Arial" w:cs="Arial"/>
          <w:sz w:val="20"/>
          <w:szCs w:val="20"/>
          <w:lang w:val="en-GB"/>
        </w:rPr>
        <w:t>”</w:t>
      </w:r>
      <w:r w:rsidR="003032FE" w:rsidRPr="00C35B57">
        <w:rPr>
          <w:rStyle w:val="eop"/>
          <w:rFonts w:ascii="Arial" w:hAnsi="Arial" w:cs="Arial"/>
          <w:sz w:val="20"/>
          <w:szCs w:val="20"/>
          <w:lang w:val="en-GB"/>
        </w:rPr>
        <w:t> </w:t>
      </w:r>
    </w:p>
    <w:p w14:paraId="6FDB4433" w14:textId="77777777" w:rsidR="003032FE" w:rsidRPr="00C35B57" w:rsidRDefault="003032FE" w:rsidP="003032FE">
      <w:pPr>
        <w:pStyle w:val="paragraph"/>
        <w:spacing w:before="0" w:beforeAutospacing="0" w:after="0" w:afterAutospacing="0"/>
        <w:ind w:left="480" w:right="480"/>
        <w:jc w:val="both"/>
        <w:textAlignment w:val="baseline"/>
        <w:rPr>
          <w:rFonts w:ascii="Segoe UI" w:hAnsi="Segoe UI" w:cs="Segoe UI"/>
          <w:sz w:val="18"/>
          <w:szCs w:val="18"/>
          <w:lang w:val="en-GB"/>
        </w:rPr>
      </w:pPr>
    </w:p>
    <w:p w14:paraId="4B33BF0B" w14:textId="6B0CE48B" w:rsidR="003032FE" w:rsidRPr="00C35B57" w:rsidRDefault="0044379B" w:rsidP="003032FE">
      <w:pPr>
        <w:pStyle w:val="paragraph"/>
        <w:spacing w:before="0" w:beforeAutospacing="0" w:after="0" w:afterAutospacing="0"/>
        <w:ind w:left="480" w:righ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m</w:t>
      </w:r>
      <w:r w:rsidR="003032FE" w:rsidRPr="00C35B57">
        <w:rPr>
          <w:rStyle w:val="normaltextrun"/>
          <w:rFonts w:ascii="Arial" w:hAnsi="Arial" w:cs="Arial"/>
          <w:b/>
          <w:bCs/>
          <w:sz w:val="20"/>
          <w:szCs w:val="20"/>
          <w:lang w:val="en-GB"/>
        </w:rPr>
        <w:t>iddleName</w:t>
      </w:r>
      <w:proofErr w:type="spellEnd"/>
      <w:r w:rsidR="003032FE" w:rsidRPr="00C35B57">
        <w:rPr>
          <w:rStyle w:val="normaltextrun"/>
          <w:rFonts w:ascii="Arial" w:hAnsi="Arial" w:cs="Arial"/>
          <w:b/>
          <w:bCs/>
          <w:sz w:val="20"/>
          <w:szCs w:val="20"/>
          <w:lang w:val="en-GB"/>
        </w:rPr>
        <w:t>:</w:t>
      </w:r>
      <w:r w:rsidR="003032FE" w:rsidRPr="00C35B57">
        <w:rPr>
          <w:rStyle w:val="normaltextrun"/>
          <w:rFonts w:ascii="Arial" w:hAnsi="Arial" w:cs="Arial"/>
          <w:sz w:val="20"/>
          <w:szCs w:val="20"/>
          <w:lang w:val="en-GB"/>
        </w:rPr>
        <w:t xml:space="preserve"> </w:t>
      </w:r>
      <w:r w:rsidR="00B27786">
        <w:rPr>
          <w:rStyle w:val="normaltextrun"/>
          <w:rFonts w:ascii="Arial" w:hAnsi="Arial" w:cs="Arial"/>
          <w:sz w:val="20"/>
          <w:szCs w:val="20"/>
          <w:lang w:val="en-GB"/>
        </w:rPr>
        <w:t xml:space="preserve">String, optional. </w:t>
      </w:r>
      <w:r w:rsidR="003032FE" w:rsidRPr="00C35B57">
        <w:rPr>
          <w:rStyle w:val="normaltextrun"/>
          <w:rFonts w:ascii="Arial" w:hAnsi="Arial" w:cs="Arial"/>
          <w:sz w:val="20"/>
          <w:szCs w:val="20"/>
          <w:lang w:val="en-GB"/>
        </w:rPr>
        <w:t xml:space="preserve">Middle name or initial of the </w:t>
      </w:r>
      <w:r w:rsidR="00B27786">
        <w:rPr>
          <w:rStyle w:val="normaltextrun"/>
          <w:rFonts w:ascii="Arial" w:hAnsi="Arial" w:cs="Arial"/>
          <w:sz w:val="20"/>
          <w:szCs w:val="20"/>
          <w:lang w:val="en-GB"/>
        </w:rPr>
        <w:t xml:space="preserve">person or </w:t>
      </w:r>
      <w:proofErr w:type="gramStart"/>
      <w:r w:rsidR="00B27786">
        <w:rPr>
          <w:rStyle w:val="normaltextrun"/>
          <w:rFonts w:ascii="Arial" w:hAnsi="Arial" w:cs="Arial"/>
          <w:sz w:val="20"/>
          <w:szCs w:val="20"/>
          <w:lang w:val="en-GB"/>
        </w:rPr>
        <w:t>organization</w:t>
      </w:r>
      <w:r w:rsidR="003032FE" w:rsidRPr="00C35B57">
        <w:rPr>
          <w:rStyle w:val="normaltextrun"/>
          <w:rFonts w:ascii="Arial" w:hAnsi="Arial" w:cs="Arial"/>
          <w:sz w:val="20"/>
          <w:szCs w:val="20"/>
          <w:lang w:val="en-GB"/>
        </w:rPr>
        <w:t>;</w:t>
      </w:r>
      <w:proofErr w:type="gramEnd"/>
      <w:r w:rsidR="003032FE" w:rsidRPr="00C35B57">
        <w:rPr>
          <w:rStyle w:val="normaltextrun"/>
          <w:rFonts w:ascii="Arial" w:hAnsi="Arial" w:cs="Arial"/>
          <w:sz w:val="20"/>
          <w:szCs w:val="20"/>
          <w:lang w:val="en-GB"/>
        </w:rPr>
        <w:t xml:space="preserve"> e.g., </w:t>
      </w:r>
      <w:r w:rsidR="00227F5C">
        <w:rPr>
          <w:rStyle w:val="normaltextrun"/>
          <w:rFonts w:ascii="Arial" w:hAnsi="Arial" w:cs="Arial"/>
          <w:sz w:val="20"/>
          <w:szCs w:val="20"/>
          <w:lang w:val="en-GB"/>
        </w:rPr>
        <w:t>“</w:t>
      </w:r>
      <w:r w:rsidR="003032FE" w:rsidRPr="00C35B57">
        <w:rPr>
          <w:rStyle w:val="normaltextrun"/>
          <w:rFonts w:ascii="Arial" w:hAnsi="Arial" w:cs="Arial"/>
          <w:sz w:val="20"/>
          <w:szCs w:val="20"/>
          <w:lang w:val="en-GB"/>
        </w:rPr>
        <w:t>T</w:t>
      </w:r>
      <w:r w:rsidR="00227F5C">
        <w:rPr>
          <w:rStyle w:val="normaltextrun"/>
          <w:rFonts w:ascii="Arial" w:hAnsi="Arial" w:cs="Arial"/>
          <w:sz w:val="20"/>
          <w:szCs w:val="20"/>
          <w:lang w:val="en-GB"/>
        </w:rPr>
        <w:t>”</w:t>
      </w:r>
      <w:r w:rsidR="003032FE" w:rsidRPr="00C35B57">
        <w:rPr>
          <w:rStyle w:val="normaltextrun"/>
          <w:rFonts w:ascii="Arial" w:hAnsi="Arial" w:cs="Arial"/>
          <w:sz w:val="20"/>
          <w:szCs w:val="20"/>
          <w:lang w:val="en-GB"/>
        </w:rPr>
        <w:t xml:space="preserve"> in </w:t>
      </w:r>
      <w:r w:rsidR="00227F5C">
        <w:rPr>
          <w:rStyle w:val="normaltextrun"/>
          <w:rFonts w:ascii="Arial" w:hAnsi="Arial" w:cs="Arial"/>
          <w:sz w:val="20"/>
          <w:szCs w:val="20"/>
          <w:lang w:val="en-GB"/>
        </w:rPr>
        <w:t>“</w:t>
      </w:r>
      <w:r w:rsidR="003032FE" w:rsidRPr="00C35B57">
        <w:rPr>
          <w:rStyle w:val="normaltextrun"/>
          <w:rFonts w:ascii="Arial" w:hAnsi="Arial" w:cs="Arial"/>
          <w:sz w:val="20"/>
          <w:szCs w:val="20"/>
          <w:lang w:val="en-GB"/>
        </w:rPr>
        <w:t>James T Kirk.</w:t>
      </w:r>
      <w:r w:rsidR="00227F5C">
        <w:rPr>
          <w:rStyle w:val="normaltextrun"/>
          <w:rFonts w:ascii="Arial" w:hAnsi="Arial" w:cs="Arial"/>
          <w:sz w:val="20"/>
          <w:szCs w:val="20"/>
          <w:lang w:val="en-GB"/>
        </w:rPr>
        <w:t>”</w:t>
      </w:r>
      <w:r w:rsidR="003032FE" w:rsidRPr="00C35B57">
        <w:rPr>
          <w:rStyle w:val="normaltextrun"/>
          <w:rFonts w:ascii="Arial" w:hAnsi="Arial" w:cs="Arial"/>
          <w:sz w:val="20"/>
          <w:szCs w:val="20"/>
          <w:lang w:val="en-GB"/>
        </w:rPr>
        <w:t>.</w:t>
      </w:r>
      <w:r w:rsidR="003032FE" w:rsidRPr="00C35B57">
        <w:rPr>
          <w:rStyle w:val="eop"/>
          <w:rFonts w:ascii="Arial" w:hAnsi="Arial" w:cs="Arial"/>
          <w:sz w:val="20"/>
          <w:szCs w:val="20"/>
          <w:lang w:val="en-GB"/>
        </w:rPr>
        <w:t> </w:t>
      </w:r>
    </w:p>
    <w:p w14:paraId="718DD8FD" w14:textId="77777777" w:rsidR="003032FE" w:rsidRPr="00C35B57" w:rsidRDefault="003032FE" w:rsidP="003032FE">
      <w:pPr>
        <w:pStyle w:val="paragraph"/>
        <w:spacing w:before="0" w:beforeAutospacing="0" w:after="0" w:afterAutospacing="0"/>
        <w:ind w:left="480" w:right="480"/>
        <w:jc w:val="both"/>
        <w:textAlignment w:val="baseline"/>
        <w:rPr>
          <w:rFonts w:ascii="Segoe UI" w:hAnsi="Segoe UI" w:cs="Segoe UI"/>
          <w:sz w:val="18"/>
          <w:szCs w:val="18"/>
          <w:lang w:val="en-GB"/>
        </w:rPr>
      </w:pPr>
    </w:p>
    <w:p w14:paraId="1B34E11D" w14:textId="2816D54C" w:rsidR="003032FE" w:rsidRPr="00C35B57" w:rsidRDefault="0044379B" w:rsidP="003032FE">
      <w:pPr>
        <w:pStyle w:val="paragraph"/>
        <w:spacing w:before="0" w:beforeAutospacing="0" w:after="0" w:afterAutospacing="0"/>
        <w:ind w:left="480" w:righ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l</w:t>
      </w:r>
      <w:r w:rsidR="003032FE" w:rsidRPr="00C35B57">
        <w:rPr>
          <w:rStyle w:val="normaltextrun"/>
          <w:rFonts w:ascii="Arial" w:hAnsi="Arial" w:cs="Arial"/>
          <w:b/>
          <w:bCs/>
          <w:sz w:val="20"/>
          <w:szCs w:val="20"/>
          <w:lang w:val="en-GB"/>
        </w:rPr>
        <w:t>astName</w:t>
      </w:r>
      <w:proofErr w:type="spellEnd"/>
      <w:r w:rsidR="003032FE" w:rsidRPr="00C35B57">
        <w:rPr>
          <w:rStyle w:val="normaltextrun"/>
          <w:rFonts w:ascii="Arial" w:hAnsi="Arial" w:cs="Arial"/>
          <w:b/>
          <w:bCs/>
          <w:sz w:val="20"/>
          <w:szCs w:val="20"/>
          <w:lang w:val="en-GB"/>
        </w:rPr>
        <w:t>:</w:t>
      </w:r>
      <w:r w:rsidR="003032FE" w:rsidRPr="00C35B57">
        <w:rPr>
          <w:rStyle w:val="normaltextrun"/>
          <w:rFonts w:ascii="Arial" w:hAnsi="Arial" w:cs="Arial"/>
          <w:sz w:val="20"/>
          <w:szCs w:val="20"/>
          <w:lang w:val="en-GB"/>
        </w:rPr>
        <w:t xml:space="preserve"> </w:t>
      </w:r>
      <w:r w:rsidR="00B27786">
        <w:rPr>
          <w:rStyle w:val="normaltextrun"/>
          <w:rFonts w:ascii="Arial" w:hAnsi="Arial" w:cs="Arial"/>
          <w:sz w:val="20"/>
          <w:szCs w:val="20"/>
          <w:lang w:val="en-GB"/>
        </w:rPr>
        <w:t xml:space="preserve">String, optional. </w:t>
      </w:r>
      <w:r w:rsidR="003032FE" w:rsidRPr="00C35B57">
        <w:rPr>
          <w:rStyle w:val="normaltextrun"/>
          <w:rFonts w:ascii="Arial" w:hAnsi="Arial" w:cs="Arial"/>
          <w:sz w:val="20"/>
          <w:szCs w:val="20"/>
          <w:lang w:val="en-GB"/>
        </w:rPr>
        <w:t xml:space="preserve">Last name of the </w:t>
      </w:r>
      <w:r w:rsidR="00B27786">
        <w:rPr>
          <w:rStyle w:val="normaltextrun"/>
          <w:rFonts w:ascii="Arial" w:hAnsi="Arial" w:cs="Arial"/>
          <w:sz w:val="20"/>
          <w:szCs w:val="20"/>
          <w:lang w:val="en-GB"/>
        </w:rPr>
        <w:t xml:space="preserve">person or </w:t>
      </w:r>
      <w:proofErr w:type="gramStart"/>
      <w:r w:rsidR="00B27786">
        <w:rPr>
          <w:rStyle w:val="normaltextrun"/>
          <w:rFonts w:ascii="Arial" w:hAnsi="Arial" w:cs="Arial"/>
          <w:sz w:val="20"/>
          <w:szCs w:val="20"/>
          <w:lang w:val="en-GB"/>
        </w:rPr>
        <w:t>organization</w:t>
      </w:r>
      <w:r w:rsidR="003032FE" w:rsidRPr="00C35B57">
        <w:rPr>
          <w:rStyle w:val="normaltextrun"/>
          <w:rFonts w:ascii="Arial" w:hAnsi="Arial" w:cs="Arial"/>
          <w:sz w:val="20"/>
          <w:szCs w:val="20"/>
          <w:lang w:val="en-GB"/>
        </w:rPr>
        <w:t>;</w:t>
      </w:r>
      <w:proofErr w:type="gramEnd"/>
      <w:r w:rsidR="003032FE" w:rsidRPr="00C35B57">
        <w:rPr>
          <w:rStyle w:val="normaltextrun"/>
          <w:rFonts w:ascii="Arial" w:hAnsi="Arial" w:cs="Arial"/>
          <w:sz w:val="20"/>
          <w:szCs w:val="20"/>
          <w:lang w:val="en-GB"/>
        </w:rPr>
        <w:t xml:space="preserve"> e.g., </w:t>
      </w:r>
      <w:r w:rsidR="00227F5C">
        <w:rPr>
          <w:rStyle w:val="normaltextrun"/>
          <w:rFonts w:ascii="Arial" w:hAnsi="Arial" w:cs="Arial"/>
          <w:sz w:val="20"/>
          <w:szCs w:val="20"/>
          <w:lang w:val="en-GB"/>
        </w:rPr>
        <w:t>“</w:t>
      </w:r>
      <w:r w:rsidR="003032FE" w:rsidRPr="00C35B57">
        <w:rPr>
          <w:rStyle w:val="normaltextrun"/>
          <w:rFonts w:ascii="Arial" w:hAnsi="Arial" w:cs="Arial"/>
          <w:sz w:val="20"/>
          <w:szCs w:val="20"/>
          <w:lang w:val="en-GB"/>
        </w:rPr>
        <w:t>Kirk</w:t>
      </w:r>
      <w:r w:rsidR="00227F5C">
        <w:rPr>
          <w:rStyle w:val="normaltextrun"/>
          <w:rFonts w:ascii="Arial" w:hAnsi="Arial" w:cs="Arial"/>
          <w:sz w:val="20"/>
          <w:szCs w:val="20"/>
          <w:lang w:val="en-GB"/>
        </w:rPr>
        <w:t>”</w:t>
      </w:r>
      <w:r w:rsidR="003032FE" w:rsidRPr="00C35B57">
        <w:rPr>
          <w:rStyle w:val="normaltextrun"/>
          <w:rFonts w:ascii="Arial" w:hAnsi="Arial" w:cs="Arial"/>
          <w:sz w:val="20"/>
          <w:szCs w:val="20"/>
          <w:lang w:val="en-GB"/>
        </w:rPr>
        <w:t xml:space="preserve"> in </w:t>
      </w:r>
      <w:r w:rsidR="00227F5C">
        <w:rPr>
          <w:rStyle w:val="normaltextrun"/>
          <w:rFonts w:ascii="Arial" w:hAnsi="Arial" w:cs="Arial"/>
          <w:sz w:val="20"/>
          <w:szCs w:val="20"/>
          <w:lang w:val="en-GB"/>
        </w:rPr>
        <w:t>“</w:t>
      </w:r>
      <w:r w:rsidR="003032FE" w:rsidRPr="00C35B57">
        <w:rPr>
          <w:rStyle w:val="normaltextrun"/>
          <w:rFonts w:ascii="Arial" w:hAnsi="Arial" w:cs="Arial"/>
          <w:sz w:val="20"/>
          <w:szCs w:val="20"/>
          <w:lang w:val="en-GB"/>
        </w:rPr>
        <w:t>James T Kirk.</w:t>
      </w:r>
      <w:r w:rsidR="00227F5C">
        <w:rPr>
          <w:rStyle w:val="normaltextrun"/>
          <w:rFonts w:ascii="Arial" w:hAnsi="Arial" w:cs="Arial"/>
          <w:sz w:val="20"/>
          <w:szCs w:val="20"/>
          <w:lang w:val="en-GB"/>
        </w:rPr>
        <w:t>”</w:t>
      </w:r>
      <w:r w:rsidR="003032FE" w:rsidRPr="00C35B57">
        <w:rPr>
          <w:rStyle w:val="eop"/>
          <w:rFonts w:ascii="Arial" w:hAnsi="Arial" w:cs="Arial"/>
          <w:sz w:val="20"/>
          <w:szCs w:val="20"/>
          <w:lang w:val="en-GB"/>
        </w:rPr>
        <w:t> </w:t>
      </w:r>
    </w:p>
    <w:p w14:paraId="1395EAB2" w14:textId="77777777" w:rsidR="003032FE" w:rsidRPr="00C35B57" w:rsidRDefault="003032FE" w:rsidP="003032FE">
      <w:pPr>
        <w:pStyle w:val="paragraph"/>
        <w:spacing w:before="0" w:beforeAutospacing="0" w:after="0" w:afterAutospacing="0"/>
        <w:ind w:left="480" w:right="480"/>
        <w:jc w:val="both"/>
        <w:textAlignment w:val="baseline"/>
        <w:rPr>
          <w:rFonts w:ascii="Segoe UI" w:hAnsi="Segoe UI" w:cs="Segoe UI"/>
          <w:sz w:val="18"/>
          <w:szCs w:val="18"/>
          <w:lang w:val="en-GB"/>
        </w:rPr>
      </w:pPr>
    </w:p>
    <w:p w14:paraId="56ACE063" w14:textId="5C68A369" w:rsidR="003032FE" w:rsidRPr="00C35B57" w:rsidRDefault="0044379B" w:rsidP="003032FE">
      <w:pPr>
        <w:pStyle w:val="paragraph"/>
        <w:spacing w:before="0" w:beforeAutospacing="0" w:after="0" w:afterAutospacing="0"/>
        <w:ind w:left="480" w:righ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c</w:t>
      </w:r>
      <w:r w:rsidR="003032FE" w:rsidRPr="00C35B57">
        <w:rPr>
          <w:rStyle w:val="normaltextrun"/>
          <w:rFonts w:ascii="Arial" w:hAnsi="Arial" w:cs="Arial"/>
          <w:b/>
          <w:bCs/>
          <w:sz w:val="20"/>
          <w:szCs w:val="20"/>
          <w:lang w:val="en-GB"/>
        </w:rPr>
        <w:t>ombinedName</w:t>
      </w:r>
      <w:proofErr w:type="spellEnd"/>
      <w:r w:rsidR="003032FE" w:rsidRPr="00C35B57">
        <w:rPr>
          <w:rStyle w:val="normaltextrun"/>
          <w:rFonts w:ascii="Arial" w:hAnsi="Arial" w:cs="Arial"/>
          <w:b/>
          <w:bCs/>
          <w:sz w:val="20"/>
          <w:szCs w:val="20"/>
          <w:lang w:val="en-GB"/>
        </w:rPr>
        <w:t>:</w:t>
      </w:r>
      <w:r w:rsidR="003032FE" w:rsidRPr="00C35B57">
        <w:rPr>
          <w:rStyle w:val="normaltextrun"/>
          <w:rFonts w:ascii="Arial" w:hAnsi="Arial" w:cs="Arial"/>
          <w:sz w:val="20"/>
          <w:szCs w:val="20"/>
          <w:lang w:val="en-GB"/>
        </w:rPr>
        <w:t xml:space="preserve"> </w:t>
      </w:r>
      <w:r w:rsidR="00B27786">
        <w:rPr>
          <w:rStyle w:val="normaltextrun"/>
          <w:rFonts w:ascii="Arial" w:hAnsi="Arial" w:cs="Arial"/>
          <w:sz w:val="20"/>
          <w:szCs w:val="20"/>
          <w:lang w:val="en-GB"/>
        </w:rPr>
        <w:t xml:space="preserve">String, required. </w:t>
      </w:r>
      <w:r w:rsidR="003032FE" w:rsidRPr="00C35B57">
        <w:rPr>
          <w:rStyle w:val="normaltextrun"/>
          <w:rFonts w:ascii="Arial" w:hAnsi="Arial" w:cs="Arial"/>
          <w:sz w:val="20"/>
          <w:szCs w:val="20"/>
          <w:lang w:val="en-GB"/>
        </w:rPr>
        <w:t xml:space="preserve">Human-readable name of the </w:t>
      </w:r>
      <w:r w:rsidR="00B27786">
        <w:rPr>
          <w:rStyle w:val="normaltextrun"/>
          <w:rFonts w:ascii="Arial" w:hAnsi="Arial" w:cs="Arial"/>
          <w:sz w:val="20"/>
          <w:szCs w:val="20"/>
          <w:lang w:val="en-GB"/>
        </w:rPr>
        <w:t>person or organization</w:t>
      </w:r>
      <w:r w:rsidR="003032FE" w:rsidRPr="00C35B57">
        <w:rPr>
          <w:rStyle w:val="normaltextrun"/>
          <w:rFonts w:ascii="Arial" w:hAnsi="Arial" w:cs="Arial"/>
          <w:sz w:val="20"/>
          <w:szCs w:val="20"/>
          <w:lang w:val="en-GB"/>
        </w:rPr>
        <w:t>.</w:t>
      </w:r>
      <w:r w:rsidR="003032FE" w:rsidRPr="00C35B57">
        <w:rPr>
          <w:rStyle w:val="eop"/>
          <w:rFonts w:ascii="Arial" w:hAnsi="Arial" w:cs="Arial"/>
          <w:sz w:val="20"/>
          <w:szCs w:val="20"/>
          <w:lang w:val="en-GB"/>
        </w:rPr>
        <w:t> </w:t>
      </w:r>
    </w:p>
    <w:p w14:paraId="78A04802" w14:textId="77777777" w:rsidR="003032FE" w:rsidRPr="00C35B57" w:rsidRDefault="003032FE" w:rsidP="003032FE">
      <w:pPr>
        <w:pStyle w:val="paragraph"/>
        <w:spacing w:before="0" w:beforeAutospacing="0" w:after="0" w:afterAutospacing="0"/>
        <w:ind w:left="480" w:right="480"/>
        <w:jc w:val="both"/>
        <w:textAlignment w:val="baseline"/>
        <w:rPr>
          <w:rFonts w:ascii="Segoe UI" w:hAnsi="Segoe UI" w:cs="Segoe UI"/>
          <w:sz w:val="18"/>
          <w:szCs w:val="18"/>
          <w:lang w:val="en-GB"/>
        </w:rPr>
      </w:pPr>
    </w:p>
    <w:p w14:paraId="4129216A" w14:textId="25F0D4D3" w:rsidR="003032FE" w:rsidRPr="00C35B57" w:rsidRDefault="0044379B" w:rsidP="003032FE">
      <w:pPr>
        <w:pStyle w:val="paragraph"/>
        <w:spacing w:before="0" w:beforeAutospacing="0" w:after="0" w:afterAutospacing="0"/>
        <w:ind w:left="480" w:right="480"/>
        <w:jc w:val="both"/>
        <w:textAlignment w:val="baseline"/>
        <w:rPr>
          <w:rStyle w:val="normaltextrun"/>
          <w:rFonts w:ascii="Arial" w:hAnsi="Arial" w:cs="Arial"/>
          <w:sz w:val="20"/>
          <w:szCs w:val="20"/>
          <w:lang w:val="en-GB"/>
        </w:rPr>
      </w:pPr>
      <w:proofErr w:type="spellStart"/>
      <w:r>
        <w:rPr>
          <w:rStyle w:val="normaltextrun"/>
          <w:rFonts w:ascii="Arial" w:hAnsi="Arial" w:cs="Arial"/>
          <w:b/>
          <w:bCs/>
          <w:sz w:val="20"/>
          <w:szCs w:val="20"/>
          <w:lang w:val="en-GB"/>
        </w:rPr>
        <w:t>c</w:t>
      </w:r>
      <w:r w:rsidR="003032FE" w:rsidRPr="00C35B57">
        <w:rPr>
          <w:rStyle w:val="normaltextrun"/>
          <w:rFonts w:ascii="Arial" w:hAnsi="Arial" w:cs="Arial"/>
          <w:b/>
          <w:bCs/>
          <w:sz w:val="20"/>
          <w:szCs w:val="20"/>
          <w:lang w:val="en-GB"/>
        </w:rPr>
        <w:t>ontextItem</w:t>
      </w:r>
      <w:r w:rsidR="00B27786">
        <w:rPr>
          <w:rStyle w:val="normaltextrun"/>
          <w:rFonts w:ascii="Arial" w:hAnsi="Arial" w:cs="Arial"/>
          <w:b/>
          <w:bCs/>
          <w:sz w:val="20"/>
          <w:szCs w:val="20"/>
          <w:lang w:val="en-GB"/>
        </w:rPr>
        <w:t>s</w:t>
      </w:r>
      <w:proofErr w:type="spellEnd"/>
      <w:r w:rsidR="003032FE" w:rsidRPr="00C35B57">
        <w:rPr>
          <w:rStyle w:val="normaltextrun"/>
          <w:rFonts w:ascii="Arial" w:hAnsi="Arial" w:cs="Arial"/>
          <w:b/>
          <w:bCs/>
          <w:sz w:val="20"/>
          <w:szCs w:val="20"/>
          <w:lang w:val="en-GB"/>
        </w:rPr>
        <w:t>:</w:t>
      </w:r>
      <w:r w:rsidR="003032FE" w:rsidRPr="00C35B57">
        <w:rPr>
          <w:rStyle w:val="normaltextrun"/>
          <w:rFonts w:ascii="Arial" w:hAnsi="Arial" w:cs="Arial"/>
          <w:sz w:val="20"/>
          <w:szCs w:val="20"/>
          <w:lang w:val="en-GB"/>
        </w:rPr>
        <w:t xml:space="preserve"> </w:t>
      </w:r>
      <w:r w:rsidR="00B27786">
        <w:rPr>
          <w:rStyle w:val="normaltextrun"/>
          <w:rFonts w:ascii="Arial" w:hAnsi="Arial" w:cs="Arial"/>
          <w:sz w:val="20"/>
          <w:szCs w:val="20"/>
          <w:lang w:val="en-GB"/>
        </w:rPr>
        <w:t>Optional l</w:t>
      </w:r>
      <w:r w:rsidR="003032FE" w:rsidRPr="00C35B57">
        <w:rPr>
          <w:rStyle w:val="normaltextrun"/>
          <w:rFonts w:ascii="Arial" w:hAnsi="Arial" w:cs="Arial"/>
          <w:sz w:val="20"/>
          <w:szCs w:val="20"/>
          <w:lang w:val="en-GB"/>
        </w:rPr>
        <w:t xml:space="preserve">ist of </w:t>
      </w:r>
      <w:proofErr w:type="gramStart"/>
      <w:r w:rsidR="00B27786">
        <w:rPr>
          <w:rStyle w:val="normaltextrun"/>
          <w:rFonts w:ascii="Arial" w:hAnsi="Arial" w:cs="Arial"/>
          <w:sz w:val="20"/>
          <w:szCs w:val="20"/>
          <w:lang w:val="en-GB"/>
        </w:rPr>
        <w:t>0..</w:t>
      </w:r>
      <w:proofErr w:type="gramEnd"/>
      <w:r w:rsidR="00B27786">
        <w:rPr>
          <w:rStyle w:val="normaltextrun"/>
          <w:rFonts w:ascii="Arial" w:hAnsi="Arial" w:cs="Arial"/>
          <w:sz w:val="20"/>
          <w:szCs w:val="20"/>
          <w:lang w:val="en-GB"/>
        </w:rPr>
        <w:t xml:space="preserve">* </w:t>
      </w:r>
      <w:proofErr w:type="spellStart"/>
      <w:r w:rsidR="00B27786">
        <w:rPr>
          <w:rStyle w:val="normaltextrun"/>
          <w:rFonts w:ascii="Arial" w:hAnsi="Arial" w:cs="Arial"/>
          <w:sz w:val="20"/>
          <w:szCs w:val="20"/>
          <w:lang w:val="en-GB"/>
        </w:rPr>
        <w:t>C</w:t>
      </w:r>
      <w:r w:rsidR="003032FE" w:rsidRPr="00C35B57">
        <w:rPr>
          <w:rStyle w:val="normaltextrun"/>
          <w:rFonts w:ascii="Arial" w:hAnsi="Arial" w:cs="Arial"/>
          <w:sz w:val="20"/>
          <w:szCs w:val="20"/>
          <w:lang w:val="en-GB"/>
        </w:rPr>
        <w:t>ontext</w:t>
      </w:r>
      <w:r w:rsidR="00B27786">
        <w:rPr>
          <w:rStyle w:val="normaltextrun"/>
          <w:rFonts w:ascii="Arial" w:hAnsi="Arial" w:cs="Arial"/>
          <w:sz w:val="20"/>
          <w:szCs w:val="20"/>
          <w:lang w:val="en-GB"/>
        </w:rPr>
        <w:t>I</w:t>
      </w:r>
      <w:r w:rsidR="003032FE" w:rsidRPr="00C35B57">
        <w:rPr>
          <w:rStyle w:val="normaltextrun"/>
          <w:rFonts w:ascii="Arial" w:hAnsi="Arial" w:cs="Arial"/>
          <w:sz w:val="20"/>
          <w:szCs w:val="20"/>
          <w:lang w:val="en-GB"/>
        </w:rPr>
        <w:t>tem</w:t>
      </w:r>
      <w:proofErr w:type="spellEnd"/>
      <w:r w:rsidR="00B27786">
        <w:rPr>
          <w:rStyle w:val="normaltextrun"/>
          <w:rFonts w:ascii="Arial" w:hAnsi="Arial" w:cs="Arial"/>
          <w:sz w:val="20"/>
          <w:szCs w:val="20"/>
          <w:lang w:val="en-GB"/>
        </w:rPr>
        <w:t xml:space="preserve"> instance</w:t>
      </w:r>
      <w:r w:rsidR="003032FE" w:rsidRPr="00C35B57">
        <w:rPr>
          <w:rStyle w:val="normaltextrun"/>
          <w:rFonts w:ascii="Arial" w:hAnsi="Arial" w:cs="Arial"/>
          <w:sz w:val="20"/>
          <w:szCs w:val="20"/>
          <w:lang w:val="en-GB"/>
        </w:rPr>
        <w:t>s. These allow associating geopolitical-context-specific information to otherwise universal data types.</w:t>
      </w:r>
    </w:p>
    <w:p w14:paraId="2C2DD61F" w14:textId="77777777" w:rsidR="003032FE" w:rsidRPr="00C35B57" w:rsidRDefault="003032FE" w:rsidP="003032FE">
      <w:pPr>
        <w:pStyle w:val="paragraph"/>
        <w:spacing w:before="0" w:beforeAutospacing="0" w:after="0" w:afterAutospacing="0"/>
        <w:ind w:left="480" w:right="480"/>
        <w:jc w:val="both"/>
        <w:textAlignment w:val="baseline"/>
        <w:rPr>
          <w:rFonts w:ascii="Segoe UI" w:hAnsi="Segoe UI" w:cs="Segoe UI"/>
          <w:sz w:val="18"/>
          <w:szCs w:val="18"/>
          <w:lang w:val="en-GB"/>
        </w:rPr>
      </w:pPr>
    </w:p>
    <w:p w14:paraId="4C6AC5B5" w14:textId="430BB4E6" w:rsidR="009A091C" w:rsidRPr="00C35B57" w:rsidRDefault="009A091C" w:rsidP="009A091C">
      <w:pPr>
        <w:pStyle w:val="Heading3"/>
      </w:pPr>
      <w:bookmarkStart w:id="110" w:name="_Toc160650452"/>
      <w:r w:rsidRPr="00C35B57">
        <w:lastRenderedPageBreak/>
        <w:t>9.2.5</w:t>
      </w:r>
      <w:r w:rsidR="00DA0628">
        <w:tab/>
      </w:r>
      <w:r w:rsidR="00DA0628">
        <w:tab/>
      </w:r>
      <w:r w:rsidRPr="00C35B57">
        <w:tab/>
      </w:r>
      <w:proofErr w:type="spellStart"/>
      <w:r w:rsidRPr="00C35B57">
        <w:t>P</w:t>
      </w:r>
      <w:r w:rsidR="00DF5644">
        <w:t>arty</w:t>
      </w:r>
      <w:r w:rsidRPr="00C35B57">
        <w:t>Role</w:t>
      </w:r>
      <w:bookmarkEnd w:id="110"/>
      <w:proofErr w:type="spellEnd"/>
    </w:p>
    <w:p w14:paraId="5AF435EF" w14:textId="055947FC" w:rsidR="007407A0" w:rsidRPr="00C35B57" w:rsidRDefault="007407A0" w:rsidP="007407A0">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This type represents a role carried out by a </w:t>
      </w:r>
      <w:r w:rsidR="00DF5644">
        <w:rPr>
          <w:rStyle w:val="normaltextrun"/>
          <w:rFonts w:ascii="Arial" w:hAnsi="Arial" w:cs="Arial"/>
          <w:sz w:val="20"/>
          <w:szCs w:val="20"/>
          <w:lang w:val="en-GB"/>
        </w:rPr>
        <w:t xml:space="preserve">party (i.e., a </w:t>
      </w:r>
      <w:r w:rsidRPr="00C35B57">
        <w:rPr>
          <w:rStyle w:val="normaltextrun"/>
          <w:rFonts w:ascii="Arial" w:hAnsi="Arial" w:cs="Arial"/>
          <w:sz w:val="20"/>
          <w:szCs w:val="20"/>
          <w:lang w:val="en-GB"/>
        </w:rPr>
        <w:t>person</w:t>
      </w:r>
      <w:r w:rsidR="00DF5644">
        <w:rPr>
          <w:rStyle w:val="normaltextrun"/>
          <w:rFonts w:ascii="Arial" w:hAnsi="Arial" w:cs="Arial"/>
          <w:sz w:val="20"/>
          <w:szCs w:val="20"/>
          <w:lang w:val="en-GB"/>
        </w:rPr>
        <w:t xml:space="preserve"> or organization)</w:t>
      </w:r>
      <w:r w:rsidRPr="00C35B57">
        <w:rPr>
          <w:rStyle w:val="normaltextrun"/>
          <w:rFonts w:ascii="Arial" w:hAnsi="Arial" w:cs="Arial"/>
          <w:sz w:val="20"/>
          <w:szCs w:val="20"/>
          <w:lang w:val="en-GB"/>
        </w:rPr>
        <w:t>.</w:t>
      </w:r>
      <w:r w:rsidRPr="00C35B57">
        <w:rPr>
          <w:rStyle w:val="eop"/>
          <w:rFonts w:ascii="Arial" w:hAnsi="Arial" w:cs="Arial"/>
          <w:sz w:val="20"/>
          <w:szCs w:val="20"/>
          <w:lang w:val="en-GB"/>
        </w:rPr>
        <w:t> </w:t>
      </w:r>
    </w:p>
    <w:p w14:paraId="5067F90C" w14:textId="77777777" w:rsidR="007407A0" w:rsidRPr="00C35B57" w:rsidRDefault="007407A0" w:rsidP="007407A0">
      <w:pPr>
        <w:pStyle w:val="paragraph"/>
        <w:spacing w:before="0" w:beforeAutospacing="0" w:after="0" w:afterAutospacing="0"/>
        <w:jc w:val="both"/>
        <w:textAlignment w:val="baseline"/>
        <w:rPr>
          <w:rFonts w:ascii="Segoe UI" w:hAnsi="Segoe UI" w:cs="Segoe UI"/>
          <w:sz w:val="18"/>
          <w:szCs w:val="18"/>
          <w:lang w:val="en-GB"/>
        </w:rPr>
      </w:pPr>
    </w:p>
    <w:p w14:paraId="65C6098F" w14:textId="19F8922E" w:rsidR="007407A0" w:rsidRPr="00C35B57" w:rsidRDefault="00FF4F96" w:rsidP="493D28E7">
      <w:pPr>
        <w:pStyle w:val="paragraph"/>
        <w:spacing w:before="0" w:beforeAutospacing="0" w:after="0" w:afterAutospacing="0"/>
        <w:ind w:left="480" w:right="480"/>
        <w:jc w:val="both"/>
        <w:textAlignment w:val="baseline"/>
        <w:rPr>
          <w:rStyle w:val="eop"/>
          <w:rFonts w:ascii="Arial" w:hAnsi="Arial" w:cs="Arial"/>
          <w:sz w:val="20"/>
          <w:szCs w:val="20"/>
          <w:lang w:val="en-GB"/>
        </w:rPr>
      </w:pPr>
      <w:r>
        <w:rPr>
          <w:rStyle w:val="normaltextrun"/>
          <w:rFonts w:ascii="Arial" w:hAnsi="Arial" w:cs="Arial"/>
          <w:b/>
          <w:bCs/>
          <w:sz w:val="20"/>
          <w:szCs w:val="20"/>
          <w:lang w:val="en-GB"/>
        </w:rPr>
        <w:t>i</w:t>
      </w:r>
      <w:r w:rsidR="5D4C3590" w:rsidRPr="00C35B57">
        <w:rPr>
          <w:rStyle w:val="normaltextrun"/>
          <w:rFonts w:ascii="Arial" w:hAnsi="Arial" w:cs="Arial"/>
          <w:b/>
          <w:bCs/>
          <w:sz w:val="20"/>
          <w:szCs w:val="20"/>
          <w:lang w:val="en-GB"/>
        </w:rPr>
        <w:t>d</w:t>
      </w:r>
      <w:r w:rsidR="5D4C3590" w:rsidRPr="00C35B57">
        <w:rPr>
          <w:rStyle w:val="normaltextrun"/>
          <w:rFonts w:ascii="Arial" w:hAnsi="Arial" w:cs="Arial"/>
          <w:sz w:val="20"/>
          <w:szCs w:val="20"/>
          <w:lang w:val="en-GB"/>
        </w:rPr>
        <w:t xml:space="preserve">: </w:t>
      </w:r>
      <w:r w:rsidR="00B27786" w:rsidRPr="00B27786">
        <w:rPr>
          <w:rStyle w:val="normaltextrun"/>
          <w:rFonts w:ascii="Arial" w:hAnsi="Arial" w:cs="Arial"/>
          <w:sz w:val="20"/>
          <w:szCs w:val="20"/>
          <w:lang w:val="en-GB"/>
        </w:rPr>
        <w:t xml:space="preserve">Required </w:t>
      </w:r>
      <w:proofErr w:type="spellStart"/>
      <w:r w:rsidR="00B27786" w:rsidRPr="00B27786">
        <w:rPr>
          <w:rStyle w:val="normaltextrun"/>
          <w:rFonts w:ascii="Arial" w:hAnsi="Arial" w:cs="Arial"/>
          <w:sz w:val="20"/>
          <w:szCs w:val="20"/>
          <w:lang w:val="en-GB"/>
        </w:rPr>
        <w:t>CompoundIdentifier</w:t>
      </w:r>
      <w:proofErr w:type="spellEnd"/>
      <w:r w:rsidR="00B27786" w:rsidRPr="00B27786">
        <w:rPr>
          <w:rStyle w:val="normaltextrun"/>
          <w:rFonts w:ascii="Arial" w:hAnsi="Arial" w:cs="Arial"/>
          <w:sz w:val="20"/>
          <w:szCs w:val="20"/>
          <w:lang w:val="en-GB"/>
        </w:rPr>
        <w:t xml:space="preserve">. Includes a string used to refer to this </w:t>
      </w:r>
      <w:proofErr w:type="spellStart"/>
      <w:r w:rsidR="00B27786">
        <w:rPr>
          <w:rStyle w:val="normaltextrun"/>
          <w:rFonts w:ascii="Arial" w:hAnsi="Arial" w:cs="Arial"/>
          <w:sz w:val="20"/>
          <w:szCs w:val="20"/>
          <w:lang w:val="en-GB"/>
        </w:rPr>
        <w:t>PartyRole</w:t>
      </w:r>
      <w:proofErr w:type="spellEnd"/>
      <w:r w:rsidR="00B27786" w:rsidRPr="00B27786">
        <w:rPr>
          <w:rStyle w:val="normaltextrun"/>
          <w:rFonts w:ascii="Arial" w:hAnsi="Arial" w:cs="Arial"/>
          <w:sz w:val="20"/>
          <w:szCs w:val="20"/>
          <w:lang w:val="en-GB"/>
        </w:rPr>
        <w:t xml:space="preserve"> in the scope of a document, along with a collection of unique ids that represent the </w:t>
      </w:r>
      <w:proofErr w:type="spellStart"/>
      <w:r w:rsidR="00B27786">
        <w:rPr>
          <w:rStyle w:val="normaltextrun"/>
          <w:rFonts w:ascii="Arial" w:hAnsi="Arial" w:cs="Arial"/>
          <w:sz w:val="20"/>
          <w:szCs w:val="20"/>
          <w:lang w:val="en-GB"/>
        </w:rPr>
        <w:t>PartyRole</w:t>
      </w:r>
      <w:proofErr w:type="spellEnd"/>
      <w:r w:rsidR="00B27786" w:rsidRPr="00B27786">
        <w:rPr>
          <w:rStyle w:val="normaltextrun"/>
          <w:rFonts w:ascii="Arial" w:hAnsi="Arial" w:cs="Arial"/>
          <w:sz w:val="20"/>
          <w:szCs w:val="20"/>
          <w:lang w:val="en-GB"/>
        </w:rPr>
        <w:t xml:space="preserve"> in FMIS and other systems.</w:t>
      </w:r>
    </w:p>
    <w:p w14:paraId="45F2B72D" w14:textId="77777777" w:rsidR="007407A0" w:rsidRPr="00C35B57" w:rsidRDefault="007407A0" w:rsidP="007407A0">
      <w:pPr>
        <w:pStyle w:val="paragraph"/>
        <w:spacing w:before="0" w:beforeAutospacing="0" w:after="0" w:afterAutospacing="0"/>
        <w:ind w:left="480" w:right="480"/>
        <w:jc w:val="both"/>
        <w:textAlignment w:val="baseline"/>
        <w:rPr>
          <w:rFonts w:ascii="Segoe UI" w:hAnsi="Segoe UI" w:cs="Segoe UI"/>
          <w:sz w:val="18"/>
          <w:szCs w:val="18"/>
          <w:lang w:val="en-GB"/>
        </w:rPr>
      </w:pPr>
    </w:p>
    <w:p w14:paraId="796996D3" w14:textId="06CE2516" w:rsidR="007407A0" w:rsidRPr="00C35B57" w:rsidRDefault="00FF4F96" w:rsidP="007407A0">
      <w:pPr>
        <w:pStyle w:val="paragraph"/>
        <w:spacing w:before="0" w:beforeAutospacing="0" w:after="0" w:afterAutospacing="0"/>
        <w:ind w:left="480" w:righ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p</w:t>
      </w:r>
      <w:r w:rsidR="006549F8">
        <w:rPr>
          <w:rStyle w:val="normaltextrun"/>
          <w:rFonts w:ascii="Arial" w:hAnsi="Arial" w:cs="Arial"/>
          <w:b/>
          <w:bCs/>
          <w:sz w:val="20"/>
          <w:szCs w:val="20"/>
          <w:lang w:val="en-GB"/>
        </w:rPr>
        <w:t>arty</w:t>
      </w:r>
      <w:r w:rsidR="007407A0" w:rsidRPr="00C35B57">
        <w:rPr>
          <w:rStyle w:val="normaltextrun"/>
          <w:rFonts w:ascii="Arial" w:hAnsi="Arial" w:cs="Arial"/>
          <w:b/>
          <w:bCs/>
          <w:sz w:val="20"/>
          <w:szCs w:val="20"/>
          <w:lang w:val="en-GB"/>
        </w:rPr>
        <w:t>Ref</w:t>
      </w:r>
      <w:proofErr w:type="spellEnd"/>
      <w:r w:rsidR="007407A0" w:rsidRPr="00C35B57">
        <w:rPr>
          <w:rStyle w:val="normaltextrun"/>
          <w:rFonts w:ascii="Arial" w:hAnsi="Arial" w:cs="Arial"/>
          <w:sz w:val="20"/>
          <w:szCs w:val="20"/>
          <w:lang w:val="en-GB"/>
        </w:rPr>
        <w:t xml:space="preserve">: </w:t>
      </w:r>
      <w:r w:rsidR="00B27786">
        <w:rPr>
          <w:rStyle w:val="normaltextrun"/>
          <w:rFonts w:ascii="Arial" w:hAnsi="Arial" w:cs="Arial"/>
          <w:sz w:val="20"/>
          <w:szCs w:val="20"/>
          <w:lang w:val="en-GB"/>
        </w:rPr>
        <w:t xml:space="preserve">String, required. Corresponds to the </w:t>
      </w:r>
      <w:proofErr w:type="spellStart"/>
      <w:r w:rsidR="00B27786">
        <w:rPr>
          <w:rStyle w:val="normaltextrun"/>
          <w:rFonts w:ascii="Arial" w:hAnsi="Arial" w:cs="Arial"/>
          <w:sz w:val="20"/>
          <w:szCs w:val="20"/>
          <w:lang w:val="en-GB"/>
        </w:rPr>
        <w:t>referenceId</w:t>
      </w:r>
      <w:proofErr w:type="spellEnd"/>
      <w:r w:rsidR="00B27786">
        <w:rPr>
          <w:rStyle w:val="normaltextrun"/>
          <w:rFonts w:ascii="Arial" w:hAnsi="Arial" w:cs="Arial"/>
          <w:sz w:val="20"/>
          <w:szCs w:val="20"/>
          <w:lang w:val="en-GB"/>
        </w:rPr>
        <w:t xml:space="preserve"> </w:t>
      </w:r>
      <w:r w:rsidR="007407A0" w:rsidRPr="00C35B57">
        <w:rPr>
          <w:rStyle w:val="normaltextrun"/>
          <w:rFonts w:ascii="Arial" w:hAnsi="Arial" w:cs="Arial"/>
          <w:sz w:val="20"/>
          <w:szCs w:val="20"/>
          <w:lang w:val="en-GB"/>
        </w:rPr>
        <w:t xml:space="preserve">of the </w:t>
      </w:r>
      <w:r w:rsidR="006549F8">
        <w:rPr>
          <w:rStyle w:val="normaltextrun"/>
          <w:rFonts w:ascii="Arial" w:hAnsi="Arial" w:cs="Arial"/>
          <w:sz w:val="20"/>
          <w:szCs w:val="20"/>
          <w:lang w:val="en-GB"/>
        </w:rPr>
        <w:t>party</w:t>
      </w:r>
      <w:r w:rsidR="007407A0" w:rsidRPr="00C35B57">
        <w:rPr>
          <w:rStyle w:val="normaltextrun"/>
          <w:rFonts w:ascii="Arial" w:hAnsi="Arial" w:cs="Arial"/>
          <w:sz w:val="20"/>
          <w:szCs w:val="20"/>
          <w:lang w:val="en-GB"/>
        </w:rPr>
        <w:t xml:space="preserve"> in question.</w:t>
      </w:r>
      <w:r w:rsidR="007407A0" w:rsidRPr="00C35B57">
        <w:rPr>
          <w:rStyle w:val="eop"/>
          <w:rFonts w:ascii="Arial" w:hAnsi="Arial" w:cs="Arial"/>
          <w:sz w:val="20"/>
          <w:szCs w:val="20"/>
          <w:lang w:val="en-GB"/>
        </w:rPr>
        <w:t> </w:t>
      </w:r>
    </w:p>
    <w:p w14:paraId="7EF90F68" w14:textId="77777777" w:rsidR="007407A0" w:rsidRPr="00C35B57" w:rsidRDefault="007407A0" w:rsidP="007407A0">
      <w:pPr>
        <w:pStyle w:val="paragraph"/>
        <w:spacing w:before="0" w:beforeAutospacing="0" w:after="0" w:afterAutospacing="0"/>
        <w:ind w:left="480" w:right="480"/>
        <w:jc w:val="both"/>
        <w:textAlignment w:val="baseline"/>
        <w:rPr>
          <w:rFonts w:ascii="Segoe UI" w:hAnsi="Segoe UI" w:cs="Segoe UI"/>
          <w:sz w:val="18"/>
          <w:szCs w:val="18"/>
          <w:lang w:val="en-GB"/>
        </w:rPr>
      </w:pPr>
    </w:p>
    <w:p w14:paraId="62CC21B9" w14:textId="580373A3" w:rsidR="007407A0" w:rsidRPr="00C35B57" w:rsidRDefault="001C624A" w:rsidP="007407A0">
      <w:pPr>
        <w:pStyle w:val="paragraph"/>
        <w:spacing w:before="0" w:beforeAutospacing="0" w:after="0" w:afterAutospacing="0"/>
        <w:ind w:left="480" w:right="480"/>
        <w:jc w:val="both"/>
        <w:textAlignment w:val="baseline"/>
        <w:rPr>
          <w:rStyle w:val="eop"/>
          <w:rFonts w:ascii="Arial" w:hAnsi="Arial" w:cs="Arial"/>
          <w:sz w:val="20"/>
          <w:szCs w:val="20"/>
          <w:lang w:val="en-GB"/>
        </w:rPr>
      </w:pPr>
      <w:r>
        <w:rPr>
          <w:rStyle w:val="normaltextrun"/>
          <w:rFonts w:ascii="Arial" w:hAnsi="Arial" w:cs="Arial"/>
          <w:b/>
          <w:bCs/>
          <w:sz w:val="20"/>
          <w:szCs w:val="20"/>
          <w:lang w:val="en-GB"/>
        </w:rPr>
        <w:t>r</w:t>
      </w:r>
      <w:r w:rsidR="007407A0" w:rsidRPr="00C35B57">
        <w:rPr>
          <w:rStyle w:val="normaltextrun"/>
          <w:rFonts w:ascii="Arial" w:hAnsi="Arial" w:cs="Arial"/>
          <w:b/>
          <w:bCs/>
          <w:sz w:val="20"/>
          <w:szCs w:val="20"/>
          <w:lang w:val="en-GB"/>
        </w:rPr>
        <w:t>ole</w:t>
      </w:r>
      <w:r w:rsidR="007407A0" w:rsidRPr="00C35B57">
        <w:rPr>
          <w:rStyle w:val="normaltextrun"/>
          <w:rFonts w:ascii="Arial" w:hAnsi="Arial" w:cs="Arial"/>
          <w:sz w:val="20"/>
          <w:szCs w:val="20"/>
          <w:lang w:val="en-GB"/>
        </w:rPr>
        <w:t xml:space="preserve">: </w:t>
      </w:r>
      <w:r w:rsidR="00B27786">
        <w:rPr>
          <w:rStyle w:val="normaltextrun"/>
          <w:rFonts w:ascii="Arial" w:hAnsi="Arial" w:cs="Arial"/>
          <w:sz w:val="20"/>
          <w:szCs w:val="20"/>
          <w:lang w:val="en-GB"/>
        </w:rPr>
        <w:t xml:space="preserve">Required. </w:t>
      </w:r>
      <w:r w:rsidR="007407A0" w:rsidRPr="00C35B57">
        <w:rPr>
          <w:rStyle w:val="normaltextrun"/>
          <w:rFonts w:ascii="Arial" w:hAnsi="Arial" w:cs="Arial"/>
          <w:sz w:val="20"/>
          <w:szCs w:val="20"/>
          <w:lang w:val="en-GB"/>
        </w:rPr>
        <w:t xml:space="preserve">Role being carried out by the </w:t>
      </w:r>
      <w:r w:rsidR="006549F8">
        <w:rPr>
          <w:rStyle w:val="normaltextrun"/>
          <w:rFonts w:ascii="Arial" w:hAnsi="Arial" w:cs="Arial"/>
          <w:sz w:val="20"/>
          <w:szCs w:val="20"/>
          <w:lang w:val="en-GB"/>
        </w:rPr>
        <w:t>party</w:t>
      </w:r>
      <w:r w:rsidR="007407A0" w:rsidRPr="00C35B57">
        <w:rPr>
          <w:rStyle w:val="normaltextrun"/>
          <w:rFonts w:ascii="Arial" w:hAnsi="Arial" w:cs="Arial"/>
          <w:sz w:val="20"/>
          <w:szCs w:val="20"/>
          <w:lang w:val="en-GB"/>
        </w:rPr>
        <w:t xml:space="preserve"> referenced above.</w:t>
      </w:r>
      <w:r w:rsidR="007407A0" w:rsidRPr="00C35B57">
        <w:rPr>
          <w:rStyle w:val="eop"/>
          <w:rFonts w:ascii="Arial" w:hAnsi="Arial" w:cs="Arial"/>
          <w:sz w:val="20"/>
          <w:szCs w:val="20"/>
          <w:lang w:val="en-GB"/>
        </w:rPr>
        <w:t> </w:t>
      </w:r>
      <w:r w:rsidR="00C63D46">
        <w:rPr>
          <w:rStyle w:val="eop"/>
          <w:rFonts w:ascii="Arial" w:hAnsi="Arial" w:cs="Arial"/>
          <w:sz w:val="20"/>
          <w:szCs w:val="20"/>
          <w:lang w:val="en-GB"/>
        </w:rPr>
        <w:t xml:space="preserve">This is an enumerated value from the </w:t>
      </w:r>
      <w:proofErr w:type="spellStart"/>
      <w:r w:rsidR="00C63D46">
        <w:rPr>
          <w:rStyle w:val="eop"/>
          <w:rFonts w:ascii="Arial" w:hAnsi="Arial" w:cs="Arial"/>
          <w:sz w:val="20"/>
          <w:szCs w:val="20"/>
          <w:lang w:val="en-GB"/>
        </w:rPr>
        <w:t>PartyRoleEnum</w:t>
      </w:r>
      <w:proofErr w:type="spellEnd"/>
      <w:r w:rsidR="00C63D46">
        <w:rPr>
          <w:rStyle w:val="eop"/>
          <w:rFonts w:ascii="Arial" w:hAnsi="Arial" w:cs="Arial"/>
          <w:sz w:val="20"/>
          <w:szCs w:val="20"/>
          <w:lang w:val="en-GB"/>
        </w:rPr>
        <w:t xml:space="preserve"> class (See 9.2.6 and Table 12).</w:t>
      </w:r>
    </w:p>
    <w:p w14:paraId="77944339" w14:textId="77777777" w:rsidR="007407A0" w:rsidRPr="00C35B57" w:rsidRDefault="007407A0" w:rsidP="007407A0">
      <w:pPr>
        <w:pStyle w:val="paragraph"/>
        <w:spacing w:before="0" w:beforeAutospacing="0" w:after="0" w:afterAutospacing="0"/>
        <w:ind w:left="480" w:right="480"/>
        <w:jc w:val="both"/>
        <w:textAlignment w:val="baseline"/>
        <w:rPr>
          <w:rFonts w:ascii="Segoe UI" w:hAnsi="Segoe UI" w:cs="Segoe UI"/>
          <w:sz w:val="18"/>
          <w:szCs w:val="18"/>
          <w:lang w:val="en-GB"/>
        </w:rPr>
      </w:pPr>
    </w:p>
    <w:p w14:paraId="4C36A6D3" w14:textId="23888279" w:rsidR="007407A0" w:rsidRPr="00C35B57" w:rsidRDefault="002D5964" w:rsidP="007407A0">
      <w:pPr>
        <w:pStyle w:val="paragraph"/>
        <w:spacing w:before="0" w:beforeAutospacing="0" w:after="0" w:afterAutospacing="0"/>
        <w:ind w:left="480" w:righ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producer</w:t>
      </w:r>
      <w:r w:rsidR="007407A0" w:rsidRPr="00C35B57">
        <w:rPr>
          <w:rStyle w:val="normaltextrun"/>
          <w:rFonts w:ascii="Arial" w:hAnsi="Arial" w:cs="Arial"/>
          <w:b/>
          <w:bCs/>
          <w:sz w:val="20"/>
          <w:szCs w:val="20"/>
          <w:lang w:val="en-GB"/>
        </w:rPr>
        <w:t>Ref</w:t>
      </w:r>
      <w:proofErr w:type="spellEnd"/>
      <w:r w:rsidR="007407A0" w:rsidRPr="00C35B57">
        <w:rPr>
          <w:rStyle w:val="normaltextrun"/>
          <w:rFonts w:ascii="Arial" w:hAnsi="Arial" w:cs="Arial"/>
          <w:sz w:val="20"/>
          <w:szCs w:val="20"/>
          <w:lang w:val="en-GB"/>
        </w:rPr>
        <w:t xml:space="preserve">: Optional </w:t>
      </w:r>
      <w:r w:rsidR="004328A8">
        <w:rPr>
          <w:rStyle w:val="normaltextrun"/>
          <w:rFonts w:ascii="Arial" w:hAnsi="Arial" w:cs="Arial"/>
          <w:sz w:val="20"/>
          <w:szCs w:val="20"/>
          <w:lang w:val="en-GB"/>
        </w:rPr>
        <w:t>string</w:t>
      </w:r>
      <w:r w:rsidR="00B27786">
        <w:rPr>
          <w:rStyle w:val="normaltextrun"/>
          <w:rFonts w:ascii="Arial" w:hAnsi="Arial" w:cs="Arial"/>
          <w:sz w:val="20"/>
          <w:szCs w:val="20"/>
          <w:lang w:val="en-GB"/>
        </w:rPr>
        <w:t xml:space="preserve">. Corresponds to the </w:t>
      </w:r>
      <w:proofErr w:type="spellStart"/>
      <w:r w:rsidR="007407A0" w:rsidRPr="00C35B57">
        <w:rPr>
          <w:rStyle w:val="normaltextrun"/>
          <w:rFonts w:ascii="Arial" w:hAnsi="Arial" w:cs="Arial"/>
          <w:sz w:val="20"/>
          <w:szCs w:val="20"/>
          <w:lang w:val="en-GB"/>
        </w:rPr>
        <w:t>reference</w:t>
      </w:r>
      <w:r w:rsidR="00B27786">
        <w:rPr>
          <w:rStyle w:val="normaltextrun"/>
          <w:rFonts w:ascii="Arial" w:hAnsi="Arial" w:cs="Arial"/>
          <w:sz w:val="20"/>
          <w:szCs w:val="20"/>
          <w:lang w:val="en-GB"/>
        </w:rPr>
        <w:t>Id</w:t>
      </w:r>
      <w:proofErr w:type="spellEnd"/>
      <w:r w:rsidR="00B27786">
        <w:rPr>
          <w:rStyle w:val="normaltextrun"/>
          <w:rFonts w:ascii="Arial" w:hAnsi="Arial" w:cs="Arial"/>
          <w:sz w:val="20"/>
          <w:szCs w:val="20"/>
          <w:lang w:val="en-GB"/>
        </w:rPr>
        <w:t xml:space="preserve"> of t</w:t>
      </w:r>
      <w:r w:rsidR="007407A0" w:rsidRPr="00C35B57">
        <w:rPr>
          <w:rStyle w:val="normaltextrun"/>
          <w:rFonts w:ascii="Arial" w:hAnsi="Arial" w:cs="Arial"/>
          <w:sz w:val="20"/>
          <w:szCs w:val="20"/>
          <w:lang w:val="en-GB"/>
        </w:rPr>
        <w:t xml:space="preserve">he </w:t>
      </w:r>
      <w:r w:rsidR="00B27786">
        <w:rPr>
          <w:rStyle w:val="normaltextrun"/>
          <w:rFonts w:ascii="Arial" w:hAnsi="Arial" w:cs="Arial"/>
          <w:sz w:val="20"/>
          <w:szCs w:val="20"/>
          <w:lang w:val="en-GB"/>
        </w:rPr>
        <w:t>Producer business entity</w:t>
      </w:r>
      <w:r w:rsidR="007407A0" w:rsidRPr="00C35B57">
        <w:rPr>
          <w:rStyle w:val="normaltextrun"/>
          <w:rFonts w:ascii="Arial" w:hAnsi="Arial" w:cs="Arial"/>
          <w:sz w:val="20"/>
          <w:szCs w:val="20"/>
          <w:lang w:val="en-GB"/>
        </w:rPr>
        <w:t xml:space="preserve"> to which the </w:t>
      </w:r>
      <w:proofErr w:type="spellStart"/>
      <w:r w:rsidR="007407A0" w:rsidRPr="00C35B57">
        <w:rPr>
          <w:rStyle w:val="normaltextrun"/>
          <w:rFonts w:ascii="Arial" w:hAnsi="Arial" w:cs="Arial"/>
          <w:sz w:val="20"/>
          <w:szCs w:val="20"/>
          <w:lang w:val="en-GB"/>
        </w:rPr>
        <w:t>P</w:t>
      </w:r>
      <w:r w:rsidR="008F1F91">
        <w:rPr>
          <w:rStyle w:val="normaltextrun"/>
          <w:rFonts w:ascii="Arial" w:hAnsi="Arial" w:cs="Arial"/>
          <w:sz w:val="20"/>
          <w:szCs w:val="20"/>
          <w:lang w:val="en-GB"/>
        </w:rPr>
        <w:t>arty</w:t>
      </w:r>
      <w:r w:rsidR="007407A0" w:rsidRPr="00C35B57">
        <w:rPr>
          <w:rStyle w:val="normaltextrun"/>
          <w:rFonts w:ascii="Arial" w:hAnsi="Arial" w:cs="Arial"/>
          <w:sz w:val="20"/>
          <w:szCs w:val="20"/>
          <w:lang w:val="en-GB"/>
        </w:rPr>
        <w:t>Role</w:t>
      </w:r>
      <w:proofErr w:type="spellEnd"/>
      <w:r w:rsidR="007407A0" w:rsidRPr="00C35B57">
        <w:rPr>
          <w:rStyle w:val="normaltextrun"/>
          <w:rFonts w:ascii="Arial" w:hAnsi="Arial" w:cs="Arial"/>
          <w:sz w:val="20"/>
          <w:szCs w:val="20"/>
          <w:lang w:val="en-GB"/>
        </w:rPr>
        <w:t xml:space="preserve"> pertains. It accommodates use case</w:t>
      </w:r>
      <w:r w:rsidR="00997E76">
        <w:rPr>
          <w:rStyle w:val="normaltextrun"/>
          <w:rFonts w:ascii="Arial" w:hAnsi="Arial" w:cs="Arial"/>
          <w:sz w:val="20"/>
          <w:szCs w:val="20"/>
          <w:lang w:val="en-GB"/>
        </w:rPr>
        <w:t>s such as when</w:t>
      </w:r>
      <w:r w:rsidR="007407A0" w:rsidRPr="00C35B57">
        <w:rPr>
          <w:rStyle w:val="normaltextrun"/>
          <w:rFonts w:ascii="Arial" w:hAnsi="Arial" w:cs="Arial"/>
          <w:sz w:val="20"/>
          <w:szCs w:val="20"/>
          <w:lang w:val="en-GB"/>
        </w:rPr>
        <w:t xml:space="preserve"> a </w:t>
      </w:r>
      <w:r w:rsidR="00E52975" w:rsidRPr="00E52975">
        <w:rPr>
          <w:rStyle w:val="normaltextrun"/>
          <w:rFonts w:ascii="Arial" w:hAnsi="Arial" w:cs="Arial"/>
          <w:sz w:val="20"/>
          <w:szCs w:val="20"/>
          <w:lang w:val="en-GB"/>
        </w:rPr>
        <w:t>party (i.e., person or organization)</w:t>
      </w:r>
      <w:r w:rsidR="007407A0" w:rsidRPr="00C35B57">
        <w:rPr>
          <w:rStyle w:val="normaltextrun"/>
          <w:rFonts w:ascii="Arial" w:hAnsi="Arial" w:cs="Arial"/>
          <w:sz w:val="20"/>
          <w:szCs w:val="20"/>
          <w:lang w:val="en-GB"/>
        </w:rPr>
        <w:t xml:space="preserve"> is a crop advisor for one </w:t>
      </w:r>
      <w:r>
        <w:rPr>
          <w:rStyle w:val="normaltextrun"/>
          <w:rFonts w:ascii="Arial" w:hAnsi="Arial" w:cs="Arial"/>
          <w:sz w:val="20"/>
          <w:szCs w:val="20"/>
          <w:lang w:val="en-GB"/>
        </w:rPr>
        <w:t>producer</w:t>
      </w:r>
      <w:r w:rsidR="007407A0" w:rsidRPr="00C35B57">
        <w:rPr>
          <w:rStyle w:val="normaltextrun"/>
          <w:rFonts w:ascii="Arial" w:hAnsi="Arial" w:cs="Arial"/>
          <w:sz w:val="20"/>
          <w:szCs w:val="20"/>
          <w:lang w:val="en-GB"/>
        </w:rPr>
        <w:t xml:space="preserve"> and an operator for another.</w:t>
      </w:r>
      <w:r w:rsidR="007407A0" w:rsidRPr="00C35B57">
        <w:rPr>
          <w:rStyle w:val="eop"/>
          <w:rFonts w:ascii="Arial" w:hAnsi="Arial" w:cs="Arial"/>
          <w:sz w:val="20"/>
          <w:szCs w:val="20"/>
          <w:lang w:val="en-GB"/>
        </w:rPr>
        <w:t> </w:t>
      </w:r>
    </w:p>
    <w:p w14:paraId="76E6416D" w14:textId="77777777" w:rsidR="007407A0" w:rsidRPr="00C35B57" w:rsidRDefault="007407A0" w:rsidP="007407A0">
      <w:pPr>
        <w:pStyle w:val="paragraph"/>
        <w:spacing w:before="0" w:beforeAutospacing="0" w:after="0" w:afterAutospacing="0"/>
        <w:ind w:left="480" w:right="480"/>
        <w:jc w:val="both"/>
        <w:textAlignment w:val="baseline"/>
        <w:rPr>
          <w:rFonts w:ascii="Segoe UI" w:hAnsi="Segoe UI" w:cs="Segoe UI"/>
          <w:sz w:val="18"/>
          <w:szCs w:val="18"/>
          <w:lang w:val="en-GB"/>
        </w:rPr>
      </w:pPr>
    </w:p>
    <w:p w14:paraId="160D4AF0" w14:textId="2F8A97D4" w:rsidR="009A091C" w:rsidRPr="00C35B57" w:rsidRDefault="009A091C" w:rsidP="009A091C">
      <w:pPr>
        <w:pStyle w:val="Heading3"/>
      </w:pPr>
      <w:bookmarkStart w:id="111" w:name="_Toc160650453"/>
      <w:r w:rsidRPr="00C35B57">
        <w:t>9.2.6</w:t>
      </w:r>
      <w:r w:rsidRPr="00C35B57">
        <w:tab/>
      </w:r>
      <w:r w:rsidR="00DA0628">
        <w:tab/>
      </w:r>
      <w:r w:rsidR="00DA0628">
        <w:tab/>
      </w:r>
      <w:proofErr w:type="spellStart"/>
      <w:r w:rsidR="007234B7">
        <w:t>P</w:t>
      </w:r>
      <w:r w:rsidR="00AB463E">
        <w:t>arty</w:t>
      </w:r>
      <w:r w:rsidRPr="00C35B57">
        <w:t>RoleEnum</w:t>
      </w:r>
      <w:bookmarkEnd w:id="111"/>
      <w:proofErr w:type="spellEnd"/>
    </w:p>
    <w:p w14:paraId="17009CA1" w14:textId="1BD66941" w:rsidR="009A091C" w:rsidRPr="00C35B57" w:rsidRDefault="00E07CE1" w:rsidP="009A091C">
      <w:r w:rsidRPr="00C35B57">
        <w:rPr>
          <w:rStyle w:val="normaltextrun"/>
          <w:rFonts w:cs="Arial"/>
          <w:color w:val="000000"/>
          <w:shd w:val="clear" w:color="auto" w:fill="FFFFFF"/>
        </w:rPr>
        <w:t xml:space="preserve">This describes possible roles a </w:t>
      </w:r>
      <w:r w:rsidR="008F1F91">
        <w:rPr>
          <w:rStyle w:val="normaltextrun"/>
          <w:rFonts w:cs="Arial"/>
          <w:color w:val="000000"/>
          <w:shd w:val="clear" w:color="auto" w:fill="FFFFFF"/>
        </w:rPr>
        <w:t>party (i.e., person or organization)</w:t>
      </w:r>
      <w:r w:rsidRPr="00C35B57">
        <w:rPr>
          <w:rStyle w:val="normaltextrun"/>
          <w:rFonts w:cs="Arial"/>
          <w:color w:val="000000"/>
          <w:shd w:val="clear" w:color="auto" w:fill="FFFFFF"/>
        </w:rPr>
        <w:t xml:space="preserve"> may have, as shown in Table 1</w:t>
      </w:r>
      <w:r w:rsidR="00771AD2">
        <w:rPr>
          <w:rStyle w:val="normaltextrun"/>
          <w:rFonts w:cs="Arial"/>
          <w:color w:val="000000"/>
          <w:shd w:val="clear" w:color="auto" w:fill="FFFFFF"/>
        </w:rPr>
        <w:t>2</w:t>
      </w:r>
      <w:r w:rsidRPr="00C35B57">
        <w:rPr>
          <w:rStyle w:val="normaltextrun"/>
          <w:rFonts w:cs="Arial"/>
          <w:color w:val="000000"/>
          <w:shd w:val="clear" w:color="auto" w:fill="FFFFFF"/>
        </w:rPr>
        <w:t>.</w:t>
      </w:r>
      <w:r w:rsidRPr="00C35B57">
        <w:rPr>
          <w:rStyle w:val="eop"/>
          <w:rFonts w:cs="Arial"/>
          <w:color w:val="000000"/>
          <w:shd w:val="clear" w:color="auto" w:fill="FFFFFF"/>
        </w:rPr>
        <w:t> </w:t>
      </w:r>
    </w:p>
    <w:p w14:paraId="698A802F" w14:textId="58E78FC7" w:rsidR="009A091C" w:rsidRPr="00C35B57" w:rsidRDefault="009A091C" w:rsidP="009A091C">
      <w:pPr>
        <w:pStyle w:val="Heading3"/>
      </w:pPr>
      <w:bookmarkStart w:id="112" w:name="_Toc160650454"/>
      <w:r w:rsidRPr="00C35B57">
        <w:t>9.2.7</w:t>
      </w:r>
      <w:r w:rsidR="00DA0628">
        <w:tab/>
      </w:r>
      <w:r w:rsidR="00DA0628">
        <w:tab/>
      </w:r>
      <w:r w:rsidRPr="00C35B57">
        <w:tab/>
        <w:t>Farm</w:t>
      </w:r>
      <w:bookmarkEnd w:id="112"/>
    </w:p>
    <w:p w14:paraId="0386F42C" w14:textId="3E5EEE3F" w:rsidR="00E07CE1" w:rsidRPr="00C35B57" w:rsidRDefault="00E07CE1" w:rsidP="00E07CE1">
      <w:pPr>
        <w:spacing w:after="0" w:line="240" w:lineRule="auto"/>
        <w:textAlignment w:val="baseline"/>
        <w:rPr>
          <w:rFonts w:cs="Arial"/>
        </w:rPr>
      </w:pPr>
      <w:r w:rsidRPr="00C35B57">
        <w:rPr>
          <w:rFonts w:cs="Arial"/>
        </w:rPr>
        <w:t xml:space="preserve">For the purposes of field operations, a farm is a collection of one or more fields that are grouped together functionally or administratively under a business entity (i.e., </w:t>
      </w:r>
      <w:r w:rsidR="002D5964">
        <w:rPr>
          <w:rFonts w:cs="Arial"/>
        </w:rPr>
        <w:t>Producer</w:t>
      </w:r>
      <w:r w:rsidRPr="00C35B57">
        <w:rPr>
          <w:rFonts w:cs="Arial"/>
        </w:rPr>
        <w:t xml:space="preserve">). That relationship with </w:t>
      </w:r>
      <w:r w:rsidR="002D5964">
        <w:rPr>
          <w:rFonts w:cs="Arial"/>
        </w:rPr>
        <w:t>Producer</w:t>
      </w:r>
      <w:r w:rsidRPr="00C35B57">
        <w:rPr>
          <w:rFonts w:cs="Arial"/>
        </w:rPr>
        <w:t xml:space="preserve"> is optional, however, to maintain compatibility with the ISO11783-10 standard, where a Farm (FRM) can stand</w:t>
      </w:r>
      <w:r w:rsidR="00DF5644">
        <w:rPr>
          <w:rFonts w:cs="Arial"/>
        </w:rPr>
        <w:t xml:space="preserve"> </w:t>
      </w:r>
      <w:r w:rsidRPr="00C35B57">
        <w:rPr>
          <w:rFonts w:cs="Arial"/>
        </w:rPr>
        <w:t xml:space="preserve">alone without linking to a Customer (CMR, equivalent to </w:t>
      </w:r>
      <w:r w:rsidR="002D5964">
        <w:rPr>
          <w:rFonts w:cs="Arial"/>
        </w:rPr>
        <w:t>Producer</w:t>
      </w:r>
      <w:r w:rsidRPr="00C35B57">
        <w:rPr>
          <w:rFonts w:cs="Arial"/>
        </w:rPr>
        <w:t xml:space="preserve">). A </w:t>
      </w:r>
      <w:r w:rsidR="002D5964">
        <w:rPr>
          <w:rFonts w:cs="Arial"/>
        </w:rPr>
        <w:t>producer</w:t>
      </w:r>
      <w:r w:rsidRPr="00C35B57">
        <w:rPr>
          <w:rFonts w:cs="Arial"/>
        </w:rPr>
        <w:t xml:space="preserve"> can have multiple farms. </w:t>
      </w:r>
    </w:p>
    <w:p w14:paraId="16089A3D" w14:textId="77777777" w:rsidR="00E07CE1" w:rsidRPr="00C35B57" w:rsidRDefault="00E07CE1" w:rsidP="00E07CE1">
      <w:pPr>
        <w:spacing w:after="0" w:line="240" w:lineRule="auto"/>
        <w:textAlignment w:val="baseline"/>
        <w:rPr>
          <w:rFonts w:ascii="Segoe UI" w:hAnsi="Segoe UI" w:cs="Segoe UI"/>
          <w:sz w:val="18"/>
          <w:szCs w:val="18"/>
        </w:rPr>
      </w:pPr>
    </w:p>
    <w:p w14:paraId="6B51EEA2" w14:textId="647A0395" w:rsidR="00E07CE1" w:rsidRPr="00C35B57" w:rsidRDefault="00E07CE1" w:rsidP="00E07CE1">
      <w:pPr>
        <w:spacing w:after="0" w:line="240" w:lineRule="auto"/>
        <w:textAlignment w:val="baseline"/>
        <w:rPr>
          <w:rFonts w:cs="Arial"/>
        </w:rPr>
      </w:pPr>
      <w:r w:rsidRPr="00C35B57">
        <w:rPr>
          <w:rFonts w:cs="Arial"/>
        </w:rPr>
        <w:t xml:space="preserve">The Farm type represents a farm that the </w:t>
      </w:r>
      <w:commentRangeStart w:id="113"/>
      <w:r w:rsidRPr="00C35B57">
        <w:rPr>
          <w:rFonts w:cs="Arial"/>
        </w:rPr>
        <w:t>irrigation system</w:t>
      </w:r>
      <w:commentRangeEnd w:id="113"/>
      <w:r w:rsidR="001D13E7">
        <w:rPr>
          <w:rStyle w:val="CommentReference"/>
        </w:rPr>
        <w:commentReference w:id="113"/>
      </w:r>
      <w:r w:rsidRPr="00C35B57">
        <w:rPr>
          <w:rFonts w:cs="Arial"/>
        </w:rPr>
        <w:t xml:space="preserve"> or document is associated with. Note that, in turn, the farm may be associated with a </w:t>
      </w:r>
      <w:r w:rsidR="002D5964">
        <w:rPr>
          <w:rFonts w:cs="Arial"/>
        </w:rPr>
        <w:t>producer</w:t>
      </w:r>
      <w:r w:rsidRPr="00C35B57">
        <w:rPr>
          <w:rFonts w:cs="Arial"/>
        </w:rPr>
        <w:t>. </w:t>
      </w:r>
    </w:p>
    <w:p w14:paraId="3B37F1FC" w14:textId="77777777" w:rsidR="00E07CE1" w:rsidRPr="00C35B57" w:rsidRDefault="00E07CE1" w:rsidP="00E07CE1">
      <w:pPr>
        <w:spacing w:after="0" w:line="240" w:lineRule="auto"/>
        <w:textAlignment w:val="baseline"/>
        <w:rPr>
          <w:rFonts w:ascii="Segoe UI" w:hAnsi="Segoe UI" w:cs="Segoe UI"/>
          <w:sz w:val="18"/>
          <w:szCs w:val="18"/>
        </w:rPr>
      </w:pPr>
    </w:p>
    <w:p w14:paraId="413CB4F6" w14:textId="419FDC30" w:rsidR="00E07CE1" w:rsidRPr="00B27786" w:rsidRDefault="005016B0" w:rsidP="00E07CE1">
      <w:pPr>
        <w:spacing w:after="0" w:line="240" w:lineRule="auto"/>
        <w:ind w:left="480"/>
        <w:textAlignment w:val="baseline"/>
        <w:rPr>
          <w:rStyle w:val="normaltextrun"/>
        </w:rPr>
      </w:pPr>
      <w:r w:rsidRPr="00B27786">
        <w:rPr>
          <w:rStyle w:val="normaltextrun"/>
          <w:b/>
          <w:bCs/>
        </w:rPr>
        <w:t>i</w:t>
      </w:r>
      <w:r w:rsidR="00E07CE1" w:rsidRPr="00B27786">
        <w:rPr>
          <w:rStyle w:val="normaltextrun"/>
          <w:b/>
          <w:bCs/>
        </w:rPr>
        <w:t>d</w:t>
      </w:r>
      <w:r w:rsidR="00E07CE1" w:rsidRPr="00B27786">
        <w:rPr>
          <w:rStyle w:val="normaltextrun"/>
        </w:rPr>
        <w:t xml:space="preserve">: </w:t>
      </w:r>
      <w:r w:rsidR="00B27786" w:rsidRPr="00B27786">
        <w:rPr>
          <w:rStyle w:val="normaltextrun"/>
        </w:rPr>
        <w:t xml:space="preserve">Required </w:t>
      </w:r>
      <w:proofErr w:type="spellStart"/>
      <w:r w:rsidR="00B27786" w:rsidRPr="00B27786">
        <w:rPr>
          <w:rStyle w:val="normaltextrun"/>
        </w:rPr>
        <w:t>CompoundIdentifier</w:t>
      </w:r>
      <w:proofErr w:type="spellEnd"/>
      <w:r w:rsidR="00B27786" w:rsidRPr="00B27786">
        <w:rPr>
          <w:rStyle w:val="normaltextrun"/>
        </w:rPr>
        <w:t xml:space="preserve">. Includes a string used </w:t>
      </w:r>
      <w:r w:rsidR="00E07CE1" w:rsidRPr="00B27786">
        <w:rPr>
          <w:rStyle w:val="normaltextrun"/>
        </w:rPr>
        <w:t>to refer to this farm in the scope of a document, along with a collection of unique ids that represent the farm in FMIS and other systems. </w:t>
      </w:r>
    </w:p>
    <w:p w14:paraId="18E85DAF" w14:textId="77777777" w:rsidR="00E07CE1" w:rsidRPr="00C35B57" w:rsidRDefault="00E07CE1" w:rsidP="00E07CE1">
      <w:pPr>
        <w:spacing w:after="0" w:line="240" w:lineRule="auto"/>
        <w:ind w:left="480"/>
        <w:textAlignment w:val="baseline"/>
        <w:rPr>
          <w:rFonts w:ascii="Segoe UI" w:hAnsi="Segoe UI" w:cs="Segoe UI"/>
          <w:sz w:val="18"/>
          <w:szCs w:val="18"/>
        </w:rPr>
      </w:pPr>
    </w:p>
    <w:p w14:paraId="50F721CD" w14:textId="62776BC7" w:rsidR="00E07CE1" w:rsidRPr="00C35B57" w:rsidRDefault="005016B0" w:rsidP="00E07CE1">
      <w:pPr>
        <w:spacing w:after="0" w:line="240" w:lineRule="auto"/>
        <w:ind w:left="480"/>
        <w:textAlignment w:val="baseline"/>
        <w:rPr>
          <w:rFonts w:cs="Arial"/>
        </w:rPr>
      </w:pPr>
      <w:r>
        <w:rPr>
          <w:rFonts w:cs="Arial"/>
          <w:b/>
          <w:bCs/>
        </w:rPr>
        <w:t>d</w:t>
      </w:r>
      <w:r w:rsidR="00E07CE1" w:rsidRPr="00C35B57">
        <w:rPr>
          <w:rFonts w:cs="Arial"/>
          <w:b/>
          <w:bCs/>
        </w:rPr>
        <w:t>escription:</w:t>
      </w:r>
      <w:r w:rsidR="00E07CE1" w:rsidRPr="00C35B57">
        <w:rPr>
          <w:rFonts w:cs="Arial"/>
        </w:rPr>
        <w:t xml:space="preserve"> </w:t>
      </w:r>
      <w:r w:rsidR="004328A8">
        <w:rPr>
          <w:rFonts w:cs="Arial"/>
        </w:rPr>
        <w:t xml:space="preserve">String, required. </w:t>
      </w:r>
      <w:r w:rsidR="00E07CE1" w:rsidRPr="00C35B57">
        <w:rPr>
          <w:rFonts w:cs="Arial"/>
        </w:rPr>
        <w:t>Human-readable name of the farm. </w:t>
      </w:r>
    </w:p>
    <w:p w14:paraId="4129B7FA" w14:textId="77777777" w:rsidR="00E07CE1" w:rsidRPr="00C35B57" w:rsidRDefault="00E07CE1" w:rsidP="00E07CE1">
      <w:pPr>
        <w:spacing w:after="0" w:line="240" w:lineRule="auto"/>
        <w:ind w:left="480"/>
        <w:textAlignment w:val="baseline"/>
        <w:rPr>
          <w:rFonts w:ascii="Segoe UI" w:hAnsi="Segoe UI" w:cs="Segoe UI"/>
          <w:sz w:val="18"/>
          <w:szCs w:val="18"/>
        </w:rPr>
      </w:pPr>
    </w:p>
    <w:p w14:paraId="33D8868C" w14:textId="5F94344A" w:rsidR="00E07CE1" w:rsidRPr="00C35B57" w:rsidRDefault="002D5964" w:rsidP="00E07CE1">
      <w:pPr>
        <w:spacing w:after="0" w:line="240" w:lineRule="auto"/>
        <w:ind w:left="480"/>
        <w:textAlignment w:val="baseline"/>
        <w:rPr>
          <w:rFonts w:cs="Arial"/>
        </w:rPr>
      </w:pPr>
      <w:proofErr w:type="spellStart"/>
      <w:r>
        <w:rPr>
          <w:rFonts w:cs="Arial"/>
          <w:b/>
          <w:bCs/>
        </w:rPr>
        <w:t>producer</w:t>
      </w:r>
      <w:r w:rsidR="00E07CE1" w:rsidRPr="00C35B57">
        <w:rPr>
          <w:rFonts w:cs="Arial"/>
          <w:b/>
          <w:bCs/>
        </w:rPr>
        <w:t>Ref</w:t>
      </w:r>
      <w:proofErr w:type="spellEnd"/>
      <w:r w:rsidR="00E07CE1" w:rsidRPr="00C35B57">
        <w:rPr>
          <w:rFonts w:cs="Arial"/>
          <w:b/>
          <w:bCs/>
        </w:rPr>
        <w:t>:</w:t>
      </w:r>
      <w:r w:rsidR="00E07CE1" w:rsidRPr="00C35B57">
        <w:rPr>
          <w:rFonts w:cs="Arial"/>
        </w:rPr>
        <w:t xml:space="preserve"> Optional shorthand </w:t>
      </w:r>
      <w:r w:rsidR="004328A8">
        <w:rPr>
          <w:rFonts w:cs="Arial"/>
        </w:rPr>
        <w:t>string</w:t>
      </w:r>
      <w:r w:rsidR="00E07CE1" w:rsidRPr="00C35B57">
        <w:rPr>
          <w:rFonts w:cs="Arial"/>
        </w:rPr>
        <w:t xml:space="preserve"> id corresponding to the reference identifier of the </w:t>
      </w:r>
      <w:r>
        <w:rPr>
          <w:rFonts w:cs="Arial"/>
        </w:rPr>
        <w:t>producer</w:t>
      </w:r>
      <w:r w:rsidR="00227F5C">
        <w:rPr>
          <w:rFonts w:cs="Arial"/>
        </w:rPr>
        <w:t>’</w:t>
      </w:r>
      <w:r w:rsidR="00E07CE1" w:rsidRPr="00C35B57">
        <w:rPr>
          <w:rFonts w:cs="Arial"/>
        </w:rPr>
        <w:t xml:space="preserve">s </w:t>
      </w:r>
      <w:proofErr w:type="spellStart"/>
      <w:r w:rsidR="00E07CE1" w:rsidRPr="00C35B57">
        <w:rPr>
          <w:rFonts w:cs="Arial"/>
        </w:rPr>
        <w:t>CompoundIdentifier</w:t>
      </w:r>
      <w:proofErr w:type="spellEnd"/>
      <w:r w:rsidR="00E07CE1" w:rsidRPr="00C35B57">
        <w:rPr>
          <w:rFonts w:cs="Arial"/>
        </w:rPr>
        <w:t xml:space="preserve"> Id. </w:t>
      </w:r>
    </w:p>
    <w:p w14:paraId="71BEB45C" w14:textId="77777777" w:rsidR="00E07CE1" w:rsidRPr="00C35B57" w:rsidRDefault="00E07CE1" w:rsidP="00E07CE1">
      <w:pPr>
        <w:spacing w:after="0" w:line="240" w:lineRule="auto"/>
        <w:ind w:left="480"/>
        <w:textAlignment w:val="baseline"/>
        <w:rPr>
          <w:rFonts w:ascii="Segoe UI" w:hAnsi="Segoe UI" w:cs="Segoe UI"/>
          <w:sz w:val="18"/>
          <w:szCs w:val="18"/>
        </w:rPr>
      </w:pPr>
    </w:p>
    <w:p w14:paraId="14AE70DE" w14:textId="7B6127F8" w:rsidR="00E07CE1" w:rsidRPr="00C35B57" w:rsidRDefault="0065687F" w:rsidP="00E07CE1">
      <w:pPr>
        <w:spacing w:after="0" w:line="240" w:lineRule="auto"/>
        <w:ind w:left="480"/>
        <w:textAlignment w:val="baseline"/>
        <w:rPr>
          <w:rFonts w:cs="Arial"/>
        </w:rPr>
      </w:pPr>
      <w:proofErr w:type="spellStart"/>
      <w:r>
        <w:rPr>
          <w:rFonts w:cs="Arial"/>
          <w:b/>
          <w:bCs/>
        </w:rPr>
        <w:t>t</w:t>
      </w:r>
      <w:r w:rsidR="00E07CE1" w:rsidRPr="00C35B57">
        <w:rPr>
          <w:rFonts w:cs="Arial"/>
          <w:b/>
          <w:bCs/>
        </w:rPr>
        <w:t>imeScope</w:t>
      </w:r>
      <w:r w:rsidR="00B27786">
        <w:rPr>
          <w:rFonts w:cs="Arial"/>
          <w:b/>
          <w:bCs/>
        </w:rPr>
        <w:t>s</w:t>
      </w:r>
      <w:proofErr w:type="spellEnd"/>
      <w:r w:rsidR="00E07CE1" w:rsidRPr="00C35B57">
        <w:rPr>
          <w:rFonts w:cs="Arial"/>
          <w:b/>
          <w:bCs/>
        </w:rPr>
        <w:t>:</w:t>
      </w:r>
      <w:r w:rsidR="00E07CE1" w:rsidRPr="00C35B57">
        <w:rPr>
          <w:rFonts w:cs="Arial"/>
        </w:rPr>
        <w:t xml:space="preserve"> </w:t>
      </w:r>
      <w:r w:rsidR="00B27786">
        <w:rPr>
          <w:rFonts w:cs="Arial"/>
        </w:rPr>
        <w:t>Optional list</w:t>
      </w:r>
      <w:r w:rsidR="00E07CE1" w:rsidRPr="00C35B57">
        <w:rPr>
          <w:rFonts w:cs="Arial"/>
        </w:rPr>
        <w:t xml:space="preserve"> of </w:t>
      </w:r>
      <w:proofErr w:type="gramStart"/>
      <w:r w:rsidR="00B27786">
        <w:rPr>
          <w:rFonts w:cs="Arial"/>
        </w:rPr>
        <w:t>0..</w:t>
      </w:r>
      <w:proofErr w:type="gramEnd"/>
      <w:r w:rsidR="00B27786">
        <w:rPr>
          <w:rFonts w:cs="Arial"/>
        </w:rPr>
        <w:t xml:space="preserve">* </w:t>
      </w:r>
      <w:proofErr w:type="spellStart"/>
      <w:r w:rsidR="00BE63F9">
        <w:rPr>
          <w:rFonts w:cs="Arial"/>
        </w:rPr>
        <w:t>TimeScope</w:t>
      </w:r>
      <w:proofErr w:type="spellEnd"/>
      <w:r w:rsidR="00BE63F9">
        <w:rPr>
          <w:rFonts w:cs="Arial"/>
        </w:rPr>
        <w:t xml:space="preserve"> instances</w:t>
      </w:r>
      <w:r w:rsidR="00B27786">
        <w:rPr>
          <w:rFonts w:cs="Arial"/>
        </w:rPr>
        <w:t>. C</w:t>
      </w:r>
      <w:r w:rsidR="00E07CE1" w:rsidRPr="00C35B57">
        <w:rPr>
          <w:rFonts w:cs="Arial"/>
        </w:rPr>
        <w:t>an be used to qualify the farm. </w:t>
      </w:r>
    </w:p>
    <w:p w14:paraId="5097C46D" w14:textId="77777777" w:rsidR="00E07CE1" w:rsidRPr="00C35B57" w:rsidRDefault="00E07CE1" w:rsidP="00E07CE1">
      <w:pPr>
        <w:spacing w:after="0" w:line="240" w:lineRule="auto"/>
        <w:ind w:left="480"/>
        <w:textAlignment w:val="baseline"/>
        <w:rPr>
          <w:rFonts w:ascii="Segoe UI" w:hAnsi="Segoe UI" w:cs="Segoe UI"/>
          <w:sz w:val="18"/>
          <w:szCs w:val="18"/>
        </w:rPr>
      </w:pPr>
    </w:p>
    <w:p w14:paraId="032CBD7C" w14:textId="6C1E6C24" w:rsidR="00E07CE1" w:rsidRPr="00C35B57" w:rsidRDefault="0065687F" w:rsidP="00E07CE1">
      <w:pPr>
        <w:spacing w:after="0" w:line="240" w:lineRule="auto"/>
        <w:ind w:left="480"/>
        <w:textAlignment w:val="baseline"/>
        <w:rPr>
          <w:rFonts w:cs="Arial"/>
        </w:rPr>
      </w:pPr>
      <w:proofErr w:type="spellStart"/>
      <w:r>
        <w:rPr>
          <w:rFonts w:cs="Arial"/>
          <w:b/>
          <w:bCs/>
        </w:rPr>
        <w:t>c</w:t>
      </w:r>
      <w:r w:rsidR="00E07CE1" w:rsidRPr="00C35B57">
        <w:rPr>
          <w:rFonts w:cs="Arial"/>
          <w:b/>
          <w:bCs/>
        </w:rPr>
        <w:t>ontextItem</w:t>
      </w:r>
      <w:r w:rsidR="00B27786">
        <w:rPr>
          <w:rFonts w:cs="Arial"/>
          <w:b/>
          <w:bCs/>
        </w:rPr>
        <w:t>s</w:t>
      </w:r>
      <w:proofErr w:type="spellEnd"/>
      <w:r w:rsidR="00E07CE1" w:rsidRPr="00C35B57">
        <w:rPr>
          <w:rFonts w:cs="Arial"/>
          <w:b/>
          <w:bCs/>
        </w:rPr>
        <w:t>:</w:t>
      </w:r>
      <w:r w:rsidR="00E07CE1" w:rsidRPr="00C35B57">
        <w:rPr>
          <w:rFonts w:cs="Arial"/>
        </w:rPr>
        <w:t xml:space="preserve"> </w:t>
      </w:r>
      <w:r w:rsidR="00B27786">
        <w:rPr>
          <w:rFonts w:cs="Arial"/>
        </w:rPr>
        <w:t>Optional l</w:t>
      </w:r>
      <w:r w:rsidR="00E07CE1" w:rsidRPr="00C35B57">
        <w:rPr>
          <w:rFonts w:cs="Arial"/>
        </w:rPr>
        <w:t xml:space="preserve">ist of </w:t>
      </w:r>
      <w:proofErr w:type="gramStart"/>
      <w:r w:rsidR="00B27786">
        <w:rPr>
          <w:rFonts w:cs="Arial"/>
        </w:rPr>
        <w:t>0..</w:t>
      </w:r>
      <w:proofErr w:type="gramEnd"/>
      <w:r w:rsidR="00B27786">
        <w:rPr>
          <w:rFonts w:cs="Arial"/>
        </w:rPr>
        <w:t xml:space="preserve">* </w:t>
      </w:r>
      <w:proofErr w:type="spellStart"/>
      <w:r w:rsidR="00B27786">
        <w:rPr>
          <w:rFonts w:cs="Arial"/>
        </w:rPr>
        <w:t>C</w:t>
      </w:r>
      <w:r w:rsidR="00E07CE1" w:rsidRPr="00C35B57">
        <w:rPr>
          <w:rFonts w:cs="Arial"/>
        </w:rPr>
        <w:t>ontext</w:t>
      </w:r>
      <w:r w:rsidR="00B27786">
        <w:rPr>
          <w:rFonts w:cs="Arial"/>
        </w:rPr>
        <w:t>I</w:t>
      </w:r>
      <w:r w:rsidR="00E07CE1" w:rsidRPr="00C35B57">
        <w:rPr>
          <w:rFonts w:cs="Arial"/>
        </w:rPr>
        <w:t>tem</w:t>
      </w:r>
      <w:proofErr w:type="spellEnd"/>
      <w:r w:rsidR="00B27786">
        <w:rPr>
          <w:rFonts w:cs="Arial"/>
        </w:rPr>
        <w:t xml:space="preserve"> instance</w:t>
      </w:r>
      <w:r w:rsidR="00E07CE1" w:rsidRPr="00C35B57">
        <w:rPr>
          <w:rFonts w:cs="Arial"/>
        </w:rPr>
        <w:t>s; allow</w:t>
      </w:r>
      <w:r w:rsidR="00B27786">
        <w:rPr>
          <w:rFonts w:cs="Arial"/>
        </w:rPr>
        <w:t>s</w:t>
      </w:r>
      <w:r w:rsidR="00E07CE1" w:rsidRPr="00C35B57">
        <w:rPr>
          <w:rFonts w:cs="Arial"/>
        </w:rPr>
        <w:t xml:space="preserve"> associating geopolitical-context-specific information to a farm. </w:t>
      </w:r>
    </w:p>
    <w:p w14:paraId="5ABF1824" w14:textId="77777777" w:rsidR="00E07CE1" w:rsidRPr="00C35B57" w:rsidRDefault="00E07CE1" w:rsidP="00E07CE1">
      <w:pPr>
        <w:spacing w:after="0" w:line="240" w:lineRule="auto"/>
        <w:ind w:left="480"/>
        <w:textAlignment w:val="baseline"/>
        <w:rPr>
          <w:rFonts w:ascii="Segoe UI" w:hAnsi="Segoe UI" w:cs="Segoe UI"/>
          <w:sz w:val="18"/>
          <w:szCs w:val="18"/>
        </w:rPr>
      </w:pPr>
    </w:p>
    <w:p w14:paraId="204810D8" w14:textId="304D3BCA" w:rsidR="00E07CE1" w:rsidRPr="00C35B57" w:rsidRDefault="00E07CE1" w:rsidP="00E07CE1">
      <w:pPr>
        <w:spacing w:after="0" w:line="240" w:lineRule="auto"/>
        <w:jc w:val="center"/>
        <w:textAlignment w:val="baseline"/>
        <w:rPr>
          <w:rFonts w:cs="Arial"/>
          <w:b/>
          <w:bCs/>
        </w:rPr>
      </w:pPr>
      <w:r w:rsidRPr="00C35B57">
        <w:rPr>
          <w:rFonts w:cs="Arial"/>
          <w:b/>
          <w:bCs/>
        </w:rPr>
        <w:t>Table 1</w:t>
      </w:r>
      <w:r w:rsidR="00771AD2">
        <w:rPr>
          <w:rFonts w:cs="Arial"/>
          <w:b/>
          <w:bCs/>
        </w:rPr>
        <w:t>2</w:t>
      </w:r>
      <w:r w:rsidRPr="00C35B57">
        <w:rPr>
          <w:rFonts w:cs="Arial"/>
          <w:b/>
          <w:bCs/>
        </w:rPr>
        <w:t xml:space="preserve"> – P</w:t>
      </w:r>
      <w:r w:rsidR="00771AD2">
        <w:rPr>
          <w:rFonts w:cs="Arial"/>
          <w:b/>
          <w:bCs/>
        </w:rPr>
        <w:t>arty</w:t>
      </w:r>
      <w:r w:rsidRPr="00C35B57">
        <w:rPr>
          <w:rFonts w:cs="Arial"/>
          <w:b/>
          <w:bCs/>
        </w:rPr>
        <w:t xml:space="preserve"> roles </w:t>
      </w:r>
    </w:p>
    <w:p w14:paraId="3C511A52" w14:textId="77777777" w:rsidR="00E07CE1" w:rsidRPr="00C35B57" w:rsidRDefault="00E07CE1" w:rsidP="00E07CE1">
      <w:pPr>
        <w:spacing w:after="0" w:line="240" w:lineRule="auto"/>
        <w:jc w:val="center"/>
        <w:textAlignment w:val="baseline"/>
        <w:rPr>
          <w:rFonts w:ascii="Segoe UI" w:hAnsi="Segoe UI" w:cs="Segoe UI"/>
          <w:b/>
          <w:bCs/>
          <w:sz w:val="18"/>
          <w:szCs w:val="18"/>
        </w:rPr>
      </w:pPr>
    </w:p>
    <w:tbl>
      <w:tblPr>
        <w:tblW w:w="0" w:type="auto"/>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052"/>
        <w:gridCol w:w="6683"/>
      </w:tblGrid>
      <w:tr w:rsidR="00E07CE1" w:rsidRPr="00C35B57" w14:paraId="57349366" w14:textId="77777777" w:rsidTr="004F5C24">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BAE505" w14:textId="10DF8643" w:rsidR="00E07CE1" w:rsidRPr="00C35B57" w:rsidRDefault="00E07CE1" w:rsidP="00E07CE1">
            <w:pPr>
              <w:spacing w:after="0" w:line="240" w:lineRule="auto"/>
              <w:jc w:val="center"/>
              <w:textAlignment w:val="baseline"/>
              <w:rPr>
                <w:rFonts w:ascii="Times New Roman" w:hAnsi="Times New Roman"/>
                <w:sz w:val="24"/>
                <w:szCs w:val="24"/>
              </w:rPr>
            </w:pPr>
            <w:r w:rsidRPr="00C35B57">
              <w:rPr>
                <w:rFonts w:cs="Arial"/>
                <w:b/>
                <w:bCs/>
                <w:sz w:val="18"/>
                <w:szCs w:val="18"/>
              </w:rPr>
              <w:t>Value</w:t>
            </w:r>
          </w:p>
        </w:tc>
        <w:tc>
          <w:tcPr>
            <w:tcW w:w="6683" w:type="dxa"/>
            <w:tcBorders>
              <w:top w:val="single" w:sz="6" w:space="0" w:color="auto"/>
              <w:left w:val="single" w:sz="6" w:space="0" w:color="auto"/>
              <w:bottom w:val="single" w:sz="6" w:space="0" w:color="auto"/>
              <w:right w:val="single" w:sz="6" w:space="0" w:color="auto"/>
            </w:tcBorders>
            <w:shd w:val="clear" w:color="auto" w:fill="auto"/>
            <w:hideMark/>
          </w:tcPr>
          <w:p w14:paraId="27F0AD49" w14:textId="77777777" w:rsidR="00E07CE1" w:rsidRPr="00C35B57" w:rsidRDefault="00E07CE1" w:rsidP="00E07CE1">
            <w:pPr>
              <w:spacing w:after="0" w:line="240" w:lineRule="auto"/>
              <w:jc w:val="center"/>
              <w:textAlignment w:val="baseline"/>
              <w:rPr>
                <w:rFonts w:ascii="Times New Roman" w:hAnsi="Times New Roman"/>
                <w:sz w:val="24"/>
                <w:szCs w:val="24"/>
              </w:rPr>
            </w:pPr>
            <w:r w:rsidRPr="00C35B57">
              <w:rPr>
                <w:rFonts w:cs="Arial"/>
                <w:b/>
                <w:bCs/>
                <w:sz w:val="18"/>
                <w:szCs w:val="18"/>
              </w:rPr>
              <w:t>Annotation</w:t>
            </w:r>
            <w:r w:rsidRPr="00C35B57">
              <w:rPr>
                <w:rFonts w:cs="Arial"/>
                <w:sz w:val="18"/>
                <w:szCs w:val="18"/>
              </w:rPr>
              <w:t> </w:t>
            </w:r>
          </w:p>
        </w:tc>
      </w:tr>
      <w:tr w:rsidR="00024976" w:rsidRPr="00C35B57" w14:paraId="67D2FC3D" w14:textId="77777777" w:rsidTr="004F5C24">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tcPr>
          <w:p w14:paraId="113FEB2D" w14:textId="0FB8E143" w:rsidR="00024976" w:rsidRPr="00E72B32" w:rsidRDefault="00024976" w:rsidP="00024976">
            <w:pPr>
              <w:spacing w:after="0" w:line="240" w:lineRule="auto"/>
              <w:jc w:val="center"/>
              <w:textAlignment w:val="baseline"/>
              <w:rPr>
                <w:rFonts w:cs="Arial"/>
                <w:sz w:val="18"/>
                <w:szCs w:val="18"/>
              </w:rPr>
            </w:pPr>
            <w:r w:rsidRPr="006C1FDF">
              <w:rPr>
                <w:rFonts w:cs="Arial"/>
                <w:sz w:val="18"/>
                <w:szCs w:val="18"/>
              </w:rPr>
              <w:t>ASSET_SUPPLIER</w:t>
            </w:r>
          </w:p>
        </w:tc>
        <w:tc>
          <w:tcPr>
            <w:tcW w:w="6683" w:type="dxa"/>
            <w:tcBorders>
              <w:top w:val="single" w:sz="6" w:space="0" w:color="auto"/>
              <w:left w:val="single" w:sz="6" w:space="0" w:color="auto"/>
              <w:bottom w:val="single" w:sz="6" w:space="0" w:color="auto"/>
              <w:right w:val="single" w:sz="6" w:space="0" w:color="auto"/>
            </w:tcBorders>
            <w:shd w:val="clear" w:color="auto" w:fill="auto"/>
          </w:tcPr>
          <w:p w14:paraId="5C2DE5BA" w14:textId="42A692B8" w:rsidR="00024976" w:rsidRPr="00C35B57" w:rsidRDefault="00024976" w:rsidP="00024976">
            <w:pPr>
              <w:spacing w:after="0" w:line="240" w:lineRule="auto"/>
              <w:jc w:val="left"/>
              <w:textAlignment w:val="baseline"/>
              <w:rPr>
                <w:rFonts w:cs="Arial"/>
                <w:sz w:val="18"/>
                <w:szCs w:val="18"/>
              </w:rPr>
            </w:pPr>
            <w:r w:rsidRPr="00C35B57">
              <w:rPr>
                <w:rFonts w:cs="Arial"/>
                <w:sz w:val="18"/>
                <w:szCs w:val="18"/>
              </w:rPr>
              <w:t xml:space="preserve">A person or organization that supplies or maintains mobile assets (e.g., tractors, sprayers, mobile irrigation systems) </w:t>
            </w:r>
            <w:r>
              <w:rPr>
                <w:rFonts w:cs="Arial"/>
                <w:sz w:val="18"/>
                <w:szCs w:val="18"/>
              </w:rPr>
              <w:t xml:space="preserve">or </w:t>
            </w:r>
            <w:r w:rsidRPr="00C35B57">
              <w:rPr>
                <w:rFonts w:cs="Arial"/>
                <w:sz w:val="18"/>
                <w:szCs w:val="18"/>
              </w:rPr>
              <w:t xml:space="preserve">stationary assets (e.g., grain bins, scales, stationary irrigation systems) used in crop </w:t>
            </w:r>
            <w:r>
              <w:rPr>
                <w:rFonts w:cs="Arial"/>
                <w:sz w:val="18"/>
                <w:szCs w:val="18"/>
              </w:rPr>
              <w:t xml:space="preserve">or food </w:t>
            </w:r>
            <w:r w:rsidRPr="00C35B57">
              <w:rPr>
                <w:rFonts w:cs="Arial"/>
                <w:sz w:val="18"/>
                <w:szCs w:val="18"/>
              </w:rPr>
              <w:t>production. </w:t>
            </w:r>
          </w:p>
        </w:tc>
      </w:tr>
      <w:tr w:rsidR="00024976" w:rsidRPr="00C35B57" w14:paraId="78651AC3" w14:textId="77777777" w:rsidTr="004F5C24">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tcPr>
          <w:p w14:paraId="2DF33062" w14:textId="5E70571A" w:rsidR="00024976" w:rsidRPr="00E72B32" w:rsidRDefault="00024976" w:rsidP="00024976">
            <w:pPr>
              <w:spacing w:after="0" w:line="240" w:lineRule="auto"/>
              <w:jc w:val="center"/>
              <w:textAlignment w:val="baseline"/>
              <w:rPr>
                <w:rFonts w:cs="Arial"/>
                <w:sz w:val="18"/>
                <w:szCs w:val="18"/>
              </w:rPr>
            </w:pPr>
            <w:r w:rsidRPr="0088730B">
              <w:rPr>
                <w:rFonts w:cs="Arial"/>
                <w:sz w:val="18"/>
                <w:szCs w:val="18"/>
              </w:rPr>
              <w:t>AUTHORIZER</w:t>
            </w:r>
          </w:p>
        </w:tc>
        <w:tc>
          <w:tcPr>
            <w:tcW w:w="6683" w:type="dxa"/>
            <w:tcBorders>
              <w:top w:val="single" w:sz="6" w:space="0" w:color="auto"/>
              <w:left w:val="single" w:sz="6" w:space="0" w:color="auto"/>
              <w:bottom w:val="single" w:sz="6" w:space="0" w:color="auto"/>
              <w:right w:val="single" w:sz="6" w:space="0" w:color="auto"/>
            </w:tcBorders>
            <w:shd w:val="clear" w:color="auto" w:fill="auto"/>
          </w:tcPr>
          <w:p w14:paraId="6593F684" w14:textId="16CA5DCF" w:rsidR="00024976" w:rsidRPr="00C35B57" w:rsidRDefault="00024976" w:rsidP="00024976">
            <w:pPr>
              <w:spacing w:after="0" w:line="240" w:lineRule="auto"/>
              <w:jc w:val="left"/>
              <w:textAlignment w:val="baseline"/>
              <w:rPr>
                <w:rFonts w:cs="Arial"/>
                <w:sz w:val="18"/>
                <w:szCs w:val="18"/>
              </w:rPr>
            </w:pPr>
            <w:r w:rsidRPr="00C35B57">
              <w:rPr>
                <w:rFonts w:cs="Arial"/>
                <w:sz w:val="18"/>
                <w:szCs w:val="18"/>
              </w:rPr>
              <w:t>Someone who authorizes the execution of a field operation. </w:t>
            </w:r>
          </w:p>
        </w:tc>
      </w:tr>
      <w:tr w:rsidR="00BB733F" w:rsidRPr="00C35B57" w14:paraId="6E955757" w14:textId="77777777" w:rsidTr="004F5C24">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tcPr>
          <w:p w14:paraId="1404FCE7" w14:textId="6735A74C" w:rsidR="00BB733F" w:rsidRPr="00E72B32" w:rsidRDefault="00BB733F" w:rsidP="00BB733F">
            <w:pPr>
              <w:spacing w:after="0" w:line="240" w:lineRule="auto"/>
              <w:jc w:val="center"/>
              <w:textAlignment w:val="baseline"/>
              <w:rPr>
                <w:rFonts w:cs="Arial"/>
                <w:sz w:val="18"/>
                <w:szCs w:val="18"/>
              </w:rPr>
            </w:pPr>
            <w:r w:rsidRPr="003D01BF">
              <w:rPr>
                <w:rFonts w:cs="Arial"/>
                <w:sz w:val="18"/>
                <w:szCs w:val="18"/>
              </w:rPr>
              <w:t>CROP_ADVISOR</w:t>
            </w:r>
          </w:p>
        </w:tc>
        <w:tc>
          <w:tcPr>
            <w:tcW w:w="6683" w:type="dxa"/>
            <w:tcBorders>
              <w:top w:val="single" w:sz="6" w:space="0" w:color="auto"/>
              <w:left w:val="single" w:sz="6" w:space="0" w:color="auto"/>
              <w:bottom w:val="single" w:sz="6" w:space="0" w:color="auto"/>
              <w:right w:val="single" w:sz="6" w:space="0" w:color="auto"/>
            </w:tcBorders>
            <w:shd w:val="clear" w:color="auto" w:fill="auto"/>
          </w:tcPr>
          <w:p w14:paraId="1E66F36D" w14:textId="10600D2B" w:rsidR="00BB733F" w:rsidRPr="00C35B57" w:rsidRDefault="00BB733F" w:rsidP="00BB733F">
            <w:pPr>
              <w:spacing w:after="0" w:line="240" w:lineRule="auto"/>
              <w:jc w:val="left"/>
              <w:textAlignment w:val="baseline"/>
              <w:rPr>
                <w:rFonts w:cs="Arial"/>
                <w:sz w:val="18"/>
                <w:szCs w:val="18"/>
              </w:rPr>
            </w:pPr>
            <w:r w:rsidRPr="00C35B57">
              <w:rPr>
                <w:rFonts w:cs="Arial"/>
                <w:sz w:val="18"/>
                <w:szCs w:val="18"/>
              </w:rPr>
              <w:t>Someone who provides Recommendations regarding how to grow a crop. </w:t>
            </w:r>
          </w:p>
        </w:tc>
      </w:tr>
      <w:tr w:rsidR="00F06F3A" w:rsidRPr="00C35B57" w14:paraId="3E9E1040" w14:textId="77777777" w:rsidTr="004F5C24">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tcPr>
          <w:p w14:paraId="3829B9B1" w14:textId="479D1D55" w:rsidR="00F06F3A" w:rsidRDefault="00F06F3A" w:rsidP="00F06F3A">
            <w:pPr>
              <w:spacing w:after="0" w:line="240" w:lineRule="auto"/>
              <w:jc w:val="center"/>
              <w:textAlignment w:val="baseline"/>
              <w:rPr>
                <w:rFonts w:cs="Arial"/>
                <w:sz w:val="18"/>
                <w:szCs w:val="18"/>
              </w:rPr>
            </w:pPr>
            <w:r w:rsidRPr="00E72B32">
              <w:rPr>
                <w:rFonts w:cs="Arial"/>
                <w:sz w:val="18"/>
                <w:szCs w:val="18"/>
              </w:rPr>
              <w:t>CUSTOMER</w:t>
            </w:r>
          </w:p>
        </w:tc>
        <w:tc>
          <w:tcPr>
            <w:tcW w:w="6683" w:type="dxa"/>
            <w:tcBorders>
              <w:top w:val="single" w:sz="6" w:space="0" w:color="auto"/>
              <w:left w:val="single" w:sz="6" w:space="0" w:color="auto"/>
              <w:bottom w:val="single" w:sz="6" w:space="0" w:color="auto"/>
              <w:right w:val="single" w:sz="6" w:space="0" w:color="auto"/>
            </w:tcBorders>
            <w:shd w:val="clear" w:color="auto" w:fill="auto"/>
          </w:tcPr>
          <w:p w14:paraId="33C5997D" w14:textId="31914B17" w:rsidR="00F06F3A" w:rsidRPr="00C35B57" w:rsidRDefault="00F06F3A" w:rsidP="00F06F3A">
            <w:pPr>
              <w:spacing w:after="0" w:line="240" w:lineRule="auto"/>
              <w:jc w:val="left"/>
              <w:textAlignment w:val="baseline"/>
              <w:rPr>
                <w:rFonts w:cs="Arial"/>
                <w:sz w:val="18"/>
                <w:szCs w:val="18"/>
              </w:rPr>
            </w:pPr>
            <w:r w:rsidRPr="00C35B57">
              <w:rPr>
                <w:rFonts w:cs="Arial"/>
                <w:sz w:val="18"/>
                <w:szCs w:val="18"/>
              </w:rPr>
              <w:t>Someone who buys an agricultural commodity</w:t>
            </w:r>
            <w:r w:rsidR="004328A8" w:rsidRPr="004328A8">
              <w:rPr>
                <w:rFonts w:cs="Arial"/>
                <w:sz w:val="18"/>
                <w:szCs w:val="18"/>
              </w:rPr>
              <w:t xml:space="preserve"> or product in the agricultural value chain.</w:t>
            </w:r>
            <w:r w:rsidRPr="00C35B57">
              <w:rPr>
                <w:rFonts w:cs="Arial"/>
                <w:sz w:val="18"/>
                <w:szCs w:val="18"/>
              </w:rPr>
              <w:t> </w:t>
            </w:r>
          </w:p>
        </w:tc>
      </w:tr>
      <w:tr w:rsidR="00E920DF" w:rsidRPr="00C35B57" w14:paraId="02425468" w14:textId="77777777" w:rsidTr="004F5C24">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tcPr>
          <w:p w14:paraId="2CA5CEB3" w14:textId="2616CC6C" w:rsidR="00E920DF" w:rsidRDefault="00E920DF" w:rsidP="00E920DF">
            <w:pPr>
              <w:spacing w:after="0" w:line="240" w:lineRule="auto"/>
              <w:jc w:val="center"/>
              <w:textAlignment w:val="baseline"/>
              <w:rPr>
                <w:rFonts w:cs="Arial"/>
                <w:sz w:val="18"/>
                <w:szCs w:val="18"/>
              </w:rPr>
            </w:pPr>
            <w:r w:rsidRPr="00695995">
              <w:rPr>
                <w:rFonts w:cs="Arial"/>
                <w:sz w:val="18"/>
                <w:szCs w:val="18"/>
              </w:rPr>
              <w:t>CUSTOM_SERVICE_PROVIDER</w:t>
            </w:r>
          </w:p>
        </w:tc>
        <w:tc>
          <w:tcPr>
            <w:tcW w:w="6683" w:type="dxa"/>
            <w:tcBorders>
              <w:top w:val="single" w:sz="6" w:space="0" w:color="auto"/>
              <w:left w:val="single" w:sz="6" w:space="0" w:color="auto"/>
              <w:bottom w:val="single" w:sz="6" w:space="0" w:color="auto"/>
              <w:right w:val="single" w:sz="6" w:space="0" w:color="auto"/>
            </w:tcBorders>
            <w:shd w:val="clear" w:color="auto" w:fill="auto"/>
          </w:tcPr>
          <w:p w14:paraId="6FF76DF5" w14:textId="53AD03CE" w:rsidR="00E920DF" w:rsidRPr="00C35B57" w:rsidRDefault="00E920DF" w:rsidP="00E920DF">
            <w:pPr>
              <w:spacing w:after="0" w:line="240" w:lineRule="auto"/>
              <w:jc w:val="left"/>
              <w:textAlignment w:val="baseline"/>
              <w:rPr>
                <w:rFonts w:cs="Arial"/>
                <w:sz w:val="18"/>
                <w:szCs w:val="18"/>
              </w:rPr>
            </w:pPr>
            <w:r w:rsidRPr="00C35B57">
              <w:rPr>
                <w:rFonts w:cs="Arial"/>
                <w:sz w:val="18"/>
                <w:szCs w:val="18"/>
              </w:rPr>
              <w:t>A person or organization that provides field operations-related services (e.g., spraying, spreading, harvesting). </w:t>
            </w:r>
          </w:p>
        </w:tc>
      </w:tr>
      <w:tr w:rsidR="00E17655" w:rsidRPr="00C35B57" w14:paraId="60299135" w14:textId="77777777" w:rsidTr="00E17655">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tcPr>
          <w:p w14:paraId="17078DA5" w14:textId="578A89EF" w:rsidR="00E17655" w:rsidRPr="00C35B57" w:rsidRDefault="00E17655" w:rsidP="00E17655">
            <w:pPr>
              <w:spacing w:after="0" w:line="240" w:lineRule="auto"/>
              <w:jc w:val="center"/>
              <w:textAlignment w:val="baseline"/>
              <w:rPr>
                <w:rFonts w:ascii="Times New Roman" w:hAnsi="Times New Roman"/>
                <w:sz w:val="24"/>
                <w:szCs w:val="24"/>
              </w:rPr>
            </w:pPr>
            <w:r w:rsidRPr="00EA1816">
              <w:rPr>
                <w:rFonts w:cs="Arial"/>
                <w:sz w:val="18"/>
                <w:szCs w:val="18"/>
              </w:rPr>
              <w:t>DATA_SERVICES_PROVIDER</w:t>
            </w:r>
          </w:p>
        </w:tc>
        <w:tc>
          <w:tcPr>
            <w:tcW w:w="6683" w:type="dxa"/>
            <w:tcBorders>
              <w:top w:val="single" w:sz="6" w:space="0" w:color="auto"/>
              <w:left w:val="single" w:sz="6" w:space="0" w:color="auto"/>
              <w:bottom w:val="single" w:sz="6" w:space="0" w:color="auto"/>
              <w:right w:val="single" w:sz="6" w:space="0" w:color="auto"/>
            </w:tcBorders>
            <w:shd w:val="clear" w:color="auto" w:fill="auto"/>
          </w:tcPr>
          <w:p w14:paraId="17D1A166" w14:textId="78DA72BB" w:rsidR="00E17655" w:rsidRPr="00C35B57" w:rsidRDefault="00E17655" w:rsidP="00E17655">
            <w:pPr>
              <w:spacing w:after="0" w:line="240" w:lineRule="auto"/>
              <w:jc w:val="left"/>
              <w:textAlignment w:val="baseline"/>
              <w:rPr>
                <w:rFonts w:ascii="Times New Roman" w:hAnsi="Times New Roman"/>
                <w:sz w:val="24"/>
                <w:szCs w:val="24"/>
              </w:rPr>
            </w:pPr>
            <w:r w:rsidRPr="00C35B57">
              <w:rPr>
                <w:rFonts w:cs="Arial"/>
                <w:sz w:val="18"/>
                <w:szCs w:val="18"/>
              </w:rPr>
              <w:t>A person or organization that provides data used to plan, prepare for, or execute a field operation. </w:t>
            </w:r>
          </w:p>
        </w:tc>
      </w:tr>
      <w:tr w:rsidR="006C1D66" w:rsidRPr="00C35B57" w14:paraId="21371FB4" w14:textId="77777777" w:rsidTr="00F06F3A">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tcPr>
          <w:p w14:paraId="23770074" w14:textId="497461A5" w:rsidR="006C1D66" w:rsidRPr="00F00C00" w:rsidRDefault="006C1D66" w:rsidP="006C1D66">
            <w:pPr>
              <w:spacing w:after="0" w:line="240" w:lineRule="auto"/>
              <w:jc w:val="center"/>
              <w:textAlignment w:val="baseline"/>
              <w:rPr>
                <w:rFonts w:cs="Arial"/>
                <w:sz w:val="18"/>
                <w:szCs w:val="18"/>
              </w:rPr>
            </w:pPr>
            <w:r w:rsidRPr="00083B5E">
              <w:rPr>
                <w:rFonts w:cs="Arial"/>
                <w:sz w:val="18"/>
                <w:szCs w:val="18"/>
              </w:rPr>
              <w:t>END_USER</w:t>
            </w:r>
          </w:p>
        </w:tc>
        <w:tc>
          <w:tcPr>
            <w:tcW w:w="6683" w:type="dxa"/>
            <w:tcBorders>
              <w:top w:val="single" w:sz="6" w:space="0" w:color="auto"/>
              <w:left w:val="single" w:sz="6" w:space="0" w:color="auto"/>
              <w:bottom w:val="single" w:sz="6" w:space="0" w:color="auto"/>
              <w:right w:val="single" w:sz="6" w:space="0" w:color="auto"/>
            </w:tcBorders>
            <w:shd w:val="clear" w:color="auto" w:fill="auto"/>
          </w:tcPr>
          <w:p w14:paraId="27592041" w14:textId="10D2C76B" w:rsidR="006C1D66" w:rsidRPr="00C35B57" w:rsidRDefault="006C1D66" w:rsidP="006C1D66">
            <w:pPr>
              <w:spacing w:after="0" w:line="240" w:lineRule="auto"/>
              <w:jc w:val="left"/>
              <w:textAlignment w:val="baseline"/>
              <w:rPr>
                <w:rFonts w:cs="Arial"/>
                <w:sz w:val="18"/>
                <w:szCs w:val="18"/>
              </w:rPr>
            </w:pPr>
            <w:r w:rsidRPr="00C35B57">
              <w:rPr>
                <w:rFonts w:cs="Arial"/>
                <w:sz w:val="18"/>
                <w:szCs w:val="18"/>
              </w:rPr>
              <w:t>Someone who will be consuming a harvested commodity, or a product thereof. </w:t>
            </w:r>
          </w:p>
        </w:tc>
      </w:tr>
      <w:tr w:rsidR="00F06F3A" w:rsidRPr="00C35B57" w14:paraId="3B39DB55" w14:textId="77777777" w:rsidTr="00F06F3A">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tcPr>
          <w:p w14:paraId="35B47F36" w14:textId="5676BBD8" w:rsidR="00F06F3A" w:rsidRPr="00C35B57" w:rsidRDefault="00F06F3A" w:rsidP="00F06F3A">
            <w:pPr>
              <w:spacing w:after="0" w:line="240" w:lineRule="auto"/>
              <w:jc w:val="center"/>
              <w:textAlignment w:val="baseline"/>
              <w:rPr>
                <w:rFonts w:ascii="Times New Roman" w:hAnsi="Times New Roman"/>
                <w:sz w:val="24"/>
                <w:szCs w:val="24"/>
              </w:rPr>
            </w:pPr>
            <w:r w:rsidRPr="00F00C00">
              <w:rPr>
                <w:rFonts w:cs="Arial"/>
                <w:sz w:val="18"/>
                <w:szCs w:val="18"/>
              </w:rPr>
              <w:t>FARM_MANAGER</w:t>
            </w:r>
          </w:p>
        </w:tc>
        <w:tc>
          <w:tcPr>
            <w:tcW w:w="6683" w:type="dxa"/>
            <w:tcBorders>
              <w:top w:val="single" w:sz="6" w:space="0" w:color="auto"/>
              <w:left w:val="single" w:sz="6" w:space="0" w:color="auto"/>
              <w:bottom w:val="single" w:sz="6" w:space="0" w:color="auto"/>
              <w:right w:val="single" w:sz="6" w:space="0" w:color="auto"/>
            </w:tcBorders>
            <w:shd w:val="clear" w:color="auto" w:fill="auto"/>
          </w:tcPr>
          <w:p w14:paraId="6881161A" w14:textId="24112DC2" w:rsidR="00F06F3A" w:rsidRPr="00C35B57" w:rsidRDefault="00F06F3A" w:rsidP="00F06F3A">
            <w:pPr>
              <w:spacing w:after="0" w:line="240" w:lineRule="auto"/>
              <w:jc w:val="left"/>
              <w:textAlignment w:val="baseline"/>
              <w:rPr>
                <w:rFonts w:ascii="Times New Roman" w:hAnsi="Times New Roman"/>
                <w:sz w:val="24"/>
                <w:szCs w:val="24"/>
              </w:rPr>
            </w:pPr>
            <w:r w:rsidRPr="00C35B57">
              <w:rPr>
                <w:rFonts w:cs="Arial"/>
                <w:sz w:val="18"/>
                <w:szCs w:val="18"/>
              </w:rPr>
              <w:t>A person or organization responsible for making management decisions regarding the growing of a crop on a piece of land. </w:t>
            </w:r>
          </w:p>
        </w:tc>
      </w:tr>
      <w:tr w:rsidR="006C1D66" w:rsidRPr="00C35B57" w14:paraId="383D64BD" w14:textId="77777777" w:rsidTr="00F06F3A">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tcPr>
          <w:p w14:paraId="2C2A0C0A" w14:textId="5D3AF3B3" w:rsidR="006C1D66" w:rsidRDefault="006C1D66" w:rsidP="006C1D66">
            <w:pPr>
              <w:spacing w:after="0" w:line="240" w:lineRule="auto"/>
              <w:jc w:val="center"/>
              <w:textAlignment w:val="baseline"/>
              <w:rPr>
                <w:rFonts w:cs="Arial"/>
                <w:sz w:val="18"/>
                <w:szCs w:val="18"/>
              </w:rPr>
            </w:pPr>
            <w:r w:rsidRPr="006E47A1">
              <w:rPr>
                <w:rFonts w:cs="Arial"/>
                <w:sz w:val="18"/>
                <w:szCs w:val="18"/>
              </w:rPr>
              <w:lastRenderedPageBreak/>
              <w:t>FINANCIER</w:t>
            </w:r>
          </w:p>
        </w:tc>
        <w:tc>
          <w:tcPr>
            <w:tcW w:w="6683" w:type="dxa"/>
            <w:tcBorders>
              <w:top w:val="single" w:sz="6" w:space="0" w:color="auto"/>
              <w:left w:val="single" w:sz="6" w:space="0" w:color="auto"/>
              <w:bottom w:val="single" w:sz="6" w:space="0" w:color="auto"/>
              <w:right w:val="single" w:sz="6" w:space="0" w:color="auto"/>
            </w:tcBorders>
            <w:shd w:val="clear" w:color="auto" w:fill="auto"/>
          </w:tcPr>
          <w:p w14:paraId="641C9999" w14:textId="39A3FE35" w:rsidR="006C1D66" w:rsidRPr="00C35B57" w:rsidRDefault="006C1D66" w:rsidP="006C1D66">
            <w:pPr>
              <w:spacing w:after="0" w:line="240" w:lineRule="auto"/>
              <w:jc w:val="left"/>
              <w:textAlignment w:val="baseline"/>
              <w:rPr>
                <w:rFonts w:cs="Arial"/>
                <w:sz w:val="18"/>
                <w:szCs w:val="18"/>
              </w:rPr>
            </w:pPr>
            <w:r w:rsidRPr="00C35B57">
              <w:rPr>
                <w:rFonts w:cs="Arial"/>
                <w:sz w:val="18"/>
                <w:szCs w:val="18"/>
              </w:rPr>
              <w:t>A person or organization that provides capital / funding associated with the production of a crop. </w:t>
            </w:r>
          </w:p>
        </w:tc>
      </w:tr>
      <w:tr w:rsidR="00747EC0" w:rsidRPr="00C35B57" w14:paraId="346BCC06" w14:textId="77777777" w:rsidTr="00F06F3A">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tcPr>
          <w:p w14:paraId="7C48D267" w14:textId="4A9E4CCD" w:rsidR="00747EC0" w:rsidRPr="00106BE5" w:rsidRDefault="00747EC0" w:rsidP="00747EC0">
            <w:pPr>
              <w:spacing w:after="0" w:line="240" w:lineRule="auto"/>
              <w:jc w:val="center"/>
              <w:textAlignment w:val="baseline"/>
              <w:rPr>
                <w:rFonts w:cs="Arial"/>
                <w:sz w:val="18"/>
                <w:szCs w:val="18"/>
              </w:rPr>
            </w:pPr>
            <w:r w:rsidRPr="004C170A">
              <w:rPr>
                <w:rFonts w:cs="Arial"/>
                <w:sz w:val="18"/>
                <w:szCs w:val="18"/>
              </w:rPr>
              <w:t>GOVERNMENTAL_AGENCY</w:t>
            </w:r>
          </w:p>
        </w:tc>
        <w:tc>
          <w:tcPr>
            <w:tcW w:w="6683" w:type="dxa"/>
            <w:tcBorders>
              <w:top w:val="single" w:sz="6" w:space="0" w:color="auto"/>
              <w:left w:val="single" w:sz="6" w:space="0" w:color="auto"/>
              <w:bottom w:val="single" w:sz="6" w:space="0" w:color="auto"/>
              <w:right w:val="single" w:sz="6" w:space="0" w:color="auto"/>
            </w:tcBorders>
            <w:shd w:val="clear" w:color="auto" w:fill="auto"/>
          </w:tcPr>
          <w:p w14:paraId="10BCC204" w14:textId="1CC557B0" w:rsidR="00747EC0" w:rsidRPr="00C35B57" w:rsidRDefault="00747EC0" w:rsidP="00747EC0">
            <w:pPr>
              <w:spacing w:after="0" w:line="240" w:lineRule="auto"/>
              <w:jc w:val="left"/>
              <w:textAlignment w:val="baseline"/>
              <w:rPr>
                <w:rFonts w:cs="Arial"/>
                <w:sz w:val="18"/>
                <w:szCs w:val="18"/>
              </w:rPr>
            </w:pPr>
            <w:r w:rsidRPr="00C35B57">
              <w:rPr>
                <w:rFonts w:cs="Arial"/>
                <w:sz w:val="18"/>
                <w:szCs w:val="18"/>
              </w:rPr>
              <w:t>An agency of local, state/provincial, or national government, typically considered in a regulatory role.</w:t>
            </w:r>
          </w:p>
        </w:tc>
      </w:tr>
      <w:tr w:rsidR="00F529F3" w:rsidRPr="00C35B57" w14:paraId="7A11A251" w14:textId="77777777" w:rsidTr="00F06F3A">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tcPr>
          <w:p w14:paraId="434617C4" w14:textId="71F43A45" w:rsidR="00F529F3" w:rsidRPr="00A5300F" w:rsidRDefault="00F529F3" w:rsidP="00F529F3">
            <w:pPr>
              <w:spacing w:after="0" w:line="240" w:lineRule="auto"/>
              <w:jc w:val="center"/>
              <w:textAlignment w:val="baseline"/>
              <w:rPr>
                <w:rFonts w:cs="Arial"/>
                <w:sz w:val="18"/>
                <w:szCs w:val="18"/>
              </w:rPr>
            </w:pPr>
            <w:r w:rsidRPr="00DD4713">
              <w:rPr>
                <w:rFonts w:cs="Arial"/>
                <w:sz w:val="18"/>
                <w:szCs w:val="18"/>
              </w:rPr>
              <w:t>INPUT_SUPPLIER</w:t>
            </w:r>
          </w:p>
        </w:tc>
        <w:tc>
          <w:tcPr>
            <w:tcW w:w="6683" w:type="dxa"/>
            <w:tcBorders>
              <w:top w:val="single" w:sz="6" w:space="0" w:color="auto"/>
              <w:left w:val="single" w:sz="6" w:space="0" w:color="auto"/>
              <w:bottom w:val="single" w:sz="6" w:space="0" w:color="auto"/>
              <w:right w:val="single" w:sz="6" w:space="0" w:color="auto"/>
            </w:tcBorders>
            <w:shd w:val="clear" w:color="auto" w:fill="auto"/>
          </w:tcPr>
          <w:p w14:paraId="730AA2BA" w14:textId="416C5005" w:rsidR="00F529F3" w:rsidRPr="00C35B57" w:rsidRDefault="00F529F3" w:rsidP="00F529F3">
            <w:pPr>
              <w:spacing w:after="0" w:line="240" w:lineRule="auto"/>
              <w:jc w:val="left"/>
              <w:textAlignment w:val="baseline"/>
              <w:rPr>
                <w:rFonts w:cs="Arial"/>
                <w:sz w:val="18"/>
                <w:szCs w:val="18"/>
              </w:rPr>
            </w:pPr>
            <w:r w:rsidRPr="00C35B57">
              <w:rPr>
                <w:rFonts w:cs="Arial"/>
                <w:sz w:val="18"/>
                <w:szCs w:val="18"/>
              </w:rPr>
              <w:t>A person or organization that supplies crop inputs (e.g., seed, fertilizers, and crop protection products) used to grow a crop. </w:t>
            </w:r>
          </w:p>
        </w:tc>
      </w:tr>
      <w:tr w:rsidR="00747EC0" w:rsidRPr="00C35B57" w14:paraId="08EA0447" w14:textId="77777777" w:rsidTr="00F06F3A">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tcPr>
          <w:p w14:paraId="72CC0A2A" w14:textId="00926429" w:rsidR="00747EC0" w:rsidRPr="00106BE5" w:rsidRDefault="00747EC0" w:rsidP="00747EC0">
            <w:pPr>
              <w:spacing w:after="0" w:line="240" w:lineRule="auto"/>
              <w:jc w:val="center"/>
              <w:textAlignment w:val="baseline"/>
              <w:rPr>
                <w:rFonts w:cs="Arial"/>
                <w:sz w:val="18"/>
                <w:szCs w:val="18"/>
              </w:rPr>
            </w:pPr>
            <w:r w:rsidRPr="00A5300F">
              <w:rPr>
                <w:rFonts w:cs="Arial"/>
                <w:sz w:val="18"/>
                <w:szCs w:val="18"/>
              </w:rPr>
              <w:t>INSURANCE_AGENT</w:t>
            </w:r>
          </w:p>
        </w:tc>
        <w:tc>
          <w:tcPr>
            <w:tcW w:w="6683" w:type="dxa"/>
            <w:tcBorders>
              <w:top w:val="single" w:sz="6" w:space="0" w:color="auto"/>
              <w:left w:val="single" w:sz="6" w:space="0" w:color="auto"/>
              <w:bottom w:val="single" w:sz="6" w:space="0" w:color="auto"/>
              <w:right w:val="single" w:sz="6" w:space="0" w:color="auto"/>
            </w:tcBorders>
            <w:shd w:val="clear" w:color="auto" w:fill="auto"/>
          </w:tcPr>
          <w:p w14:paraId="18AEE73E" w14:textId="0B192C13" w:rsidR="00747EC0" w:rsidRPr="00C35B57" w:rsidRDefault="00747EC0" w:rsidP="00747EC0">
            <w:pPr>
              <w:spacing w:after="0" w:line="240" w:lineRule="auto"/>
              <w:jc w:val="left"/>
              <w:textAlignment w:val="baseline"/>
              <w:rPr>
                <w:rFonts w:cs="Arial"/>
                <w:sz w:val="18"/>
                <w:szCs w:val="18"/>
              </w:rPr>
            </w:pPr>
            <w:r w:rsidRPr="00C35B57">
              <w:rPr>
                <w:rFonts w:cs="Arial"/>
                <w:sz w:val="18"/>
                <w:szCs w:val="18"/>
              </w:rPr>
              <w:t>A person or organization that provides insurance services associated with the production of a crop. </w:t>
            </w:r>
          </w:p>
        </w:tc>
      </w:tr>
      <w:tr w:rsidR="00A9773B" w:rsidRPr="00C35B57" w14:paraId="37C32774" w14:textId="77777777" w:rsidTr="00F06F3A">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tcPr>
          <w:p w14:paraId="76DED295" w14:textId="28E6C02B" w:rsidR="00A9773B" w:rsidRPr="00106BE5" w:rsidRDefault="00A9773B" w:rsidP="00A9773B">
            <w:pPr>
              <w:spacing w:after="0" w:line="240" w:lineRule="auto"/>
              <w:jc w:val="center"/>
              <w:textAlignment w:val="baseline"/>
              <w:rPr>
                <w:rFonts w:cs="Arial"/>
                <w:sz w:val="18"/>
                <w:szCs w:val="18"/>
              </w:rPr>
            </w:pPr>
            <w:r w:rsidRPr="002E74DD">
              <w:rPr>
                <w:rFonts w:cs="Arial"/>
                <w:sz w:val="18"/>
                <w:szCs w:val="18"/>
              </w:rPr>
              <w:t>IRRIGATION_MANAGER</w:t>
            </w:r>
          </w:p>
        </w:tc>
        <w:tc>
          <w:tcPr>
            <w:tcW w:w="6683" w:type="dxa"/>
            <w:tcBorders>
              <w:top w:val="single" w:sz="6" w:space="0" w:color="auto"/>
              <w:left w:val="single" w:sz="6" w:space="0" w:color="auto"/>
              <w:bottom w:val="single" w:sz="6" w:space="0" w:color="auto"/>
              <w:right w:val="single" w:sz="6" w:space="0" w:color="auto"/>
            </w:tcBorders>
            <w:shd w:val="clear" w:color="auto" w:fill="auto"/>
          </w:tcPr>
          <w:p w14:paraId="5D419377" w14:textId="3766E9AB" w:rsidR="00A9773B" w:rsidRPr="00C35B57" w:rsidRDefault="00A9773B" w:rsidP="00A9773B">
            <w:pPr>
              <w:spacing w:after="0" w:line="240" w:lineRule="auto"/>
              <w:jc w:val="left"/>
              <w:textAlignment w:val="baseline"/>
              <w:rPr>
                <w:rFonts w:cs="Arial"/>
                <w:sz w:val="18"/>
                <w:szCs w:val="18"/>
              </w:rPr>
            </w:pPr>
            <w:r w:rsidRPr="00C35B57">
              <w:rPr>
                <w:rFonts w:cs="Arial"/>
                <w:sz w:val="18"/>
                <w:szCs w:val="18"/>
              </w:rPr>
              <w:t>A person or organization that manages irrigation operations. </w:t>
            </w:r>
          </w:p>
        </w:tc>
      </w:tr>
      <w:tr w:rsidR="00E17655" w:rsidRPr="00C35B57" w14:paraId="00BCAF8B" w14:textId="77777777" w:rsidTr="00F06F3A">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tcPr>
          <w:p w14:paraId="3737C0F1" w14:textId="7774B8F2" w:rsidR="00E17655" w:rsidRPr="00106BE5" w:rsidRDefault="00E17655" w:rsidP="00E17655">
            <w:pPr>
              <w:spacing w:after="0" w:line="240" w:lineRule="auto"/>
              <w:jc w:val="center"/>
              <w:textAlignment w:val="baseline"/>
              <w:rPr>
                <w:rFonts w:cs="Arial"/>
                <w:sz w:val="18"/>
                <w:szCs w:val="18"/>
              </w:rPr>
            </w:pPr>
            <w:r w:rsidRPr="00A87017">
              <w:rPr>
                <w:rFonts w:cs="Arial"/>
                <w:sz w:val="18"/>
                <w:szCs w:val="18"/>
              </w:rPr>
              <w:t>LABORER</w:t>
            </w:r>
          </w:p>
        </w:tc>
        <w:tc>
          <w:tcPr>
            <w:tcW w:w="6683" w:type="dxa"/>
            <w:tcBorders>
              <w:top w:val="single" w:sz="6" w:space="0" w:color="auto"/>
              <w:left w:val="single" w:sz="6" w:space="0" w:color="auto"/>
              <w:bottom w:val="single" w:sz="6" w:space="0" w:color="auto"/>
              <w:right w:val="single" w:sz="6" w:space="0" w:color="auto"/>
            </w:tcBorders>
            <w:shd w:val="clear" w:color="auto" w:fill="auto"/>
          </w:tcPr>
          <w:p w14:paraId="70F1A10F" w14:textId="53E80A95" w:rsidR="00E17655" w:rsidRPr="00C35B57" w:rsidRDefault="00E17655" w:rsidP="00E17655">
            <w:pPr>
              <w:spacing w:after="0" w:line="240" w:lineRule="auto"/>
              <w:jc w:val="left"/>
              <w:textAlignment w:val="baseline"/>
              <w:rPr>
                <w:rFonts w:cs="Arial"/>
                <w:sz w:val="18"/>
                <w:szCs w:val="18"/>
              </w:rPr>
            </w:pPr>
            <w:r w:rsidRPr="00C35B57">
              <w:rPr>
                <w:rFonts w:cs="Arial"/>
                <w:sz w:val="18"/>
                <w:szCs w:val="18"/>
              </w:rPr>
              <w:t xml:space="preserve">Someone who harvests (typically manually) a commodity or performs other direct </w:t>
            </w:r>
            <w:proofErr w:type="spellStart"/>
            <w:r w:rsidRPr="00C35B57">
              <w:rPr>
                <w:rFonts w:cs="Arial"/>
                <w:sz w:val="18"/>
                <w:szCs w:val="18"/>
              </w:rPr>
              <w:t>labor</w:t>
            </w:r>
            <w:proofErr w:type="spellEnd"/>
            <w:r w:rsidRPr="00C35B57">
              <w:rPr>
                <w:rFonts w:cs="Arial"/>
                <w:sz w:val="18"/>
                <w:szCs w:val="18"/>
              </w:rPr>
              <w:t xml:space="preserve"> toward the production of a crop. </w:t>
            </w:r>
          </w:p>
        </w:tc>
      </w:tr>
      <w:tr w:rsidR="00747EC0" w:rsidRPr="00C35B57" w14:paraId="5A6DA2A0" w14:textId="77777777" w:rsidTr="00F06F3A">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tcPr>
          <w:p w14:paraId="4F84316C" w14:textId="2C6C69C5" w:rsidR="00747EC0" w:rsidRDefault="00747EC0" w:rsidP="00747EC0">
            <w:pPr>
              <w:spacing w:after="0" w:line="240" w:lineRule="auto"/>
              <w:jc w:val="center"/>
              <w:textAlignment w:val="baseline"/>
              <w:rPr>
                <w:rFonts w:cs="Arial"/>
                <w:sz w:val="18"/>
                <w:szCs w:val="18"/>
              </w:rPr>
            </w:pPr>
            <w:r w:rsidRPr="00106BE5">
              <w:rPr>
                <w:rFonts w:cs="Arial"/>
                <w:sz w:val="18"/>
                <w:szCs w:val="18"/>
              </w:rPr>
              <w:t>MARKET_ADVISOR</w:t>
            </w:r>
          </w:p>
        </w:tc>
        <w:tc>
          <w:tcPr>
            <w:tcW w:w="6683" w:type="dxa"/>
            <w:tcBorders>
              <w:top w:val="single" w:sz="6" w:space="0" w:color="auto"/>
              <w:left w:val="single" w:sz="6" w:space="0" w:color="auto"/>
              <w:bottom w:val="single" w:sz="6" w:space="0" w:color="auto"/>
              <w:right w:val="single" w:sz="6" w:space="0" w:color="auto"/>
            </w:tcBorders>
            <w:shd w:val="clear" w:color="auto" w:fill="auto"/>
          </w:tcPr>
          <w:p w14:paraId="1D68D986" w14:textId="56227EDC" w:rsidR="00747EC0" w:rsidRPr="00C35B57" w:rsidRDefault="00747EC0" w:rsidP="00747EC0">
            <w:pPr>
              <w:spacing w:after="0" w:line="240" w:lineRule="auto"/>
              <w:jc w:val="left"/>
              <w:textAlignment w:val="baseline"/>
              <w:rPr>
                <w:rFonts w:cs="Arial"/>
                <w:sz w:val="18"/>
                <w:szCs w:val="18"/>
              </w:rPr>
            </w:pPr>
            <w:r w:rsidRPr="00C35B57">
              <w:rPr>
                <w:rFonts w:cs="Arial"/>
                <w:sz w:val="18"/>
                <w:szCs w:val="18"/>
              </w:rPr>
              <w:t xml:space="preserve">A person or organization that provides advice to a </w:t>
            </w:r>
            <w:r>
              <w:rPr>
                <w:rFonts w:cs="Arial"/>
                <w:sz w:val="18"/>
                <w:szCs w:val="18"/>
              </w:rPr>
              <w:t>producer</w:t>
            </w:r>
            <w:r w:rsidRPr="00C35B57">
              <w:rPr>
                <w:rFonts w:cs="Arial"/>
                <w:sz w:val="18"/>
                <w:szCs w:val="18"/>
              </w:rPr>
              <w:t xml:space="preserve"> regarding conditions of the market, typically for a harvested commodity </w:t>
            </w:r>
          </w:p>
        </w:tc>
      </w:tr>
      <w:tr w:rsidR="00F06F3A" w:rsidRPr="00C35B57" w14:paraId="33E39756" w14:textId="77777777" w:rsidTr="00F06F3A">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tcPr>
          <w:p w14:paraId="35A01755" w14:textId="7D10EA94" w:rsidR="00F06F3A" w:rsidRPr="00C35B57" w:rsidRDefault="00F06F3A" w:rsidP="00F06F3A">
            <w:pPr>
              <w:spacing w:after="0" w:line="240" w:lineRule="auto"/>
              <w:jc w:val="center"/>
              <w:textAlignment w:val="baseline"/>
              <w:rPr>
                <w:rFonts w:ascii="Times New Roman" w:hAnsi="Times New Roman"/>
                <w:sz w:val="24"/>
                <w:szCs w:val="24"/>
              </w:rPr>
            </w:pPr>
            <w:r>
              <w:rPr>
                <w:rFonts w:cs="Arial"/>
                <w:sz w:val="18"/>
                <w:szCs w:val="18"/>
              </w:rPr>
              <w:t>MARKET_PROVIDER</w:t>
            </w:r>
          </w:p>
        </w:tc>
        <w:tc>
          <w:tcPr>
            <w:tcW w:w="6683" w:type="dxa"/>
            <w:tcBorders>
              <w:top w:val="single" w:sz="6" w:space="0" w:color="auto"/>
              <w:left w:val="single" w:sz="6" w:space="0" w:color="auto"/>
              <w:bottom w:val="single" w:sz="6" w:space="0" w:color="auto"/>
              <w:right w:val="single" w:sz="6" w:space="0" w:color="auto"/>
            </w:tcBorders>
            <w:shd w:val="clear" w:color="auto" w:fill="auto"/>
          </w:tcPr>
          <w:p w14:paraId="59ABEE58" w14:textId="0D043C42" w:rsidR="00F06F3A" w:rsidRPr="00C35B57" w:rsidRDefault="00F06F3A" w:rsidP="00F06F3A">
            <w:pPr>
              <w:spacing w:after="0" w:line="240" w:lineRule="auto"/>
              <w:jc w:val="left"/>
              <w:textAlignment w:val="baseline"/>
              <w:rPr>
                <w:rFonts w:ascii="Times New Roman" w:hAnsi="Times New Roman"/>
                <w:sz w:val="24"/>
                <w:szCs w:val="24"/>
              </w:rPr>
            </w:pPr>
            <w:r w:rsidRPr="00C35B57">
              <w:rPr>
                <w:rFonts w:cs="Arial"/>
                <w:sz w:val="18"/>
                <w:szCs w:val="18"/>
              </w:rPr>
              <w:t>A person or organization that can influence or create markets for a commodity (e.g., a wheat flour producers</w:t>
            </w:r>
            <w:r>
              <w:rPr>
                <w:rFonts w:cs="Arial"/>
                <w:sz w:val="18"/>
                <w:szCs w:val="18"/>
              </w:rPr>
              <w:t>’</w:t>
            </w:r>
            <w:r w:rsidRPr="00C35B57">
              <w:rPr>
                <w:rFonts w:cs="Arial"/>
                <w:sz w:val="18"/>
                <w:szCs w:val="18"/>
              </w:rPr>
              <w:t xml:space="preserve"> association) </w:t>
            </w:r>
          </w:p>
        </w:tc>
      </w:tr>
      <w:tr w:rsidR="004328A8" w:rsidRPr="00C35B57" w14:paraId="2723F064" w14:textId="77777777" w:rsidTr="004F5C24">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tcPr>
          <w:p w14:paraId="3C9DC122" w14:textId="760EFA3E" w:rsidR="004328A8" w:rsidRPr="00934C0B" w:rsidRDefault="004328A8" w:rsidP="004328A8">
            <w:pPr>
              <w:spacing w:after="0" w:line="240" w:lineRule="auto"/>
              <w:jc w:val="center"/>
              <w:textAlignment w:val="baseline"/>
              <w:rPr>
                <w:rFonts w:cs="Arial"/>
                <w:sz w:val="18"/>
                <w:szCs w:val="18"/>
              </w:rPr>
            </w:pPr>
            <w:r>
              <w:rPr>
                <w:rFonts w:cs="Arial"/>
                <w:sz w:val="18"/>
                <w:szCs w:val="18"/>
              </w:rPr>
              <w:t>NGO</w:t>
            </w:r>
          </w:p>
        </w:tc>
        <w:tc>
          <w:tcPr>
            <w:tcW w:w="6683" w:type="dxa"/>
            <w:tcBorders>
              <w:top w:val="single" w:sz="6" w:space="0" w:color="auto"/>
              <w:left w:val="single" w:sz="6" w:space="0" w:color="auto"/>
              <w:bottom w:val="single" w:sz="6" w:space="0" w:color="auto"/>
              <w:right w:val="single" w:sz="6" w:space="0" w:color="auto"/>
            </w:tcBorders>
            <w:shd w:val="clear" w:color="auto" w:fill="auto"/>
          </w:tcPr>
          <w:p w14:paraId="0B0703A8" w14:textId="37A31216" w:rsidR="004328A8" w:rsidRPr="00C35B57" w:rsidRDefault="004328A8" w:rsidP="004328A8">
            <w:pPr>
              <w:spacing w:after="0" w:line="240" w:lineRule="auto"/>
              <w:jc w:val="left"/>
              <w:textAlignment w:val="baseline"/>
              <w:rPr>
                <w:rFonts w:cs="Arial"/>
                <w:sz w:val="18"/>
                <w:szCs w:val="18"/>
              </w:rPr>
            </w:pPr>
            <w:r>
              <w:rPr>
                <w:rFonts w:cs="Arial"/>
                <w:sz w:val="18"/>
                <w:szCs w:val="18"/>
              </w:rPr>
              <w:t>A non-governmental organization.</w:t>
            </w:r>
          </w:p>
        </w:tc>
      </w:tr>
      <w:tr w:rsidR="00E07CE1" w:rsidRPr="00C35B57" w14:paraId="2CAFD250" w14:textId="77777777" w:rsidTr="004F5C24">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319143" w14:textId="67B582A3" w:rsidR="00E07CE1" w:rsidRPr="00C35B57" w:rsidRDefault="00934C0B" w:rsidP="00E07CE1">
            <w:pPr>
              <w:spacing w:after="0" w:line="240" w:lineRule="auto"/>
              <w:jc w:val="center"/>
              <w:textAlignment w:val="baseline"/>
              <w:rPr>
                <w:rFonts w:ascii="Times New Roman" w:hAnsi="Times New Roman"/>
                <w:sz w:val="24"/>
                <w:szCs w:val="24"/>
              </w:rPr>
            </w:pPr>
            <w:r w:rsidRPr="00934C0B">
              <w:rPr>
                <w:rFonts w:cs="Arial"/>
                <w:sz w:val="18"/>
                <w:szCs w:val="18"/>
              </w:rPr>
              <w:t>OPERATOR</w:t>
            </w:r>
          </w:p>
        </w:tc>
        <w:tc>
          <w:tcPr>
            <w:tcW w:w="6683" w:type="dxa"/>
            <w:tcBorders>
              <w:top w:val="single" w:sz="6" w:space="0" w:color="auto"/>
              <w:left w:val="single" w:sz="6" w:space="0" w:color="auto"/>
              <w:bottom w:val="single" w:sz="6" w:space="0" w:color="auto"/>
              <w:right w:val="single" w:sz="6" w:space="0" w:color="auto"/>
            </w:tcBorders>
            <w:shd w:val="clear" w:color="auto" w:fill="auto"/>
            <w:hideMark/>
          </w:tcPr>
          <w:p w14:paraId="319E9B12" w14:textId="77777777" w:rsidR="00E07CE1" w:rsidRPr="00C35B57" w:rsidRDefault="00E07CE1" w:rsidP="00E07CE1">
            <w:pPr>
              <w:spacing w:after="0" w:line="240" w:lineRule="auto"/>
              <w:jc w:val="left"/>
              <w:textAlignment w:val="baseline"/>
              <w:rPr>
                <w:rFonts w:ascii="Times New Roman" w:hAnsi="Times New Roman"/>
                <w:sz w:val="24"/>
                <w:szCs w:val="24"/>
              </w:rPr>
            </w:pPr>
            <w:r w:rsidRPr="00C35B57">
              <w:rPr>
                <w:rFonts w:cs="Arial"/>
                <w:sz w:val="18"/>
                <w:szCs w:val="18"/>
              </w:rPr>
              <w:t xml:space="preserve">Someone who </w:t>
            </w:r>
            <w:proofErr w:type="gramStart"/>
            <w:r w:rsidRPr="00C35B57">
              <w:rPr>
                <w:rFonts w:cs="Arial"/>
                <w:sz w:val="18"/>
                <w:szCs w:val="18"/>
              </w:rPr>
              <w:t>is in charge of</w:t>
            </w:r>
            <w:proofErr w:type="gramEnd"/>
            <w:r w:rsidRPr="00C35B57">
              <w:rPr>
                <w:rFonts w:cs="Arial"/>
                <w:sz w:val="18"/>
                <w:szCs w:val="18"/>
              </w:rPr>
              <w:t xml:space="preserve"> performing a given field operation. </w:t>
            </w:r>
          </w:p>
        </w:tc>
      </w:tr>
      <w:tr w:rsidR="00E07CE1" w:rsidRPr="00C35B57" w14:paraId="66E163F5" w14:textId="77777777" w:rsidTr="004F5C24">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24198E" w14:textId="39619403" w:rsidR="00E07CE1" w:rsidRPr="00C35B57" w:rsidRDefault="00EA572B" w:rsidP="00E07CE1">
            <w:pPr>
              <w:spacing w:after="0" w:line="240" w:lineRule="auto"/>
              <w:jc w:val="center"/>
              <w:textAlignment w:val="baseline"/>
              <w:rPr>
                <w:rFonts w:ascii="Times New Roman" w:hAnsi="Times New Roman"/>
                <w:sz w:val="24"/>
                <w:szCs w:val="24"/>
              </w:rPr>
            </w:pPr>
            <w:r w:rsidRPr="00EA572B">
              <w:rPr>
                <w:rFonts w:cs="Arial"/>
                <w:sz w:val="18"/>
                <w:szCs w:val="18"/>
              </w:rPr>
              <w:t>OWNER</w:t>
            </w:r>
          </w:p>
        </w:tc>
        <w:tc>
          <w:tcPr>
            <w:tcW w:w="6683" w:type="dxa"/>
            <w:tcBorders>
              <w:top w:val="single" w:sz="6" w:space="0" w:color="auto"/>
              <w:left w:val="single" w:sz="6" w:space="0" w:color="auto"/>
              <w:bottom w:val="single" w:sz="6" w:space="0" w:color="auto"/>
              <w:right w:val="single" w:sz="6" w:space="0" w:color="auto"/>
            </w:tcBorders>
            <w:shd w:val="clear" w:color="auto" w:fill="auto"/>
            <w:hideMark/>
          </w:tcPr>
          <w:p w14:paraId="33F55C44" w14:textId="77777777" w:rsidR="00E07CE1" w:rsidRPr="00C35B57" w:rsidRDefault="00E07CE1" w:rsidP="00E07CE1">
            <w:pPr>
              <w:spacing w:after="0" w:line="240" w:lineRule="auto"/>
              <w:jc w:val="left"/>
              <w:textAlignment w:val="baseline"/>
              <w:rPr>
                <w:rFonts w:ascii="Times New Roman" w:hAnsi="Times New Roman"/>
                <w:sz w:val="24"/>
                <w:szCs w:val="24"/>
              </w:rPr>
            </w:pPr>
            <w:r w:rsidRPr="00C35B57">
              <w:rPr>
                <w:rFonts w:cs="Arial"/>
                <w:sz w:val="18"/>
                <w:szCs w:val="18"/>
              </w:rPr>
              <w:t xml:space="preserve">A person or organization who owns the farm, field or </w:t>
            </w:r>
            <w:proofErr w:type="spellStart"/>
            <w:r w:rsidRPr="00C35B57">
              <w:rPr>
                <w:rFonts w:cs="Arial"/>
                <w:sz w:val="18"/>
                <w:szCs w:val="18"/>
              </w:rPr>
              <w:t>cropzone</w:t>
            </w:r>
            <w:proofErr w:type="spellEnd"/>
            <w:r w:rsidRPr="00C35B57">
              <w:rPr>
                <w:rFonts w:cs="Arial"/>
                <w:sz w:val="18"/>
                <w:szCs w:val="18"/>
              </w:rPr>
              <w:t xml:space="preserve"> on which a crop is being grown. </w:t>
            </w:r>
          </w:p>
        </w:tc>
      </w:tr>
      <w:tr w:rsidR="00E17655" w:rsidRPr="00C35B57" w14:paraId="03D4721C" w14:textId="77777777" w:rsidTr="00F06F3A">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tcPr>
          <w:p w14:paraId="6FC4A43D" w14:textId="194DD274" w:rsidR="00E17655" w:rsidRPr="00C35B57" w:rsidRDefault="00E17655" w:rsidP="00E17655">
            <w:pPr>
              <w:spacing w:after="0" w:line="240" w:lineRule="auto"/>
              <w:jc w:val="center"/>
              <w:textAlignment w:val="baseline"/>
              <w:rPr>
                <w:rFonts w:ascii="Times New Roman" w:hAnsi="Times New Roman"/>
                <w:sz w:val="24"/>
                <w:szCs w:val="24"/>
              </w:rPr>
            </w:pPr>
            <w:r>
              <w:rPr>
                <w:rFonts w:cs="Arial"/>
                <w:sz w:val="18"/>
                <w:szCs w:val="18"/>
              </w:rPr>
              <w:t>PRODUCER</w:t>
            </w:r>
          </w:p>
        </w:tc>
        <w:tc>
          <w:tcPr>
            <w:tcW w:w="6683" w:type="dxa"/>
            <w:tcBorders>
              <w:top w:val="single" w:sz="6" w:space="0" w:color="auto"/>
              <w:left w:val="single" w:sz="6" w:space="0" w:color="auto"/>
              <w:bottom w:val="single" w:sz="6" w:space="0" w:color="auto"/>
              <w:right w:val="single" w:sz="6" w:space="0" w:color="auto"/>
            </w:tcBorders>
            <w:shd w:val="clear" w:color="auto" w:fill="auto"/>
          </w:tcPr>
          <w:p w14:paraId="65DDAA20" w14:textId="598F7006" w:rsidR="00E17655" w:rsidRPr="00C35B57" w:rsidRDefault="00E17655" w:rsidP="00E17655">
            <w:pPr>
              <w:spacing w:after="0" w:line="240" w:lineRule="auto"/>
              <w:jc w:val="left"/>
              <w:textAlignment w:val="baseline"/>
              <w:rPr>
                <w:rFonts w:ascii="Times New Roman" w:hAnsi="Times New Roman"/>
                <w:sz w:val="24"/>
                <w:szCs w:val="24"/>
              </w:rPr>
            </w:pPr>
            <w:r w:rsidRPr="00C35B57">
              <w:rPr>
                <w:rFonts w:cs="Arial"/>
                <w:sz w:val="18"/>
                <w:szCs w:val="18"/>
              </w:rPr>
              <w:t>The person or organization that is responsible for growing a crop. </w:t>
            </w:r>
          </w:p>
        </w:tc>
      </w:tr>
      <w:tr w:rsidR="00E07CE1" w:rsidRPr="00C35B57" w14:paraId="024DDFE1" w14:textId="77777777" w:rsidTr="004F5C24">
        <w:trPr>
          <w:jc w:val="center"/>
        </w:trPr>
        <w:tc>
          <w:tcPr>
            <w:tcW w:w="305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C013BC" w14:textId="08C2621B" w:rsidR="00E07CE1" w:rsidRPr="00C35B57" w:rsidRDefault="00C62D91" w:rsidP="00E07CE1">
            <w:pPr>
              <w:spacing w:after="0" w:line="240" w:lineRule="auto"/>
              <w:jc w:val="center"/>
              <w:textAlignment w:val="baseline"/>
              <w:rPr>
                <w:rFonts w:ascii="Times New Roman" w:hAnsi="Times New Roman"/>
                <w:sz w:val="24"/>
                <w:szCs w:val="24"/>
              </w:rPr>
            </w:pPr>
            <w:r w:rsidRPr="00C62D91">
              <w:rPr>
                <w:rFonts w:cs="Arial"/>
                <w:sz w:val="18"/>
                <w:szCs w:val="18"/>
              </w:rPr>
              <w:t>TRANSPORTER</w:t>
            </w:r>
          </w:p>
        </w:tc>
        <w:tc>
          <w:tcPr>
            <w:tcW w:w="6683" w:type="dxa"/>
            <w:tcBorders>
              <w:top w:val="single" w:sz="6" w:space="0" w:color="auto"/>
              <w:left w:val="single" w:sz="6" w:space="0" w:color="auto"/>
              <w:bottom w:val="single" w:sz="6" w:space="0" w:color="auto"/>
              <w:right w:val="single" w:sz="6" w:space="0" w:color="auto"/>
            </w:tcBorders>
            <w:shd w:val="clear" w:color="auto" w:fill="auto"/>
            <w:hideMark/>
          </w:tcPr>
          <w:p w14:paraId="64C20530" w14:textId="77777777" w:rsidR="00E07CE1" w:rsidRPr="00C35B57" w:rsidRDefault="00E07CE1" w:rsidP="00E07CE1">
            <w:pPr>
              <w:spacing w:after="0" w:line="240" w:lineRule="auto"/>
              <w:jc w:val="left"/>
              <w:textAlignment w:val="baseline"/>
              <w:rPr>
                <w:rFonts w:ascii="Times New Roman" w:hAnsi="Times New Roman"/>
                <w:sz w:val="24"/>
                <w:szCs w:val="24"/>
              </w:rPr>
            </w:pPr>
            <w:r w:rsidRPr="00C35B57">
              <w:rPr>
                <w:rFonts w:cs="Arial"/>
                <w:sz w:val="18"/>
                <w:szCs w:val="18"/>
              </w:rPr>
              <w:t>Someone who transports crop inputs or harvested commodities. </w:t>
            </w:r>
          </w:p>
        </w:tc>
      </w:tr>
    </w:tbl>
    <w:p w14:paraId="623A914C" w14:textId="77777777" w:rsidR="00E07CE1" w:rsidRPr="00C35B57" w:rsidRDefault="00E07CE1" w:rsidP="009A091C"/>
    <w:p w14:paraId="470B65C5" w14:textId="67DFD22C" w:rsidR="009A091C" w:rsidRPr="00C35B57" w:rsidRDefault="009A091C" w:rsidP="009A091C">
      <w:pPr>
        <w:pStyle w:val="Heading3"/>
      </w:pPr>
      <w:bookmarkStart w:id="114" w:name="_Toc160650455"/>
      <w:r w:rsidRPr="00C35B57">
        <w:t>9.2.8</w:t>
      </w:r>
      <w:r w:rsidR="00463237">
        <w:tab/>
      </w:r>
      <w:r w:rsidR="00463237">
        <w:tab/>
      </w:r>
      <w:r w:rsidRPr="00C35B57">
        <w:tab/>
        <w:t>Field</w:t>
      </w:r>
      <w:bookmarkEnd w:id="114"/>
    </w:p>
    <w:p w14:paraId="29C93226" w14:textId="3A8B985E" w:rsidR="00657BEB" w:rsidRPr="00C35B57" w:rsidRDefault="00657BEB" w:rsidP="00657BEB">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For the purposes of field operations, a field is an area of land that is managed under a business entity (i.e., </w:t>
      </w:r>
      <w:r w:rsidR="002D5964">
        <w:rPr>
          <w:rStyle w:val="normaltextrun"/>
          <w:rFonts w:ascii="Arial" w:hAnsi="Arial" w:cs="Arial"/>
          <w:sz w:val="20"/>
          <w:szCs w:val="20"/>
          <w:lang w:val="en-GB"/>
        </w:rPr>
        <w:t>Producer</w:t>
      </w:r>
      <w:r w:rsidRPr="00C35B57">
        <w:rPr>
          <w:rStyle w:val="normaltextrun"/>
          <w:rFonts w:ascii="Arial" w:hAnsi="Arial" w:cs="Arial"/>
          <w:sz w:val="20"/>
          <w:szCs w:val="20"/>
          <w:lang w:val="en-GB"/>
        </w:rPr>
        <w:t xml:space="preserve">) and belongs to a Farm. Analogous to the situation with Farm, a Field is allowed to stand alone for the purposes of ISO11783-10 compatibility. For this same reason, a Field (analogous to an ISO11783-10 </w:t>
      </w:r>
      <w:proofErr w:type="spellStart"/>
      <w:r w:rsidRPr="00C35B57">
        <w:rPr>
          <w:rStyle w:val="normaltextrun"/>
          <w:rFonts w:ascii="Arial" w:hAnsi="Arial" w:cs="Arial"/>
          <w:sz w:val="20"/>
          <w:szCs w:val="20"/>
          <w:lang w:val="en-GB"/>
        </w:rPr>
        <w:t>PartField</w:t>
      </w:r>
      <w:proofErr w:type="spellEnd"/>
      <w:r w:rsidRPr="00C35B57">
        <w:rPr>
          <w:rStyle w:val="normaltextrun"/>
          <w:rFonts w:ascii="Arial" w:hAnsi="Arial" w:cs="Arial"/>
          <w:sz w:val="20"/>
          <w:szCs w:val="20"/>
          <w:lang w:val="en-GB"/>
        </w:rPr>
        <w:t xml:space="preserve"> (PFD)) can bypass a relationship with a Farm and point directly to a </w:t>
      </w:r>
      <w:r w:rsidR="002D5964">
        <w:rPr>
          <w:rStyle w:val="normaltextrun"/>
          <w:rFonts w:ascii="Arial" w:hAnsi="Arial" w:cs="Arial"/>
          <w:sz w:val="20"/>
          <w:szCs w:val="20"/>
          <w:lang w:val="en-GB"/>
        </w:rPr>
        <w:t>Producer</w:t>
      </w:r>
      <w:r w:rsidRPr="00C35B57">
        <w:rPr>
          <w:rStyle w:val="normaltextrun"/>
          <w:rFonts w:ascii="Arial" w:hAnsi="Arial" w:cs="Arial"/>
          <w:sz w:val="20"/>
          <w:szCs w:val="20"/>
          <w:lang w:val="en-GB"/>
        </w:rPr>
        <w:t xml:space="preserve"> (business entity). A Farm can have multiple Fields.</w:t>
      </w:r>
      <w:r w:rsidRPr="00C35B57">
        <w:rPr>
          <w:rStyle w:val="eop"/>
          <w:rFonts w:ascii="Arial" w:hAnsi="Arial" w:cs="Arial"/>
          <w:sz w:val="20"/>
          <w:szCs w:val="20"/>
          <w:lang w:val="en-GB"/>
        </w:rPr>
        <w:t> </w:t>
      </w:r>
    </w:p>
    <w:p w14:paraId="69522A3D" w14:textId="77777777" w:rsidR="00657BEB" w:rsidRPr="00C35B57" w:rsidRDefault="00657BEB" w:rsidP="00657BEB">
      <w:pPr>
        <w:pStyle w:val="paragraph"/>
        <w:spacing w:before="0" w:beforeAutospacing="0" w:after="0" w:afterAutospacing="0"/>
        <w:jc w:val="both"/>
        <w:textAlignment w:val="baseline"/>
        <w:rPr>
          <w:rFonts w:ascii="Segoe UI" w:hAnsi="Segoe UI" w:cs="Segoe UI"/>
          <w:sz w:val="18"/>
          <w:szCs w:val="18"/>
          <w:lang w:val="en-GB"/>
        </w:rPr>
      </w:pPr>
    </w:p>
    <w:p w14:paraId="2695A982" w14:textId="77777777" w:rsidR="00657BEB" w:rsidRPr="00C35B57" w:rsidRDefault="00657BEB" w:rsidP="00657BEB">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This type represents a field that the </w:t>
      </w:r>
      <w:commentRangeStart w:id="115"/>
      <w:r w:rsidRPr="00C35B57">
        <w:rPr>
          <w:rStyle w:val="normaltextrun"/>
          <w:rFonts w:ascii="Arial" w:hAnsi="Arial" w:cs="Arial"/>
          <w:sz w:val="20"/>
          <w:szCs w:val="20"/>
          <w:lang w:val="en-GB"/>
        </w:rPr>
        <w:t>irrigation system</w:t>
      </w:r>
      <w:commentRangeEnd w:id="115"/>
      <w:r w:rsidR="001D13E7">
        <w:rPr>
          <w:rStyle w:val="CommentReference"/>
          <w:rFonts w:ascii="Arial" w:hAnsi="Arial"/>
          <w:lang w:val="en-GB"/>
        </w:rPr>
        <w:commentReference w:id="115"/>
      </w:r>
      <w:r w:rsidRPr="00C35B57">
        <w:rPr>
          <w:rStyle w:val="normaltextrun"/>
          <w:rFonts w:ascii="Arial" w:hAnsi="Arial" w:cs="Arial"/>
          <w:sz w:val="20"/>
          <w:szCs w:val="20"/>
          <w:lang w:val="en-GB"/>
        </w:rPr>
        <w:t xml:space="preserve"> or document is associated with. Note that, in turn, the field can be associated with a farm.</w:t>
      </w:r>
      <w:r w:rsidRPr="00C35B57">
        <w:rPr>
          <w:rStyle w:val="eop"/>
          <w:rFonts w:ascii="Arial" w:hAnsi="Arial" w:cs="Arial"/>
          <w:sz w:val="20"/>
          <w:szCs w:val="20"/>
          <w:lang w:val="en-GB"/>
        </w:rPr>
        <w:t> </w:t>
      </w:r>
    </w:p>
    <w:p w14:paraId="68F212C3" w14:textId="77777777" w:rsidR="00657BEB" w:rsidRPr="00C35B57" w:rsidRDefault="00657BEB" w:rsidP="00657BEB">
      <w:pPr>
        <w:pStyle w:val="paragraph"/>
        <w:spacing w:before="0" w:beforeAutospacing="0" w:after="0" w:afterAutospacing="0"/>
        <w:jc w:val="both"/>
        <w:textAlignment w:val="baseline"/>
        <w:rPr>
          <w:rFonts w:ascii="Segoe UI" w:hAnsi="Segoe UI" w:cs="Segoe UI"/>
          <w:sz w:val="18"/>
          <w:szCs w:val="18"/>
          <w:lang w:val="en-GB"/>
        </w:rPr>
      </w:pPr>
    </w:p>
    <w:p w14:paraId="5694A190" w14:textId="67BD8303" w:rsidR="00657BEB" w:rsidRPr="00C35B57" w:rsidRDefault="0050172E" w:rsidP="493D28E7">
      <w:pPr>
        <w:pStyle w:val="paragraph"/>
        <w:spacing w:before="0" w:beforeAutospacing="0" w:after="0" w:afterAutospacing="0"/>
        <w:ind w:left="480" w:right="480"/>
        <w:jc w:val="both"/>
        <w:textAlignment w:val="baseline"/>
        <w:rPr>
          <w:rStyle w:val="eop"/>
          <w:rFonts w:ascii="Arial" w:hAnsi="Arial" w:cs="Arial"/>
          <w:sz w:val="20"/>
          <w:szCs w:val="20"/>
          <w:lang w:val="en-GB"/>
        </w:rPr>
      </w:pPr>
      <w:r>
        <w:rPr>
          <w:rStyle w:val="normaltextrun"/>
          <w:rFonts w:ascii="Arial" w:hAnsi="Arial" w:cs="Arial"/>
          <w:b/>
          <w:bCs/>
          <w:sz w:val="20"/>
          <w:szCs w:val="20"/>
          <w:lang w:val="en-GB"/>
        </w:rPr>
        <w:t>i</w:t>
      </w:r>
      <w:r w:rsidR="29974513" w:rsidRPr="00C35B57">
        <w:rPr>
          <w:rStyle w:val="normaltextrun"/>
          <w:rFonts w:ascii="Arial" w:hAnsi="Arial" w:cs="Arial"/>
          <w:b/>
          <w:bCs/>
          <w:sz w:val="20"/>
          <w:szCs w:val="20"/>
          <w:lang w:val="en-GB"/>
        </w:rPr>
        <w:t>d:</w:t>
      </w:r>
      <w:r w:rsidR="29974513" w:rsidRPr="00C35B57">
        <w:rPr>
          <w:rStyle w:val="normaltextrun"/>
          <w:rFonts w:ascii="Arial" w:hAnsi="Arial" w:cs="Arial"/>
          <w:sz w:val="20"/>
          <w:szCs w:val="20"/>
          <w:lang w:val="en-GB"/>
        </w:rPr>
        <w:t xml:space="preserve"> </w:t>
      </w:r>
      <w:r w:rsidR="00B27786" w:rsidRPr="00B27786">
        <w:rPr>
          <w:rStyle w:val="normaltextrun"/>
          <w:rFonts w:ascii="Arial" w:hAnsi="Arial" w:cs="Arial"/>
          <w:sz w:val="20"/>
          <w:szCs w:val="20"/>
          <w:lang w:val="en-GB"/>
        </w:rPr>
        <w:t xml:space="preserve">Required </w:t>
      </w:r>
      <w:proofErr w:type="spellStart"/>
      <w:r w:rsidR="00B27786" w:rsidRPr="00B27786">
        <w:rPr>
          <w:rStyle w:val="normaltextrun"/>
          <w:rFonts w:ascii="Arial" w:hAnsi="Arial" w:cs="Arial"/>
          <w:sz w:val="20"/>
          <w:szCs w:val="20"/>
          <w:lang w:val="en-GB"/>
        </w:rPr>
        <w:t>CompoundIdentifier</w:t>
      </w:r>
      <w:proofErr w:type="spellEnd"/>
      <w:r w:rsidR="00B27786" w:rsidRPr="00B27786">
        <w:rPr>
          <w:rStyle w:val="normaltextrun"/>
          <w:rFonts w:ascii="Arial" w:hAnsi="Arial" w:cs="Arial"/>
          <w:sz w:val="20"/>
          <w:szCs w:val="20"/>
          <w:lang w:val="en-GB"/>
        </w:rPr>
        <w:t xml:space="preserve">. Includes a string used to refer to this </w:t>
      </w:r>
      <w:r w:rsidR="00B27786">
        <w:rPr>
          <w:rStyle w:val="normaltextrun"/>
          <w:rFonts w:ascii="Arial" w:hAnsi="Arial" w:cs="Arial"/>
          <w:sz w:val="20"/>
          <w:szCs w:val="20"/>
          <w:lang w:val="en-GB"/>
        </w:rPr>
        <w:t>field</w:t>
      </w:r>
      <w:r w:rsidR="00B27786" w:rsidRPr="00B27786">
        <w:rPr>
          <w:rStyle w:val="normaltextrun"/>
          <w:rFonts w:ascii="Arial" w:hAnsi="Arial" w:cs="Arial"/>
          <w:sz w:val="20"/>
          <w:szCs w:val="20"/>
          <w:lang w:val="en-GB"/>
        </w:rPr>
        <w:t xml:space="preserve"> in the scope of a document, along with a collection of unique ids that represent the </w:t>
      </w:r>
      <w:r w:rsidR="00B27786">
        <w:rPr>
          <w:rStyle w:val="normaltextrun"/>
          <w:rFonts w:ascii="Arial" w:hAnsi="Arial" w:cs="Arial"/>
          <w:sz w:val="20"/>
          <w:szCs w:val="20"/>
          <w:lang w:val="en-GB"/>
        </w:rPr>
        <w:t>field</w:t>
      </w:r>
      <w:r w:rsidR="00B27786" w:rsidRPr="00B27786">
        <w:rPr>
          <w:rStyle w:val="normaltextrun"/>
          <w:rFonts w:ascii="Arial" w:hAnsi="Arial" w:cs="Arial"/>
          <w:sz w:val="20"/>
          <w:szCs w:val="20"/>
          <w:lang w:val="en-GB"/>
        </w:rPr>
        <w:t xml:space="preserve"> in FMIS and other systems</w:t>
      </w:r>
      <w:r w:rsidR="29974513" w:rsidRPr="00C35B57">
        <w:rPr>
          <w:rStyle w:val="normaltextrun"/>
          <w:rFonts w:ascii="Arial" w:hAnsi="Arial" w:cs="Arial"/>
          <w:sz w:val="20"/>
          <w:szCs w:val="20"/>
          <w:lang w:val="en-GB"/>
        </w:rPr>
        <w:t>.</w:t>
      </w:r>
      <w:r w:rsidR="29974513" w:rsidRPr="00C35B57">
        <w:rPr>
          <w:rStyle w:val="eop"/>
          <w:rFonts w:ascii="Arial" w:hAnsi="Arial" w:cs="Arial"/>
          <w:sz w:val="20"/>
          <w:szCs w:val="20"/>
          <w:lang w:val="en-GB"/>
        </w:rPr>
        <w:t> </w:t>
      </w:r>
    </w:p>
    <w:p w14:paraId="45445C10" w14:textId="77777777" w:rsidR="00657BEB" w:rsidRPr="00C35B57" w:rsidRDefault="00657BEB" w:rsidP="00657BEB">
      <w:pPr>
        <w:pStyle w:val="paragraph"/>
        <w:spacing w:before="0" w:beforeAutospacing="0" w:after="0" w:afterAutospacing="0"/>
        <w:ind w:left="480" w:right="480"/>
        <w:jc w:val="both"/>
        <w:textAlignment w:val="baseline"/>
        <w:rPr>
          <w:rFonts w:ascii="Segoe UI" w:hAnsi="Segoe UI" w:cs="Segoe UI"/>
          <w:sz w:val="18"/>
          <w:szCs w:val="18"/>
          <w:lang w:val="en-GB"/>
        </w:rPr>
      </w:pPr>
    </w:p>
    <w:p w14:paraId="1F06FA24" w14:textId="49331490" w:rsidR="00657BEB" w:rsidRPr="00C35B57" w:rsidRDefault="0050172E" w:rsidP="00657BEB">
      <w:pPr>
        <w:pStyle w:val="paragraph"/>
        <w:spacing w:before="0" w:beforeAutospacing="0" w:after="0" w:afterAutospacing="0"/>
        <w:ind w:left="480" w:right="480"/>
        <w:jc w:val="both"/>
        <w:textAlignment w:val="baseline"/>
        <w:rPr>
          <w:rStyle w:val="eop"/>
          <w:rFonts w:ascii="Arial" w:hAnsi="Arial" w:cs="Arial"/>
          <w:sz w:val="20"/>
          <w:szCs w:val="20"/>
          <w:lang w:val="en-GB"/>
        </w:rPr>
      </w:pPr>
      <w:r>
        <w:rPr>
          <w:rStyle w:val="normaltextrun"/>
          <w:rFonts w:ascii="Arial" w:hAnsi="Arial" w:cs="Arial"/>
          <w:b/>
          <w:bCs/>
          <w:sz w:val="20"/>
          <w:szCs w:val="20"/>
          <w:lang w:val="en-GB"/>
        </w:rPr>
        <w:t>d</w:t>
      </w:r>
      <w:r w:rsidR="00657BEB" w:rsidRPr="00C35B57">
        <w:rPr>
          <w:rStyle w:val="normaltextrun"/>
          <w:rFonts w:ascii="Arial" w:hAnsi="Arial" w:cs="Arial"/>
          <w:b/>
          <w:bCs/>
          <w:sz w:val="20"/>
          <w:szCs w:val="20"/>
          <w:lang w:val="en-GB"/>
        </w:rPr>
        <w:t>escription:</w:t>
      </w:r>
      <w:r w:rsidR="00657BEB" w:rsidRPr="00C35B57">
        <w:rPr>
          <w:rStyle w:val="normaltextrun"/>
          <w:rFonts w:ascii="Arial" w:hAnsi="Arial" w:cs="Arial"/>
          <w:sz w:val="20"/>
          <w:szCs w:val="20"/>
          <w:lang w:val="en-GB"/>
        </w:rPr>
        <w:t xml:space="preserve"> </w:t>
      </w:r>
      <w:r w:rsidR="004328A8">
        <w:rPr>
          <w:rStyle w:val="normaltextrun"/>
          <w:rFonts w:ascii="Arial" w:hAnsi="Arial" w:cs="Arial"/>
          <w:sz w:val="20"/>
          <w:szCs w:val="20"/>
          <w:lang w:val="en-GB"/>
        </w:rPr>
        <w:t xml:space="preserve">String. Required. </w:t>
      </w:r>
      <w:r w:rsidR="00657BEB" w:rsidRPr="00C35B57">
        <w:rPr>
          <w:rStyle w:val="normaltextrun"/>
          <w:rFonts w:ascii="Arial" w:hAnsi="Arial" w:cs="Arial"/>
          <w:sz w:val="20"/>
          <w:szCs w:val="20"/>
          <w:lang w:val="en-GB"/>
        </w:rPr>
        <w:t>Human-readable name of the field.</w:t>
      </w:r>
      <w:r w:rsidR="00657BEB" w:rsidRPr="00C35B57">
        <w:rPr>
          <w:rStyle w:val="eop"/>
          <w:rFonts w:ascii="Arial" w:hAnsi="Arial" w:cs="Arial"/>
          <w:sz w:val="20"/>
          <w:szCs w:val="20"/>
          <w:lang w:val="en-GB"/>
        </w:rPr>
        <w:t> </w:t>
      </w:r>
    </w:p>
    <w:p w14:paraId="2FDEABA5" w14:textId="77777777" w:rsidR="00657BEB" w:rsidRPr="00C35B57" w:rsidRDefault="00657BEB" w:rsidP="00657BEB">
      <w:pPr>
        <w:pStyle w:val="paragraph"/>
        <w:spacing w:before="0" w:beforeAutospacing="0" w:after="0" w:afterAutospacing="0"/>
        <w:ind w:left="480" w:right="480"/>
        <w:jc w:val="both"/>
        <w:textAlignment w:val="baseline"/>
        <w:rPr>
          <w:rFonts w:ascii="Segoe UI" w:hAnsi="Segoe UI" w:cs="Segoe UI"/>
          <w:sz w:val="18"/>
          <w:szCs w:val="18"/>
          <w:lang w:val="en-GB"/>
        </w:rPr>
      </w:pPr>
    </w:p>
    <w:p w14:paraId="69B6EEF9" w14:textId="5F6E481F" w:rsidR="00657BEB" w:rsidRPr="00C35B57" w:rsidRDefault="002D5964" w:rsidP="00657BEB">
      <w:pPr>
        <w:pStyle w:val="paragraph"/>
        <w:spacing w:before="0" w:beforeAutospacing="0" w:after="0" w:afterAutospacing="0"/>
        <w:ind w:left="480" w:righ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producer</w:t>
      </w:r>
      <w:r w:rsidR="00657BEB" w:rsidRPr="00C35B57">
        <w:rPr>
          <w:rStyle w:val="normaltextrun"/>
          <w:rFonts w:ascii="Arial" w:hAnsi="Arial" w:cs="Arial"/>
          <w:b/>
          <w:bCs/>
          <w:sz w:val="20"/>
          <w:szCs w:val="20"/>
          <w:lang w:val="en-GB"/>
        </w:rPr>
        <w:t>Ref</w:t>
      </w:r>
      <w:proofErr w:type="spellEnd"/>
      <w:r w:rsidR="00657BEB" w:rsidRPr="00C35B57">
        <w:rPr>
          <w:rStyle w:val="normaltextrun"/>
          <w:rFonts w:ascii="Arial" w:hAnsi="Arial" w:cs="Arial"/>
          <w:b/>
          <w:bCs/>
          <w:sz w:val="20"/>
          <w:szCs w:val="20"/>
          <w:lang w:val="en-GB"/>
        </w:rPr>
        <w:t>:</w:t>
      </w:r>
      <w:r w:rsidR="00657BEB" w:rsidRPr="00C35B57">
        <w:rPr>
          <w:rStyle w:val="normaltextrun"/>
          <w:rFonts w:ascii="Arial" w:hAnsi="Arial" w:cs="Arial"/>
          <w:sz w:val="20"/>
          <w:szCs w:val="20"/>
          <w:lang w:val="en-GB"/>
        </w:rPr>
        <w:t xml:space="preserve"> Optional </w:t>
      </w:r>
      <w:r w:rsidR="004328A8">
        <w:rPr>
          <w:rStyle w:val="normaltextrun"/>
          <w:rFonts w:ascii="Arial" w:hAnsi="Arial" w:cs="Arial"/>
          <w:sz w:val="20"/>
          <w:szCs w:val="20"/>
          <w:lang w:val="en-GB"/>
        </w:rPr>
        <w:t xml:space="preserve">string </w:t>
      </w:r>
      <w:r w:rsidR="00657BEB" w:rsidRPr="00C35B57">
        <w:rPr>
          <w:rStyle w:val="normaltextrun"/>
          <w:rFonts w:ascii="Arial" w:hAnsi="Arial" w:cs="Arial"/>
          <w:sz w:val="20"/>
          <w:szCs w:val="20"/>
          <w:lang w:val="en-GB"/>
        </w:rPr>
        <w:t xml:space="preserve">id corresponding to the reference identifier of the </w:t>
      </w:r>
      <w:r>
        <w:rPr>
          <w:rStyle w:val="normaltextrun"/>
          <w:rFonts w:ascii="Arial" w:hAnsi="Arial" w:cs="Arial"/>
          <w:sz w:val="20"/>
          <w:szCs w:val="20"/>
          <w:lang w:val="en-GB"/>
        </w:rPr>
        <w:t>producer</w:t>
      </w:r>
      <w:r w:rsidR="00227F5C">
        <w:rPr>
          <w:rStyle w:val="normaltextrun"/>
          <w:rFonts w:ascii="Arial" w:hAnsi="Arial" w:cs="Arial"/>
          <w:sz w:val="20"/>
          <w:szCs w:val="20"/>
          <w:lang w:val="en-GB"/>
        </w:rPr>
        <w:t>’</w:t>
      </w:r>
      <w:r w:rsidR="00657BEB" w:rsidRPr="00C35B57">
        <w:rPr>
          <w:rStyle w:val="normaltextrun"/>
          <w:rFonts w:ascii="Arial" w:hAnsi="Arial" w:cs="Arial"/>
          <w:sz w:val="20"/>
          <w:szCs w:val="20"/>
          <w:lang w:val="en-GB"/>
        </w:rPr>
        <w:t xml:space="preserve">s </w:t>
      </w:r>
      <w:proofErr w:type="spellStart"/>
      <w:r w:rsidR="00657BEB" w:rsidRPr="00C35B57">
        <w:rPr>
          <w:rStyle w:val="normaltextrun"/>
          <w:rFonts w:ascii="Arial" w:hAnsi="Arial" w:cs="Arial"/>
          <w:sz w:val="20"/>
          <w:szCs w:val="20"/>
          <w:lang w:val="en-GB"/>
        </w:rPr>
        <w:t>CompoundIdentifier</w:t>
      </w:r>
      <w:proofErr w:type="spellEnd"/>
      <w:r w:rsidR="00657BEB" w:rsidRPr="00C35B57">
        <w:rPr>
          <w:rStyle w:val="normaltextrun"/>
          <w:rFonts w:ascii="Arial" w:hAnsi="Arial" w:cs="Arial"/>
          <w:sz w:val="20"/>
          <w:szCs w:val="20"/>
          <w:lang w:val="en-GB"/>
        </w:rPr>
        <w:t xml:space="preserve"> Id.</w:t>
      </w:r>
      <w:r w:rsidR="00657BEB" w:rsidRPr="00C35B57">
        <w:rPr>
          <w:rStyle w:val="eop"/>
          <w:rFonts w:ascii="Arial" w:hAnsi="Arial" w:cs="Arial"/>
          <w:sz w:val="20"/>
          <w:szCs w:val="20"/>
          <w:lang w:val="en-GB"/>
        </w:rPr>
        <w:t> </w:t>
      </w:r>
    </w:p>
    <w:p w14:paraId="19DEDE08" w14:textId="77777777" w:rsidR="00657BEB" w:rsidRPr="00C35B57" w:rsidRDefault="00657BEB" w:rsidP="00657BEB">
      <w:pPr>
        <w:pStyle w:val="paragraph"/>
        <w:spacing w:before="0" w:beforeAutospacing="0" w:after="0" w:afterAutospacing="0"/>
        <w:ind w:left="480" w:right="480"/>
        <w:jc w:val="both"/>
        <w:textAlignment w:val="baseline"/>
        <w:rPr>
          <w:rFonts w:ascii="Segoe UI" w:hAnsi="Segoe UI" w:cs="Segoe UI"/>
          <w:sz w:val="18"/>
          <w:szCs w:val="18"/>
          <w:lang w:val="en-GB"/>
        </w:rPr>
      </w:pPr>
    </w:p>
    <w:p w14:paraId="29FAB3A1" w14:textId="11548A78" w:rsidR="00657BEB" w:rsidRPr="00C35B57" w:rsidRDefault="0050172E" w:rsidP="00657BEB">
      <w:pPr>
        <w:pStyle w:val="paragraph"/>
        <w:spacing w:before="0" w:beforeAutospacing="0" w:after="0" w:afterAutospacing="0"/>
        <w:ind w:left="480" w:righ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f</w:t>
      </w:r>
      <w:r w:rsidR="00657BEB" w:rsidRPr="00C35B57">
        <w:rPr>
          <w:rStyle w:val="normaltextrun"/>
          <w:rFonts w:ascii="Arial" w:hAnsi="Arial" w:cs="Arial"/>
          <w:b/>
          <w:bCs/>
          <w:sz w:val="20"/>
          <w:szCs w:val="20"/>
          <w:lang w:val="en-GB"/>
        </w:rPr>
        <w:t>armRef</w:t>
      </w:r>
      <w:proofErr w:type="spellEnd"/>
      <w:r w:rsidR="00657BEB" w:rsidRPr="00C35B57">
        <w:rPr>
          <w:rStyle w:val="normaltextrun"/>
          <w:rFonts w:ascii="Arial" w:hAnsi="Arial" w:cs="Arial"/>
          <w:b/>
          <w:bCs/>
          <w:sz w:val="20"/>
          <w:szCs w:val="20"/>
          <w:lang w:val="en-GB"/>
        </w:rPr>
        <w:t>:</w:t>
      </w:r>
      <w:r w:rsidR="00657BEB" w:rsidRPr="00C35B57">
        <w:rPr>
          <w:rStyle w:val="normaltextrun"/>
          <w:rFonts w:ascii="Arial" w:hAnsi="Arial" w:cs="Arial"/>
          <w:sz w:val="20"/>
          <w:szCs w:val="20"/>
          <w:lang w:val="en-GB"/>
        </w:rPr>
        <w:t xml:space="preserve"> Optional </w:t>
      </w:r>
      <w:r w:rsidR="004328A8">
        <w:rPr>
          <w:rStyle w:val="normaltextrun"/>
          <w:rFonts w:ascii="Arial" w:hAnsi="Arial" w:cs="Arial"/>
          <w:sz w:val="20"/>
          <w:szCs w:val="20"/>
          <w:lang w:val="en-GB"/>
        </w:rPr>
        <w:t>string</w:t>
      </w:r>
      <w:r w:rsidR="00657BEB" w:rsidRPr="00C35B57">
        <w:rPr>
          <w:rStyle w:val="normaltextrun"/>
          <w:rFonts w:ascii="Arial" w:hAnsi="Arial" w:cs="Arial"/>
          <w:sz w:val="20"/>
          <w:szCs w:val="20"/>
          <w:lang w:val="en-GB"/>
        </w:rPr>
        <w:t xml:space="preserve"> id corresponding to the reference identifier of the farm</w:t>
      </w:r>
      <w:r w:rsidR="00227F5C">
        <w:rPr>
          <w:rStyle w:val="normaltextrun"/>
          <w:rFonts w:ascii="Arial" w:hAnsi="Arial" w:cs="Arial"/>
          <w:sz w:val="20"/>
          <w:szCs w:val="20"/>
          <w:lang w:val="en-GB"/>
        </w:rPr>
        <w:t>’</w:t>
      </w:r>
      <w:r w:rsidR="00657BEB" w:rsidRPr="00C35B57">
        <w:rPr>
          <w:rStyle w:val="normaltextrun"/>
          <w:rFonts w:ascii="Arial" w:hAnsi="Arial" w:cs="Arial"/>
          <w:sz w:val="20"/>
          <w:szCs w:val="20"/>
          <w:lang w:val="en-GB"/>
        </w:rPr>
        <w:t xml:space="preserve">s </w:t>
      </w:r>
      <w:proofErr w:type="spellStart"/>
      <w:r w:rsidR="00657BEB" w:rsidRPr="00C35B57">
        <w:rPr>
          <w:rStyle w:val="normaltextrun"/>
          <w:rFonts w:ascii="Arial" w:hAnsi="Arial" w:cs="Arial"/>
          <w:sz w:val="20"/>
          <w:szCs w:val="20"/>
          <w:lang w:val="en-GB"/>
        </w:rPr>
        <w:t>CompoundIdentifier</w:t>
      </w:r>
      <w:proofErr w:type="spellEnd"/>
      <w:r w:rsidR="00657BEB" w:rsidRPr="00C35B57">
        <w:rPr>
          <w:rStyle w:val="normaltextrun"/>
          <w:rFonts w:ascii="Arial" w:hAnsi="Arial" w:cs="Arial"/>
          <w:sz w:val="20"/>
          <w:szCs w:val="20"/>
          <w:lang w:val="en-GB"/>
        </w:rPr>
        <w:t xml:space="preserve"> Id.</w:t>
      </w:r>
      <w:r w:rsidR="00657BEB" w:rsidRPr="00C35B57">
        <w:rPr>
          <w:rStyle w:val="eop"/>
          <w:rFonts w:ascii="Arial" w:hAnsi="Arial" w:cs="Arial"/>
          <w:sz w:val="20"/>
          <w:szCs w:val="20"/>
          <w:lang w:val="en-GB"/>
        </w:rPr>
        <w:t> </w:t>
      </w:r>
    </w:p>
    <w:p w14:paraId="7B707A4C" w14:textId="77777777" w:rsidR="00657BEB" w:rsidRPr="00C35B57" w:rsidRDefault="00657BEB" w:rsidP="00657BEB">
      <w:pPr>
        <w:pStyle w:val="paragraph"/>
        <w:spacing w:before="0" w:beforeAutospacing="0" w:after="0" w:afterAutospacing="0"/>
        <w:ind w:left="480" w:right="480"/>
        <w:jc w:val="both"/>
        <w:textAlignment w:val="baseline"/>
        <w:rPr>
          <w:rFonts w:ascii="Segoe UI" w:hAnsi="Segoe UI" w:cs="Segoe UI"/>
          <w:sz w:val="18"/>
          <w:szCs w:val="18"/>
          <w:lang w:val="en-GB"/>
        </w:rPr>
      </w:pPr>
    </w:p>
    <w:p w14:paraId="11C9F3EB" w14:textId="67183723" w:rsidR="00657BEB" w:rsidRPr="00C35B57" w:rsidRDefault="00127825" w:rsidP="493D28E7">
      <w:pPr>
        <w:pStyle w:val="paragraph"/>
        <w:spacing w:before="0" w:beforeAutospacing="0" w:after="0" w:afterAutospacing="0"/>
        <w:ind w:left="480" w:righ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t</w:t>
      </w:r>
      <w:r w:rsidR="00C43838" w:rsidRPr="00C35B57">
        <w:rPr>
          <w:rStyle w:val="normaltextrun"/>
          <w:rFonts w:ascii="Arial" w:hAnsi="Arial" w:cs="Arial"/>
          <w:b/>
          <w:bCs/>
          <w:sz w:val="20"/>
          <w:szCs w:val="20"/>
          <w:lang w:val="en-GB"/>
        </w:rPr>
        <w:t>imeScope</w:t>
      </w:r>
      <w:r w:rsidR="00196F17">
        <w:rPr>
          <w:rStyle w:val="normaltextrun"/>
          <w:rFonts w:ascii="Arial" w:hAnsi="Arial" w:cs="Arial"/>
          <w:b/>
          <w:bCs/>
          <w:sz w:val="20"/>
          <w:szCs w:val="20"/>
          <w:lang w:val="en-GB"/>
        </w:rPr>
        <w:t>s</w:t>
      </w:r>
      <w:proofErr w:type="spellEnd"/>
      <w:r w:rsidR="00C43838">
        <w:rPr>
          <w:rStyle w:val="normaltextrun"/>
          <w:rFonts w:ascii="Arial" w:hAnsi="Arial" w:cs="Arial"/>
          <w:sz w:val="20"/>
          <w:szCs w:val="20"/>
          <w:lang w:val="en-GB"/>
        </w:rPr>
        <w:t>:</w:t>
      </w:r>
      <w:r w:rsidR="00C43838" w:rsidRPr="00C35B57">
        <w:rPr>
          <w:rStyle w:val="normaltextrun"/>
          <w:rFonts w:ascii="Arial" w:hAnsi="Arial" w:cs="Arial"/>
          <w:sz w:val="20"/>
          <w:szCs w:val="20"/>
          <w:lang w:val="en-GB"/>
        </w:rPr>
        <w:t xml:space="preserve"> </w:t>
      </w:r>
      <w:r w:rsidR="29974513" w:rsidRPr="00C35B57">
        <w:rPr>
          <w:rStyle w:val="normaltextrun"/>
          <w:rFonts w:ascii="Arial" w:hAnsi="Arial" w:cs="Arial"/>
          <w:sz w:val="20"/>
          <w:szCs w:val="20"/>
          <w:lang w:val="en-GB"/>
        </w:rPr>
        <w:t xml:space="preserve">Optional </w:t>
      </w:r>
      <w:r w:rsidR="00B27786">
        <w:rPr>
          <w:rStyle w:val="normaltextrun"/>
          <w:rFonts w:ascii="Arial" w:hAnsi="Arial" w:cs="Arial"/>
          <w:sz w:val="20"/>
          <w:szCs w:val="20"/>
          <w:lang w:val="en-GB"/>
        </w:rPr>
        <w:t xml:space="preserve">list of </w:t>
      </w:r>
      <w:proofErr w:type="gramStart"/>
      <w:r w:rsidR="00B27786">
        <w:rPr>
          <w:rStyle w:val="normaltextrun"/>
          <w:rFonts w:ascii="Arial" w:hAnsi="Arial" w:cs="Arial"/>
          <w:sz w:val="20"/>
          <w:szCs w:val="20"/>
          <w:lang w:val="en-GB"/>
        </w:rPr>
        <w:t>0..</w:t>
      </w:r>
      <w:proofErr w:type="gramEnd"/>
      <w:r w:rsidR="00B27786">
        <w:rPr>
          <w:rStyle w:val="normaltextrun"/>
          <w:rFonts w:ascii="Arial" w:hAnsi="Arial" w:cs="Arial"/>
          <w:sz w:val="20"/>
          <w:szCs w:val="20"/>
          <w:lang w:val="en-GB"/>
        </w:rPr>
        <w:t>*</w:t>
      </w:r>
      <w:r w:rsidR="29974513" w:rsidRPr="00C35B57">
        <w:rPr>
          <w:rStyle w:val="normaltextrun"/>
          <w:rFonts w:ascii="Arial" w:hAnsi="Arial" w:cs="Arial"/>
          <w:sz w:val="20"/>
          <w:szCs w:val="20"/>
          <w:lang w:val="en-GB"/>
        </w:rPr>
        <w:t xml:space="preserve"> </w:t>
      </w:r>
      <w:proofErr w:type="spellStart"/>
      <w:r w:rsidR="004328A8">
        <w:rPr>
          <w:rStyle w:val="normaltextrun"/>
          <w:rFonts w:ascii="Arial" w:hAnsi="Arial" w:cs="Arial"/>
          <w:sz w:val="20"/>
          <w:szCs w:val="20"/>
          <w:lang w:val="en-GB"/>
        </w:rPr>
        <w:t>TimeScope</w:t>
      </w:r>
      <w:proofErr w:type="spellEnd"/>
      <w:r w:rsidR="004328A8">
        <w:rPr>
          <w:rStyle w:val="normaltextrun"/>
          <w:rFonts w:ascii="Arial" w:hAnsi="Arial" w:cs="Arial"/>
          <w:sz w:val="20"/>
          <w:szCs w:val="20"/>
          <w:lang w:val="en-GB"/>
        </w:rPr>
        <w:t xml:space="preserve"> instances</w:t>
      </w:r>
      <w:r w:rsidR="29974513" w:rsidRPr="00C35B57">
        <w:rPr>
          <w:rStyle w:val="normaltextrun"/>
          <w:rFonts w:ascii="Arial" w:hAnsi="Arial" w:cs="Arial"/>
          <w:sz w:val="20"/>
          <w:szCs w:val="20"/>
          <w:lang w:val="en-GB"/>
        </w:rPr>
        <w:t xml:space="preserve"> that can be used to qualify the field.</w:t>
      </w:r>
      <w:r w:rsidR="29974513" w:rsidRPr="00C35B57">
        <w:rPr>
          <w:rStyle w:val="eop"/>
          <w:rFonts w:ascii="Arial" w:hAnsi="Arial" w:cs="Arial"/>
          <w:sz w:val="20"/>
          <w:szCs w:val="20"/>
          <w:lang w:val="en-GB"/>
        </w:rPr>
        <w:t> </w:t>
      </w:r>
    </w:p>
    <w:p w14:paraId="0A55BE2E" w14:textId="77777777" w:rsidR="00657BEB" w:rsidRPr="00C35B57" w:rsidRDefault="00657BEB" w:rsidP="00657BEB">
      <w:pPr>
        <w:pStyle w:val="paragraph"/>
        <w:spacing w:before="0" w:beforeAutospacing="0" w:after="0" w:afterAutospacing="0"/>
        <w:ind w:left="480" w:right="480"/>
        <w:jc w:val="both"/>
        <w:textAlignment w:val="baseline"/>
        <w:rPr>
          <w:rFonts w:ascii="Segoe UI" w:hAnsi="Segoe UI" w:cs="Segoe UI"/>
          <w:sz w:val="18"/>
          <w:szCs w:val="18"/>
          <w:lang w:val="en-GB"/>
        </w:rPr>
      </w:pPr>
    </w:p>
    <w:p w14:paraId="0B9F3C57" w14:textId="1D962674" w:rsidR="00657BEB" w:rsidRPr="00C35B57" w:rsidRDefault="00752B2D" w:rsidP="493D28E7">
      <w:pPr>
        <w:pStyle w:val="paragraph"/>
        <w:spacing w:before="0" w:beforeAutospacing="0" w:after="0" w:afterAutospacing="0"/>
        <w:ind w:left="480" w:right="480"/>
        <w:jc w:val="both"/>
        <w:textAlignment w:val="baseline"/>
        <w:rPr>
          <w:rStyle w:val="eop"/>
          <w:rFonts w:ascii="Arial" w:hAnsi="Arial" w:cs="Arial"/>
          <w:sz w:val="20"/>
          <w:szCs w:val="20"/>
          <w:lang w:val="en-GB"/>
        </w:rPr>
      </w:pPr>
      <w:r>
        <w:rPr>
          <w:rStyle w:val="normaltextrun"/>
          <w:rFonts w:ascii="Arial" w:hAnsi="Arial" w:cs="Arial"/>
          <w:b/>
          <w:bCs/>
          <w:sz w:val="20"/>
          <w:szCs w:val="20"/>
          <w:lang w:val="en-GB"/>
        </w:rPr>
        <w:t>a</w:t>
      </w:r>
      <w:r w:rsidR="29974513" w:rsidRPr="00C35B57">
        <w:rPr>
          <w:rStyle w:val="normaltextrun"/>
          <w:rFonts w:ascii="Arial" w:hAnsi="Arial" w:cs="Arial"/>
          <w:b/>
          <w:bCs/>
          <w:sz w:val="20"/>
          <w:szCs w:val="20"/>
          <w:lang w:val="en-GB"/>
        </w:rPr>
        <w:t>rea</w:t>
      </w:r>
      <w:r w:rsidR="29974513" w:rsidRPr="00C35B57">
        <w:rPr>
          <w:rStyle w:val="normaltextrun"/>
          <w:rFonts w:ascii="Arial" w:hAnsi="Arial" w:cs="Arial"/>
          <w:sz w:val="20"/>
          <w:szCs w:val="20"/>
          <w:lang w:val="en-GB"/>
        </w:rPr>
        <w:t xml:space="preserve">: </w:t>
      </w:r>
      <w:r w:rsidR="00E55B04">
        <w:rPr>
          <w:rStyle w:val="normaltextrun"/>
          <w:rFonts w:ascii="Arial" w:hAnsi="Arial" w:cs="Arial"/>
          <w:sz w:val="20"/>
          <w:szCs w:val="20"/>
          <w:lang w:val="en-GB"/>
        </w:rPr>
        <w:t>A</w:t>
      </w:r>
      <w:r w:rsidR="00B27786">
        <w:rPr>
          <w:rStyle w:val="normaltextrun"/>
          <w:rFonts w:ascii="Arial" w:hAnsi="Arial" w:cs="Arial"/>
          <w:sz w:val="20"/>
          <w:szCs w:val="20"/>
          <w:lang w:val="en-GB"/>
        </w:rPr>
        <w:t>n optional</w:t>
      </w:r>
      <w:r w:rsidR="00E55B04">
        <w:rPr>
          <w:rStyle w:val="normaltextrun"/>
          <w:rFonts w:ascii="Arial" w:hAnsi="Arial" w:cs="Arial"/>
          <w:sz w:val="20"/>
          <w:szCs w:val="20"/>
          <w:lang w:val="en-GB"/>
        </w:rPr>
        <w:t xml:space="preserve"> </w:t>
      </w:r>
      <w:proofErr w:type="spellStart"/>
      <w:r w:rsidR="00E55B04">
        <w:rPr>
          <w:rStyle w:val="normaltextrun"/>
          <w:rFonts w:ascii="Arial" w:hAnsi="Arial" w:cs="Arial"/>
          <w:sz w:val="20"/>
          <w:szCs w:val="20"/>
          <w:lang w:val="en-GB"/>
        </w:rPr>
        <w:t>NumericValue</w:t>
      </w:r>
      <w:proofErr w:type="spellEnd"/>
      <w:r w:rsidR="00E55B04">
        <w:rPr>
          <w:rStyle w:val="normaltextrun"/>
          <w:rFonts w:ascii="Arial" w:hAnsi="Arial" w:cs="Arial"/>
          <w:sz w:val="20"/>
          <w:szCs w:val="20"/>
          <w:lang w:val="en-GB"/>
        </w:rPr>
        <w:t xml:space="preserve"> instance </w:t>
      </w:r>
      <w:r w:rsidR="00B71167">
        <w:rPr>
          <w:rStyle w:val="normaltextrun"/>
          <w:rFonts w:ascii="Arial" w:hAnsi="Arial" w:cs="Arial"/>
          <w:sz w:val="20"/>
          <w:szCs w:val="20"/>
          <w:lang w:val="en-GB"/>
        </w:rPr>
        <w:t xml:space="preserve">which quantifies the </w:t>
      </w:r>
      <w:r w:rsidR="29974513" w:rsidRPr="00C35B57">
        <w:rPr>
          <w:rStyle w:val="normaltextrun"/>
          <w:rFonts w:ascii="Arial" w:hAnsi="Arial" w:cs="Arial"/>
          <w:sz w:val="20"/>
          <w:szCs w:val="20"/>
          <w:lang w:val="en-GB"/>
        </w:rPr>
        <w:t>Surface area of the field</w:t>
      </w:r>
      <w:r w:rsidR="00205485">
        <w:rPr>
          <w:rStyle w:val="normaltextrun"/>
          <w:rFonts w:ascii="Arial" w:hAnsi="Arial" w:cs="Arial"/>
          <w:sz w:val="20"/>
          <w:szCs w:val="20"/>
          <w:lang w:val="en-GB"/>
        </w:rPr>
        <w:t>.</w:t>
      </w:r>
      <w:r w:rsidR="29974513" w:rsidRPr="00C35B57">
        <w:rPr>
          <w:rStyle w:val="eop"/>
          <w:rFonts w:ascii="Arial" w:hAnsi="Arial" w:cs="Arial"/>
          <w:sz w:val="20"/>
          <w:szCs w:val="20"/>
          <w:lang w:val="en-GB"/>
        </w:rPr>
        <w:t> </w:t>
      </w:r>
    </w:p>
    <w:p w14:paraId="0959E695" w14:textId="77777777" w:rsidR="00657BEB" w:rsidRPr="00C35B57" w:rsidRDefault="00657BEB" w:rsidP="00657BEB">
      <w:pPr>
        <w:pStyle w:val="paragraph"/>
        <w:spacing w:before="0" w:beforeAutospacing="0" w:after="0" w:afterAutospacing="0"/>
        <w:ind w:left="480" w:right="480"/>
        <w:jc w:val="both"/>
        <w:textAlignment w:val="baseline"/>
        <w:rPr>
          <w:rFonts w:ascii="Segoe UI" w:hAnsi="Segoe UI" w:cs="Segoe UI"/>
          <w:sz w:val="18"/>
          <w:szCs w:val="18"/>
          <w:lang w:val="en-GB"/>
        </w:rPr>
      </w:pPr>
    </w:p>
    <w:p w14:paraId="76DA9165" w14:textId="2901426B" w:rsidR="00657BEB" w:rsidRPr="00C35B57" w:rsidRDefault="00752B2D" w:rsidP="00657BEB">
      <w:pPr>
        <w:pStyle w:val="paragraph"/>
        <w:spacing w:before="0" w:beforeAutospacing="0" w:after="0" w:afterAutospacing="0"/>
        <w:ind w:left="480" w:right="480"/>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a</w:t>
      </w:r>
      <w:r w:rsidR="00657BEB" w:rsidRPr="00C35B57">
        <w:rPr>
          <w:rStyle w:val="normaltextrun"/>
          <w:rFonts w:ascii="Arial" w:hAnsi="Arial" w:cs="Arial"/>
          <w:b/>
          <w:bCs/>
          <w:sz w:val="20"/>
          <w:szCs w:val="20"/>
          <w:lang w:val="en-GB"/>
        </w:rPr>
        <w:t>ctiveBoundaryRef</w:t>
      </w:r>
      <w:proofErr w:type="spellEnd"/>
      <w:r w:rsidR="00657BEB" w:rsidRPr="00C35B57">
        <w:rPr>
          <w:rStyle w:val="normaltextrun"/>
          <w:rFonts w:ascii="Arial" w:hAnsi="Arial" w:cs="Arial"/>
          <w:b/>
          <w:bCs/>
          <w:sz w:val="20"/>
          <w:szCs w:val="20"/>
          <w:lang w:val="en-GB"/>
        </w:rPr>
        <w:t>:</w:t>
      </w:r>
      <w:r w:rsidR="00657BEB" w:rsidRPr="00C35B57">
        <w:rPr>
          <w:rStyle w:val="normaltextrun"/>
          <w:rFonts w:ascii="Arial" w:hAnsi="Arial" w:cs="Arial"/>
          <w:sz w:val="20"/>
          <w:szCs w:val="20"/>
          <w:lang w:val="en-GB"/>
        </w:rPr>
        <w:t xml:space="preserve"> A</w:t>
      </w:r>
      <w:r w:rsidR="00B27786">
        <w:rPr>
          <w:rStyle w:val="normaltextrun"/>
          <w:rFonts w:ascii="Arial" w:hAnsi="Arial" w:cs="Arial"/>
          <w:sz w:val="20"/>
          <w:szCs w:val="20"/>
          <w:lang w:val="en-GB"/>
        </w:rPr>
        <w:t>n optional</w:t>
      </w:r>
      <w:r w:rsidR="00657BEB" w:rsidRPr="00C35B57">
        <w:rPr>
          <w:rStyle w:val="normaltextrun"/>
          <w:rFonts w:ascii="Arial" w:hAnsi="Arial" w:cs="Arial"/>
          <w:sz w:val="20"/>
          <w:szCs w:val="20"/>
          <w:lang w:val="en-GB"/>
        </w:rPr>
        <w:t xml:space="preserve"> reference to the </w:t>
      </w:r>
      <w:proofErr w:type="spellStart"/>
      <w:r w:rsidR="00657BEB" w:rsidRPr="00C35B57">
        <w:rPr>
          <w:rStyle w:val="normaltextrun"/>
          <w:rFonts w:ascii="Arial" w:hAnsi="Arial" w:cs="Arial"/>
          <w:sz w:val="20"/>
          <w:szCs w:val="20"/>
          <w:lang w:val="en-GB"/>
        </w:rPr>
        <w:t>FieldBoundary</w:t>
      </w:r>
      <w:proofErr w:type="spellEnd"/>
      <w:r w:rsidR="00657BEB" w:rsidRPr="00C35B57">
        <w:rPr>
          <w:rStyle w:val="normaltextrun"/>
          <w:rFonts w:ascii="Arial" w:hAnsi="Arial" w:cs="Arial"/>
          <w:sz w:val="20"/>
          <w:szCs w:val="20"/>
          <w:lang w:val="en-GB"/>
        </w:rPr>
        <w:t xml:space="preserve"> instance that defines the current or active boundary of the field.</w:t>
      </w:r>
      <w:r w:rsidR="00657BEB" w:rsidRPr="00C35B57">
        <w:rPr>
          <w:rStyle w:val="eop"/>
          <w:rFonts w:ascii="Arial" w:hAnsi="Arial" w:cs="Arial"/>
          <w:sz w:val="20"/>
          <w:szCs w:val="20"/>
          <w:lang w:val="en-GB"/>
        </w:rPr>
        <w:t> </w:t>
      </w:r>
    </w:p>
    <w:p w14:paraId="7C0E78AC" w14:textId="77777777" w:rsidR="00657BEB" w:rsidRPr="00C35B57" w:rsidRDefault="00657BEB" w:rsidP="00657BEB">
      <w:pPr>
        <w:pStyle w:val="paragraph"/>
        <w:spacing w:before="0" w:beforeAutospacing="0" w:after="0" w:afterAutospacing="0"/>
        <w:ind w:left="480" w:right="480"/>
        <w:jc w:val="both"/>
        <w:textAlignment w:val="baseline"/>
        <w:rPr>
          <w:rFonts w:ascii="Segoe UI" w:hAnsi="Segoe UI" w:cs="Segoe UI"/>
          <w:sz w:val="18"/>
          <w:szCs w:val="18"/>
          <w:lang w:val="en-GB"/>
        </w:rPr>
      </w:pPr>
    </w:p>
    <w:p w14:paraId="3A08CDF2" w14:textId="65FA4867" w:rsidR="00657BEB" w:rsidRPr="00C35B57" w:rsidRDefault="00360FE2" w:rsidP="00657BEB">
      <w:pPr>
        <w:pStyle w:val="paragraph"/>
        <w:spacing w:before="0" w:beforeAutospacing="0" w:after="0" w:afterAutospacing="0"/>
        <w:ind w:left="480" w:right="480"/>
        <w:jc w:val="both"/>
        <w:textAlignment w:val="baseline"/>
        <w:rPr>
          <w:rFonts w:ascii="Segoe UI" w:hAnsi="Segoe UI" w:cs="Segoe UI"/>
          <w:sz w:val="18"/>
          <w:szCs w:val="18"/>
          <w:lang w:val="en-GB"/>
        </w:rPr>
      </w:pPr>
      <w:proofErr w:type="spellStart"/>
      <w:r>
        <w:rPr>
          <w:rStyle w:val="normaltextrun"/>
          <w:rFonts w:ascii="Arial" w:hAnsi="Arial" w:cs="Arial"/>
          <w:b/>
          <w:bCs/>
          <w:sz w:val="20"/>
          <w:szCs w:val="20"/>
          <w:lang w:val="en-GB"/>
        </w:rPr>
        <w:t>c</w:t>
      </w:r>
      <w:r w:rsidR="00657BEB" w:rsidRPr="00C35B57">
        <w:rPr>
          <w:rStyle w:val="normaltextrun"/>
          <w:rFonts w:ascii="Arial" w:hAnsi="Arial" w:cs="Arial"/>
          <w:b/>
          <w:bCs/>
          <w:sz w:val="20"/>
          <w:szCs w:val="20"/>
          <w:lang w:val="en-GB"/>
        </w:rPr>
        <w:t>ontextItem</w:t>
      </w:r>
      <w:r w:rsidR="00B27786">
        <w:rPr>
          <w:rStyle w:val="normaltextrun"/>
          <w:rFonts w:ascii="Arial" w:hAnsi="Arial" w:cs="Arial"/>
          <w:b/>
          <w:bCs/>
          <w:sz w:val="20"/>
          <w:szCs w:val="20"/>
          <w:lang w:val="en-GB"/>
        </w:rPr>
        <w:t>s</w:t>
      </w:r>
      <w:proofErr w:type="spellEnd"/>
      <w:r w:rsidR="00657BEB" w:rsidRPr="00C35B57">
        <w:rPr>
          <w:rStyle w:val="normaltextrun"/>
          <w:rFonts w:ascii="Arial" w:hAnsi="Arial" w:cs="Arial"/>
          <w:b/>
          <w:bCs/>
          <w:sz w:val="20"/>
          <w:szCs w:val="20"/>
          <w:lang w:val="en-GB"/>
        </w:rPr>
        <w:t>:</w:t>
      </w:r>
      <w:r w:rsidR="00657BEB" w:rsidRPr="00C35B57">
        <w:rPr>
          <w:rStyle w:val="normaltextrun"/>
          <w:rFonts w:ascii="Arial" w:hAnsi="Arial" w:cs="Arial"/>
          <w:sz w:val="20"/>
          <w:szCs w:val="20"/>
          <w:lang w:val="en-GB"/>
        </w:rPr>
        <w:t xml:space="preserve"> </w:t>
      </w:r>
      <w:r w:rsidR="00B27786">
        <w:rPr>
          <w:rStyle w:val="normaltextrun"/>
          <w:rFonts w:ascii="Arial" w:hAnsi="Arial" w:cs="Arial"/>
          <w:sz w:val="20"/>
          <w:szCs w:val="20"/>
          <w:lang w:val="en-GB"/>
        </w:rPr>
        <w:t>Optional l</w:t>
      </w:r>
      <w:r w:rsidR="00657BEB" w:rsidRPr="00C35B57">
        <w:rPr>
          <w:rStyle w:val="normaltextrun"/>
          <w:rFonts w:ascii="Arial" w:hAnsi="Arial" w:cs="Arial"/>
          <w:sz w:val="20"/>
          <w:szCs w:val="20"/>
          <w:lang w:val="en-GB"/>
        </w:rPr>
        <w:t xml:space="preserve">ist of </w:t>
      </w:r>
      <w:proofErr w:type="gramStart"/>
      <w:r w:rsidR="00B27786">
        <w:rPr>
          <w:rStyle w:val="normaltextrun"/>
          <w:rFonts w:ascii="Arial" w:hAnsi="Arial" w:cs="Arial"/>
          <w:sz w:val="20"/>
          <w:szCs w:val="20"/>
          <w:lang w:val="en-GB"/>
        </w:rPr>
        <w:t>0..</w:t>
      </w:r>
      <w:proofErr w:type="gramEnd"/>
      <w:r w:rsidR="00B27786">
        <w:rPr>
          <w:rStyle w:val="normaltextrun"/>
          <w:rFonts w:ascii="Arial" w:hAnsi="Arial" w:cs="Arial"/>
          <w:sz w:val="20"/>
          <w:szCs w:val="20"/>
          <w:lang w:val="en-GB"/>
        </w:rPr>
        <w:t xml:space="preserve">* </w:t>
      </w:r>
      <w:proofErr w:type="spellStart"/>
      <w:r w:rsidR="00B27786">
        <w:rPr>
          <w:rStyle w:val="normaltextrun"/>
          <w:rFonts w:ascii="Arial" w:hAnsi="Arial" w:cs="Arial"/>
          <w:sz w:val="20"/>
          <w:szCs w:val="20"/>
          <w:lang w:val="en-GB"/>
        </w:rPr>
        <w:t>Co</w:t>
      </w:r>
      <w:r w:rsidR="00657BEB" w:rsidRPr="00C35B57">
        <w:rPr>
          <w:rStyle w:val="normaltextrun"/>
          <w:rFonts w:ascii="Arial" w:hAnsi="Arial" w:cs="Arial"/>
          <w:sz w:val="20"/>
          <w:szCs w:val="20"/>
          <w:lang w:val="en-GB"/>
        </w:rPr>
        <w:t>ntextitem</w:t>
      </w:r>
      <w:proofErr w:type="spellEnd"/>
      <w:r w:rsidR="00B27786">
        <w:rPr>
          <w:rStyle w:val="normaltextrun"/>
          <w:rFonts w:ascii="Arial" w:hAnsi="Arial" w:cs="Arial"/>
          <w:sz w:val="20"/>
          <w:szCs w:val="20"/>
          <w:lang w:val="en-GB"/>
        </w:rPr>
        <w:t xml:space="preserve"> instances</w:t>
      </w:r>
      <w:r w:rsidR="00657BEB" w:rsidRPr="00C35B57">
        <w:rPr>
          <w:rStyle w:val="normaltextrun"/>
          <w:rFonts w:ascii="Arial" w:hAnsi="Arial" w:cs="Arial"/>
          <w:sz w:val="20"/>
          <w:szCs w:val="20"/>
          <w:lang w:val="en-GB"/>
        </w:rPr>
        <w:t>. These allow associating geopolitical-context-specific information to otherwise universal data types.</w:t>
      </w:r>
    </w:p>
    <w:p w14:paraId="1B4C0BFD" w14:textId="441B5740" w:rsidR="009A091C" w:rsidRPr="00C35B57" w:rsidRDefault="009A091C" w:rsidP="009A091C"/>
    <w:p w14:paraId="123DC63D" w14:textId="28C13536" w:rsidR="009A091C" w:rsidRPr="00C35B57" w:rsidRDefault="009A091C" w:rsidP="009A091C">
      <w:pPr>
        <w:pStyle w:val="Heading3"/>
      </w:pPr>
      <w:bookmarkStart w:id="116" w:name="_Toc160650456"/>
      <w:r w:rsidRPr="00C35B57">
        <w:t>9.2.9</w:t>
      </w:r>
      <w:r w:rsidR="00463237">
        <w:tab/>
      </w:r>
      <w:r w:rsidR="00463237">
        <w:tab/>
      </w:r>
      <w:r w:rsidRPr="00C35B57">
        <w:tab/>
      </w:r>
      <w:proofErr w:type="spellStart"/>
      <w:r w:rsidRPr="00C35B57">
        <w:t>FieldBoundary</w:t>
      </w:r>
      <w:bookmarkEnd w:id="116"/>
      <w:proofErr w:type="spellEnd"/>
    </w:p>
    <w:p w14:paraId="698D0562" w14:textId="77777777" w:rsidR="00DE4B6F" w:rsidRPr="00C35B57" w:rsidRDefault="00DE4B6F" w:rsidP="00DE4B6F">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This type represents the boundary of a field that the </w:t>
      </w:r>
      <w:commentRangeStart w:id="117"/>
      <w:r w:rsidRPr="00C35B57">
        <w:rPr>
          <w:rStyle w:val="normaltextrun"/>
          <w:rFonts w:ascii="Arial" w:hAnsi="Arial" w:cs="Arial"/>
          <w:sz w:val="20"/>
          <w:szCs w:val="20"/>
          <w:lang w:val="en-GB"/>
        </w:rPr>
        <w:t xml:space="preserve">irrigation system </w:t>
      </w:r>
      <w:commentRangeEnd w:id="117"/>
      <w:r w:rsidR="001D13E7">
        <w:rPr>
          <w:rStyle w:val="CommentReference"/>
          <w:rFonts w:ascii="Arial" w:hAnsi="Arial"/>
          <w:lang w:val="en-GB"/>
        </w:rPr>
        <w:commentReference w:id="117"/>
      </w:r>
      <w:r w:rsidRPr="00C35B57">
        <w:rPr>
          <w:rStyle w:val="normaltextrun"/>
          <w:rFonts w:ascii="Arial" w:hAnsi="Arial" w:cs="Arial"/>
          <w:sz w:val="20"/>
          <w:szCs w:val="20"/>
          <w:lang w:val="en-GB"/>
        </w:rPr>
        <w:t>or document is associated with.</w:t>
      </w:r>
      <w:r w:rsidRPr="00C35B57">
        <w:rPr>
          <w:rStyle w:val="eop"/>
          <w:rFonts w:ascii="Arial" w:hAnsi="Arial" w:cs="Arial"/>
          <w:sz w:val="20"/>
          <w:szCs w:val="20"/>
          <w:lang w:val="en-GB"/>
        </w:rPr>
        <w:t> </w:t>
      </w:r>
    </w:p>
    <w:p w14:paraId="7F3ED7CB" w14:textId="77777777" w:rsidR="00DE4B6F" w:rsidRPr="00C35B57" w:rsidRDefault="00DE4B6F" w:rsidP="00DE4B6F">
      <w:pPr>
        <w:pStyle w:val="paragraph"/>
        <w:spacing w:before="0" w:beforeAutospacing="0" w:after="0" w:afterAutospacing="0"/>
        <w:jc w:val="both"/>
        <w:textAlignment w:val="baseline"/>
        <w:rPr>
          <w:rFonts w:ascii="Segoe UI" w:hAnsi="Segoe UI" w:cs="Segoe UI"/>
          <w:sz w:val="18"/>
          <w:szCs w:val="18"/>
          <w:lang w:val="en-GB"/>
        </w:rPr>
      </w:pPr>
    </w:p>
    <w:p w14:paraId="1FC8C299" w14:textId="2B98FD18" w:rsidR="00DE4B6F" w:rsidRPr="000F6A18" w:rsidRDefault="00495AB9" w:rsidP="008D7DD2">
      <w:pPr>
        <w:pStyle w:val="paragraph"/>
        <w:spacing w:before="0" w:beforeAutospacing="0" w:after="120" w:afterAutospacing="0"/>
        <w:ind w:left="475" w:right="475"/>
        <w:jc w:val="both"/>
        <w:textAlignment w:val="baseline"/>
        <w:rPr>
          <w:rFonts w:ascii="Arial" w:hAnsi="Arial" w:cs="Arial"/>
          <w:sz w:val="20"/>
          <w:szCs w:val="20"/>
          <w:lang w:val="en-GB"/>
        </w:rPr>
      </w:pPr>
      <w:r>
        <w:rPr>
          <w:rStyle w:val="normaltextrun"/>
          <w:rFonts w:ascii="Arial" w:hAnsi="Arial" w:cs="Arial"/>
          <w:b/>
          <w:bCs/>
          <w:sz w:val="20"/>
          <w:szCs w:val="20"/>
          <w:lang w:val="en-GB"/>
        </w:rPr>
        <w:lastRenderedPageBreak/>
        <w:t>i</w:t>
      </w:r>
      <w:r w:rsidR="5881C035" w:rsidRPr="00C35B57">
        <w:rPr>
          <w:rStyle w:val="normaltextrun"/>
          <w:rFonts w:ascii="Arial" w:hAnsi="Arial" w:cs="Arial"/>
          <w:b/>
          <w:bCs/>
          <w:sz w:val="20"/>
          <w:szCs w:val="20"/>
          <w:lang w:val="en-GB"/>
        </w:rPr>
        <w:t>d:</w:t>
      </w:r>
      <w:r w:rsidR="5881C035" w:rsidRPr="00C35B57">
        <w:rPr>
          <w:rStyle w:val="normaltextrun"/>
          <w:rFonts w:ascii="Arial" w:hAnsi="Arial" w:cs="Arial"/>
          <w:sz w:val="20"/>
          <w:szCs w:val="20"/>
          <w:lang w:val="en-GB"/>
        </w:rPr>
        <w:t xml:space="preserve"> </w:t>
      </w:r>
      <w:r w:rsidR="00B27786" w:rsidRPr="00B27786">
        <w:rPr>
          <w:rStyle w:val="normaltextrun"/>
          <w:rFonts w:ascii="Arial" w:hAnsi="Arial" w:cs="Arial"/>
          <w:sz w:val="20"/>
          <w:szCs w:val="20"/>
          <w:lang w:val="en-GB"/>
        </w:rPr>
        <w:t xml:space="preserve">Required </w:t>
      </w:r>
      <w:proofErr w:type="spellStart"/>
      <w:r w:rsidR="00B27786" w:rsidRPr="00B27786">
        <w:rPr>
          <w:rStyle w:val="normaltextrun"/>
          <w:rFonts w:ascii="Arial" w:hAnsi="Arial" w:cs="Arial"/>
          <w:sz w:val="20"/>
          <w:szCs w:val="20"/>
          <w:lang w:val="en-GB"/>
        </w:rPr>
        <w:t>CompoundIdentifier</w:t>
      </w:r>
      <w:proofErr w:type="spellEnd"/>
      <w:r w:rsidR="00B27786" w:rsidRPr="00B27786">
        <w:rPr>
          <w:rStyle w:val="normaltextrun"/>
          <w:rFonts w:ascii="Arial" w:hAnsi="Arial" w:cs="Arial"/>
          <w:sz w:val="20"/>
          <w:szCs w:val="20"/>
          <w:lang w:val="en-GB"/>
        </w:rPr>
        <w:t xml:space="preserve">. Includes a string used to refer to this </w:t>
      </w:r>
      <w:r w:rsidR="00B27786">
        <w:rPr>
          <w:rStyle w:val="normaltextrun"/>
          <w:rFonts w:ascii="Arial" w:hAnsi="Arial" w:cs="Arial"/>
          <w:sz w:val="20"/>
          <w:szCs w:val="20"/>
          <w:lang w:val="en-GB"/>
        </w:rPr>
        <w:t>field boundary</w:t>
      </w:r>
      <w:r w:rsidR="00B27786" w:rsidRPr="00B27786">
        <w:rPr>
          <w:rStyle w:val="normaltextrun"/>
          <w:rFonts w:ascii="Arial" w:hAnsi="Arial" w:cs="Arial"/>
          <w:sz w:val="20"/>
          <w:szCs w:val="20"/>
          <w:lang w:val="en-GB"/>
        </w:rPr>
        <w:t xml:space="preserve"> in the scope of a document, along with a collection of unique ids that represent the </w:t>
      </w:r>
      <w:r w:rsidR="00B27786">
        <w:rPr>
          <w:rStyle w:val="normaltextrun"/>
          <w:rFonts w:ascii="Arial" w:hAnsi="Arial" w:cs="Arial"/>
          <w:sz w:val="20"/>
          <w:szCs w:val="20"/>
          <w:lang w:val="en-GB"/>
        </w:rPr>
        <w:t>field boundary</w:t>
      </w:r>
      <w:r w:rsidR="00B27786" w:rsidRPr="00B27786">
        <w:rPr>
          <w:rStyle w:val="normaltextrun"/>
          <w:rFonts w:ascii="Arial" w:hAnsi="Arial" w:cs="Arial"/>
          <w:sz w:val="20"/>
          <w:szCs w:val="20"/>
          <w:lang w:val="en-GB"/>
        </w:rPr>
        <w:t xml:space="preserve"> in FMIS and other systems.</w:t>
      </w:r>
    </w:p>
    <w:p w14:paraId="2E1699B6" w14:textId="3C97B677" w:rsidR="00DE4B6F" w:rsidRPr="000F6A18" w:rsidRDefault="00495AB9" w:rsidP="008D7DD2">
      <w:pPr>
        <w:pStyle w:val="paragraph"/>
        <w:spacing w:before="0" w:beforeAutospacing="0" w:after="120" w:afterAutospacing="0"/>
        <w:ind w:left="475" w:right="475"/>
        <w:jc w:val="both"/>
        <w:textAlignment w:val="baseline"/>
        <w:rPr>
          <w:rFonts w:ascii="Arial" w:hAnsi="Arial" w:cs="Arial"/>
          <w:sz w:val="20"/>
          <w:szCs w:val="20"/>
          <w:lang w:val="en-GB"/>
        </w:rPr>
      </w:pPr>
      <w:r>
        <w:rPr>
          <w:rStyle w:val="normaltextrun"/>
          <w:rFonts w:ascii="Arial" w:hAnsi="Arial" w:cs="Arial"/>
          <w:b/>
          <w:bCs/>
          <w:sz w:val="20"/>
          <w:szCs w:val="20"/>
          <w:lang w:val="en-GB"/>
        </w:rPr>
        <w:t>d</w:t>
      </w:r>
      <w:r w:rsidR="00DE4B6F" w:rsidRPr="00C35B57">
        <w:rPr>
          <w:rStyle w:val="normaltextrun"/>
          <w:rFonts w:ascii="Arial" w:hAnsi="Arial" w:cs="Arial"/>
          <w:b/>
          <w:bCs/>
          <w:sz w:val="20"/>
          <w:szCs w:val="20"/>
          <w:lang w:val="en-GB"/>
        </w:rPr>
        <w:t>escription:</w:t>
      </w:r>
      <w:r w:rsidR="00DE4B6F" w:rsidRPr="00C35B57">
        <w:rPr>
          <w:rStyle w:val="normaltextrun"/>
          <w:rFonts w:ascii="Arial" w:hAnsi="Arial" w:cs="Arial"/>
          <w:sz w:val="20"/>
          <w:szCs w:val="20"/>
          <w:lang w:val="en-GB"/>
        </w:rPr>
        <w:t xml:space="preserve"> </w:t>
      </w:r>
      <w:r w:rsidR="00605E95">
        <w:rPr>
          <w:rStyle w:val="normaltextrun"/>
          <w:rFonts w:ascii="Arial" w:hAnsi="Arial" w:cs="Arial"/>
          <w:sz w:val="20"/>
          <w:szCs w:val="20"/>
          <w:lang w:val="en-GB"/>
        </w:rPr>
        <w:t xml:space="preserve">String, required. </w:t>
      </w:r>
      <w:r w:rsidR="00DE4B6F" w:rsidRPr="00C35B57">
        <w:rPr>
          <w:rStyle w:val="normaltextrun"/>
          <w:rFonts w:ascii="Arial" w:hAnsi="Arial" w:cs="Arial"/>
          <w:sz w:val="20"/>
          <w:szCs w:val="20"/>
          <w:lang w:val="en-GB"/>
        </w:rPr>
        <w:t>Human-readable name of the field boundary.</w:t>
      </w:r>
      <w:r w:rsidR="00DE4B6F" w:rsidRPr="00C35B57">
        <w:rPr>
          <w:rStyle w:val="eop"/>
          <w:rFonts w:ascii="Arial" w:hAnsi="Arial" w:cs="Arial"/>
          <w:sz w:val="20"/>
          <w:szCs w:val="20"/>
          <w:lang w:val="en-GB"/>
        </w:rPr>
        <w:t> </w:t>
      </w:r>
    </w:p>
    <w:p w14:paraId="739066FC" w14:textId="3407564B" w:rsidR="00DE4B6F" w:rsidRPr="00C33BE8" w:rsidRDefault="00495AB9" w:rsidP="008D7DD2">
      <w:pPr>
        <w:pStyle w:val="paragraph"/>
        <w:spacing w:before="0" w:beforeAutospacing="0" w:after="120" w:afterAutospacing="0"/>
        <w:ind w:left="475" w:right="475"/>
        <w:jc w:val="both"/>
        <w:textAlignment w:val="baseline"/>
        <w:rPr>
          <w:rFonts w:ascii="Arial" w:hAnsi="Arial" w:cs="Arial"/>
          <w:sz w:val="20"/>
          <w:szCs w:val="20"/>
          <w:lang w:val="en-GB"/>
        </w:rPr>
      </w:pPr>
      <w:proofErr w:type="spellStart"/>
      <w:r>
        <w:rPr>
          <w:rStyle w:val="normaltextrun"/>
          <w:rFonts w:ascii="Arial" w:hAnsi="Arial" w:cs="Arial"/>
          <w:b/>
          <w:bCs/>
          <w:sz w:val="20"/>
          <w:szCs w:val="20"/>
          <w:lang w:val="en-GB"/>
        </w:rPr>
        <w:t>f</w:t>
      </w:r>
      <w:r w:rsidR="00DE4B6F" w:rsidRPr="00C35B57">
        <w:rPr>
          <w:rStyle w:val="normaltextrun"/>
          <w:rFonts w:ascii="Arial" w:hAnsi="Arial" w:cs="Arial"/>
          <w:b/>
          <w:bCs/>
          <w:sz w:val="20"/>
          <w:szCs w:val="20"/>
          <w:lang w:val="en-GB"/>
        </w:rPr>
        <w:t>ieldRef</w:t>
      </w:r>
      <w:proofErr w:type="spellEnd"/>
      <w:r w:rsidR="00DE4B6F" w:rsidRPr="00C35B57">
        <w:rPr>
          <w:rStyle w:val="normaltextrun"/>
          <w:rFonts w:ascii="Arial" w:hAnsi="Arial" w:cs="Arial"/>
          <w:b/>
          <w:bCs/>
          <w:sz w:val="20"/>
          <w:szCs w:val="20"/>
          <w:lang w:val="en-GB"/>
        </w:rPr>
        <w:t>:</w:t>
      </w:r>
      <w:r w:rsidR="00DE4B6F" w:rsidRPr="00C35B57">
        <w:rPr>
          <w:rStyle w:val="normaltextrun"/>
          <w:rFonts w:ascii="Arial" w:hAnsi="Arial" w:cs="Arial"/>
          <w:sz w:val="20"/>
          <w:szCs w:val="20"/>
          <w:lang w:val="en-GB"/>
        </w:rPr>
        <w:t xml:space="preserve"> Optional shorthand </w:t>
      </w:r>
      <w:r w:rsidR="00605E95">
        <w:rPr>
          <w:rStyle w:val="normaltextrun"/>
          <w:rFonts w:ascii="Arial" w:hAnsi="Arial" w:cs="Arial"/>
          <w:sz w:val="20"/>
          <w:szCs w:val="20"/>
          <w:lang w:val="en-GB"/>
        </w:rPr>
        <w:t>string</w:t>
      </w:r>
      <w:r w:rsidR="00605E95">
        <w:rPr>
          <w:rStyle w:val="CommentReference"/>
        </w:rPr>
        <w:t xml:space="preserve"> </w:t>
      </w:r>
      <w:r w:rsidR="00DE4B6F" w:rsidRPr="00C35B57">
        <w:rPr>
          <w:rStyle w:val="normaltextrun"/>
          <w:rFonts w:ascii="Arial" w:hAnsi="Arial" w:cs="Arial"/>
          <w:sz w:val="20"/>
          <w:szCs w:val="20"/>
          <w:lang w:val="en-GB"/>
        </w:rPr>
        <w:t>id matching the reference identifier of the corresponding field</w:t>
      </w:r>
      <w:r w:rsidR="00227F5C">
        <w:rPr>
          <w:rStyle w:val="normaltextrun"/>
          <w:rFonts w:ascii="Arial" w:hAnsi="Arial" w:cs="Arial"/>
          <w:sz w:val="20"/>
          <w:szCs w:val="20"/>
          <w:lang w:val="en-GB"/>
        </w:rPr>
        <w:t>’</w:t>
      </w:r>
      <w:r w:rsidR="00DE4B6F" w:rsidRPr="00C35B57">
        <w:rPr>
          <w:rStyle w:val="normaltextrun"/>
          <w:rFonts w:ascii="Arial" w:hAnsi="Arial" w:cs="Arial"/>
          <w:sz w:val="20"/>
          <w:szCs w:val="20"/>
          <w:lang w:val="en-GB"/>
        </w:rPr>
        <w:t xml:space="preserve">s </w:t>
      </w:r>
      <w:proofErr w:type="spellStart"/>
      <w:r w:rsidR="00DE4B6F" w:rsidRPr="00C35B57">
        <w:rPr>
          <w:rStyle w:val="normaltextrun"/>
          <w:rFonts w:ascii="Arial" w:hAnsi="Arial" w:cs="Arial"/>
          <w:sz w:val="20"/>
          <w:szCs w:val="20"/>
          <w:lang w:val="en-GB"/>
        </w:rPr>
        <w:t>CompoundIdentifier</w:t>
      </w:r>
      <w:proofErr w:type="spellEnd"/>
      <w:r w:rsidR="00DE4B6F" w:rsidRPr="00C35B57">
        <w:rPr>
          <w:rStyle w:val="normaltextrun"/>
          <w:rFonts w:ascii="Arial" w:hAnsi="Arial" w:cs="Arial"/>
          <w:sz w:val="20"/>
          <w:szCs w:val="20"/>
          <w:lang w:val="en-GB"/>
        </w:rPr>
        <w:t xml:space="preserve"> Id.</w:t>
      </w:r>
      <w:r w:rsidR="00DE4B6F" w:rsidRPr="00C35B57">
        <w:rPr>
          <w:rStyle w:val="eop"/>
          <w:rFonts w:ascii="Arial" w:hAnsi="Arial" w:cs="Arial"/>
          <w:sz w:val="20"/>
          <w:szCs w:val="20"/>
          <w:lang w:val="en-GB"/>
        </w:rPr>
        <w:t> </w:t>
      </w:r>
    </w:p>
    <w:p w14:paraId="72FBF561" w14:textId="698617AA" w:rsidR="00DE4B6F" w:rsidRPr="00C33BE8" w:rsidRDefault="00495AB9" w:rsidP="008D7DD2">
      <w:pPr>
        <w:pStyle w:val="paragraph"/>
        <w:spacing w:before="0" w:beforeAutospacing="0" w:after="120" w:afterAutospacing="0"/>
        <w:ind w:left="475" w:right="475"/>
        <w:jc w:val="both"/>
        <w:textAlignment w:val="baseline"/>
        <w:rPr>
          <w:rFonts w:ascii="Arial" w:hAnsi="Arial" w:cs="Arial"/>
          <w:sz w:val="20"/>
          <w:szCs w:val="20"/>
          <w:lang w:val="en-GB"/>
        </w:rPr>
      </w:pPr>
      <w:proofErr w:type="spellStart"/>
      <w:r>
        <w:rPr>
          <w:rStyle w:val="normaltextrun"/>
          <w:rFonts w:ascii="Arial" w:hAnsi="Arial" w:cs="Arial"/>
          <w:b/>
          <w:bCs/>
          <w:sz w:val="20"/>
          <w:szCs w:val="20"/>
          <w:lang w:val="en-GB"/>
        </w:rPr>
        <w:t>t</w:t>
      </w:r>
      <w:r w:rsidR="00DE4B6F" w:rsidRPr="00C35B57">
        <w:rPr>
          <w:rStyle w:val="normaltextrun"/>
          <w:rFonts w:ascii="Arial" w:hAnsi="Arial" w:cs="Arial"/>
          <w:b/>
          <w:bCs/>
          <w:sz w:val="20"/>
          <w:szCs w:val="20"/>
          <w:lang w:val="en-GB"/>
        </w:rPr>
        <w:t>imeScope</w:t>
      </w:r>
      <w:r w:rsidR="00F817A9">
        <w:rPr>
          <w:rStyle w:val="normaltextrun"/>
          <w:rFonts w:ascii="Arial" w:hAnsi="Arial" w:cs="Arial"/>
          <w:b/>
          <w:bCs/>
          <w:sz w:val="20"/>
          <w:szCs w:val="20"/>
          <w:lang w:val="en-GB"/>
        </w:rPr>
        <w:t>s</w:t>
      </w:r>
      <w:proofErr w:type="spellEnd"/>
      <w:r w:rsidR="00DE4B6F" w:rsidRPr="00C35B57">
        <w:rPr>
          <w:rStyle w:val="normaltextrun"/>
          <w:rFonts w:ascii="Arial" w:hAnsi="Arial" w:cs="Arial"/>
          <w:b/>
          <w:bCs/>
          <w:sz w:val="20"/>
          <w:szCs w:val="20"/>
          <w:lang w:val="en-GB"/>
        </w:rPr>
        <w:t>:</w:t>
      </w:r>
      <w:r w:rsidR="00DE4B6F" w:rsidRPr="00C35B57">
        <w:rPr>
          <w:rStyle w:val="normaltextrun"/>
          <w:rFonts w:ascii="Arial" w:hAnsi="Arial" w:cs="Arial"/>
          <w:sz w:val="20"/>
          <w:szCs w:val="20"/>
          <w:lang w:val="en-GB"/>
        </w:rPr>
        <w:t xml:space="preserve"> Optional </w:t>
      </w:r>
      <w:r w:rsidR="00B27786">
        <w:rPr>
          <w:rStyle w:val="normaltextrun"/>
          <w:rFonts w:ascii="Arial" w:hAnsi="Arial" w:cs="Arial"/>
          <w:sz w:val="20"/>
          <w:szCs w:val="20"/>
          <w:lang w:val="en-GB"/>
        </w:rPr>
        <w:t>list</w:t>
      </w:r>
      <w:r w:rsidR="00DE4B6F" w:rsidRPr="00C35B57">
        <w:rPr>
          <w:rStyle w:val="normaltextrun"/>
          <w:rFonts w:ascii="Arial" w:hAnsi="Arial" w:cs="Arial"/>
          <w:sz w:val="20"/>
          <w:szCs w:val="20"/>
          <w:lang w:val="en-GB"/>
        </w:rPr>
        <w:t xml:space="preserve"> of</w:t>
      </w:r>
      <w:r w:rsidR="00605E95">
        <w:rPr>
          <w:rStyle w:val="normaltextrun"/>
          <w:rFonts w:ascii="Arial" w:hAnsi="Arial" w:cs="Arial"/>
          <w:sz w:val="20"/>
          <w:szCs w:val="20"/>
          <w:lang w:val="en-GB"/>
        </w:rPr>
        <w:t xml:space="preserve"> </w:t>
      </w:r>
      <w:proofErr w:type="gramStart"/>
      <w:r w:rsidR="00B27786">
        <w:rPr>
          <w:rStyle w:val="normaltextrun"/>
          <w:rFonts w:ascii="Arial" w:hAnsi="Arial" w:cs="Arial"/>
          <w:sz w:val="20"/>
          <w:szCs w:val="20"/>
          <w:lang w:val="en-GB"/>
        </w:rPr>
        <w:t>0..</w:t>
      </w:r>
      <w:proofErr w:type="gramEnd"/>
      <w:r w:rsidR="00B27786">
        <w:rPr>
          <w:rStyle w:val="normaltextrun"/>
          <w:rFonts w:ascii="Arial" w:hAnsi="Arial" w:cs="Arial"/>
          <w:sz w:val="20"/>
          <w:szCs w:val="20"/>
          <w:lang w:val="en-GB"/>
        </w:rPr>
        <w:t xml:space="preserve">* </w:t>
      </w:r>
      <w:proofErr w:type="spellStart"/>
      <w:r w:rsidR="00605E95">
        <w:rPr>
          <w:rStyle w:val="normaltextrun"/>
          <w:rFonts w:ascii="Arial" w:hAnsi="Arial" w:cs="Arial"/>
          <w:sz w:val="20"/>
          <w:szCs w:val="20"/>
          <w:lang w:val="en-GB"/>
        </w:rPr>
        <w:t>TimeScope</w:t>
      </w:r>
      <w:proofErr w:type="spellEnd"/>
      <w:r w:rsidR="00605E95">
        <w:rPr>
          <w:rStyle w:val="normaltextrun"/>
          <w:rFonts w:ascii="Arial" w:hAnsi="Arial" w:cs="Arial"/>
          <w:sz w:val="20"/>
          <w:szCs w:val="20"/>
          <w:lang w:val="en-GB"/>
        </w:rPr>
        <w:t xml:space="preserve"> instances </w:t>
      </w:r>
      <w:r w:rsidR="00DE4B6F" w:rsidRPr="00C35B57">
        <w:rPr>
          <w:rStyle w:val="normaltextrun"/>
          <w:rFonts w:ascii="Arial" w:hAnsi="Arial" w:cs="Arial"/>
          <w:sz w:val="20"/>
          <w:szCs w:val="20"/>
          <w:lang w:val="en-GB"/>
        </w:rPr>
        <w:t>that can be used to qualify the field boundary.</w:t>
      </w:r>
      <w:r w:rsidR="00DE4B6F" w:rsidRPr="00C35B57">
        <w:rPr>
          <w:rStyle w:val="eop"/>
          <w:rFonts w:ascii="Arial" w:hAnsi="Arial" w:cs="Arial"/>
          <w:sz w:val="20"/>
          <w:szCs w:val="20"/>
          <w:lang w:val="en-GB"/>
        </w:rPr>
        <w:t> </w:t>
      </w:r>
    </w:p>
    <w:p w14:paraId="6F65780C" w14:textId="515EE5D4" w:rsidR="00DE4B6F" w:rsidRPr="00C35B57" w:rsidRDefault="00DB3CFD" w:rsidP="008D7DD2">
      <w:pPr>
        <w:pStyle w:val="paragraph"/>
        <w:spacing w:before="0" w:beforeAutospacing="0" w:after="120" w:afterAutospacing="0"/>
        <w:ind w:left="475" w:right="475"/>
        <w:jc w:val="both"/>
        <w:textAlignment w:val="baseline"/>
        <w:rPr>
          <w:rStyle w:val="eop"/>
          <w:rFonts w:ascii="Arial" w:hAnsi="Arial" w:cs="Arial"/>
          <w:sz w:val="20"/>
          <w:szCs w:val="20"/>
          <w:lang w:val="en-GB"/>
        </w:rPr>
      </w:pPr>
      <w:proofErr w:type="spellStart"/>
      <w:r>
        <w:rPr>
          <w:rStyle w:val="normaltextrun"/>
          <w:rFonts w:ascii="Arial" w:hAnsi="Arial" w:cs="Arial"/>
          <w:b/>
          <w:bCs/>
          <w:sz w:val="20"/>
          <w:szCs w:val="20"/>
          <w:lang w:val="en-GB"/>
        </w:rPr>
        <w:t>s</w:t>
      </w:r>
      <w:r w:rsidR="00DE4B6F" w:rsidRPr="00C35B57">
        <w:rPr>
          <w:rStyle w:val="normaltextrun"/>
          <w:rFonts w:ascii="Arial" w:hAnsi="Arial" w:cs="Arial"/>
          <w:b/>
          <w:bCs/>
          <w:sz w:val="20"/>
          <w:szCs w:val="20"/>
          <w:lang w:val="en-GB"/>
        </w:rPr>
        <w:t>patialData</w:t>
      </w:r>
      <w:proofErr w:type="spellEnd"/>
      <w:r w:rsidR="00DE4B6F" w:rsidRPr="00C35B57">
        <w:rPr>
          <w:rStyle w:val="normaltextrun"/>
          <w:rFonts w:ascii="Arial" w:hAnsi="Arial" w:cs="Arial"/>
          <w:b/>
          <w:bCs/>
          <w:sz w:val="20"/>
          <w:szCs w:val="20"/>
          <w:lang w:val="en-GB"/>
        </w:rPr>
        <w:t>:</w:t>
      </w:r>
      <w:r w:rsidR="00DE4B6F" w:rsidRPr="00C35B57">
        <w:rPr>
          <w:rStyle w:val="normaltextrun"/>
          <w:rFonts w:ascii="Arial" w:hAnsi="Arial" w:cs="Arial"/>
          <w:sz w:val="20"/>
          <w:szCs w:val="20"/>
          <w:lang w:val="en-GB"/>
        </w:rPr>
        <w:t xml:space="preserve"> The multi-polygon representing the field area. Note that the multi-polygon shape enables complex geometries, including holes, etc. </w:t>
      </w:r>
      <w:r w:rsidR="00F817A9">
        <w:rPr>
          <w:rStyle w:val="normaltextrun"/>
          <w:rFonts w:ascii="Arial" w:hAnsi="Arial" w:cs="Arial"/>
          <w:sz w:val="20"/>
          <w:szCs w:val="20"/>
          <w:lang w:val="en-GB"/>
        </w:rPr>
        <w:t>When serializing this object to a text format, d</w:t>
      </w:r>
      <w:r w:rsidR="00DE4B6F" w:rsidRPr="00C35B57">
        <w:rPr>
          <w:rStyle w:val="normaltextrun"/>
          <w:rFonts w:ascii="Arial" w:hAnsi="Arial" w:cs="Arial"/>
          <w:sz w:val="20"/>
          <w:szCs w:val="20"/>
          <w:lang w:val="en-GB"/>
        </w:rPr>
        <w:t xml:space="preserve">ata </w:t>
      </w:r>
      <w:r w:rsidR="00F817A9">
        <w:rPr>
          <w:rStyle w:val="normaltextrun"/>
          <w:rFonts w:ascii="Arial" w:hAnsi="Arial" w:cs="Arial"/>
          <w:sz w:val="20"/>
          <w:szCs w:val="20"/>
          <w:lang w:val="en-GB"/>
        </w:rPr>
        <w:t xml:space="preserve">shall be </w:t>
      </w:r>
      <w:r w:rsidR="00DE4B6F" w:rsidRPr="00C35B57">
        <w:rPr>
          <w:rStyle w:val="normaltextrun"/>
          <w:rFonts w:ascii="Arial" w:hAnsi="Arial" w:cs="Arial"/>
          <w:sz w:val="20"/>
          <w:szCs w:val="20"/>
          <w:lang w:val="en-GB"/>
        </w:rPr>
        <w:t>encoded in WKT format</w:t>
      </w:r>
      <w:r w:rsidR="00F817A9">
        <w:rPr>
          <w:rStyle w:val="normaltextrun"/>
          <w:rFonts w:ascii="Arial" w:hAnsi="Arial" w:cs="Arial"/>
          <w:sz w:val="20"/>
          <w:szCs w:val="20"/>
          <w:lang w:val="en-GB"/>
        </w:rPr>
        <w:t xml:space="preserve"> as described in ISO 19125-1</w:t>
      </w:r>
      <w:r w:rsidR="00DE4B6F" w:rsidRPr="00C35B57">
        <w:rPr>
          <w:rStyle w:val="normaltextrun"/>
          <w:rFonts w:ascii="Arial" w:hAnsi="Arial" w:cs="Arial"/>
          <w:sz w:val="20"/>
          <w:szCs w:val="20"/>
          <w:lang w:val="en-GB"/>
        </w:rPr>
        <w:t xml:space="preserve">, and are assumed to be in geographical coordinates, </w:t>
      </w:r>
      <w:r w:rsidR="00B63D07">
        <w:rPr>
          <w:rStyle w:val="normaltextrun"/>
          <w:rFonts w:ascii="Arial" w:hAnsi="Arial" w:cs="Arial"/>
          <w:sz w:val="20"/>
          <w:szCs w:val="20"/>
          <w:lang w:val="en-GB"/>
        </w:rPr>
        <w:t>WGS 84</w:t>
      </w:r>
      <w:r w:rsidR="00DE4B6F" w:rsidRPr="00C35B57">
        <w:rPr>
          <w:rStyle w:val="normaltextrun"/>
          <w:rFonts w:ascii="Arial" w:hAnsi="Arial" w:cs="Arial"/>
          <w:sz w:val="20"/>
          <w:szCs w:val="20"/>
          <w:lang w:val="en-GB"/>
        </w:rPr>
        <w:t xml:space="preserve"> datum.</w:t>
      </w:r>
      <w:r w:rsidR="00DE4B6F" w:rsidRPr="00C35B57">
        <w:rPr>
          <w:rStyle w:val="eop"/>
          <w:rFonts w:ascii="Arial" w:hAnsi="Arial" w:cs="Arial"/>
          <w:sz w:val="20"/>
          <w:szCs w:val="20"/>
          <w:lang w:val="en-GB"/>
        </w:rPr>
        <w:t> </w:t>
      </w:r>
    </w:p>
    <w:p w14:paraId="1FDE5199" w14:textId="69CBB327" w:rsidR="00DE4B6F" w:rsidRPr="008D7DD2" w:rsidRDefault="0022578E" w:rsidP="008D7DD2">
      <w:pPr>
        <w:pStyle w:val="paragraph"/>
        <w:spacing w:before="0" w:beforeAutospacing="0" w:after="120" w:afterAutospacing="0"/>
        <w:ind w:left="475" w:right="475"/>
        <w:jc w:val="both"/>
        <w:textAlignment w:val="baseline"/>
        <w:rPr>
          <w:rFonts w:cs="Arial"/>
        </w:rPr>
      </w:pPr>
      <w:proofErr w:type="spellStart"/>
      <w:r w:rsidRPr="00DA6421">
        <w:rPr>
          <w:rStyle w:val="normaltextrun"/>
          <w:rFonts w:ascii="Arial" w:hAnsi="Arial" w:cs="Arial"/>
          <w:b/>
          <w:bCs/>
          <w:sz w:val="20"/>
          <w:szCs w:val="20"/>
          <w:lang w:val="en-GB"/>
        </w:rPr>
        <w:t>gNSSSource</w:t>
      </w:r>
      <w:proofErr w:type="spellEnd"/>
      <w:r w:rsidRPr="00521E0C">
        <w:rPr>
          <w:rFonts w:cs="Arial"/>
        </w:rPr>
        <w:t xml:space="preserve"> </w:t>
      </w:r>
      <w:r w:rsidRPr="00C33BE8">
        <w:rPr>
          <w:rStyle w:val="normaltextrun"/>
          <w:rFonts w:ascii="Arial" w:hAnsi="Arial"/>
          <w:sz w:val="20"/>
          <w:szCs w:val="20"/>
          <w:lang w:val="en-GB"/>
        </w:rPr>
        <w:t>[</w:t>
      </w:r>
      <w:proofErr w:type="gramStart"/>
      <w:r w:rsidRPr="00C33BE8">
        <w:rPr>
          <w:rStyle w:val="normaltextrun"/>
          <w:rFonts w:ascii="Arial" w:hAnsi="Arial"/>
          <w:sz w:val="20"/>
          <w:szCs w:val="20"/>
          <w:lang w:val="en-GB"/>
        </w:rPr>
        <w:t>0..</w:t>
      </w:r>
      <w:proofErr w:type="gramEnd"/>
      <w:r w:rsidRPr="00C33BE8">
        <w:rPr>
          <w:rStyle w:val="normaltextrun"/>
          <w:rFonts w:ascii="Arial" w:hAnsi="Arial"/>
          <w:sz w:val="20"/>
          <w:szCs w:val="20"/>
          <w:lang w:val="en-GB"/>
        </w:rPr>
        <w:t xml:space="preserve">1]: Code from </w:t>
      </w:r>
      <w:proofErr w:type="spellStart"/>
      <w:r w:rsidRPr="00C33BE8">
        <w:rPr>
          <w:rStyle w:val="normaltextrun"/>
          <w:rFonts w:ascii="Arial" w:hAnsi="Arial"/>
          <w:sz w:val="20"/>
          <w:szCs w:val="20"/>
          <w:lang w:val="en-GB"/>
        </w:rPr>
        <w:t>GNSSSourceEnum</w:t>
      </w:r>
      <w:proofErr w:type="spellEnd"/>
      <w:r w:rsidRPr="00C33BE8">
        <w:rPr>
          <w:rStyle w:val="normaltextrun"/>
          <w:rFonts w:ascii="Arial" w:hAnsi="Arial"/>
          <w:sz w:val="20"/>
          <w:szCs w:val="20"/>
          <w:lang w:val="en-GB"/>
        </w:rPr>
        <w:t>.</w:t>
      </w:r>
    </w:p>
    <w:p w14:paraId="66EACF99" w14:textId="6F3C919F" w:rsidR="009A091C" w:rsidRPr="00B573DA" w:rsidRDefault="00DB3CFD" w:rsidP="00B573DA">
      <w:pPr>
        <w:pStyle w:val="paragraph"/>
        <w:spacing w:before="0" w:beforeAutospacing="0" w:after="120" w:afterAutospacing="0"/>
        <w:ind w:left="475" w:right="475"/>
        <w:jc w:val="both"/>
        <w:textAlignment w:val="baseline"/>
        <w:rPr>
          <w:rFonts w:ascii="Segoe UI" w:hAnsi="Segoe UI" w:cs="Segoe UI"/>
          <w:sz w:val="18"/>
          <w:szCs w:val="18"/>
          <w:lang w:val="en-GB"/>
        </w:rPr>
      </w:pPr>
      <w:proofErr w:type="spellStart"/>
      <w:r>
        <w:rPr>
          <w:rStyle w:val="normaltextrun"/>
          <w:rFonts w:ascii="Arial" w:hAnsi="Arial" w:cs="Arial"/>
          <w:b/>
          <w:bCs/>
          <w:sz w:val="20"/>
          <w:szCs w:val="20"/>
          <w:lang w:val="en-GB"/>
        </w:rPr>
        <w:t>c</w:t>
      </w:r>
      <w:r w:rsidR="00DE4B6F" w:rsidRPr="00C35B57">
        <w:rPr>
          <w:rStyle w:val="normaltextrun"/>
          <w:rFonts w:ascii="Arial" w:hAnsi="Arial" w:cs="Arial"/>
          <w:b/>
          <w:bCs/>
          <w:sz w:val="20"/>
          <w:szCs w:val="20"/>
          <w:lang w:val="en-GB"/>
        </w:rPr>
        <w:t>ontextItem</w:t>
      </w:r>
      <w:r w:rsidR="008D2F84">
        <w:rPr>
          <w:rStyle w:val="normaltextrun"/>
          <w:rFonts w:ascii="Arial" w:hAnsi="Arial" w:cs="Arial"/>
          <w:b/>
          <w:bCs/>
          <w:sz w:val="20"/>
          <w:szCs w:val="20"/>
          <w:lang w:val="en-GB"/>
        </w:rPr>
        <w:t>s</w:t>
      </w:r>
      <w:proofErr w:type="spellEnd"/>
      <w:r w:rsidR="00DE4B6F" w:rsidRPr="00C35B57">
        <w:rPr>
          <w:rStyle w:val="normaltextrun"/>
          <w:rFonts w:ascii="Arial" w:hAnsi="Arial" w:cs="Arial"/>
          <w:b/>
          <w:bCs/>
          <w:sz w:val="20"/>
          <w:szCs w:val="20"/>
          <w:lang w:val="en-GB"/>
        </w:rPr>
        <w:t>:</w:t>
      </w:r>
      <w:r w:rsidR="00DE4B6F" w:rsidRPr="00C35B57">
        <w:rPr>
          <w:rStyle w:val="normaltextrun"/>
          <w:rFonts w:ascii="Arial" w:hAnsi="Arial" w:cs="Arial"/>
          <w:sz w:val="20"/>
          <w:szCs w:val="20"/>
          <w:lang w:val="en-GB"/>
        </w:rPr>
        <w:t xml:space="preserve"> </w:t>
      </w:r>
      <w:r w:rsidR="00B27786">
        <w:rPr>
          <w:rStyle w:val="normaltextrun"/>
          <w:rFonts w:ascii="Arial" w:hAnsi="Arial" w:cs="Arial"/>
          <w:sz w:val="20"/>
          <w:szCs w:val="20"/>
          <w:lang w:val="en-GB"/>
        </w:rPr>
        <w:t xml:space="preserve">Optional list of </w:t>
      </w:r>
      <w:proofErr w:type="gramStart"/>
      <w:r w:rsidR="00B27786">
        <w:rPr>
          <w:rStyle w:val="normaltextrun"/>
          <w:rFonts w:ascii="Arial" w:hAnsi="Arial" w:cs="Arial"/>
          <w:sz w:val="20"/>
          <w:szCs w:val="20"/>
          <w:lang w:val="en-GB"/>
        </w:rPr>
        <w:t>0..</w:t>
      </w:r>
      <w:proofErr w:type="gramEnd"/>
      <w:r w:rsidR="00B27786">
        <w:rPr>
          <w:rStyle w:val="normaltextrun"/>
          <w:rFonts w:ascii="Arial" w:hAnsi="Arial" w:cs="Arial"/>
          <w:sz w:val="20"/>
          <w:szCs w:val="20"/>
          <w:lang w:val="en-GB"/>
        </w:rPr>
        <w:t xml:space="preserve">* </w:t>
      </w:r>
      <w:proofErr w:type="spellStart"/>
      <w:r w:rsidR="00F817A9">
        <w:rPr>
          <w:rStyle w:val="normaltextrun"/>
          <w:rFonts w:ascii="Arial" w:hAnsi="Arial" w:cs="Arial"/>
          <w:sz w:val="20"/>
          <w:szCs w:val="20"/>
          <w:lang w:val="en-GB"/>
        </w:rPr>
        <w:t>C</w:t>
      </w:r>
      <w:r w:rsidR="00DE4B6F" w:rsidRPr="00C35B57">
        <w:rPr>
          <w:rStyle w:val="normaltextrun"/>
          <w:rFonts w:ascii="Arial" w:hAnsi="Arial" w:cs="Arial"/>
          <w:sz w:val="20"/>
          <w:szCs w:val="20"/>
          <w:lang w:val="en-GB"/>
        </w:rPr>
        <w:t>ontext</w:t>
      </w:r>
      <w:r w:rsidR="00F817A9">
        <w:rPr>
          <w:rStyle w:val="normaltextrun"/>
          <w:rFonts w:ascii="Arial" w:hAnsi="Arial" w:cs="Arial"/>
          <w:sz w:val="20"/>
          <w:szCs w:val="20"/>
          <w:lang w:val="en-GB"/>
        </w:rPr>
        <w:t>I</w:t>
      </w:r>
      <w:r w:rsidR="00DE4B6F" w:rsidRPr="00C35B57">
        <w:rPr>
          <w:rStyle w:val="normaltextrun"/>
          <w:rFonts w:ascii="Arial" w:hAnsi="Arial" w:cs="Arial"/>
          <w:sz w:val="20"/>
          <w:szCs w:val="20"/>
          <w:lang w:val="en-GB"/>
        </w:rPr>
        <w:t>tem</w:t>
      </w:r>
      <w:proofErr w:type="spellEnd"/>
      <w:r w:rsidR="00F817A9">
        <w:rPr>
          <w:rStyle w:val="normaltextrun"/>
          <w:rFonts w:ascii="Arial" w:hAnsi="Arial" w:cs="Arial"/>
          <w:sz w:val="20"/>
          <w:szCs w:val="20"/>
          <w:lang w:val="en-GB"/>
        </w:rPr>
        <w:t xml:space="preserve"> instance</w:t>
      </w:r>
      <w:r w:rsidR="00DE4B6F" w:rsidRPr="00C35B57">
        <w:rPr>
          <w:rStyle w:val="normaltextrun"/>
          <w:rFonts w:ascii="Arial" w:hAnsi="Arial" w:cs="Arial"/>
          <w:sz w:val="20"/>
          <w:szCs w:val="20"/>
          <w:lang w:val="en-GB"/>
        </w:rPr>
        <w:t>s. These allow associating geopolitical-context-specific information to otherwise universal data types.</w:t>
      </w:r>
    </w:p>
    <w:p w14:paraId="2FA30031" w14:textId="6FAFCD8C" w:rsidR="00B150A1" w:rsidRPr="00C35B57" w:rsidRDefault="4D74AD1F" w:rsidP="00B14115">
      <w:pPr>
        <w:pStyle w:val="Heading3"/>
        <w:spacing w:before="240" w:after="120" w:line="230" w:lineRule="exact"/>
      </w:pPr>
      <w:bookmarkStart w:id="118" w:name="_Toc160650457"/>
      <w:r w:rsidRPr="00C35B57">
        <w:t>9.2.10</w:t>
      </w:r>
      <w:r w:rsidR="007234B7">
        <w:tab/>
      </w:r>
      <w:r w:rsidR="007234B7">
        <w:tab/>
      </w:r>
      <w:r w:rsidR="007234B7">
        <w:tab/>
      </w:r>
      <w:proofErr w:type="spellStart"/>
      <w:r w:rsidRPr="00C35B57">
        <w:t>Cropzone</w:t>
      </w:r>
      <w:bookmarkEnd w:id="118"/>
      <w:proofErr w:type="spellEnd"/>
    </w:p>
    <w:p w14:paraId="0E46704A" w14:textId="77777777" w:rsidR="001F4F96" w:rsidRDefault="00DE4B6F" w:rsidP="00521E0C">
      <w:pPr>
        <w:spacing w:line="240" w:lineRule="auto"/>
        <w:textAlignment w:val="baseline"/>
        <w:rPr>
          <w:rFonts w:cs="Arial"/>
        </w:rPr>
      </w:pPr>
      <w:r w:rsidRPr="00C35B57">
        <w:rPr>
          <w:rFonts w:cs="Arial"/>
        </w:rPr>
        <w:t xml:space="preserve">A </w:t>
      </w:r>
      <w:proofErr w:type="spellStart"/>
      <w:r w:rsidRPr="00C35B57">
        <w:rPr>
          <w:rFonts w:cs="Arial"/>
          <w:i/>
          <w:iCs/>
        </w:rPr>
        <w:t>Cropzone</w:t>
      </w:r>
      <w:proofErr w:type="spellEnd"/>
      <w:r w:rsidRPr="00C35B57">
        <w:rPr>
          <w:rFonts w:cs="Arial"/>
        </w:rPr>
        <w:t xml:space="preserve"> is an area of land that is grown with a given crop during a given time interval. </w:t>
      </w:r>
      <w:proofErr w:type="spellStart"/>
      <w:r w:rsidRPr="00C35B57">
        <w:rPr>
          <w:rFonts w:cs="Arial"/>
        </w:rPr>
        <w:t>Cropzones</w:t>
      </w:r>
      <w:proofErr w:type="spellEnd"/>
      <w:r w:rsidRPr="00C35B57">
        <w:rPr>
          <w:rFonts w:cs="Arial"/>
        </w:rPr>
        <w:t xml:space="preserve"> exist in the context of fields and can mean different things in different situations. A field can have multiple </w:t>
      </w:r>
      <w:proofErr w:type="spellStart"/>
      <w:r w:rsidRPr="00C35B57">
        <w:rPr>
          <w:rFonts w:cs="Arial"/>
        </w:rPr>
        <w:t>Cropzones</w:t>
      </w:r>
      <w:proofErr w:type="spellEnd"/>
      <w:r w:rsidRPr="00C35B57">
        <w:rPr>
          <w:rFonts w:cs="Arial"/>
        </w:rPr>
        <w:t xml:space="preserve">. </w:t>
      </w:r>
    </w:p>
    <w:p w14:paraId="5409AB71" w14:textId="03B1C916" w:rsidR="00A154E5" w:rsidRDefault="00A154E5" w:rsidP="00E61B38">
      <w:pPr>
        <w:spacing w:after="120" w:line="240" w:lineRule="auto"/>
        <w:textAlignment w:val="baseline"/>
        <w:rPr>
          <w:rFonts w:cs="Arial"/>
        </w:rPr>
      </w:pPr>
      <w:r>
        <w:rPr>
          <w:rFonts w:cs="Arial"/>
        </w:rPr>
        <w:t xml:space="preserve">The properties of a </w:t>
      </w:r>
      <w:proofErr w:type="spellStart"/>
      <w:r>
        <w:rPr>
          <w:rFonts w:cs="Arial"/>
        </w:rPr>
        <w:t>CropZone</w:t>
      </w:r>
      <w:proofErr w:type="spellEnd"/>
      <w:r>
        <w:rPr>
          <w:rFonts w:cs="Arial"/>
        </w:rPr>
        <w:t xml:space="preserve"> are:</w:t>
      </w:r>
    </w:p>
    <w:p w14:paraId="3678129A" w14:textId="06CB8D04" w:rsidR="001535F3" w:rsidRDefault="00DB1E27" w:rsidP="00E041D7">
      <w:pPr>
        <w:spacing w:after="120" w:line="240" w:lineRule="auto"/>
        <w:ind w:left="403"/>
        <w:textAlignment w:val="baseline"/>
        <w:rPr>
          <w:rFonts w:cs="Arial"/>
        </w:rPr>
      </w:pPr>
      <w:r>
        <w:rPr>
          <w:rFonts w:cs="Arial"/>
          <w:b/>
          <w:bCs/>
        </w:rPr>
        <w:t>i</w:t>
      </w:r>
      <w:r w:rsidR="00521E0C" w:rsidRPr="00E61B38">
        <w:rPr>
          <w:rFonts w:cs="Arial"/>
          <w:b/>
          <w:bCs/>
        </w:rPr>
        <w:t>d</w:t>
      </w:r>
      <w:r w:rsidR="00521E0C" w:rsidRPr="00521E0C">
        <w:rPr>
          <w:rFonts w:cs="Arial"/>
        </w:rPr>
        <w:t xml:space="preserve">: </w:t>
      </w:r>
      <w:r w:rsidR="00B27786" w:rsidRPr="00B27786">
        <w:rPr>
          <w:rFonts w:cs="Arial"/>
        </w:rPr>
        <w:t xml:space="preserve">Required </w:t>
      </w:r>
      <w:proofErr w:type="spellStart"/>
      <w:r w:rsidR="00B27786" w:rsidRPr="00B27786">
        <w:rPr>
          <w:rFonts w:cs="Arial"/>
        </w:rPr>
        <w:t>CompoundIdentifier</w:t>
      </w:r>
      <w:proofErr w:type="spellEnd"/>
      <w:r w:rsidR="00B27786" w:rsidRPr="00B27786">
        <w:rPr>
          <w:rFonts w:cs="Arial"/>
        </w:rPr>
        <w:t xml:space="preserve">. Includes a string used to refer to this </w:t>
      </w:r>
      <w:proofErr w:type="spellStart"/>
      <w:r w:rsidR="00B27786">
        <w:rPr>
          <w:rFonts w:cs="Arial"/>
        </w:rPr>
        <w:t>Cropzone</w:t>
      </w:r>
      <w:proofErr w:type="spellEnd"/>
      <w:r w:rsidR="00B27786" w:rsidRPr="00B27786">
        <w:rPr>
          <w:rFonts w:cs="Arial"/>
        </w:rPr>
        <w:t xml:space="preserve"> in the scope of a document, along with a collection of unique ids that represent the </w:t>
      </w:r>
      <w:proofErr w:type="spellStart"/>
      <w:r w:rsidR="00B27786">
        <w:rPr>
          <w:rFonts w:cs="Arial"/>
        </w:rPr>
        <w:t>Cropzone</w:t>
      </w:r>
      <w:proofErr w:type="spellEnd"/>
      <w:r w:rsidR="00B27786" w:rsidRPr="00B27786">
        <w:rPr>
          <w:rFonts w:cs="Arial"/>
        </w:rPr>
        <w:t xml:space="preserve"> in FMIS and other systems.</w:t>
      </w:r>
    </w:p>
    <w:p w14:paraId="07125206" w14:textId="17580C78" w:rsidR="00F307FF" w:rsidRDefault="00292B82" w:rsidP="00E041D7">
      <w:pPr>
        <w:spacing w:after="120" w:line="240" w:lineRule="auto"/>
        <w:ind w:left="403"/>
        <w:textAlignment w:val="baseline"/>
        <w:rPr>
          <w:rFonts w:cs="Arial"/>
        </w:rPr>
      </w:pPr>
      <w:r>
        <w:rPr>
          <w:rFonts w:cs="Arial"/>
          <w:b/>
          <w:bCs/>
        </w:rPr>
        <w:t>d</w:t>
      </w:r>
      <w:r w:rsidR="00521E0C" w:rsidRPr="00E61B38">
        <w:rPr>
          <w:rFonts w:cs="Arial"/>
          <w:b/>
          <w:bCs/>
        </w:rPr>
        <w:t>escription</w:t>
      </w:r>
      <w:r w:rsidR="00521E0C" w:rsidRPr="00521E0C">
        <w:rPr>
          <w:rFonts w:cs="Arial"/>
        </w:rPr>
        <w:t xml:space="preserve">: Human-readable name of the </w:t>
      </w:r>
      <w:proofErr w:type="spellStart"/>
      <w:r w:rsidR="00521E0C" w:rsidRPr="00521E0C">
        <w:rPr>
          <w:rFonts w:cs="Arial"/>
        </w:rPr>
        <w:t>CropZone</w:t>
      </w:r>
      <w:proofErr w:type="spellEnd"/>
      <w:r w:rsidR="00521E0C" w:rsidRPr="00521E0C">
        <w:rPr>
          <w:rFonts w:cs="Arial"/>
        </w:rPr>
        <w:t>.</w:t>
      </w:r>
    </w:p>
    <w:p w14:paraId="5CC046DF" w14:textId="4E7408F5" w:rsidR="00F307FF" w:rsidRDefault="00292B82" w:rsidP="00E041D7">
      <w:pPr>
        <w:spacing w:after="120" w:line="240" w:lineRule="auto"/>
        <w:ind w:left="403"/>
        <w:textAlignment w:val="baseline"/>
        <w:rPr>
          <w:rFonts w:cs="Arial"/>
        </w:rPr>
      </w:pPr>
      <w:proofErr w:type="spellStart"/>
      <w:r>
        <w:rPr>
          <w:rFonts w:cs="Arial"/>
          <w:b/>
          <w:bCs/>
        </w:rPr>
        <w:t>f</w:t>
      </w:r>
      <w:r w:rsidR="00521E0C" w:rsidRPr="00E61B38">
        <w:rPr>
          <w:rFonts w:cs="Arial"/>
          <w:b/>
          <w:bCs/>
        </w:rPr>
        <w:t>ieldRef</w:t>
      </w:r>
      <w:proofErr w:type="spellEnd"/>
      <w:r w:rsidR="00521E0C" w:rsidRPr="00521E0C">
        <w:rPr>
          <w:rFonts w:cs="Arial"/>
        </w:rPr>
        <w:t xml:space="preserve"> [</w:t>
      </w:r>
      <w:proofErr w:type="gramStart"/>
      <w:r w:rsidR="00521E0C" w:rsidRPr="00521E0C">
        <w:rPr>
          <w:rFonts w:cs="Arial"/>
        </w:rPr>
        <w:t>0..</w:t>
      </w:r>
      <w:proofErr w:type="gramEnd"/>
      <w:r w:rsidR="00521E0C" w:rsidRPr="00521E0C">
        <w:rPr>
          <w:rFonts w:cs="Arial"/>
        </w:rPr>
        <w:t>1]:</w:t>
      </w:r>
      <w:r w:rsidR="00E24C78">
        <w:rPr>
          <w:rFonts w:cs="Arial"/>
        </w:rPr>
        <w:t xml:space="preserve"> String.</w:t>
      </w:r>
      <w:r w:rsidR="00521E0C" w:rsidRPr="00521E0C">
        <w:rPr>
          <w:rFonts w:cs="Arial"/>
        </w:rPr>
        <w:t xml:space="preserve"> Optional </w:t>
      </w:r>
      <w:r w:rsidR="00E24C78">
        <w:rPr>
          <w:rFonts w:cs="Arial"/>
        </w:rPr>
        <w:t>string</w:t>
      </w:r>
      <w:r w:rsidR="00521E0C" w:rsidRPr="00521E0C">
        <w:rPr>
          <w:rFonts w:cs="Arial"/>
        </w:rPr>
        <w:t xml:space="preserve"> id corresponding to the reference identifier of the parent field</w:t>
      </w:r>
      <w:r w:rsidR="00227F5C">
        <w:rPr>
          <w:rFonts w:cs="Arial"/>
        </w:rPr>
        <w:t>’</w:t>
      </w:r>
      <w:r w:rsidR="00521E0C" w:rsidRPr="00521E0C">
        <w:rPr>
          <w:rFonts w:cs="Arial"/>
        </w:rPr>
        <w:t xml:space="preserve">s </w:t>
      </w:r>
      <w:proofErr w:type="spellStart"/>
      <w:r w:rsidR="00521E0C" w:rsidRPr="00521E0C">
        <w:rPr>
          <w:rFonts w:cs="Arial"/>
        </w:rPr>
        <w:t>CompoundIdentifier</w:t>
      </w:r>
      <w:proofErr w:type="spellEnd"/>
      <w:r w:rsidR="00521E0C" w:rsidRPr="00521E0C">
        <w:rPr>
          <w:rFonts w:cs="Arial"/>
        </w:rPr>
        <w:t xml:space="preserve"> Id.</w:t>
      </w:r>
    </w:p>
    <w:p w14:paraId="2390CBDB" w14:textId="3A0CF17B" w:rsidR="00241F5E" w:rsidRDefault="00292B82" w:rsidP="00E041D7">
      <w:pPr>
        <w:spacing w:after="120" w:line="240" w:lineRule="auto"/>
        <w:ind w:left="403"/>
        <w:textAlignment w:val="baseline"/>
        <w:rPr>
          <w:rFonts w:cs="Arial"/>
        </w:rPr>
      </w:pPr>
      <w:proofErr w:type="spellStart"/>
      <w:r>
        <w:rPr>
          <w:rFonts w:cs="Arial"/>
          <w:b/>
          <w:bCs/>
        </w:rPr>
        <w:t>t</w:t>
      </w:r>
      <w:r w:rsidR="00521E0C" w:rsidRPr="00E61B38">
        <w:rPr>
          <w:rFonts w:cs="Arial"/>
          <w:b/>
          <w:bCs/>
        </w:rPr>
        <w:t>imeScope</w:t>
      </w:r>
      <w:r w:rsidR="00B27786">
        <w:rPr>
          <w:rFonts w:cs="Arial"/>
          <w:b/>
          <w:bCs/>
        </w:rPr>
        <w:t>s</w:t>
      </w:r>
      <w:proofErr w:type="spellEnd"/>
      <w:r w:rsidR="00521E0C" w:rsidRPr="00521E0C">
        <w:rPr>
          <w:rFonts w:cs="Arial"/>
        </w:rPr>
        <w:t xml:space="preserve"> [</w:t>
      </w:r>
      <w:proofErr w:type="gramStart"/>
      <w:r w:rsidR="00521E0C" w:rsidRPr="00521E0C">
        <w:rPr>
          <w:rFonts w:cs="Arial"/>
        </w:rPr>
        <w:t>0..</w:t>
      </w:r>
      <w:proofErr w:type="gramEnd"/>
      <w:r w:rsidR="003A3BD1">
        <w:rPr>
          <w:rFonts w:cs="Arial"/>
        </w:rPr>
        <w:t>*</w:t>
      </w:r>
      <w:r w:rsidR="00521E0C" w:rsidRPr="00521E0C">
        <w:rPr>
          <w:rFonts w:cs="Arial"/>
        </w:rPr>
        <w:t xml:space="preserve">]: Optional </w:t>
      </w:r>
      <w:r w:rsidR="00B27786">
        <w:rPr>
          <w:rFonts w:cs="Arial"/>
        </w:rPr>
        <w:t>list</w:t>
      </w:r>
      <w:r w:rsidR="00521E0C" w:rsidRPr="00521E0C">
        <w:rPr>
          <w:rFonts w:cs="Arial"/>
        </w:rPr>
        <w:t xml:space="preserve"> of </w:t>
      </w:r>
      <w:r w:rsidR="00605E95">
        <w:rPr>
          <w:rFonts w:cs="Arial"/>
        </w:rPr>
        <w:t xml:space="preserve"> </w:t>
      </w:r>
      <w:proofErr w:type="spellStart"/>
      <w:r w:rsidR="00605E95">
        <w:rPr>
          <w:rFonts w:cs="Arial"/>
        </w:rPr>
        <w:t>TimeScope</w:t>
      </w:r>
      <w:proofErr w:type="spellEnd"/>
      <w:r w:rsidR="00605E95">
        <w:rPr>
          <w:rFonts w:cs="Arial"/>
        </w:rPr>
        <w:t xml:space="preserve"> instances </w:t>
      </w:r>
      <w:r w:rsidR="00521E0C" w:rsidRPr="00521E0C">
        <w:rPr>
          <w:rFonts w:cs="Arial"/>
        </w:rPr>
        <w:t xml:space="preserve">that can be used to qualify the </w:t>
      </w:r>
      <w:r w:rsidR="00605E95">
        <w:rPr>
          <w:rFonts w:cs="Arial"/>
        </w:rPr>
        <w:t xml:space="preserve">temporal relevance of a </w:t>
      </w:r>
      <w:proofErr w:type="spellStart"/>
      <w:r w:rsidR="00521E0C" w:rsidRPr="00521E0C">
        <w:rPr>
          <w:rFonts w:cs="Arial"/>
        </w:rPr>
        <w:t>CropZone</w:t>
      </w:r>
      <w:proofErr w:type="spellEnd"/>
      <w:r w:rsidR="00605E95">
        <w:rPr>
          <w:rFonts w:cs="Arial"/>
        </w:rPr>
        <w:t xml:space="preserve"> instance</w:t>
      </w:r>
      <w:r w:rsidR="00521E0C" w:rsidRPr="00521E0C">
        <w:rPr>
          <w:rFonts w:cs="Arial"/>
        </w:rPr>
        <w:t>.</w:t>
      </w:r>
    </w:p>
    <w:p w14:paraId="25A53A4B" w14:textId="6AE8F834" w:rsidR="00E24C78" w:rsidRDefault="00BE25C0" w:rsidP="00E041D7">
      <w:pPr>
        <w:spacing w:after="120" w:line="240" w:lineRule="auto"/>
        <w:ind w:left="403"/>
        <w:textAlignment w:val="baseline"/>
        <w:rPr>
          <w:rFonts w:cs="Arial"/>
        </w:rPr>
      </w:pPr>
      <w:proofErr w:type="spellStart"/>
      <w:r>
        <w:rPr>
          <w:rFonts w:cs="Arial"/>
          <w:b/>
          <w:bCs/>
        </w:rPr>
        <w:t>arableA</w:t>
      </w:r>
      <w:r w:rsidR="00521E0C" w:rsidRPr="0077710B">
        <w:rPr>
          <w:rFonts w:cs="Arial"/>
          <w:b/>
          <w:bCs/>
        </w:rPr>
        <w:t>rea</w:t>
      </w:r>
      <w:proofErr w:type="spellEnd"/>
      <w:r w:rsidR="00521E0C" w:rsidRPr="00521E0C">
        <w:rPr>
          <w:rFonts w:cs="Arial"/>
        </w:rPr>
        <w:t xml:space="preserve"> [</w:t>
      </w:r>
      <w:proofErr w:type="gramStart"/>
      <w:r w:rsidR="00521E0C" w:rsidRPr="00521E0C">
        <w:rPr>
          <w:rFonts w:cs="Arial"/>
        </w:rPr>
        <w:t>0..</w:t>
      </w:r>
      <w:proofErr w:type="gramEnd"/>
      <w:r w:rsidR="00521E0C" w:rsidRPr="00521E0C">
        <w:rPr>
          <w:rFonts w:cs="Arial"/>
        </w:rPr>
        <w:t xml:space="preserve">1]: Surface area of the </w:t>
      </w:r>
      <w:proofErr w:type="spellStart"/>
      <w:r w:rsidR="00521E0C" w:rsidRPr="00521E0C">
        <w:rPr>
          <w:rFonts w:cs="Arial"/>
        </w:rPr>
        <w:t>CropZone</w:t>
      </w:r>
      <w:proofErr w:type="spellEnd"/>
      <w:r w:rsidR="00521E0C" w:rsidRPr="00521E0C">
        <w:rPr>
          <w:rFonts w:cs="Arial"/>
        </w:rPr>
        <w:t xml:space="preserve">. Uses the </w:t>
      </w:r>
      <w:proofErr w:type="spellStart"/>
      <w:r w:rsidR="00521E0C" w:rsidRPr="00521E0C">
        <w:rPr>
          <w:rFonts w:cs="Arial"/>
        </w:rPr>
        <w:t>NumericValue</w:t>
      </w:r>
      <w:proofErr w:type="spellEnd"/>
      <w:r w:rsidR="00521E0C" w:rsidRPr="00521E0C">
        <w:rPr>
          <w:rFonts w:cs="Arial"/>
        </w:rPr>
        <w:t xml:space="preserve"> type which includes the units of measure.</w:t>
      </w:r>
    </w:p>
    <w:p w14:paraId="2AE5AA77" w14:textId="47777B3C" w:rsidR="00E24C78" w:rsidRDefault="009C7F02" w:rsidP="00E041D7">
      <w:pPr>
        <w:spacing w:after="120" w:line="240" w:lineRule="auto"/>
        <w:ind w:left="403"/>
        <w:textAlignment w:val="baseline"/>
        <w:rPr>
          <w:rFonts w:cs="Arial"/>
        </w:rPr>
      </w:pPr>
      <w:proofErr w:type="spellStart"/>
      <w:r>
        <w:rPr>
          <w:b/>
          <w:bCs/>
        </w:rPr>
        <w:t>b</w:t>
      </w:r>
      <w:r w:rsidR="00521E0C" w:rsidRPr="0077710B">
        <w:rPr>
          <w:b/>
          <w:bCs/>
        </w:rPr>
        <w:t>oundingRegion</w:t>
      </w:r>
      <w:proofErr w:type="spellEnd"/>
      <w:r w:rsidR="00521E0C" w:rsidRPr="00521E0C">
        <w:rPr>
          <w:rFonts w:cs="Arial"/>
        </w:rPr>
        <w:t xml:space="preserve"> [</w:t>
      </w:r>
      <w:proofErr w:type="gramStart"/>
      <w:r w:rsidR="00521E0C" w:rsidRPr="00521E0C">
        <w:rPr>
          <w:rFonts w:cs="Arial"/>
        </w:rPr>
        <w:t>0..</w:t>
      </w:r>
      <w:proofErr w:type="gramEnd"/>
      <w:r w:rsidR="00521E0C" w:rsidRPr="00521E0C">
        <w:rPr>
          <w:rFonts w:cs="Arial"/>
        </w:rPr>
        <w:t xml:space="preserve">1]: The </w:t>
      </w:r>
      <w:proofErr w:type="spellStart"/>
      <w:r w:rsidR="00521E0C" w:rsidRPr="00521E0C">
        <w:rPr>
          <w:rFonts w:cs="Arial"/>
        </w:rPr>
        <w:t>CropZone</w:t>
      </w:r>
      <w:proofErr w:type="spellEnd"/>
      <w:r w:rsidR="00521E0C" w:rsidRPr="00521E0C">
        <w:rPr>
          <w:rFonts w:cs="Arial"/>
        </w:rPr>
        <w:t xml:space="preserve"> boundary</w:t>
      </w:r>
      <w:r w:rsidR="00F817A9">
        <w:rPr>
          <w:rFonts w:cs="Arial"/>
        </w:rPr>
        <w:t xml:space="preserve">, a </w:t>
      </w:r>
      <w:proofErr w:type="spellStart"/>
      <w:r w:rsidR="00F817A9">
        <w:rPr>
          <w:rFonts w:cs="Arial"/>
        </w:rPr>
        <w:t>MultiPolygon</w:t>
      </w:r>
      <w:proofErr w:type="spellEnd"/>
      <w:r w:rsidR="00F817A9">
        <w:rPr>
          <w:rFonts w:cs="Arial"/>
        </w:rPr>
        <w:t>.</w:t>
      </w:r>
      <w:r w:rsidR="00F817A9" w:rsidRPr="00C35B57">
        <w:rPr>
          <w:rStyle w:val="normaltextrun"/>
          <w:rFonts w:cs="Arial"/>
        </w:rPr>
        <w:t xml:space="preserve"> </w:t>
      </w:r>
      <w:r w:rsidR="00F817A9">
        <w:rPr>
          <w:rStyle w:val="normaltextrun"/>
          <w:rFonts w:cs="Arial"/>
        </w:rPr>
        <w:t>When serializing this object to a text format, d</w:t>
      </w:r>
      <w:r w:rsidR="00F817A9" w:rsidRPr="00C35B57">
        <w:rPr>
          <w:rStyle w:val="normaltextrun"/>
          <w:rFonts w:cs="Arial"/>
        </w:rPr>
        <w:t xml:space="preserve">ata </w:t>
      </w:r>
      <w:r w:rsidR="00F817A9">
        <w:rPr>
          <w:rStyle w:val="normaltextrun"/>
          <w:rFonts w:cs="Arial"/>
        </w:rPr>
        <w:t xml:space="preserve">shall be </w:t>
      </w:r>
      <w:r w:rsidR="00F817A9" w:rsidRPr="00C35B57">
        <w:rPr>
          <w:rStyle w:val="normaltextrun"/>
          <w:rFonts w:cs="Arial"/>
        </w:rPr>
        <w:t>encoded in WKT format</w:t>
      </w:r>
      <w:r w:rsidR="00F817A9">
        <w:rPr>
          <w:rStyle w:val="normaltextrun"/>
          <w:rFonts w:cs="Arial"/>
        </w:rPr>
        <w:t xml:space="preserve"> as described in ISO 19125-1</w:t>
      </w:r>
      <w:r w:rsidR="00F817A9" w:rsidRPr="00C35B57">
        <w:rPr>
          <w:rStyle w:val="normaltextrun"/>
          <w:rFonts w:cs="Arial"/>
        </w:rPr>
        <w:t xml:space="preserve">, and are assumed to be in geographical coordinates, </w:t>
      </w:r>
      <w:r w:rsidR="00F817A9">
        <w:rPr>
          <w:rStyle w:val="normaltextrun"/>
          <w:rFonts w:cs="Arial"/>
        </w:rPr>
        <w:t>WGS 84</w:t>
      </w:r>
      <w:r w:rsidR="00F817A9" w:rsidRPr="00C35B57">
        <w:rPr>
          <w:rStyle w:val="normaltextrun"/>
          <w:rFonts w:cs="Arial"/>
        </w:rPr>
        <w:t xml:space="preserve"> datum.</w:t>
      </w:r>
      <w:r w:rsidR="00F817A9" w:rsidRPr="00C35B57">
        <w:rPr>
          <w:rStyle w:val="eop"/>
          <w:rFonts w:cs="Arial"/>
        </w:rPr>
        <w:t> </w:t>
      </w:r>
    </w:p>
    <w:p w14:paraId="02E73D85" w14:textId="29552B69" w:rsidR="00E34C6F" w:rsidRDefault="00E34C6F" w:rsidP="00E041D7">
      <w:pPr>
        <w:spacing w:after="120" w:line="240" w:lineRule="auto"/>
        <w:ind w:left="403"/>
        <w:textAlignment w:val="baseline"/>
        <w:rPr>
          <w:rFonts w:cs="Arial"/>
        </w:rPr>
      </w:pPr>
      <w:proofErr w:type="spellStart"/>
      <w:r>
        <w:rPr>
          <w:b/>
          <w:bCs/>
        </w:rPr>
        <w:t>gNSSSource</w:t>
      </w:r>
      <w:proofErr w:type="spellEnd"/>
      <w:r w:rsidRPr="00521E0C">
        <w:rPr>
          <w:rFonts w:cs="Arial"/>
        </w:rPr>
        <w:t xml:space="preserve"> [</w:t>
      </w:r>
      <w:proofErr w:type="gramStart"/>
      <w:r w:rsidRPr="00521E0C">
        <w:rPr>
          <w:rFonts w:cs="Arial"/>
        </w:rPr>
        <w:t>0..</w:t>
      </w:r>
      <w:proofErr w:type="gramEnd"/>
      <w:r w:rsidRPr="00521E0C">
        <w:rPr>
          <w:rFonts w:cs="Arial"/>
        </w:rPr>
        <w:t xml:space="preserve">1]: </w:t>
      </w:r>
      <w:r w:rsidR="002B5C57">
        <w:rPr>
          <w:rFonts w:cs="Arial"/>
        </w:rPr>
        <w:t xml:space="preserve">Code from </w:t>
      </w:r>
      <w:proofErr w:type="spellStart"/>
      <w:r>
        <w:rPr>
          <w:rFonts w:cs="Arial"/>
        </w:rPr>
        <w:t>GNSSSourceEnum</w:t>
      </w:r>
      <w:proofErr w:type="spellEnd"/>
      <w:r w:rsidRPr="00521E0C">
        <w:rPr>
          <w:rFonts w:cs="Arial"/>
        </w:rPr>
        <w:t>.</w:t>
      </w:r>
    </w:p>
    <w:p w14:paraId="119D70F0" w14:textId="61441C3E" w:rsidR="001F4F96" w:rsidRDefault="009C7F02" w:rsidP="00E041D7">
      <w:pPr>
        <w:spacing w:after="120" w:line="240" w:lineRule="auto"/>
        <w:ind w:left="403"/>
        <w:textAlignment w:val="baseline"/>
        <w:rPr>
          <w:rFonts w:cs="Arial"/>
        </w:rPr>
      </w:pPr>
      <w:proofErr w:type="spellStart"/>
      <w:r>
        <w:rPr>
          <w:rFonts w:cs="Arial"/>
          <w:b/>
          <w:bCs/>
        </w:rPr>
        <w:t>c</w:t>
      </w:r>
      <w:r w:rsidR="00521E0C" w:rsidRPr="0077710B">
        <w:rPr>
          <w:rFonts w:cs="Arial"/>
          <w:b/>
          <w:bCs/>
        </w:rPr>
        <w:t>ontextItem</w:t>
      </w:r>
      <w:r w:rsidR="000D55ED">
        <w:rPr>
          <w:rFonts w:cs="Arial"/>
          <w:b/>
          <w:bCs/>
        </w:rPr>
        <w:t>s</w:t>
      </w:r>
      <w:proofErr w:type="spellEnd"/>
      <w:r w:rsidR="00521E0C" w:rsidRPr="00521E0C">
        <w:rPr>
          <w:rFonts w:cs="Arial"/>
        </w:rPr>
        <w:t xml:space="preserve"> [</w:t>
      </w:r>
      <w:proofErr w:type="gramStart"/>
      <w:r w:rsidR="00521E0C" w:rsidRPr="00521E0C">
        <w:rPr>
          <w:rFonts w:cs="Arial"/>
        </w:rPr>
        <w:t>0..</w:t>
      </w:r>
      <w:proofErr w:type="gramEnd"/>
      <w:r w:rsidR="003A3BD1">
        <w:rPr>
          <w:rFonts w:cs="Arial"/>
        </w:rPr>
        <w:t>*</w:t>
      </w:r>
      <w:r w:rsidR="00521E0C" w:rsidRPr="00521E0C">
        <w:rPr>
          <w:rFonts w:cs="Arial"/>
        </w:rPr>
        <w:t xml:space="preserve">]: </w:t>
      </w:r>
      <w:r w:rsidR="00B27786">
        <w:rPr>
          <w:rFonts w:cs="Arial"/>
        </w:rPr>
        <w:t>Optional l</w:t>
      </w:r>
      <w:r w:rsidR="00521E0C" w:rsidRPr="00521E0C">
        <w:rPr>
          <w:rFonts w:cs="Arial"/>
        </w:rPr>
        <w:t xml:space="preserve">ist of </w:t>
      </w:r>
      <w:proofErr w:type="spellStart"/>
      <w:r w:rsidR="00F817A9">
        <w:rPr>
          <w:rFonts w:cs="Arial"/>
        </w:rPr>
        <w:t>C</w:t>
      </w:r>
      <w:r w:rsidR="00521E0C" w:rsidRPr="00521E0C">
        <w:rPr>
          <w:rFonts w:cs="Arial"/>
        </w:rPr>
        <w:t>ontext</w:t>
      </w:r>
      <w:r w:rsidR="00F817A9">
        <w:rPr>
          <w:rFonts w:cs="Arial"/>
        </w:rPr>
        <w:t>I</w:t>
      </w:r>
      <w:r w:rsidR="00521E0C" w:rsidRPr="00521E0C">
        <w:rPr>
          <w:rFonts w:cs="Arial"/>
        </w:rPr>
        <w:t>tem</w:t>
      </w:r>
      <w:proofErr w:type="spellEnd"/>
      <w:r w:rsidR="00F817A9">
        <w:rPr>
          <w:rFonts w:cs="Arial"/>
        </w:rPr>
        <w:t xml:space="preserve"> instance</w:t>
      </w:r>
      <w:r w:rsidR="00521E0C" w:rsidRPr="00521E0C">
        <w:rPr>
          <w:rFonts w:cs="Arial"/>
        </w:rPr>
        <w:t>s. These allow associating geopolitical-context-specific information to otherwise universal data types</w:t>
      </w:r>
      <w:r w:rsidR="00890333">
        <w:rPr>
          <w:rFonts w:cs="Arial"/>
        </w:rPr>
        <w:t>.</w:t>
      </w:r>
    </w:p>
    <w:p w14:paraId="477016D9" w14:textId="4CA5D9B2" w:rsidR="00DE4B6F" w:rsidRPr="00C35B57" w:rsidRDefault="00DE4B6F" w:rsidP="00DE4B6F">
      <w:pPr>
        <w:spacing w:after="0" w:line="240" w:lineRule="auto"/>
        <w:textAlignment w:val="baseline"/>
        <w:rPr>
          <w:rFonts w:cs="Arial"/>
        </w:rPr>
      </w:pPr>
      <w:r w:rsidRPr="00C35B57">
        <w:rPr>
          <w:rFonts w:cs="Arial"/>
        </w:rPr>
        <w:t>Three examples follow: </w:t>
      </w:r>
    </w:p>
    <w:p w14:paraId="48F566BA" w14:textId="77777777" w:rsidR="00DE4B6F" w:rsidRPr="00C35B57" w:rsidRDefault="00DE4B6F" w:rsidP="00DE4B6F">
      <w:pPr>
        <w:spacing w:after="0" w:line="240" w:lineRule="auto"/>
        <w:textAlignment w:val="baseline"/>
        <w:rPr>
          <w:rFonts w:ascii="Segoe UI" w:hAnsi="Segoe UI" w:cs="Segoe UI"/>
          <w:sz w:val="18"/>
          <w:szCs w:val="18"/>
        </w:rPr>
      </w:pPr>
    </w:p>
    <w:p w14:paraId="5818195F" w14:textId="06686730" w:rsidR="00DE4B6F" w:rsidRPr="00C35B57" w:rsidRDefault="5881C035" w:rsidP="00506DAD">
      <w:pPr>
        <w:pStyle w:val="ListParagraph"/>
        <w:numPr>
          <w:ilvl w:val="1"/>
          <w:numId w:val="1"/>
        </w:numPr>
        <w:spacing w:after="0" w:line="240" w:lineRule="auto"/>
        <w:textAlignment w:val="baseline"/>
        <w:rPr>
          <w:rFonts w:cs="Arial"/>
        </w:rPr>
      </w:pPr>
      <w:r w:rsidRPr="00C35B57">
        <w:rPr>
          <w:rFonts w:cs="Arial"/>
        </w:rPr>
        <w:t xml:space="preserve">A field is grown in a rotation of winter wheat and soybeans </w:t>
      </w:r>
      <w:proofErr w:type="gramStart"/>
      <w:r w:rsidRPr="00C35B57">
        <w:rPr>
          <w:rFonts w:cs="Arial"/>
        </w:rPr>
        <w:t>in a given year</w:t>
      </w:r>
      <w:proofErr w:type="gramEnd"/>
      <w:r w:rsidRPr="00C35B57">
        <w:rPr>
          <w:rFonts w:cs="Arial"/>
        </w:rPr>
        <w:t xml:space="preserve">. The field is divided into two </w:t>
      </w:r>
      <w:proofErr w:type="spellStart"/>
      <w:r w:rsidRPr="00C35B57">
        <w:rPr>
          <w:rFonts w:cs="Arial"/>
        </w:rPr>
        <w:t>Cropzones</w:t>
      </w:r>
      <w:proofErr w:type="spellEnd"/>
      <w:r w:rsidRPr="00C35B57">
        <w:rPr>
          <w:rFonts w:cs="Arial"/>
        </w:rPr>
        <w:t>. Both have the same spatial footprint, but each corresponds to a different crop (</w:t>
      </w:r>
      <w:r w:rsidR="00E12D02">
        <w:rPr>
          <w:rFonts w:cs="Arial"/>
        </w:rPr>
        <w:t>different</w:t>
      </w:r>
      <w:r w:rsidRPr="00C35B57">
        <w:rPr>
          <w:rFonts w:cs="Arial"/>
        </w:rPr>
        <w:t xml:space="preserve"> crop, same spatial footprint, different time)</w:t>
      </w:r>
      <w:r w:rsidR="00605E95">
        <w:rPr>
          <w:rFonts w:cs="Arial"/>
        </w:rPr>
        <w:t xml:space="preserve">, </w:t>
      </w:r>
      <w:r w:rsidR="00605E95" w:rsidRPr="00605E95">
        <w:rPr>
          <w:rFonts w:cs="Arial"/>
        </w:rPr>
        <w:t xml:space="preserve">and each contains a </w:t>
      </w:r>
      <w:proofErr w:type="spellStart"/>
      <w:r w:rsidR="00605E95" w:rsidRPr="00605E95">
        <w:rPr>
          <w:rFonts w:cs="Arial"/>
        </w:rPr>
        <w:t>TimeScope</w:t>
      </w:r>
      <w:proofErr w:type="spellEnd"/>
      <w:r w:rsidR="00605E95" w:rsidRPr="00605E95">
        <w:rPr>
          <w:rFonts w:cs="Arial"/>
        </w:rPr>
        <w:t xml:space="preserve"> instance defining when the wheat or soybeans were in production.</w:t>
      </w:r>
    </w:p>
    <w:p w14:paraId="18254FE2" w14:textId="77777777" w:rsidR="00DE4B6F" w:rsidRPr="00C35B57" w:rsidRDefault="00DE4B6F" w:rsidP="00DE4B6F">
      <w:pPr>
        <w:pStyle w:val="ListParagraph"/>
        <w:spacing w:after="0" w:line="240" w:lineRule="auto"/>
        <w:textAlignment w:val="baseline"/>
        <w:rPr>
          <w:rFonts w:cs="Arial"/>
        </w:rPr>
      </w:pPr>
    </w:p>
    <w:p w14:paraId="4378452C" w14:textId="77777777" w:rsidR="00DE4B6F" w:rsidRPr="00C35B57" w:rsidRDefault="00DE4B6F" w:rsidP="00506DAD">
      <w:pPr>
        <w:pStyle w:val="ListParagraph"/>
        <w:numPr>
          <w:ilvl w:val="1"/>
          <w:numId w:val="1"/>
        </w:numPr>
        <w:spacing w:after="0" w:line="240" w:lineRule="auto"/>
        <w:textAlignment w:val="baseline"/>
        <w:rPr>
          <w:rFonts w:cs="Arial"/>
        </w:rPr>
      </w:pPr>
      <w:r w:rsidRPr="00C35B57">
        <w:rPr>
          <w:rFonts w:cs="Arial"/>
        </w:rPr>
        <w:t xml:space="preserve">Two different crops or crop varieties are intercropped (i.e., grown simultaneously) on the same field in response to soil type variability or a similar criterion. The field can be split spatially into two </w:t>
      </w:r>
      <w:proofErr w:type="spellStart"/>
      <w:r w:rsidRPr="00C35B57">
        <w:rPr>
          <w:rFonts w:cs="Arial"/>
        </w:rPr>
        <w:t>Cropzones</w:t>
      </w:r>
      <w:proofErr w:type="spellEnd"/>
      <w:r w:rsidRPr="00C35B57">
        <w:rPr>
          <w:rFonts w:cs="Arial"/>
        </w:rPr>
        <w:t>, each corresponding to the spatial footprint of one of the varieties. (Different crop, different spatial footprint, same time). </w:t>
      </w:r>
    </w:p>
    <w:p w14:paraId="78028FA2" w14:textId="77777777" w:rsidR="00DE4B6F" w:rsidRPr="00C35B57" w:rsidRDefault="00DE4B6F" w:rsidP="00DE4B6F">
      <w:pPr>
        <w:pStyle w:val="ListParagraph"/>
        <w:rPr>
          <w:rFonts w:cs="Arial"/>
        </w:rPr>
      </w:pPr>
    </w:p>
    <w:p w14:paraId="246DE901" w14:textId="450A9EBB" w:rsidR="00DE4B6F" w:rsidRPr="00C35B57" w:rsidRDefault="00DE4B6F" w:rsidP="00506DAD">
      <w:pPr>
        <w:pStyle w:val="ListParagraph"/>
        <w:numPr>
          <w:ilvl w:val="1"/>
          <w:numId w:val="1"/>
        </w:numPr>
        <w:spacing w:after="0" w:line="240" w:lineRule="auto"/>
        <w:textAlignment w:val="baseline"/>
        <w:rPr>
          <w:rFonts w:cs="Arial"/>
        </w:rPr>
      </w:pPr>
      <w:proofErr w:type="gramStart"/>
      <w:r w:rsidRPr="00C35B57">
        <w:rPr>
          <w:rFonts w:cs="Arial"/>
        </w:rPr>
        <w:t>In a given year</w:t>
      </w:r>
      <w:proofErr w:type="gramEnd"/>
      <w:r w:rsidRPr="00C35B57">
        <w:rPr>
          <w:rFonts w:cs="Arial"/>
        </w:rPr>
        <w:t xml:space="preserve">, a large citrus grove is split geographically into multiple rectangular blocks for regulatory, crop protection, and harvest management purposes. The grove is equivalent to a Field, and each block is a </w:t>
      </w:r>
      <w:proofErr w:type="spellStart"/>
      <w:r w:rsidRPr="00C35B57">
        <w:rPr>
          <w:rFonts w:cs="Arial"/>
        </w:rPr>
        <w:t>Cropzone</w:t>
      </w:r>
      <w:proofErr w:type="spellEnd"/>
      <w:r w:rsidRPr="00C35B57">
        <w:rPr>
          <w:rFonts w:cs="Arial"/>
        </w:rPr>
        <w:t>. The same grove may be split into a different arrangement of blocks the following year. (Same crop, different spatial footprint, same time). </w:t>
      </w:r>
    </w:p>
    <w:p w14:paraId="1A49F55D" w14:textId="77777777" w:rsidR="000F31F4" w:rsidRPr="00C35B57" w:rsidRDefault="000F31F4" w:rsidP="000F31F4">
      <w:pPr>
        <w:spacing w:after="0" w:line="240" w:lineRule="auto"/>
        <w:textAlignment w:val="baseline"/>
        <w:rPr>
          <w:rFonts w:cs="Arial"/>
        </w:rPr>
      </w:pPr>
    </w:p>
    <w:p w14:paraId="1E3D89CF" w14:textId="554720FE" w:rsidR="00DE4B6F" w:rsidRPr="00C35B57" w:rsidRDefault="000F31F4" w:rsidP="007B0E67">
      <w:pPr>
        <w:pStyle w:val="Note"/>
      </w:pPr>
      <w:r w:rsidRPr="00C35B57">
        <w:lastRenderedPageBreak/>
        <w:t>NOTE</w:t>
      </w:r>
      <w:r w:rsidRPr="00C35B57">
        <w:tab/>
      </w:r>
      <w:r w:rsidR="007B0E67" w:rsidRPr="00C35B57">
        <w:rPr>
          <w:rFonts w:cs="Arial"/>
        </w:rPr>
        <w:t xml:space="preserve">Whereas a Field will typically persist over time, </w:t>
      </w:r>
      <w:proofErr w:type="spellStart"/>
      <w:r w:rsidR="007B0E67" w:rsidRPr="00C35B57">
        <w:rPr>
          <w:rFonts w:cs="Arial"/>
        </w:rPr>
        <w:t>CropZones</w:t>
      </w:r>
      <w:proofErr w:type="spellEnd"/>
      <w:r w:rsidR="007B0E67" w:rsidRPr="00C35B57">
        <w:rPr>
          <w:rFonts w:cs="Arial"/>
        </w:rPr>
        <w:t xml:space="preserve"> must exist in the context of a specified time interval, and always represent </w:t>
      </w:r>
      <w:r w:rsidR="007B0E67" w:rsidRPr="00C35B57">
        <w:rPr>
          <w:rFonts w:cs="Arial"/>
          <w:b/>
          <w:bCs/>
        </w:rPr>
        <w:t>one</w:t>
      </w:r>
      <w:r w:rsidR="007B0E67" w:rsidRPr="00C35B57">
        <w:rPr>
          <w:rFonts w:cs="Arial"/>
        </w:rPr>
        <w:t xml:space="preserve"> crop. See examples of </w:t>
      </w:r>
      <w:proofErr w:type="spellStart"/>
      <w:r w:rsidR="007B0E67" w:rsidRPr="00C35B57">
        <w:rPr>
          <w:rFonts w:cs="Arial"/>
        </w:rPr>
        <w:t>CropZones</w:t>
      </w:r>
      <w:proofErr w:type="spellEnd"/>
      <w:r w:rsidR="007B0E67" w:rsidRPr="00C35B57">
        <w:rPr>
          <w:rFonts w:cs="Arial"/>
        </w:rPr>
        <w:t xml:space="preserve"> in Table 1</w:t>
      </w:r>
      <w:r w:rsidR="00771AD2">
        <w:rPr>
          <w:rFonts w:cs="Arial"/>
        </w:rPr>
        <w:t>3</w:t>
      </w:r>
      <w:r w:rsidR="007B0E67" w:rsidRPr="00C35B57">
        <w:rPr>
          <w:rFonts w:cs="Arial"/>
        </w:rPr>
        <w:t>. </w:t>
      </w:r>
    </w:p>
    <w:p w14:paraId="0243E7CD" w14:textId="77777777" w:rsidR="00714795" w:rsidRPr="00C35B57" w:rsidRDefault="00714795" w:rsidP="00DE4B6F">
      <w:pPr>
        <w:spacing w:after="0" w:line="240" w:lineRule="auto"/>
        <w:textAlignment w:val="baseline"/>
        <w:rPr>
          <w:rFonts w:ascii="Segoe UI" w:hAnsi="Segoe UI" w:cs="Segoe UI"/>
          <w:sz w:val="18"/>
          <w:szCs w:val="18"/>
        </w:rPr>
      </w:pPr>
    </w:p>
    <w:p w14:paraId="6D23A6CF" w14:textId="637F23CD" w:rsidR="00DE4B6F" w:rsidRPr="00C35B57" w:rsidRDefault="00DE4B6F" w:rsidP="00DE4B6F">
      <w:pPr>
        <w:spacing w:after="0" w:line="240" w:lineRule="auto"/>
        <w:jc w:val="center"/>
        <w:textAlignment w:val="baseline"/>
        <w:rPr>
          <w:rFonts w:cs="Arial"/>
          <w:b/>
          <w:bCs/>
        </w:rPr>
      </w:pPr>
      <w:r w:rsidRPr="00C35B57">
        <w:rPr>
          <w:rFonts w:cs="Arial"/>
          <w:b/>
          <w:bCs/>
        </w:rPr>
        <w:t>Table 1</w:t>
      </w:r>
      <w:r w:rsidR="00771AD2">
        <w:rPr>
          <w:rFonts w:cs="Arial"/>
          <w:b/>
          <w:bCs/>
        </w:rPr>
        <w:t>3</w:t>
      </w:r>
      <w:r w:rsidRPr="00C35B57">
        <w:rPr>
          <w:rFonts w:cs="Arial"/>
          <w:b/>
          <w:bCs/>
        </w:rPr>
        <w:t xml:space="preserve"> – Examples of multiple </w:t>
      </w:r>
      <w:proofErr w:type="spellStart"/>
      <w:r w:rsidRPr="00C35B57">
        <w:rPr>
          <w:rFonts w:cs="Arial"/>
          <w:b/>
          <w:bCs/>
        </w:rPr>
        <w:t>CropZones</w:t>
      </w:r>
      <w:proofErr w:type="spellEnd"/>
      <w:r w:rsidR="00C25394">
        <w:rPr>
          <w:rFonts w:cs="Arial"/>
          <w:b/>
          <w:bCs/>
        </w:rPr>
        <w:t xml:space="preserve"> and their use cases</w:t>
      </w:r>
      <w:r w:rsidRPr="00C35B57">
        <w:rPr>
          <w:rFonts w:cs="Arial"/>
          <w:b/>
          <w:bCs/>
        </w:rPr>
        <w:t> </w:t>
      </w:r>
    </w:p>
    <w:p w14:paraId="12D0D651" w14:textId="77777777" w:rsidR="00714795" w:rsidRPr="00C35B57" w:rsidRDefault="00714795" w:rsidP="00DE4B6F">
      <w:pPr>
        <w:spacing w:after="0" w:line="240" w:lineRule="auto"/>
        <w:jc w:val="center"/>
        <w:textAlignment w:val="baseline"/>
        <w:rPr>
          <w:rFonts w:ascii="Segoe UI" w:hAnsi="Segoe UI" w:cs="Segoe UI"/>
          <w:b/>
          <w:bCs/>
          <w:sz w:val="18"/>
          <w:szCs w:val="18"/>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80"/>
        <w:gridCol w:w="1654"/>
        <w:gridCol w:w="1076"/>
        <w:gridCol w:w="5825"/>
      </w:tblGrid>
      <w:tr w:rsidR="00DE4B6F" w:rsidRPr="00C35B57" w14:paraId="30C4B814" w14:textId="77777777" w:rsidTr="00714795">
        <w:trPr>
          <w:jc w:val="center"/>
        </w:trPr>
        <w:tc>
          <w:tcPr>
            <w:tcW w:w="118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BC33C7A"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b/>
                <w:bCs/>
                <w:sz w:val="18"/>
                <w:szCs w:val="18"/>
              </w:rPr>
              <w:t>Crop</w:t>
            </w:r>
            <w:r w:rsidRPr="00C35B57">
              <w:rPr>
                <w:rFonts w:cs="Arial"/>
                <w:sz w:val="18"/>
                <w:szCs w:val="18"/>
              </w:rPr>
              <w:t> </w:t>
            </w:r>
          </w:p>
        </w:tc>
        <w:tc>
          <w:tcPr>
            <w:tcW w:w="166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BF3CFBD" w14:textId="028D8281"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b/>
                <w:bCs/>
                <w:sz w:val="18"/>
                <w:szCs w:val="18"/>
              </w:rPr>
              <w:t xml:space="preserve">Spatial </w:t>
            </w:r>
            <w:r w:rsidR="00605E95">
              <w:rPr>
                <w:rFonts w:cs="Arial"/>
                <w:b/>
                <w:bCs/>
                <w:sz w:val="18"/>
                <w:szCs w:val="18"/>
              </w:rPr>
              <w:t>Extent</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3756113"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b/>
                <w:bCs/>
                <w:sz w:val="18"/>
                <w:szCs w:val="18"/>
              </w:rPr>
              <w:t>Time</w:t>
            </w:r>
            <w:r w:rsidRPr="00C35B57">
              <w:rPr>
                <w:rFonts w:cs="Arial"/>
                <w:sz w:val="18"/>
                <w:szCs w:val="18"/>
              </w:rPr>
              <w:t> </w:t>
            </w:r>
          </w:p>
        </w:tc>
        <w:tc>
          <w:tcPr>
            <w:tcW w:w="58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919E075"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b/>
                <w:bCs/>
                <w:sz w:val="18"/>
                <w:szCs w:val="18"/>
              </w:rPr>
              <w:t>Example Use case</w:t>
            </w:r>
            <w:r w:rsidRPr="00C35B57">
              <w:rPr>
                <w:rFonts w:cs="Arial"/>
                <w:sz w:val="18"/>
                <w:szCs w:val="18"/>
              </w:rPr>
              <w:t> </w:t>
            </w:r>
          </w:p>
        </w:tc>
      </w:tr>
      <w:tr w:rsidR="00DE4B6F" w:rsidRPr="00C35B57" w14:paraId="3352B24B" w14:textId="77777777" w:rsidTr="00714795">
        <w:trPr>
          <w:jc w:val="center"/>
        </w:trPr>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05D6AD5D"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Same </w:t>
            </w:r>
          </w:p>
        </w:tc>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17C570F3"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Same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0C8ADB8B"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Same </w:t>
            </w:r>
          </w:p>
        </w:tc>
        <w:tc>
          <w:tcPr>
            <w:tcW w:w="5880" w:type="dxa"/>
            <w:tcBorders>
              <w:top w:val="single" w:sz="6" w:space="0" w:color="auto"/>
              <w:left w:val="single" w:sz="6" w:space="0" w:color="auto"/>
              <w:bottom w:val="single" w:sz="6" w:space="0" w:color="auto"/>
              <w:right w:val="single" w:sz="6" w:space="0" w:color="auto"/>
            </w:tcBorders>
            <w:shd w:val="clear" w:color="auto" w:fill="auto"/>
            <w:hideMark/>
          </w:tcPr>
          <w:p w14:paraId="46151EFD" w14:textId="77777777" w:rsidR="00DE4B6F" w:rsidRPr="00C35B57" w:rsidRDefault="00DE4B6F" w:rsidP="00DE4B6F">
            <w:pPr>
              <w:spacing w:after="0" w:line="240" w:lineRule="auto"/>
              <w:jc w:val="left"/>
              <w:textAlignment w:val="baseline"/>
              <w:rPr>
                <w:rFonts w:ascii="Times New Roman" w:hAnsi="Times New Roman"/>
                <w:sz w:val="24"/>
                <w:szCs w:val="24"/>
              </w:rPr>
            </w:pPr>
            <w:r w:rsidRPr="00C35B57">
              <w:rPr>
                <w:rFonts w:cs="Arial"/>
                <w:sz w:val="18"/>
                <w:szCs w:val="18"/>
              </w:rPr>
              <w:t>Improbable use case. Can represent a landlord/tenant arrangement, where different landlords are allocated different fractions of the production of the whole field. </w:t>
            </w:r>
          </w:p>
        </w:tc>
      </w:tr>
      <w:tr w:rsidR="00DE4B6F" w:rsidRPr="00C35B57" w14:paraId="7395E716" w14:textId="77777777" w:rsidTr="00714795">
        <w:trPr>
          <w:jc w:val="center"/>
        </w:trPr>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068EADAF"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Same </w:t>
            </w:r>
          </w:p>
        </w:tc>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2AA9BC29"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Same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4CA44377"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Different </w:t>
            </w:r>
          </w:p>
        </w:tc>
        <w:tc>
          <w:tcPr>
            <w:tcW w:w="5880" w:type="dxa"/>
            <w:tcBorders>
              <w:top w:val="single" w:sz="6" w:space="0" w:color="auto"/>
              <w:left w:val="single" w:sz="6" w:space="0" w:color="auto"/>
              <w:bottom w:val="single" w:sz="6" w:space="0" w:color="auto"/>
              <w:right w:val="single" w:sz="6" w:space="0" w:color="auto"/>
            </w:tcBorders>
            <w:shd w:val="clear" w:color="auto" w:fill="auto"/>
            <w:hideMark/>
          </w:tcPr>
          <w:p w14:paraId="54BD0C83" w14:textId="77777777" w:rsidR="00DE4B6F" w:rsidRPr="00C35B57" w:rsidRDefault="00DE4B6F" w:rsidP="00DE4B6F">
            <w:pPr>
              <w:spacing w:after="0" w:line="240" w:lineRule="auto"/>
              <w:jc w:val="left"/>
              <w:textAlignment w:val="baseline"/>
              <w:rPr>
                <w:rFonts w:ascii="Times New Roman" w:hAnsi="Times New Roman"/>
                <w:sz w:val="24"/>
                <w:szCs w:val="24"/>
              </w:rPr>
            </w:pPr>
            <w:r w:rsidRPr="00C35B57">
              <w:rPr>
                <w:rFonts w:cs="Arial"/>
                <w:sz w:val="18"/>
                <w:szCs w:val="18"/>
              </w:rPr>
              <w:t>Multiple horticultural crops per season in a warm climate. </w:t>
            </w:r>
          </w:p>
        </w:tc>
      </w:tr>
      <w:tr w:rsidR="00DE4B6F" w:rsidRPr="00C35B57" w14:paraId="62D61D7D" w14:textId="77777777" w:rsidTr="00714795">
        <w:trPr>
          <w:jc w:val="center"/>
        </w:trPr>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58CF2D9A"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Same </w:t>
            </w:r>
          </w:p>
        </w:tc>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1F155B78"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Different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1162BB00"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Same </w:t>
            </w:r>
          </w:p>
        </w:tc>
        <w:tc>
          <w:tcPr>
            <w:tcW w:w="5880" w:type="dxa"/>
            <w:tcBorders>
              <w:top w:val="single" w:sz="6" w:space="0" w:color="auto"/>
              <w:left w:val="single" w:sz="6" w:space="0" w:color="auto"/>
              <w:bottom w:val="single" w:sz="6" w:space="0" w:color="auto"/>
              <w:right w:val="single" w:sz="6" w:space="0" w:color="auto"/>
            </w:tcBorders>
            <w:shd w:val="clear" w:color="auto" w:fill="auto"/>
            <w:hideMark/>
          </w:tcPr>
          <w:p w14:paraId="13ACAF84" w14:textId="77777777" w:rsidR="00DE4B6F" w:rsidRPr="00C35B57" w:rsidRDefault="00DE4B6F" w:rsidP="00DE4B6F">
            <w:pPr>
              <w:spacing w:after="0" w:line="240" w:lineRule="auto"/>
              <w:jc w:val="left"/>
              <w:textAlignment w:val="baseline"/>
              <w:rPr>
                <w:rFonts w:ascii="Times New Roman" w:hAnsi="Times New Roman"/>
                <w:sz w:val="24"/>
                <w:szCs w:val="24"/>
              </w:rPr>
            </w:pPr>
            <w:r w:rsidRPr="00C35B57">
              <w:rPr>
                <w:rFonts w:cs="Arial"/>
                <w:sz w:val="18"/>
                <w:szCs w:val="18"/>
              </w:rPr>
              <w:t>Different management or traceability needs require separate record-keeping. This can reflect a setting where parts of a field have different customers, or a blocked arrangement on a citrus grove or vineyard. </w:t>
            </w:r>
          </w:p>
        </w:tc>
      </w:tr>
      <w:tr w:rsidR="00DE4B6F" w:rsidRPr="00C35B57" w14:paraId="253180E8" w14:textId="77777777" w:rsidTr="00714795">
        <w:trPr>
          <w:jc w:val="center"/>
        </w:trPr>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4B3629A3"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Same </w:t>
            </w:r>
          </w:p>
        </w:tc>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77E83B43"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Different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23366C82"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Different </w:t>
            </w:r>
          </w:p>
        </w:tc>
        <w:tc>
          <w:tcPr>
            <w:tcW w:w="5880" w:type="dxa"/>
            <w:tcBorders>
              <w:top w:val="single" w:sz="6" w:space="0" w:color="auto"/>
              <w:left w:val="single" w:sz="6" w:space="0" w:color="auto"/>
              <w:bottom w:val="single" w:sz="6" w:space="0" w:color="auto"/>
              <w:right w:val="single" w:sz="6" w:space="0" w:color="auto"/>
            </w:tcBorders>
            <w:shd w:val="clear" w:color="auto" w:fill="auto"/>
            <w:hideMark/>
          </w:tcPr>
          <w:p w14:paraId="79ED71BE" w14:textId="77777777" w:rsidR="00DE4B6F" w:rsidRPr="00C35B57" w:rsidRDefault="00DE4B6F" w:rsidP="00DE4B6F">
            <w:pPr>
              <w:spacing w:after="0" w:line="240" w:lineRule="auto"/>
              <w:jc w:val="left"/>
              <w:textAlignment w:val="baseline"/>
              <w:rPr>
                <w:rFonts w:ascii="Times New Roman" w:hAnsi="Times New Roman"/>
                <w:sz w:val="24"/>
                <w:szCs w:val="24"/>
              </w:rPr>
            </w:pPr>
            <w:r w:rsidRPr="00C35B57">
              <w:rPr>
                <w:rFonts w:cs="Arial"/>
                <w:sz w:val="18"/>
                <w:szCs w:val="18"/>
              </w:rPr>
              <w:t>Successive plantings of the same crop but with different spatial footprints (e.g. due to different guidance patterns during planting). </w:t>
            </w:r>
          </w:p>
        </w:tc>
      </w:tr>
      <w:tr w:rsidR="00DE4B6F" w:rsidRPr="00C35B57" w14:paraId="6864161F" w14:textId="77777777" w:rsidTr="00714795">
        <w:trPr>
          <w:jc w:val="center"/>
        </w:trPr>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772B19EC"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Different </w:t>
            </w:r>
          </w:p>
        </w:tc>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4B8E642D"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Same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30A5EC7D"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Same </w:t>
            </w:r>
          </w:p>
        </w:tc>
        <w:tc>
          <w:tcPr>
            <w:tcW w:w="5880" w:type="dxa"/>
            <w:tcBorders>
              <w:top w:val="single" w:sz="6" w:space="0" w:color="auto"/>
              <w:left w:val="single" w:sz="6" w:space="0" w:color="auto"/>
              <w:bottom w:val="single" w:sz="6" w:space="0" w:color="auto"/>
              <w:right w:val="single" w:sz="6" w:space="0" w:color="auto"/>
            </w:tcBorders>
            <w:shd w:val="clear" w:color="auto" w:fill="auto"/>
            <w:hideMark/>
          </w:tcPr>
          <w:p w14:paraId="686E3E97" w14:textId="77777777" w:rsidR="00DE4B6F" w:rsidRPr="00C35B57" w:rsidRDefault="00DE4B6F" w:rsidP="00DE4B6F">
            <w:pPr>
              <w:spacing w:after="0" w:line="240" w:lineRule="auto"/>
              <w:jc w:val="left"/>
              <w:textAlignment w:val="baseline"/>
              <w:rPr>
                <w:rFonts w:ascii="Times New Roman" w:hAnsi="Times New Roman"/>
                <w:sz w:val="24"/>
                <w:szCs w:val="24"/>
              </w:rPr>
            </w:pPr>
            <w:r w:rsidRPr="00C35B57">
              <w:rPr>
                <w:rFonts w:cs="Arial"/>
                <w:sz w:val="18"/>
                <w:szCs w:val="18"/>
              </w:rPr>
              <w:t>Can correspond to a tightly intercropped pair of crops or varieties, where it is not practical to separate them geographically.  </w:t>
            </w:r>
          </w:p>
        </w:tc>
      </w:tr>
      <w:tr w:rsidR="00DE4B6F" w:rsidRPr="00C35B57" w14:paraId="53D065CD" w14:textId="77777777" w:rsidTr="00714795">
        <w:trPr>
          <w:jc w:val="center"/>
        </w:trPr>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62B19959"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Different </w:t>
            </w:r>
          </w:p>
        </w:tc>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5254CF5C"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Same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1AA3E912"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Different </w:t>
            </w:r>
          </w:p>
        </w:tc>
        <w:tc>
          <w:tcPr>
            <w:tcW w:w="5880" w:type="dxa"/>
            <w:tcBorders>
              <w:top w:val="single" w:sz="6" w:space="0" w:color="auto"/>
              <w:left w:val="single" w:sz="6" w:space="0" w:color="auto"/>
              <w:bottom w:val="single" w:sz="6" w:space="0" w:color="auto"/>
              <w:right w:val="single" w:sz="6" w:space="0" w:color="auto"/>
            </w:tcBorders>
            <w:shd w:val="clear" w:color="auto" w:fill="auto"/>
            <w:hideMark/>
          </w:tcPr>
          <w:p w14:paraId="1D31198E" w14:textId="77777777" w:rsidR="00DE4B6F" w:rsidRPr="00C35B57" w:rsidRDefault="00DE4B6F" w:rsidP="00DE4B6F">
            <w:pPr>
              <w:spacing w:after="0" w:line="240" w:lineRule="auto"/>
              <w:jc w:val="left"/>
              <w:textAlignment w:val="baseline"/>
              <w:rPr>
                <w:rFonts w:ascii="Times New Roman" w:hAnsi="Times New Roman"/>
                <w:sz w:val="24"/>
                <w:szCs w:val="24"/>
              </w:rPr>
            </w:pPr>
            <w:r w:rsidRPr="00C35B57">
              <w:rPr>
                <w:rFonts w:cs="Arial"/>
                <w:sz w:val="18"/>
                <w:szCs w:val="18"/>
              </w:rPr>
              <w:t>Crop rotation. </w:t>
            </w:r>
          </w:p>
          <w:p w14:paraId="7FAE1108" w14:textId="7FB4BECF" w:rsidR="00DE4B6F" w:rsidRPr="00C35B57" w:rsidRDefault="00DE4B6F" w:rsidP="00DE4B6F">
            <w:pPr>
              <w:spacing w:after="0" w:line="240" w:lineRule="auto"/>
              <w:jc w:val="left"/>
              <w:textAlignment w:val="baseline"/>
              <w:rPr>
                <w:rFonts w:ascii="Times New Roman" w:hAnsi="Times New Roman"/>
                <w:sz w:val="24"/>
                <w:szCs w:val="24"/>
              </w:rPr>
            </w:pPr>
            <w:r w:rsidRPr="00C35B57">
              <w:rPr>
                <w:rFonts w:cs="Arial"/>
                <w:sz w:val="18"/>
                <w:szCs w:val="18"/>
              </w:rPr>
              <w:t xml:space="preserve">Note that the timeframes do not have to be mutually exclusive. For example, a cover crop can be sown before the preceding crop is harvested. The cover crop would correspond to a different </w:t>
            </w:r>
            <w:proofErr w:type="spellStart"/>
            <w:r w:rsidRPr="00C35B57">
              <w:rPr>
                <w:rFonts w:cs="Arial"/>
                <w:sz w:val="18"/>
                <w:szCs w:val="18"/>
              </w:rPr>
              <w:t>cropzone</w:t>
            </w:r>
            <w:proofErr w:type="spellEnd"/>
            <w:r w:rsidRPr="00C35B57">
              <w:rPr>
                <w:rFonts w:cs="Arial"/>
                <w:sz w:val="18"/>
                <w:szCs w:val="18"/>
              </w:rPr>
              <w:t xml:space="preserve">, as the Standard defines a </w:t>
            </w:r>
            <w:proofErr w:type="spellStart"/>
            <w:r w:rsidRPr="00C35B57">
              <w:rPr>
                <w:rFonts w:cs="Arial"/>
                <w:sz w:val="18"/>
                <w:szCs w:val="18"/>
              </w:rPr>
              <w:t>cropzone</w:t>
            </w:r>
            <w:proofErr w:type="spellEnd"/>
            <w:r w:rsidRPr="00C35B57">
              <w:rPr>
                <w:rFonts w:cs="Arial"/>
                <w:sz w:val="18"/>
                <w:szCs w:val="18"/>
              </w:rPr>
              <w:t xml:space="preserve"> as a spatial region where a given crop is being sown during a given time interval.  </w:t>
            </w:r>
          </w:p>
        </w:tc>
      </w:tr>
      <w:tr w:rsidR="00DE4B6F" w:rsidRPr="00C35B57" w14:paraId="4C6DE6D6" w14:textId="77777777" w:rsidTr="00714795">
        <w:trPr>
          <w:jc w:val="center"/>
        </w:trPr>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7CDE5A16"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Different </w:t>
            </w:r>
          </w:p>
        </w:tc>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7932FE6B"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Different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34573599"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Same </w:t>
            </w:r>
          </w:p>
        </w:tc>
        <w:tc>
          <w:tcPr>
            <w:tcW w:w="5880" w:type="dxa"/>
            <w:tcBorders>
              <w:top w:val="single" w:sz="6" w:space="0" w:color="auto"/>
              <w:left w:val="single" w:sz="6" w:space="0" w:color="auto"/>
              <w:bottom w:val="single" w:sz="6" w:space="0" w:color="auto"/>
              <w:right w:val="single" w:sz="6" w:space="0" w:color="auto"/>
            </w:tcBorders>
            <w:shd w:val="clear" w:color="auto" w:fill="auto"/>
            <w:hideMark/>
          </w:tcPr>
          <w:p w14:paraId="10B009A0" w14:textId="77777777" w:rsidR="00DE4B6F" w:rsidRPr="00C35B57" w:rsidRDefault="00DE4B6F" w:rsidP="00DE4B6F">
            <w:pPr>
              <w:spacing w:after="0" w:line="240" w:lineRule="auto"/>
              <w:jc w:val="left"/>
              <w:textAlignment w:val="baseline"/>
              <w:rPr>
                <w:rFonts w:ascii="Times New Roman" w:hAnsi="Times New Roman"/>
                <w:sz w:val="24"/>
                <w:szCs w:val="24"/>
              </w:rPr>
            </w:pPr>
            <w:r w:rsidRPr="00C35B57">
              <w:rPr>
                <w:rFonts w:cs="Arial"/>
                <w:sz w:val="18"/>
                <w:szCs w:val="18"/>
              </w:rPr>
              <w:t>Block pattern in a field growing different horticultural crops in a single crop (short) growing season. </w:t>
            </w:r>
          </w:p>
        </w:tc>
      </w:tr>
      <w:tr w:rsidR="00DE4B6F" w:rsidRPr="00C35B57" w14:paraId="75439D43" w14:textId="77777777" w:rsidTr="00714795">
        <w:trPr>
          <w:jc w:val="center"/>
        </w:trPr>
        <w:tc>
          <w:tcPr>
            <w:tcW w:w="1185" w:type="dxa"/>
            <w:tcBorders>
              <w:top w:val="single" w:sz="6" w:space="0" w:color="auto"/>
              <w:left w:val="single" w:sz="6" w:space="0" w:color="auto"/>
              <w:bottom w:val="single" w:sz="6" w:space="0" w:color="auto"/>
              <w:right w:val="single" w:sz="6" w:space="0" w:color="auto"/>
            </w:tcBorders>
            <w:shd w:val="clear" w:color="auto" w:fill="auto"/>
            <w:hideMark/>
          </w:tcPr>
          <w:p w14:paraId="2F3D83EC"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Different </w:t>
            </w:r>
          </w:p>
        </w:tc>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65FAC8F4"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Different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60FC18C6" w14:textId="77777777" w:rsidR="00DE4B6F" w:rsidRPr="00C35B57" w:rsidRDefault="00DE4B6F" w:rsidP="00DE4B6F">
            <w:pPr>
              <w:spacing w:after="0" w:line="240" w:lineRule="auto"/>
              <w:jc w:val="center"/>
              <w:textAlignment w:val="baseline"/>
              <w:rPr>
                <w:rFonts w:ascii="Times New Roman" w:hAnsi="Times New Roman"/>
                <w:sz w:val="24"/>
                <w:szCs w:val="24"/>
              </w:rPr>
            </w:pPr>
            <w:r w:rsidRPr="00C35B57">
              <w:rPr>
                <w:rFonts w:cs="Arial"/>
                <w:sz w:val="18"/>
                <w:szCs w:val="18"/>
              </w:rPr>
              <w:t>Different </w:t>
            </w:r>
          </w:p>
        </w:tc>
        <w:tc>
          <w:tcPr>
            <w:tcW w:w="5880" w:type="dxa"/>
            <w:tcBorders>
              <w:top w:val="single" w:sz="6" w:space="0" w:color="auto"/>
              <w:left w:val="single" w:sz="6" w:space="0" w:color="auto"/>
              <w:bottom w:val="single" w:sz="6" w:space="0" w:color="auto"/>
              <w:right w:val="single" w:sz="6" w:space="0" w:color="auto"/>
            </w:tcBorders>
            <w:shd w:val="clear" w:color="auto" w:fill="auto"/>
            <w:hideMark/>
          </w:tcPr>
          <w:p w14:paraId="424F3F7E" w14:textId="540905EE" w:rsidR="00DE4B6F" w:rsidRPr="00C35B57" w:rsidRDefault="00DE4B6F" w:rsidP="00DE4B6F">
            <w:pPr>
              <w:spacing w:after="0" w:line="240" w:lineRule="auto"/>
              <w:textAlignment w:val="baseline"/>
              <w:rPr>
                <w:rFonts w:ascii="Times New Roman" w:hAnsi="Times New Roman"/>
                <w:sz w:val="24"/>
                <w:szCs w:val="24"/>
              </w:rPr>
            </w:pPr>
            <w:r w:rsidRPr="00C35B57">
              <w:rPr>
                <w:rFonts w:cs="Arial"/>
                <w:sz w:val="18"/>
                <w:szCs w:val="18"/>
              </w:rPr>
              <w:t>Block pattern in a field growing different horticultural crops in a multiple crop (long) growing season. </w:t>
            </w:r>
          </w:p>
        </w:tc>
      </w:tr>
    </w:tbl>
    <w:p w14:paraId="1B4B26ED" w14:textId="5BA90C84" w:rsidR="00B150A1" w:rsidRPr="00C35B57" w:rsidRDefault="00B150A1" w:rsidP="00B150A1"/>
    <w:p w14:paraId="7A966FB1" w14:textId="2593E04E" w:rsidR="00D9539B" w:rsidRPr="00C35B57" w:rsidRDefault="008A0FD7" w:rsidP="00D9539B">
      <w:pPr>
        <w:pStyle w:val="Heading3"/>
      </w:pPr>
      <w:bookmarkStart w:id="119" w:name="_Toc160650458"/>
      <w:commentRangeStart w:id="120"/>
      <w:r w:rsidRPr="00C35B57">
        <w:t>9.2.11</w:t>
      </w:r>
      <w:r w:rsidR="00D9539B" w:rsidRPr="00C35B57">
        <w:tab/>
      </w:r>
      <w:r w:rsidR="004B5FF9">
        <w:tab/>
      </w:r>
      <w:r w:rsidR="004B5FF9">
        <w:tab/>
      </w:r>
      <w:proofErr w:type="spellStart"/>
      <w:r w:rsidR="00166260">
        <w:t>Configuration</w:t>
      </w:r>
      <w:r w:rsidR="00D9539B" w:rsidRPr="00C35B57">
        <w:t>DataPedigreeEnum</w:t>
      </w:r>
      <w:bookmarkEnd w:id="119"/>
      <w:commentRangeEnd w:id="120"/>
      <w:proofErr w:type="spellEnd"/>
      <w:r w:rsidR="008A4810">
        <w:rPr>
          <w:rStyle w:val="CommentReference"/>
          <w:b w:val="0"/>
        </w:rPr>
        <w:commentReference w:id="120"/>
      </w:r>
    </w:p>
    <w:p w14:paraId="1C8ADF10" w14:textId="20BE1312" w:rsidR="00BF1A13" w:rsidRDefault="00605E95" w:rsidP="00BF1A13">
      <w:pPr>
        <w:spacing w:after="0" w:line="240" w:lineRule="auto"/>
        <w:textAlignment w:val="baseline"/>
        <w:rPr>
          <w:rFonts w:cs="Arial"/>
        </w:rPr>
      </w:pPr>
      <w:r>
        <w:rPr>
          <w:rFonts w:cs="Arial"/>
        </w:rPr>
        <w:t>S</w:t>
      </w:r>
      <w:r w:rsidR="00BF1A13" w:rsidRPr="00C35B57">
        <w:rPr>
          <w:rFonts w:cs="Arial"/>
        </w:rPr>
        <w:t xml:space="preserve">etup data </w:t>
      </w:r>
      <w:r>
        <w:rPr>
          <w:rFonts w:cs="Arial"/>
        </w:rPr>
        <w:t>can change over time</w:t>
      </w:r>
      <w:r w:rsidR="00BF1A13" w:rsidRPr="00C35B57">
        <w:rPr>
          <w:rFonts w:cs="Arial"/>
        </w:rPr>
        <w:t>. Different data providers manage this change in different ways; this enumeration in Table 1</w:t>
      </w:r>
      <w:r w:rsidR="00771AD2">
        <w:rPr>
          <w:rFonts w:cs="Arial"/>
        </w:rPr>
        <w:t>4</w:t>
      </w:r>
      <w:r w:rsidR="00BF1A13" w:rsidRPr="00C35B57">
        <w:rPr>
          <w:rFonts w:cs="Arial"/>
        </w:rPr>
        <w:t xml:space="preserve"> lists the different possible strategies. Users will need to act accordingly, as the accuracy of historical records in the context of a </w:t>
      </w:r>
      <w:r w:rsidR="00AF7FDA">
        <w:rPr>
          <w:rFonts w:cs="Arial"/>
        </w:rPr>
        <w:t>LATEST_ONLY</w:t>
      </w:r>
      <w:r w:rsidR="00AF7FDA" w:rsidRPr="00C35B57">
        <w:rPr>
          <w:rFonts w:cs="Arial"/>
        </w:rPr>
        <w:t xml:space="preserve"> </w:t>
      </w:r>
      <w:r w:rsidR="00BF1A13" w:rsidRPr="00C35B57">
        <w:rPr>
          <w:rFonts w:cs="Arial"/>
        </w:rPr>
        <w:t>strategy, for example, would suffer unless the user were keeping copies of successive versions of the setup. </w:t>
      </w:r>
    </w:p>
    <w:p w14:paraId="2E835AF9" w14:textId="77777777" w:rsidR="00605E95" w:rsidRDefault="00605E95" w:rsidP="00BF1A13">
      <w:pPr>
        <w:spacing w:after="0" w:line="240" w:lineRule="auto"/>
        <w:textAlignment w:val="baseline"/>
        <w:rPr>
          <w:rFonts w:cs="Arial"/>
        </w:rPr>
      </w:pPr>
    </w:p>
    <w:p w14:paraId="0F2FD2B4" w14:textId="1AD20FD3" w:rsidR="00605E95" w:rsidRPr="00C35B57" w:rsidRDefault="00605E95" w:rsidP="00605E95">
      <w:pPr>
        <w:pStyle w:val="Note"/>
      </w:pPr>
      <w:r>
        <w:t>Note: This class is used in other parts of the standard.</w:t>
      </w:r>
    </w:p>
    <w:p w14:paraId="245C76F2" w14:textId="77777777" w:rsidR="00BF1A13" w:rsidRPr="00C35B57" w:rsidRDefault="00BF1A13" w:rsidP="00BF1A13">
      <w:pPr>
        <w:spacing w:after="0" w:line="240" w:lineRule="auto"/>
        <w:textAlignment w:val="baseline"/>
        <w:rPr>
          <w:rFonts w:ascii="Segoe UI" w:hAnsi="Segoe UI" w:cs="Segoe UI"/>
          <w:sz w:val="18"/>
          <w:szCs w:val="18"/>
        </w:rPr>
      </w:pPr>
    </w:p>
    <w:p w14:paraId="169C1FBD" w14:textId="0A4AF35A" w:rsidR="00BF1A13" w:rsidRPr="00C35B57" w:rsidRDefault="00BF1A13" w:rsidP="00BF1A13">
      <w:pPr>
        <w:spacing w:after="0" w:line="240" w:lineRule="auto"/>
        <w:jc w:val="center"/>
        <w:textAlignment w:val="baseline"/>
        <w:rPr>
          <w:rFonts w:cs="Arial"/>
          <w:b/>
          <w:bCs/>
        </w:rPr>
      </w:pPr>
      <w:r w:rsidRPr="00C35B57">
        <w:rPr>
          <w:rFonts w:cs="Arial"/>
          <w:b/>
          <w:bCs/>
        </w:rPr>
        <w:t>Table 1</w:t>
      </w:r>
      <w:r w:rsidR="00771AD2">
        <w:rPr>
          <w:rFonts w:cs="Arial"/>
          <w:b/>
          <w:bCs/>
        </w:rPr>
        <w:t>4</w:t>
      </w:r>
      <w:r w:rsidRPr="00C35B57">
        <w:rPr>
          <w:rFonts w:cs="Arial"/>
          <w:b/>
          <w:bCs/>
        </w:rPr>
        <w:t xml:space="preserve"> – Setup data pedigree </w:t>
      </w:r>
    </w:p>
    <w:p w14:paraId="4A098CBD" w14:textId="77777777" w:rsidR="00BF1A13" w:rsidRPr="00C35B57" w:rsidRDefault="00BF1A13" w:rsidP="00BF1A13">
      <w:pPr>
        <w:spacing w:after="0" w:line="240" w:lineRule="auto"/>
        <w:jc w:val="center"/>
        <w:textAlignment w:val="baseline"/>
        <w:rPr>
          <w:rFonts w:ascii="Segoe UI" w:hAnsi="Segoe UI" w:cs="Segoe UI"/>
          <w:b/>
          <w:bCs/>
          <w:sz w:val="18"/>
          <w:szCs w:val="18"/>
        </w:rPr>
      </w:pPr>
    </w:p>
    <w:tbl>
      <w:tblPr>
        <w:tblW w:w="973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72"/>
        <w:gridCol w:w="6863"/>
      </w:tblGrid>
      <w:tr w:rsidR="00BF1A13" w:rsidRPr="00C35B57" w14:paraId="1E080273" w14:textId="77777777" w:rsidTr="008266D2">
        <w:trPr>
          <w:jc w:val="center"/>
        </w:trPr>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7E7A4E9A" w14:textId="77777777" w:rsidR="00BF1A13" w:rsidRPr="00C35B57" w:rsidRDefault="00BF1A13" w:rsidP="00BF1A13">
            <w:pPr>
              <w:spacing w:after="0" w:line="240" w:lineRule="auto"/>
              <w:jc w:val="center"/>
              <w:textAlignment w:val="baseline"/>
              <w:rPr>
                <w:rFonts w:ascii="Times New Roman" w:hAnsi="Times New Roman"/>
                <w:sz w:val="24"/>
                <w:szCs w:val="24"/>
              </w:rPr>
            </w:pPr>
            <w:r w:rsidRPr="00C35B57">
              <w:rPr>
                <w:rFonts w:cs="Arial"/>
                <w:b/>
                <w:bCs/>
                <w:sz w:val="18"/>
                <w:szCs w:val="18"/>
              </w:rPr>
              <w:t>Value</w:t>
            </w:r>
            <w:r w:rsidRPr="00C35B57">
              <w:rPr>
                <w:rFonts w:cs="Arial"/>
                <w:sz w:val="18"/>
                <w:szCs w:val="18"/>
              </w:rPr>
              <w:t> </w:t>
            </w:r>
          </w:p>
        </w:tc>
        <w:tc>
          <w:tcPr>
            <w:tcW w:w="6863" w:type="dxa"/>
            <w:tcBorders>
              <w:top w:val="single" w:sz="6" w:space="0" w:color="auto"/>
              <w:left w:val="single" w:sz="6" w:space="0" w:color="auto"/>
              <w:bottom w:val="single" w:sz="6" w:space="0" w:color="auto"/>
              <w:right w:val="single" w:sz="6" w:space="0" w:color="auto"/>
            </w:tcBorders>
            <w:shd w:val="clear" w:color="auto" w:fill="auto"/>
            <w:hideMark/>
          </w:tcPr>
          <w:p w14:paraId="35266BF2" w14:textId="77777777" w:rsidR="00BF1A13" w:rsidRPr="00C35B57" w:rsidRDefault="00BF1A13" w:rsidP="00BF1A13">
            <w:pPr>
              <w:spacing w:after="0" w:line="240" w:lineRule="auto"/>
              <w:jc w:val="center"/>
              <w:textAlignment w:val="baseline"/>
              <w:rPr>
                <w:rFonts w:ascii="Times New Roman" w:hAnsi="Times New Roman"/>
                <w:sz w:val="24"/>
                <w:szCs w:val="24"/>
              </w:rPr>
            </w:pPr>
            <w:r w:rsidRPr="00C35B57">
              <w:rPr>
                <w:rFonts w:cs="Arial"/>
                <w:b/>
                <w:bCs/>
                <w:sz w:val="18"/>
                <w:szCs w:val="18"/>
              </w:rPr>
              <w:t>Annotation</w:t>
            </w:r>
            <w:r w:rsidRPr="00C35B57">
              <w:rPr>
                <w:rFonts w:cs="Arial"/>
                <w:sz w:val="18"/>
                <w:szCs w:val="18"/>
              </w:rPr>
              <w:t> </w:t>
            </w:r>
          </w:p>
        </w:tc>
      </w:tr>
      <w:tr w:rsidR="00BF1A13" w:rsidRPr="00C35B57" w14:paraId="0386C2C9" w14:textId="77777777" w:rsidTr="008266D2">
        <w:trPr>
          <w:jc w:val="center"/>
        </w:trPr>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3452BFF5" w14:textId="26DE4E86" w:rsidR="00BF1A13" w:rsidRPr="00C35B57" w:rsidRDefault="00433D56" w:rsidP="00BF1A13">
            <w:pPr>
              <w:spacing w:after="0" w:line="240" w:lineRule="auto"/>
              <w:jc w:val="center"/>
              <w:textAlignment w:val="baseline"/>
              <w:rPr>
                <w:rFonts w:ascii="Times New Roman" w:hAnsi="Times New Roman"/>
                <w:sz w:val="24"/>
                <w:szCs w:val="24"/>
              </w:rPr>
            </w:pPr>
            <w:r>
              <w:rPr>
                <w:rFonts w:cs="Arial"/>
                <w:sz w:val="18"/>
                <w:szCs w:val="18"/>
              </w:rPr>
              <w:t>LATEST_ONLY</w:t>
            </w:r>
            <w:r w:rsidRPr="00C35B57">
              <w:rPr>
                <w:rFonts w:cs="Arial"/>
                <w:sz w:val="18"/>
                <w:szCs w:val="18"/>
              </w:rPr>
              <w:t> </w:t>
            </w:r>
          </w:p>
        </w:tc>
        <w:tc>
          <w:tcPr>
            <w:tcW w:w="6863" w:type="dxa"/>
            <w:tcBorders>
              <w:top w:val="single" w:sz="6" w:space="0" w:color="auto"/>
              <w:left w:val="single" w:sz="6" w:space="0" w:color="auto"/>
              <w:bottom w:val="single" w:sz="6" w:space="0" w:color="auto"/>
              <w:right w:val="single" w:sz="6" w:space="0" w:color="auto"/>
            </w:tcBorders>
            <w:shd w:val="clear" w:color="auto" w:fill="auto"/>
            <w:hideMark/>
          </w:tcPr>
          <w:p w14:paraId="659AED19" w14:textId="77777777" w:rsidR="00BF1A13" w:rsidRPr="00C35B57" w:rsidRDefault="00BF1A13" w:rsidP="00BF1A13">
            <w:pPr>
              <w:spacing w:after="0" w:line="240" w:lineRule="auto"/>
              <w:jc w:val="left"/>
              <w:textAlignment w:val="baseline"/>
              <w:rPr>
                <w:rFonts w:ascii="Times New Roman" w:hAnsi="Times New Roman"/>
                <w:sz w:val="24"/>
                <w:szCs w:val="24"/>
              </w:rPr>
            </w:pPr>
            <w:r w:rsidRPr="00C35B57">
              <w:rPr>
                <w:rFonts w:cs="Arial"/>
                <w:sz w:val="18"/>
                <w:szCs w:val="18"/>
              </w:rPr>
              <w:t xml:space="preserve">Indicates a situation where the data provider only keeps the most recent system setup record. In these situations, it is incumbent upon the user to access and store the latest setup data frequently, </w:t>
            </w:r>
            <w:proofErr w:type="gramStart"/>
            <w:r w:rsidRPr="00C35B57">
              <w:rPr>
                <w:rFonts w:cs="Arial"/>
                <w:sz w:val="18"/>
                <w:szCs w:val="18"/>
              </w:rPr>
              <w:t>so as to</w:t>
            </w:r>
            <w:proofErr w:type="gramEnd"/>
            <w:r w:rsidRPr="00C35B57">
              <w:rPr>
                <w:rFonts w:cs="Arial"/>
                <w:sz w:val="18"/>
                <w:szCs w:val="18"/>
              </w:rPr>
              <w:t xml:space="preserve"> not introduce uncertainty regarding what version of the setup data record corresponds to any given downloaded historical record. </w:t>
            </w:r>
          </w:p>
        </w:tc>
      </w:tr>
      <w:tr w:rsidR="00BF1A13" w:rsidRPr="00C35B57" w14:paraId="3E6592D5" w14:textId="77777777" w:rsidTr="008266D2">
        <w:trPr>
          <w:jc w:val="center"/>
        </w:trPr>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63EB3F4E" w14:textId="397737A2" w:rsidR="00BF1A13" w:rsidRPr="00C35B57" w:rsidRDefault="00AF7FDA" w:rsidP="00BF1A13">
            <w:pPr>
              <w:spacing w:after="0" w:line="240" w:lineRule="auto"/>
              <w:jc w:val="center"/>
              <w:textAlignment w:val="baseline"/>
              <w:rPr>
                <w:rFonts w:ascii="Times New Roman" w:hAnsi="Times New Roman"/>
                <w:sz w:val="24"/>
                <w:szCs w:val="24"/>
              </w:rPr>
            </w:pPr>
            <w:r w:rsidRPr="00AF7FDA">
              <w:rPr>
                <w:rFonts w:cs="Arial"/>
                <w:sz w:val="18"/>
                <w:szCs w:val="18"/>
              </w:rPr>
              <w:t>MATCHED_BY_TIME_INTERVAL</w:t>
            </w:r>
          </w:p>
        </w:tc>
        <w:tc>
          <w:tcPr>
            <w:tcW w:w="6863" w:type="dxa"/>
            <w:tcBorders>
              <w:top w:val="single" w:sz="6" w:space="0" w:color="auto"/>
              <w:left w:val="single" w:sz="6" w:space="0" w:color="auto"/>
              <w:bottom w:val="single" w:sz="6" w:space="0" w:color="auto"/>
              <w:right w:val="single" w:sz="6" w:space="0" w:color="auto"/>
            </w:tcBorders>
            <w:shd w:val="clear" w:color="auto" w:fill="auto"/>
            <w:hideMark/>
          </w:tcPr>
          <w:p w14:paraId="52E88C92" w14:textId="77777777" w:rsidR="00BF1A13" w:rsidRPr="00C35B57" w:rsidRDefault="00BF1A13" w:rsidP="00BF1A13">
            <w:pPr>
              <w:spacing w:after="0" w:line="240" w:lineRule="auto"/>
              <w:jc w:val="left"/>
              <w:textAlignment w:val="baseline"/>
              <w:rPr>
                <w:rFonts w:ascii="Times New Roman" w:hAnsi="Times New Roman"/>
                <w:sz w:val="24"/>
                <w:szCs w:val="24"/>
              </w:rPr>
            </w:pPr>
            <w:r w:rsidRPr="00C35B57">
              <w:rPr>
                <w:rFonts w:cs="Arial"/>
                <w:sz w:val="18"/>
                <w:szCs w:val="18"/>
              </w:rPr>
              <w:t>Indicates a situation where the data provider keeps a time series of setup records, with timestamps such that data records can subsequently be sourced referencing the corresponding setup record. This eliminates the possibility of error whereby a user also cites a data record with the incorrect setup record. </w:t>
            </w:r>
          </w:p>
        </w:tc>
      </w:tr>
      <w:tr w:rsidR="00BF1A13" w:rsidRPr="00C35B57" w14:paraId="21630B0C" w14:textId="77777777" w:rsidTr="008266D2">
        <w:trPr>
          <w:jc w:val="center"/>
        </w:trPr>
        <w:tc>
          <w:tcPr>
            <w:tcW w:w="2872" w:type="dxa"/>
            <w:tcBorders>
              <w:top w:val="single" w:sz="6" w:space="0" w:color="auto"/>
              <w:left w:val="single" w:sz="6" w:space="0" w:color="auto"/>
              <w:bottom w:val="single" w:sz="6" w:space="0" w:color="auto"/>
              <w:right w:val="single" w:sz="6" w:space="0" w:color="auto"/>
            </w:tcBorders>
            <w:shd w:val="clear" w:color="auto" w:fill="auto"/>
            <w:hideMark/>
          </w:tcPr>
          <w:p w14:paraId="59BECE64" w14:textId="2D9E0A3C" w:rsidR="00BF1A13" w:rsidRPr="00C35B57" w:rsidRDefault="00AF7FDA" w:rsidP="00BF1A13">
            <w:pPr>
              <w:spacing w:after="0" w:line="240" w:lineRule="auto"/>
              <w:jc w:val="center"/>
              <w:textAlignment w:val="baseline"/>
              <w:rPr>
                <w:rFonts w:ascii="Times New Roman" w:hAnsi="Times New Roman"/>
                <w:sz w:val="24"/>
                <w:szCs w:val="24"/>
              </w:rPr>
            </w:pPr>
            <w:r>
              <w:rPr>
                <w:rFonts w:cs="Arial"/>
                <w:sz w:val="18"/>
                <w:szCs w:val="18"/>
              </w:rPr>
              <w:t>UNKNOWN</w:t>
            </w:r>
            <w:r w:rsidRPr="00C35B57">
              <w:rPr>
                <w:rFonts w:cs="Arial"/>
                <w:sz w:val="18"/>
                <w:szCs w:val="18"/>
              </w:rPr>
              <w:t> </w:t>
            </w:r>
          </w:p>
        </w:tc>
        <w:tc>
          <w:tcPr>
            <w:tcW w:w="6863" w:type="dxa"/>
            <w:tcBorders>
              <w:top w:val="single" w:sz="6" w:space="0" w:color="auto"/>
              <w:left w:val="single" w:sz="6" w:space="0" w:color="auto"/>
              <w:bottom w:val="single" w:sz="6" w:space="0" w:color="auto"/>
              <w:right w:val="single" w:sz="6" w:space="0" w:color="auto"/>
            </w:tcBorders>
            <w:shd w:val="clear" w:color="auto" w:fill="auto"/>
            <w:hideMark/>
          </w:tcPr>
          <w:p w14:paraId="0800CA71" w14:textId="083C5B5E" w:rsidR="00BF1A13" w:rsidRPr="00C35B57" w:rsidRDefault="00BF1A13" w:rsidP="00BF1A13">
            <w:pPr>
              <w:spacing w:after="0" w:line="240" w:lineRule="auto"/>
              <w:jc w:val="left"/>
              <w:textAlignment w:val="baseline"/>
              <w:rPr>
                <w:rFonts w:ascii="Times New Roman" w:hAnsi="Times New Roman"/>
                <w:sz w:val="24"/>
                <w:szCs w:val="24"/>
              </w:rPr>
            </w:pPr>
            <w:r w:rsidRPr="00C35B57">
              <w:rPr>
                <w:rFonts w:cs="Arial"/>
                <w:sz w:val="18"/>
                <w:szCs w:val="18"/>
              </w:rPr>
              <w:t>Indicates a situation where the data provider</w:t>
            </w:r>
            <w:r w:rsidR="00227F5C">
              <w:rPr>
                <w:rFonts w:cs="Arial"/>
                <w:sz w:val="18"/>
                <w:szCs w:val="18"/>
              </w:rPr>
              <w:t>’</w:t>
            </w:r>
            <w:r w:rsidRPr="00C35B57">
              <w:rPr>
                <w:rFonts w:cs="Arial"/>
                <w:sz w:val="18"/>
                <w:szCs w:val="18"/>
              </w:rPr>
              <w:t xml:space="preserve">s strategy regarding versioning of system setup records is unclear, unknown, or unspecified. In these situations, users should act, as in the case of </w:t>
            </w:r>
            <w:proofErr w:type="spellStart"/>
            <w:proofErr w:type="gramStart"/>
            <w:r w:rsidRPr="00C35B57">
              <w:rPr>
                <w:rFonts w:cs="Arial"/>
                <w:sz w:val="18"/>
                <w:szCs w:val="18"/>
              </w:rPr>
              <w:t>LatestOnly</w:t>
            </w:r>
            <w:proofErr w:type="spellEnd"/>
            <w:r w:rsidRPr="00C35B57">
              <w:rPr>
                <w:rFonts w:cs="Arial"/>
                <w:sz w:val="18"/>
                <w:szCs w:val="18"/>
              </w:rPr>
              <w:t>;</w:t>
            </w:r>
            <w:proofErr w:type="gramEnd"/>
            <w:r w:rsidRPr="00C35B57">
              <w:rPr>
                <w:rFonts w:cs="Arial"/>
                <w:sz w:val="18"/>
                <w:szCs w:val="18"/>
              </w:rPr>
              <w:t xml:space="preserve"> i.e., access and store the latest setup data frequently, so as to not introduce uncertainty regarding what version of the setup data record corresponds to any given downloaded historical record. </w:t>
            </w:r>
          </w:p>
        </w:tc>
      </w:tr>
    </w:tbl>
    <w:p w14:paraId="5D9A114C" w14:textId="3F5C5D4D" w:rsidR="00D9539B" w:rsidRPr="00C35B57" w:rsidRDefault="00D9539B" w:rsidP="00B150A1"/>
    <w:p w14:paraId="09102669" w14:textId="05305648" w:rsidR="008A0FD7" w:rsidRPr="00C35B57" w:rsidRDefault="008A0FD7" w:rsidP="008A0FD7">
      <w:pPr>
        <w:pStyle w:val="Heading2"/>
      </w:pPr>
      <w:bookmarkStart w:id="121" w:name="_Toc160650459"/>
      <w:r w:rsidRPr="00C35B57">
        <w:t>9.3</w:t>
      </w:r>
      <w:r w:rsidRPr="00C35B57">
        <w:tab/>
      </w:r>
      <w:r w:rsidR="004B5FF9">
        <w:tab/>
      </w:r>
      <w:r w:rsidRPr="00C35B57">
        <w:t>Configuration Data</w:t>
      </w:r>
      <w:bookmarkEnd w:id="121"/>
    </w:p>
    <w:p w14:paraId="51206183" w14:textId="5711AC77" w:rsidR="00945350" w:rsidRPr="00C35B57" w:rsidRDefault="00945350" w:rsidP="00945350">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Configuration Data specifies the </w:t>
      </w:r>
      <w:proofErr w:type="gramStart"/>
      <w:r w:rsidRPr="00C35B57">
        <w:rPr>
          <w:rStyle w:val="normaltextrun"/>
          <w:rFonts w:ascii="Arial" w:hAnsi="Arial" w:cs="Arial"/>
          <w:sz w:val="20"/>
          <w:szCs w:val="20"/>
          <w:lang w:val="en-GB"/>
        </w:rPr>
        <w:t>particular state</w:t>
      </w:r>
      <w:proofErr w:type="gramEnd"/>
      <w:r w:rsidRPr="00C35B57">
        <w:rPr>
          <w:rStyle w:val="normaltextrun"/>
          <w:rFonts w:ascii="Arial" w:hAnsi="Arial" w:cs="Arial"/>
          <w:sz w:val="20"/>
          <w:szCs w:val="20"/>
          <w:lang w:val="en-GB"/>
        </w:rPr>
        <w:t xml:space="preserve"> of instances of things such as farm equipment and instruments</w:t>
      </w:r>
      <w:r w:rsidR="00A71DB6">
        <w:rPr>
          <w:rStyle w:val="normaltextrun"/>
          <w:rFonts w:ascii="Arial" w:hAnsi="Arial" w:cs="Arial"/>
          <w:sz w:val="20"/>
          <w:szCs w:val="20"/>
          <w:lang w:val="en-GB"/>
        </w:rPr>
        <w:t xml:space="preserve"> </w:t>
      </w:r>
      <w:r w:rsidRPr="00C35B57">
        <w:rPr>
          <w:rStyle w:val="normaltextrun"/>
          <w:rFonts w:ascii="Arial" w:hAnsi="Arial" w:cs="Arial"/>
          <w:sz w:val="20"/>
          <w:szCs w:val="20"/>
          <w:lang w:val="en-GB"/>
        </w:rPr>
        <w:t>(e.g. soil sensors, irrigation pivots, combines</w:t>
      </w:r>
      <w:r w:rsidRPr="2108B2FC">
        <w:rPr>
          <w:rStyle w:val="normaltextrun"/>
          <w:rFonts w:ascii="Arial" w:hAnsi="Arial" w:cs="Arial"/>
          <w:sz w:val="20"/>
          <w:szCs w:val="20"/>
          <w:lang w:val="en-GB"/>
        </w:rPr>
        <w:t>)</w:t>
      </w:r>
      <w:r w:rsidR="00A71DB6">
        <w:rPr>
          <w:rStyle w:val="normaltextrun"/>
          <w:rFonts w:ascii="Arial" w:hAnsi="Arial" w:cs="Arial"/>
          <w:sz w:val="20"/>
          <w:szCs w:val="20"/>
          <w:lang w:val="en-GB"/>
        </w:rPr>
        <w:t>.</w:t>
      </w:r>
      <w:r w:rsidRPr="00C35B57">
        <w:rPr>
          <w:rStyle w:val="normaltextrun"/>
          <w:rFonts w:ascii="Arial" w:hAnsi="Arial" w:cs="Arial"/>
          <w:sz w:val="20"/>
          <w:szCs w:val="20"/>
          <w:lang w:val="en-GB"/>
        </w:rPr>
        <w:t xml:space="preserve"> This may include their location, what they are connected to, who installed them, etc.</w:t>
      </w:r>
      <w:r w:rsidRPr="00C35B57">
        <w:rPr>
          <w:rStyle w:val="eop"/>
          <w:rFonts w:ascii="Arial" w:hAnsi="Arial" w:cs="Arial"/>
          <w:sz w:val="20"/>
          <w:szCs w:val="20"/>
          <w:lang w:val="en-GB"/>
        </w:rPr>
        <w:t> </w:t>
      </w:r>
    </w:p>
    <w:p w14:paraId="518F3401" w14:textId="77777777" w:rsidR="00945350" w:rsidRPr="00C35B57" w:rsidRDefault="00945350" w:rsidP="00945350">
      <w:pPr>
        <w:pStyle w:val="paragraph"/>
        <w:spacing w:before="0" w:beforeAutospacing="0" w:after="0" w:afterAutospacing="0"/>
        <w:jc w:val="both"/>
        <w:textAlignment w:val="baseline"/>
        <w:rPr>
          <w:rFonts w:ascii="Segoe UI" w:hAnsi="Segoe UI" w:cs="Segoe UI"/>
          <w:sz w:val="18"/>
          <w:szCs w:val="18"/>
          <w:lang w:val="en-GB"/>
        </w:rPr>
      </w:pPr>
    </w:p>
    <w:p w14:paraId="6249B9A0" w14:textId="2AFE1F8B" w:rsidR="00945350" w:rsidRPr="00C35B57" w:rsidRDefault="00945350" w:rsidP="00945350">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 xml:space="preserve">The material that follows is common to configuration data for both operations and observations. Specific information about Data Source Configuration </w:t>
      </w:r>
      <w:r w:rsidR="00A71DB6">
        <w:rPr>
          <w:rStyle w:val="normaltextrun"/>
          <w:rFonts w:ascii="Arial" w:hAnsi="Arial" w:cs="Arial"/>
          <w:sz w:val="20"/>
          <w:szCs w:val="20"/>
          <w:lang w:val="en-GB"/>
        </w:rPr>
        <w:t>and (</w:t>
      </w:r>
      <w:r w:rsidR="00A71DB6" w:rsidRPr="00C35B57">
        <w:rPr>
          <w:rStyle w:val="normaltextrun"/>
          <w:rFonts w:ascii="Arial" w:hAnsi="Arial" w:cs="Arial"/>
          <w:sz w:val="20"/>
          <w:szCs w:val="20"/>
          <w:lang w:val="en-GB"/>
        </w:rPr>
        <w:t>Irrigation</w:t>
      </w:r>
      <w:r w:rsidR="00A71DB6">
        <w:rPr>
          <w:rStyle w:val="normaltextrun"/>
          <w:rFonts w:ascii="Arial" w:hAnsi="Arial" w:cs="Arial"/>
          <w:sz w:val="20"/>
          <w:szCs w:val="20"/>
          <w:lang w:val="en-GB"/>
        </w:rPr>
        <w:t>)</w:t>
      </w:r>
      <w:r w:rsidR="00A71DB6" w:rsidRPr="00C35B57">
        <w:rPr>
          <w:rStyle w:val="normaltextrun"/>
          <w:rFonts w:ascii="Arial" w:hAnsi="Arial" w:cs="Arial"/>
          <w:sz w:val="20"/>
          <w:szCs w:val="20"/>
          <w:lang w:val="en-GB"/>
        </w:rPr>
        <w:t xml:space="preserve"> System Configuration </w:t>
      </w:r>
      <w:r w:rsidRPr="00C35B57">
        <w:rPr>
          <w:rStyle w:val="normaltextrun"/>
          <w:rFonts w:ascii="Arial" w:hAnsi="Arial" w:cs="Arial"/>
          <w:sz w:val="20"/>
          <w:szCs w:val="20"/>
          <w:lang w:val="en-GB"/>
        </w:rPr>
        <w:t xml:space="preserve">is presented in Parts 2 and 3 of this </w:t>
      </w:r>
      <w:proofErr w:type="gramStart"/>
      <w:r w:rsidRPr="00C35B57">
        <w:rPr>
          <w:rStyle w:val="normaltextrun"/>
          <w:rFonts w:ascii="Arial" w:hAnsi="Arial" w:cs="Arial"/>
          <w:sz w:val="20"/>
          <w:szCs w:val="20"/>
          <w:lang w:val="en-GB"/>
        </w:rPr>
        <w:t>standard</w:t>
      </w:r>
      <w:proofErr w:type="gramEnd"/>
      <w:r w:rsidRPr="00C35B57">
        <w:rPr>
          <w:rStyle w:val="normaltextrun"/>
          <w:rFonts w:ascii="Arial" w:hAnsi="Arial" w:cs="Arial"/>
          <w:sz w:val="20"/>
          <w:szCs w:val="20"/>
          <w:lang w:val="en-GB"/>
        </w:rPr>
        <w:t>, respectively.</w:t>
      </w:r>
      <w:r w:rsidRPr="00C35B57">
        <w:rPr>
          <w:rStyle w:val="eop"/>
          <w:rFonts w:ascii="Arial" w:hAnsi="Arial" w:cs="Arial"/>
          <w:sz w:val="20"/>
          <w:szCs w:val="20"/>
          <w:lang w:val="en-GB"/>
        </w:rPr>
        <w:t> </w:t>
      </w:r>
      <w:r w:rsidR="6F5E45CC" w:rsidRPr="36C342FF">
        <w:rPr>
          <w:rStyle w:val="eop"/>
          <w:rFonts w:ascii="Arial" w:hAnsi="Arial" w:cs="Arial"/>
          <w:sz w:val="20"/>
          <w:szCs w:val="20"/>
          <w:lang w:val="en-GB"/>
        </w:rPr>
        <w:t>The constraints specified in 9.3.2 apply to all producers and consumers of configuration data.</w:t>
      </w:r>
    </w:p>
    <w:p w14:paraId="6C0BCBC6" w14:textId="77777777" w:rsidR="00945350" w:rsidRPr="00C35B57" w:rsidRDefault="00945350" w:rsidP="00945350">
      <w:pPr>
        <w:pStyle w:val="paragraph"/>
        <w:spacing w:before="0" w:beforeAutospacing="0" w:after="0" w:afterAutospacing="0"/>
        <w:jc w:val="both"/>
        <w:textAlignment w:val="baseline"/>
        <w:rPr>
          <w:rFonts w:ascii="Segoe UI" w:hAnsi="Segoe UI" w:cs="Segoe UI"/>
          <w:sz w:val="18"/>
          <w:szCs w:val="18"/>
          <w:lang w:val="en-GB"/>
        </w:rPr>
      </w:pPr>
    </w:p>
    <w:p w14:paraId="0133E22F" w14:textId="6CFCFEB0" w:rsidR="00CD4BF3" w:rsidRDefault="00CD4BF3" w:rsidP="00CD4BF3">
      <w:pPr>
        <w:pStyle w:val="Heading3"/>
        <w:rPr>
          <w:rStyle w:val="normaltextrun"/>
          <w:rFonts w:cs="Arial"/>
        </w:rPr>
      </w:pPr>
      <w:bookmarkStart w:id="122" w:name="_Toc160650460"/>
      <w:r>
        <w:rPr>
          <w:rStyle w:val="normaltextrun"/>
          <w:rFonts w:cs="Arial"/>
        </w:rPr>
        <w:t>9.3.1</w:t>
      </w:r>
      <w:r>
        <w:rPr>
          <w:rStyle w:val="normaltextrun"/>
          <w:rFonts w:cs="Arial"/>
        </w:rPr>
        <w:tab/>
      </w:r>
      <w:r>
        <w:rPr>
          <w:rStyle w:val="normaltextrun"/>
          <w:rFonts w:cs="Arial"/>
        </w:rPr>
        <w:tab/>
      </w:r>
      <w:r>
        <w:rPr>
          <w:rStyle w:val="normaltextrun"/>
          <w:rFonts w:cs="Arial"/>
        </w:rPr>
        <w:tab/>
        <w:t>Rationale for configuration management</w:t>
      </w:r>
      <w:bookmarkEnd w:id="122"/>
    </w:p>
    <w:p w14:paraId="41632390" w14:textId="3488DA85" w:rsidR="00945350" w:rsidRPr="00C35B57" w:rsidRDefault="00945350" w:rsidP="00945350">
      <w:pPr>
        <w:pStyle w:val="paragraph"/>
        <w:spacing w:before="0" w:beforeAutospacing="0" w:after="0" w:afterAutospacing="0"/>
        <w:jc w:val="both"/>
        <w:textAlignment w:val="baseline"/>
        <w:rPr>
          <w:rStyle w:val="eop"/>
          <w:rFonts w:ascii="Arial" w:hAnsi="Arial" w:cs="Arial"/>
          <w:sz w:val="20"/>
          <w:szCs w:val="20"/>
          <w:lang w:val="en-GB"/>
        </w:rPr>
      </w:pPr>
      <w:r w:rsidRPr="00C35B57">
        <w:rPr>
          <w:rStyle w:val="normaltextrun"/>
          <w:rFonts w:ascii="Arial" w:hAnsi="Arial" w:cs="Arial"/>
          <w:sz w:val="20"/>
          <w:szCs w:val="20"/>
          <w:lang w:val="en-GB"/>
        </w:rPr>
        <w:t>Since configuration data is state-dependent, a new instance of a configuration data object is needed when the state of the object it describes changes. Figure 1</w:t>
      </w:r>
      <w:r w:rsidR="00F817A9">
        <w:rPr>
          <w:rStyle w:val="normaltextrun"/>
          <w:rFonts w:ascii="Arial" w:hAnsi="Arial" w:cs="Arial"/>
          <w:sz w:val="20"/>
          <w:szCs w:val="20"/>
          <w:lang w:val="en-GB"/>
        </w:rPr>
        <w:t>6</w:t>
      </w:r>
      <w:r w:rsidRPr="00C35B57">
        <w:rPr>
          <w:rStyle w:val="normaltextrun"/>
          <w:rFonts w:ascii="Arial" w:hAnsi="Arial" w:cs="Arial"/>
          <w:sz w:val="20"/>
          <w:szCs w:val="20"/>
          <w:lang w:val="en-GB"/>
        </w:rPr>
        <w:t xml:space="preserve"> shows this. When the system is originally installed and configured, an instance of a System Configuration object called </w:t>
      </w:r>
      <w:proofErr w:type="spellStart"/>
      <w:r w:rsidRPr="00C35B57">
        <w:rPr>
          <w:rStyle w:val="normaltextrun"/>
          <w:rFonts w:ascii="Arial" w:hAnsi="Arial" w:cs="Arial"/>
          <w:sz w:val="20"/>
          <w:szCs w:val="20"/>
          <w:lang w:val="en-GB"/>
        </w:rPr>
        <w:t>ConfigA</w:t>
      </w:r>
      <w:proofErr w:type="spellEnd"/>
      <w:r w:rsidRPr="00C35B57">
        <w:rPr>
          <w:rStyle w:val="normaltextrun"/>
          <w:rFonts w:ascii="Arial" w:hAnsi="Arial" w:cs="Arial"/>
          <w:sz w:val="20"/>
          <w:szCs w:val="20"/>
          <w:lang w:val="en-GB"/>
        </w:rPr>
        <w:t xml:space="preserve"> is created. This </w:t>
      </w:r>
      <w:proofErr w:type="spellStart"/>
      <w:r w:rsidRPr="00C35B57">
        <w:rPr>
          <w:rStyle w:val="normaltextrun"/>
          <w:rFonts w:ascii="Arial" w:hAnsi="Arial" w:cs="Arial"/>
          <w:sz w:val="20"/>
          <w:szCs w:val="20"/>
          <w:lang w:val="en-GB"/>
        </w:rPr>
        <w:t>ConfigA</w:t>
      </w:r>
      <w:proofErr w:type="spellEnd"/>
      <w:r w:rsidRPr="00C35B57">
        <w:rPr>
          <w:rStyle w:val="normaltextrun"/>
          <w:rFonts w:ascii="Arial" w:hAnsi="Arial" w:cs="Arial"/>
          <w:sz w:val="20"/>
          <w:szCs w:val="20"/>
          <w:lang w:val="en-GB"/>
        </w:rPr>
        <w:t xml:space="preserve"> object provides context to data events (e.g., as-applied data from an irrigation system, or measured values from an instrument), such as units of measure, installation location and other state-specific information. If </w:t>
      </w:r>
      <w:proofErr w:type="spellStart"/>
      <w:r w:rsidRPr="00C35B57">
        <w:rPr>
          <w:rStyle w:val="normaltextrun"/>
          <w:rFonts w:ascii="Arial" w:hAnsi="Arial" w:cs="Arial"/>
          <w:sz w:val="20"/>
          <w:szCs w:val="20"/>
          <w:lang w:val="en-GB"/>
        </w:rPr>
        <w:t>some time</w:t>
      </w:r>
      <w:proofErr w:type="spellEnd"/>
      <w:r w:rsidRPr="00C35B57">
        <w:rPr>
          <w:rStyle w:val="normaltextrun"/>
          <w:rFonts w:ascii="Arial" w:hAnsi="Arial" w:cs="Arial"/>
          <w:sz w:val="20"/>
          <w:szCs w:val="20"/>
          <w:lang w:val="en-GB"/>
        </w:rPr>
        <w:t xml:space="preserve"> later the system configuration is changed (for example, through a change in reported unit of measure, or a physical change in the system); a new instance of a system configuration object, </w:t>
      </w:r>
      <w:proofErr w:type="spellStart"/>
      <w:r w:rsidRPr="00C35B57">
        <w:rPr>
          <w:rStyle w:val="normaltextrun"/>
          <w:rFonts w:ascii="Arial" w:hAnsi="Arial" w:cs="Arial"/>
          <w:sz w:val="20"/>
          <w:szCs w:val="20"/>
          <w:lang w:val="en-GB"/>
        </w:rPr>
        <w:t>ConfigB</w:t>
      </w:r>
      <w:proofErr w:type="spellEnd"/>
      <w:r w:rsidRPr="00C35B57">
        <w:rPr>
          <w:rStyle w:val="normaltextrun"/>
          <w:rFonts w:ascii="Arial" w:hAnsi="Arial" w:cs="Arial"/>
          <w:sz w:val="20"/>
          <w:szCs w:val="20"/>
          <w:lang w:val="en-GB"/>
        </w:rPr>
        <w:t>, would be necessary to provide context to subsequent data events.</w:t>
      </w:r>
      <w:r w:rsidRPr="00C35B57">
        <w:rPr>
          <w:rStyle w:val="eop"/>
          <w:rFonts w:ascii="Arial" w:hAnsi="Arial" w:cs="Arial"/>
          <w:sz w:val="20"/>
          <w:szCs w:val="20"/>
          <w:lang w:val="en-GB"/>
        </w:rPr>
        <w:t> </w:t>
      </w:r>
    </w:p>
    <w:p w14:paraId="4E52C810" w14:textId="77777777" w:rsidR="00945350" w:rsidRPr="00C35B57" w:rsidRDefault="00945350" w:rsidP="00945350">
      <w:pPr>
        <w:pStyle w:val="paragraph"/>
        <w:spacing w:before="0" w:beforeAutospacing="0" w:after="0" w:afterAutospacing="0"/>
        <w:jc w:val="both"/>
        <w:textAlignment w:val="baseline"/>
        <w:rPr>
          <w:rFonts w:ascii="Segoe UI" w:hAnsi="Segoe UI" w:cs="Segoe UI"/>
          <w:sz w:val="18"/>
          <w:szCs w:val="18"/>
          <w:lang w:val="en-GB"/>
        </w:rPr>
      </w:pPr>
    </w:p>
    <w:p w14:paraId="13582F7F" w14:textId="0021449B" w:rsidR="00945350" w:rsidRPr="00C35B57" w:rsidRDefault="00945350" w:rsidP="00945350">
      <w:pPr>
        <w:pStyle w:val="paragraph"/>
        <w:spacing w:before="0" w:beforeAutospacing="0" w:after="0" w:afterAutospacing="0"/>
        <w:jc w:val="center"/>
        <w:textAlignment w:val="baseline"/>
        <w:rPr>
          <w:rStyle w:val="eop"/>
          <w:rFonts w:ascii="Arial" w:hAnsi="Arial" w:cs="Arial"/>
          <w:sz w:val="20"/>
          <w:szCs w:val="20"/>
          <w:lang w:val="en-GB"/>
        </w:rPr>
      </w:pPr>
      <w:r w:rsidRPr="00C35B57">
        <w:rPr>
          <w:rFonts w:ascii="Arial" w:hAnsi="Arial"/>
          <w:noProof/>
          <w:sz w:val="20"/>
          <w:szCs w:val="20"/>
          <w:lang w:val="en-GB"/>
        </w:rPr>
        <w:drawing>
          <wp:inline distT="0" distB="0" distL="0" distR="0" wp14:anchorId="53A6F3FE" wp14:editId="3D9EFFB9">
            <wp:extent cx="6010275" cy="3942080"/>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0275" cy="3942080"/>
                    </a:xfrm>
                    <a:prstGeom prst="rect">
                      <a:avLst/>
                    </a:prstGeom>
                    <a:noFill/>
                    <a:ln>
                      <a:noFill/>
                    </a:ln>
                  </pic:spPr>
                </pic:pic>
              </a:graphicData>
            </a:graphic>
          </wp:inline>
        </w:drawing>
      </w:r>
      <w:r w:rsidRPr="00C35B57">
        <w:rPr>
          <w:rStyle w:val="eop"/>
          <w:rFonts w:ascii="Arial" w:hAnsi="Arial" w:cs="Arial"/>
          <w:sz w:val="20"/>
          <w:szCs w:val="20"/>
          <w:lang w:val="en-GB"/>
        </w:rPr>
        <w:t> </w:t>
      </w:r>
    </w:p>
    <w:p w14:paraId="0979CEC8" w14:textId="77777777" w:rsidR="00945350" w:rsidRPr="00C35B57" w:rsidRDefault="00945350" w:rsidP="00945350">
      <w:pPr>
        <w:pStyle w:val="paragraph"/>
        <w:spacing w:before="0" w:beforeAutospacing="0" w:after="0" w:afterAutospacing="0"/>
        <w:jc w:val="center"/>
        <w:textAlignment w:val="baseline"/>
        <w:rPr>
          <w:rFonts w:ascii="Segoe UI" w:hAnsi="Segoe UI" w:cs="Segoe UI"/>
          <w:sz w:val="18"/>
          <w:szCs w:val="18"/>
          <w:lang w:val="en-GB"/>
        </w:rPr>
      </w:pPr>
    </w:p>
    <w:p w14:paraId="3922C8FE" w14:textId="5E4AF55B" w:rsidR="00945350" w:rsidRPr="00C35B57" w:rsidRDefault="00945350" w:rsidP="00945350">
      <w:pPr>
        <w:pStyle w:val="paragraph"/>
        <w:spacing w:before="0" w:beforeAutospacing="0" w:after="0" w:afterAutospacing="0"/>
        <w:jc w:val="center"/>
        <w:textAlignment w:val="baseline"/>
        <w:rPr>
          <w:rStyle w:val="eop"/>
          <w:rFonts w:ascii="Arial" w:hAnsi="Arial" w:cs="Arial"/>
          <w:b/>
          <w:bCs/>
          <w:sz w:val="20"/>
          <w:szCs w:val="20"/>
          <w:lang w:val="en-GB"/>
        </w:rPr>
      </w:pPr>
      <w:r w:rsidRPr="00C35B57">
        <w:rPr>
          <w:rStyle w:val="normaltextrun"/>
          <w:rFonts w:ascii="Arial" w:hAnsi="Arial" w:cs="Arial"/>
          <w:b/>
          <w:bCs/>
          <w:sz w:val="20"/>
          <w:szCs w:val="20"/>
          <w:lang w:val="en-GB"/>
        </w:rPr>
        <w:t>Figure 1</w:t>
      </w:r>
      <w:r w:rsidR="00F817A9">
        <w:rPr>
          <w:rStyle w:val="normaltextrun"/>
          <w:rFonts w:ascii="Arial" w:hAnsi="Arial" w:cs="Arial"/>
          <w:b/>
          <w:bCs/>
          <w:sz w:val="20"/>
          <w:szCs w:val="20"/>
          <w:lang w:val="en-GB"/>
        </w:rPr>
        <w:t>6</w:t>
      </w:r>
      <w:r w:rsidRPr="00C35B57">
        <w:rPr>
          <w:rStyle w:val="normaltextrun"/>
          <w:rFonts w:ascii="Arial" w:hAnsi="Arial" w:cs="Arial"/>
          <w:b/>
          <w:bCs/>
          <w:sz w:val="20"/>
          <w:szCs w:val="20"/>
          <w:lang w:val="en-GB"/>
        </w:rPr>
        <w:t xml:space="preserve"> – Timeline showing a proper succession of data events, changes in system configuration, and associated events.</w:t>
      </w:r>
      <w:r w:rsidRPr="00C35B57">
        <w:rPr>
          <w:rStyle w:val="eop"/>
          <w:rFonts w:ascii="Arial" w:hAnsi="Arial" w:cs="Arial"/>
          <w:b/>
          <w:bCs/>
          <w:sz w:val="20"/>
          <w:szCs w:val="20"/>
          <w:lang w:val="en-GB"/>
        </w:rPr>
        <w:t> </w:t>
      </w:r>
    </w:p>
    <w:p w14:paraId="5E4C0A1A" w14:textId="77777777" w:rsidR="00945350" w:rsidRPr="00C35B57" w:rsidRDefault="00945350" w:rsidP="00945350">
      <w:pPr>
        <w:pStyle w:val="paragraph"/>
        <w:spacing w:before="0" w:beforeAutospacing="0" w:after="0" w:afterAutospacing="0"/>
        <w:jc w:val="center"/>
        <w:textAlignment w:val="baseline"/>
        <w:rPr>
          <w:rFonts w:ascii="Segoe UI" w:hAnsi="Segoe UI" w:cs="Segoe UI"/>
          <w:b/>
          <w:bCs/>
          <w:sz w:val="18"/>
          <w:szCs w:val="18"/>
          <w:lang w:val="en-GB"/>
        </w:rPr>
      </w:pPr>
    </w:p>
    <w:p w14:paraId="06859869" w14:textId="77777777" w:rsidR="00945350" w:rsidRPr="00C35B57" w:rsidRDefault="00945350" w:rsidP="00945350">
      <w:pPr>
        <w:pStyle w:val="paragraph"/>
        <w:spacing w:before="0" w:beforeAutospacing="0" w:after="0" w:afterAutospacing="0"/>
        <w:textAlignment w:val="baseline"/>
        <w:rPr>
          <w:rStyle w:val="eop"/>
          <w:rFonts w:ascii="Arial" w:hAnsi="Arial" w:cs="Arial"/>
          <w:sz w:val="20"/>
          <w:szCs w:val="20"/>
          <w:lang w:val="en-GB"/>
        </w:rPr>
      </w:pPr>
      <w:r w:rsidRPr="00C35B57">
        <w:rPr>
          <w:rStyle w:val="normaltextrun"/>
          <w:rFonts w:ascii="Arial" w:hAnsi="Arial" w:cs="Arial"/>
          <w:sz w:val="20"/>
          <w:szCs w:val="20"/>
          <w:lang w:val="en-GB"/>
        </w:rPr>
        <w:t>Proper interpretation of reported data requires being able to unambiguously understand the configuration of the system that is producing the data. Two examples follow:</w:t>
      </w:r>
      <w:r w:rsidRPr="00C35B57">
        <w:rPr>
          <w:rStyle w:val="eop"/>
          <w:rFonts w:ascii="Arial" w:hAnsi="Arial" w:cs="Arial"/>
          <w:sz w:val="20"/>
          <w:szCs w:val="20"/>
          <w:lang w:val="en-GB"/>
        </w:rPr>
        <w:t> </w:t>
      </w:r>
    </w:p>
    <w:p w14:paraId="4DA7CD99" w14:textId="77777777" w:rsidR="00490665" w:rsidRPr="00C35B57" w:rsidRDefault="00490665" w:rsidP="00945350">
      <w:pPr>
        <w:pStyle w:val="paragraph"/>
        <w:spacing w:before="0" w:beforeAutospacing="0" w:after="0" w:afterAutospacing="0"/>
        <w:textAlignment w:val="baseline"/>
        <w:rPr>
          <w:rStyle w:val="eop"/>
          <w:rFonts w:ascii="Arial" w:hAnsi="Arial" w:cs="Arial"/>
          <w:sz w:val="20"/>
          <w:szCs w:val="20"/>
          <w:lang w:val="en-GB"/>
        </w:rPr>
      </w:pPr>
    </w:p>
    <w:p w14:paraId="3CEA331E" w14:textId="3B41199D" w:rsidR="00CB7F74" w:rsidRPr="00C35B57" w:rsidRDefault="465BCF3D" w:rsidP="00CB7F74">
      <w:pPr>
        <w:pStyle w:val="Example"/>
      </w:pPr>
      <w:r w:rsidRPr="00C35B57">
        <w:t>EXAMPLE 1</w:t>
      </w:r>
      <w:r w:rsidR="00CB7F74" w:rsidRPr="00C35B57">
        <w:tab/>
      </w:r>
      <w:r w:rsidRPr="00C35B57">
        <w:t>A data logg</w:t>
      </w:r>
      <w:r w:rsidR="00952A03">
        <w:t>ing device</w:t>
      </w:r>
      <w:r w:rsidR="00036AB0">
        <w:t>, or data logger,</w:t>
      </w:r>
      <w:r w:rsidR="00952A03">
        <w:t xml:space="preserve"> </w:t>
      </w:r>
      <w:r w:rsidRPr="00C35B57">
        <w:t>report</w:t>
      </w:r>
      <w:r w:rsidR="000D51A3">
        <w:t>s</w:t>
      </w:r>
      <w:r w:rsidRPr="00C35B57">
        <w:t xml:space="preserve"> air temperature data every 15 minutes. When the system was originally installed, the data logger was configured to express temperature values in degrees Celsius. </w:t>
      </w:r>
      <w:proofErr w:type="spellStart"/>
      <w:r w:rsidRPr="00C35B57">
        <w:t>Some time</w:t>
      </w:r>
      <w:proofErr w:type="spellEnd"/>
      <w:r w:rsidRPr="00C35B57">
        <w:t xml:space="preserve"> later the configuration is changed so the values are now expressed in degrees Fahrenheit. If the consumer of the data is not made aware of the change in system configuration, erroneous interpretation of the data following the configuration </w:t>
      </w:r>
      <w:r w:rsidR="00417A45">
        <w:t>date</w:t>
      </w:r>
      <w:r w:rsidRPr="00C35B57">
        <w:t xml:space="preserve"> may result.</w:t>
      </w:r>
    </w:p>
    <w:p w14:paraId="0FD39CBD" w14:textId="5B6CBB48" w:rsidR="00945350" w:rsidRPr="00C35B57" w:rsidRDefault="00620421" w:rsidP="00620421">
      <w:pPr>
        <w:pStyle w:val="Example"/>
      </w:pPr>
      <w:r w:rsidRPr="00C35B57">
        <w:t>EXAMPLE 2</w:t>
      </w:r>
      <w:r w:rsidRPr="00C35B57">
        <w:tab/>
        <w:t xml:space="preserve">A </w:t>
      </w:r>
      <w:r w:rsidR="00784FCF" w:rsidRPr="00C35B57">
        <w:t>centre</w:t>
      </w:r>
      <w:r w:rsidRPr="00C35B57">
        <w:t xml:space="preserve"> pivot irrigation system is originally configured with 5 spans of 60.8 meters (200 ft) each</w:t>
      </w:r>
      <w:r w:rsidR="33AA276F">
        <w:t xml:space="preserve"> on a square field. Following the requirements in ISO 7673-3, the data provider configures the system with 5 </w:t>
      </w:r>
      <w:proofErr w:type="spellStart"/>
      <w:r w:rsidR="33AA276F">
        <w:t>SectionFlow</w:t>
      </w:r>
      <w:proofErr w:type="spellEnd"/>
      <w:r w:rsidR="33AA276F">
        <w:t xml:space="preserve"> instances, as described Clause 7.1.5 of ISO 7673-3.</w:t>
      </w:r>
      <w:r w:rsidRPr="00C35B57">
        <w:t xml:space="preserve"> </w:t>
      </w:r>
      <w:proofErr w:type="spellStart"/>
      <w:r w:rsidRPr="00C35B57">
        <w:t>Some time</w:t>
      </w:r>
      <w:proofErr w:type="spellEnd"/>
      <w:r w:rsidRPr="00C35B57">
        <w:t xml:space="preserve"> later</w:t>
      </w:r>
      <w:r w:rsidR="33AA276F">
        <w:t>,</w:t>
      </w:r>
      <w:r w:rsidRPr="00C35B57">
        <w:t xml:space="preserve"> the </w:t>
      </w:r>
      <w:r w:rsidR="002D5964">
        <w:t>producer</w:t>
      </w:r>
      <w:r w:rsidRPr="00C35B57">
        <w:t xml:space="preserve"> </w:t>
      </w:r>
      <w:r w:rsidR="33AA276F">
        <w:t xml:space="preserve">adds an </w:t>
      </w:r>
      <w:proofErr w:type="spellStart"/>
      <w:r w:rsidR="33AA276F">
        <w:t>endgun</w:t>
      </w:r>
      <w:proofErr w:type="spellEnd"/>
      <w:r w:rsidRPr="00C35B57">
        <w:t xml:space="preserve"> to </w:t>
      </w:r>
      <w:r w:rsidR="33AA276F">
        <w:t xml:space="preserve">irrigate the corners of the field. </w:t>
      </w:r>
      <w:r w:rsidRPr="00C35B57">
        <w:t xml:space="preserve"> If the consumer of the data is not made aware of the change in system </w:t>
      </w:r>
      <w:proofErr w:type="gramStart"/>
      <w:r w:rsidRPr="00C35B57">
        <w:t xml:space="preserve">length, </w:t>
      </w:r>
      <w:r w:rsidR="33AA276F">
        <w:t>and</w:t>
      </w:r>
      <w:proofErr w:type="gramEnd"/>
      <w:r w:rsidR="33AA276F">
        <w:t xml:space="preserve"> is using scenario 3 shown </w:t>
      </w:r>
      <w:r w:rsidR="33AA276F">
        <w:lastRenderedPageBreak/>
        <w:t xml:space="preserve">in Table 3 of ISO 7673-3, </w:t>
      </w:r>
      <w:r w:rsidRPr="00C35B57">
        <w:t xml:space="preserve">erroneous interpretation of data following the configuration change </w:t>
      </w:r>
      <w:r w:rsidR="33AA276F">
        <w:t>will</w:t>
      </w:r>
      <w:r w:rsidRPr="00C35B57">
        <w:t xml:space="preserve"> result.</w:t>
      </w:r>
      <w:r w:rsidR="33AA276F">
        <w:t xml:space="preserve"> This error will result because, in scenario 3, the data consumer is responsible for quantifying throw distance and depth of application</w:t>
      </w:r>
      <w:r>
        <w:t>.</w:t>
      </w:r>
    </w:p>
    <w:p w14:paraId="2FE10F33" w14:textId="478D7026" w:rsidR="00945350" w:rsidRDefault="00945350" w:rsidP="00945350">
      <w:pPr>
        <w:pStyle w:val="paragraph"/>
        <w:spacing w:before="0" w:beforeAutospacing="0" w:after="0" w:afterAutospacing="0"/>
        <w:textAlignment w:val="baseline"/>
        <w:rPr>
          <w:rStyle w:val="eop"/>
          <w:rFonts w:ascii="Arial" w:hAnsi="Arial" w:cs="Arial"/>
          <w:sz w:val="20"/>
          <w:szCs w:val="20"/>
          <w:lang w:val="en-GB"/>
        </w:rPr>
      </w:pPr>
      <w:r w:rsidRPr="00C35B57">
        <w:rPr>
          <w:rStyle w:val="normaltextrun"/>
          <w:rFonts w:ascii="Arial" w:hAnsi="Arial" w:cs="Arial"/>
          <w:sz w:val="20"/>
          <w:szCs w:val="20"/>
          <w:lang w:val="en-GB"/>
        </w:rPr>
        <w:t>This is managed in a straightforward way: system configuration objects are required to have a unique identifier that can be associated with the reported data values.</w:t>
      </w:r>
      <w:r w:rsidRPr="00C35B57">
        <w:rPr>
          <w:rStyle w:val="eop"/>
          <w:rFonts w:ascii="Arial" w:hAnsi="Arial" w:cs="Arial"/>
          <w:sz w:val="20"/>
          <w:szCs w:val="20"/>
          <w:lang w:val="en-GB"/>
        </w:rPr>
        <w:t> </w:t>
      </w:r>
    </w:p>
    <w:p w14:paraId="3A457854" w14:textId="77777777" w:rsidR="00CB7F74" w:rsidRPr="00C35B57" w:rsidRDefault="00CB7F74" w:rsidP="00945350">
      <w:pPr>
        <w:pStyle w:val="paragraph"/>
        <w:spacing w:before="0" w:beforeAutospacing="0" w:after="0" w:afterAutospacing="0"/>
        <w:textAlignment w:val="baseline"/>
        <w:rPr>
          <w:rFonts w:ascii="Segoe UI" w:hAnsi="Segoe UI" w:cs="Segoe UI"/>
          <w:sz w:val="18"/>
          <w:szCs w:val="18"/>
          <w:lang w:val="en-GB"/>
        </w:rPr>
      </w:pPr>
    </w:p>
    <w:p w14:paraId="6810EE5E" w14:textId="2FC90E5B" w:rsidR="00945350" w:rsidRPr="00C35B57" w:rsidRDefault="00945350" w:rsidP="00945350">
      <w:pPr>
        <w:pStyle w:val="paragraph"/>
        <w:spacing w:before="0" w:beforeAutospacing="0" w:after="0" w:afterAutospacing="0"/>
        <w:jc w:val="center"/>
        <w:textAlignment w:val="baseline"/>
        <w:rPr>
          <w:rFonts w:ascii="Segoe UI" w:hAnsi="Segoe UI" w:cs="Segoe UI"/>
          <w:sz w:val="18"/>
          <w:szCs w:val="18"/>
          <w:lang w:val="en-GB"/>
        </w:rPr>
      </w:pPr>
      <w:r w:rsidRPr="00C35B57">
        <w:rPr>
          <w:rFonts w:ascii="Arial" w:hAnsi="Arial"/>
          <w:noProof/>
          <w:sz w:val="20"/>
          <w:szCs w:val="20"/>
          <w:lang w:val="en-GB"/>
        </w:rPr>
        <w:drawing>
          <wp:inline distT="0" distB="0" distL="0" distR="0" wp14:anchorId="46EB4305" wp14:editId="600BE265">
            <wp:extent cx="6508310" cy="3402082"/>
            <wp:effectExtent l="0" t="0" r="698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45764" cy="3421660"/>
                    </a:xfrm>
                    <a:prstGeom prst="rect">
                      <a:avLst/>
                    </a:prstGeom>
                    <a:noFill/>
                    <a:ln>
                      <a:noFill/>
                    </a:ln>
                  </pic:spPr>
                </pic:pic>
              </a:graphicData>
            </a:graphic>
          </wp:inline>
        </w:drawing>
      </w:r>
      <w:r w:rsidRPr="00C35B57">
        <w:rPr>
          <w:rStyle w:val="eop"/>
          <w:rFonts w:ascii="Arial" w:hAnsi="Arial" w:cs="Arial"/>
          <w:sz w:val="20"/>
          <w:szCs w:val="20"/>
          <w:lang w:val="en-GB"/>
        </w:rPr>
        <w:t> </w:t>
      </w:r>
    </w:p>
    <w:p w14:paraId="6C9579FE" w14:textId="24204479" w:rsidR="00945350" w:rsidRPr="00C35B57" w:rsidRDefault="00945350" w:rsidP="00945350">
      <w:pPr>
        <w:pStyle w:val="paragraph"/>
        <w:spacing w:before="0" w:beforeAutospacing="0" w:after="0" w:afterAutospacing="0"/>
        <w:jc w:val="center"/>
        <w:textAlignment w:val="baseline"/>
        <w:rPr>
          <w:rFonts w:ascii="Segoe UI" w:hAnsi="Segoe UI" w:cs="Segoe UI"/>
          <w:b/>
          <w:bCs/>
          <w:sz w:val="18"/>
          <w:szCs w:val="18"/>
          <w:lang w:val="en-GB"/>
        </w:rPr>
      </w:pPr>
      <w:r w:rsidRPr="00C35B57">
        <w:rPr>
          <w:rStyle w:val="normaltextrun"/>
          <w:rFonts w:ascii="Arial" w:hAnsi="Arial" w:cs="Arial"/>
          <w:b/>
          <w:bCs/>
          <w:sz w:val="20"/>
          <w:szCs w:val="20"/>
          <w:lang w:val="en-GB"/>
        </w:rPr>
        <w:t>Figure 1</w:t>
      </w:r>
      <w:r w:rsidR="00F817A9">
        <w:rPr>
          <w:rStyle w:val="normaltextrun"/>
          <w:rFonts w:ascii="Arial" w:hAnsi="Arial" w:cs="Arial"/>
          <w:b/>
          <w:bCs/>
          <w:sz w:val="20"/>
          <w:szCs w:val="20"/>
          <w:lang w:val="en-GB"/>
        </w:rPr>
        <w:t>7</w:t>
      </w:r>
      <w:r w:rsidRPr="00C35B57">
        <w:rPr>
          <w:rStyle w:val="normaltextrun"/>
          <w:rFonts w:ascii="Arial" w:hAnsi="Arial" w:cs="Arial"/>
          <w:b/>
          <w:bCs/>
          <w:sz w:val="20"/>
          <w:szCs w:val="20"/>
          <w:lang w:val="en-GB"/>
        </w:rPr>
        <w:t xml:space="preserve"> – Data is misinterpreted because the configuration change is not reported</w:t>
      </w:r>
      <w:r w:rsidR="00B27786">
        <w:rPr>
          <w:rStyle w:val="normaltextrun"/>
          <w:rFonts w:ascii="Arial" w:hAnsi="Arial" w:cs="Arial"/>
          <w:b/>
          <w:bCs/>
          <w:sz w:val="20"/>
          <w:szCs w:val="20"/>
          <w:lang w:val="en-GB"/>
        </w:rPr>
        <w:t xml:space="preserve">. </w:t>
      </w:r>
      <w:r w:rsidR="00B27786" w:rsidRPr="00B27786">
        <w:rPr>
          <w:rStyle w:val="normaltextrun"/>
          <w:rFonts w:ascii="Arial" w:hAnsi="Arial" w:cs="Arial"/>
          <w:b/>
          <w:bCs/>
          <w:sz w:val="20"/>
          <w:szCs w:val="20"/>
          <w:lang w:val="en-GB"/>
        </w:rPr>
        <w:t>This is the scenario represented by Example 1 and 2 above.</w:t>
      </w:r>
      <w:r w:rsidRPr="00C35B57">
        <w:rPr>
          <w:rStyle w:val="eop"/>
          <w:rFonts w:ascii="Arial" w:hAnsi="Arial" w:cs="Arial"/>
          <w:b/>
          <w:bCs/>
          <w:sz w:val="20"/>
          <w:szCs w:val="20"/>
          <w:lang w:val="en-GB"/>
        </w:rPr>
        <w:t> </w:t>
      </w:r>
    </w:p>
    <w:p w14:paraId="3D75EA0D" w14:textId="77777777" w:rsidR="00945350" w:rsidRPr="00C35B57" w:rsidRDefault="00945350" w:rsidP="00945350">
      <w:pPr>
        <w:pStyle w:val="paragraph"/>
        <w:spacing w:before="0" w:beforeAutospacing="0" w:after="0" w:afterAutospacing="0"/>
        <w:jc w:val="both"/>
        <w:textAlignment w:val="baseline"/>
        <w:rPr>
          <w:rFonts w:ascii="Segoe UI" w:hAnsi="Segoe UI" w:cs="Segoe UI"/>
          <w:sz w:val="18"/>
          <w:szCs w:val="18"/>
          <w:lang w:val="en-GB"/>
        </w:rPr>
      </w:pPr>
      <w:r w:rsidRPr="00C35B57">
        <w:rPr>
          <w:rStyle w:val="eop"/>
          <w:rFonts w:ascii="Arial" w:hAnsi="Arial" w:cs="Arial"/>
          <w:sz w:val="20"/>
          <w:szCs w:val="20"/>
          <w:lang w:val="en-GB"/>
        </w:rPr>
        <w:t> </w:t>
      </w:r>
    </w:p>
    <w:p w14:paraId="6FA0DA66" w14:textId="19DEE0EB" w:rsidR="00945350" w:rsidRPr="00C35B57" w:rsidRDefault="00945350" w:rsidP="00945350">
      <w:pPr>
        <w:pStyle w:val="paragraph"/>
        <w:spacing w:before="0" w:beforeAutospacing="0" w:after="0" w:afterAutospacing="0"/>
        <w:jc w:val="center"/>
        <w:textAlignment w:val="baseline"/>
        <w:rPr>
          <w:rStyle w:val="eop"/>
          <w:rFonts w:ascii="Arial" w:hAnsi="Arial" w:cs="Arial"/>
          <w:sz w:val="20"/>
          <w:szCs w:val="20"/>
          <w:lang w:val="en-GB"/>
        </w:rPr>
      </w:pPr>
      <w:r w:rsidRPr="00C35B57">
        <w:rPr>
          <w:rFonts w:ascii="Arial" w:hAnsi="Arial"/>
          <w:noProof/>
          <w:sz w:val="20"/>
          <w:szCs w:val="20"/>
          <w:lang w:val="en-GB"/>
        </w:rPr>
        <w:drawing>
          <wp:inline distT="0" distB="0" distL="0" distR="0" wp14:anchorId="4A76F84C" wp14:editId="5D60B842">
            <wp:extent cx="5320665" cy="33375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7406" cy="3354352"/>
                    </a:xfrm>
                    <a:prstGeom prst="rect">
                      <a:avLst/>
                    </a:prstGeom>
                    <a:noFill/>
                    <a:ln>
                      <a:noFill/>
                    </a:ln>
                  </pic:spPr>
                </pic:pic>
              </a:graphicData>
            </a:graphic>
          </wp:inline>
        </w:drawing>
      </w:r>
      <w:r w:rsidRPr="00C35B57">
        <w:rPr>
          <w:rStyle w:val="eop"/>
          <w:rFonts w:ascii="Arial" w:hAnsi="Arial" w:cs="Arial"/>
          <w:sz w:val="20"/>
          <w:szCs w:val="20"/>
          <w:lang w:val="en-GB"/>
        </w:rPr>
        <w:t> </w:t>
      </w:r>
    </w:p>
    <w:p w14:paraId="4ACDEBBB" w14:textId="77777777" w:rsidR="00CB7F74" w:rsidRPr="00C35B57" w:rsidRDefault="00CB7F74" w:rsidP="00945350">
      <w:pPr>
        <w:pStyle w:val="paragraph"/>
        <w:spacing w:before="0" w:beforeAutospacing="0" w:after="0" w:afterAutospacing="0"/>
        <w:jc w:val="center"/>
        <w:textAlignment w:val="baseline"/>
        <w:rPr>
          <w:rFonts w:ascii="Segoe UI" w:hAnsi="Segoe UI" w:cs="Segoe UI"/>
          <w:sz w:val="18"/>
          <w:szCs w:val="18"/>
          <w:lang w:val="en-GB"/>
        </w:rPr>
      </w:pPr>
    </w:p>
    <w:p w14:paraId="08E7678E" w14:textId="324743B2" w:rsidR="00945350" w:rsidRPr="00C35B57" w:rsidRDefault="00945350" w:rsidP="00945350">
      <w:pPr>
        <w:pStyle w:val="paragraph"/>
        <w:spacing w:before="0" w:beforeAutospacing="0" w:after="0" w:afterAutospacing="0"/>
        <w:jc w:val="center"/>
        <w:textAlignment w:val="baseline"/>
        <w:rPr>
          <w:rStyle w:val="eop"/>
          <w:rFonts w:ascii="Arial" w:hAnsi="Arial" w:cs="Arial"/>
          <w:b/>
          <w:bCs/>
          <w:sz w:val="20"/>
          <w:szCs w:val="20"/>
          <w:lang w:val="en-GB"/>
        </w:rPr>
      </w:pPr>
      <w:r w:rsidRPr="00C35B57">
        <w:rPr>
          <w:rStyle w:val="normaltextrun"/>
          <w:rFonts w:ascii="Arial" w:hAnsi="Arial" w:cs="Arial"/>
          <w:b/>
          <w:bCs/>
          <w:sz w:val="20"/>
          <w:szCs w:val="20"/>
          <w:lang w:val="en-GB"/>
        </w:rPr>
        <w:t>Figure 1</w:t>
      </w:r>
      <w:r w:rsidR="00F817A9">
        <w:rPr>
          <w:rStyle w:val="normaltextrun"/>
          <w:rFonts w:ascii="Arial" w:hAnsi="Arial" w:cs="Arial"/>
          <w:b/>
          <w:bCs/>
          <w:sz w:val="20"/>
          <w:szCs w:val="20"/>
          <w:lang w:val="en-GB"/>
        </w:rPr>
        <w:t>8</w:t>
      </w:r>
      <w:r w:rsidRPr="00C35B57">
        <w:rPr>
          <w:rStyle w:val="normaltextrun"/>
          <w:rFonts w:ascii="Arial" w:hAnsi="Arial" w:cs="Arial"/>
          <w:b/>
          <w:bCs/>
          <w:sz w:val="20"/>
          <w:szCs w:val="20"/>
          <w:lang w:val="en-GB"/>
        </w:rPr>
        <w:t xml:space="preserve"> – Data is misinterpreted because the original configuration data is not available</w:t>
      </w:r>
      <w:r w:rsidR="00B27786">
        <w:rPr>
          <w:rStyle w:val="normaltextrun"/>
          <w:rFonts w:ascii="Arial" w:hAnsi="Arial" w:cs="Arial"/>
          <w:b/>
          <w:bCs/>
          <w:sz w:val="20"/>
          <w:szCs w:val="20"/>
          <w:lang w:val="en-GB"/>
        </w:rPr>
        <w:t xml:space="preserve">. </w:t>
      </w:r>
      <w:r w:rsidR="00B27786" w:rsidRPr="00B27786">
        <w:rPr>
          <w:rStyle w:val="normaltextrun"/>
          <w:rFonts w:ascii="Arial" w:hAnsi="Arial" w:cs="Arial"/>
          <w:b/>
          <w:bCs/>
          <w:sz w:val="20"/>
          <w:szCs w:val="20"/>
          <w:lang w:val="en-GB"/>
        </w:rPr>
        <w:t>This is the scenario corresponding to LATEST_ONLY in Table 14.</w:t>
      </w:r>
      <w:r w:rsidRPr="00C35B57">
        <w:rPr>
          <w:rStyle w:val="eop"/>
          <w:rFonts w:ascii="Arial" w:hAnsi="Arial" w:cs="Arial"/>
          <w:b/>
          <w:bCs/>
          <w:sz w:val="20"/>
          <w:szCs w:val="20"/>
          <w:lang w:val="en-GB"/>
        </w:rPr>
        <w:t> </w:t>
      </w:r>
    </w:p>
    <w:p w14:paraId="1E90CC4A" w14:textId="77777777" w:rsidR="008B2DE5" w:rsidRPr="00C35B57" w:rsidRDefault="008B2DE5" w:rsidP="00945350">
      <w:pPr>
        <w:pStyle w:val="paragraph"/>
        <w:spacing w:before="0" w:beforeAutospacing="0" w:after="0" w:afterAutospacing="0"/>
        <w:jc w:val="center"/>
        <w:textAlignment w:val="baseline"/>
        <w:rPr>
          <w:rStyle w:val="eop"/>
          <w:rFonts w:ascii="Arial" w:hAnsi="Arial" w:cs="Arial"/>
          <w:b/>
          <w:bCs/>
          <w:sz w:val="20"/>
          <w:szCs w:val="20"/>
          <w:lang w:val="en-GB"/>
        </w:rPr>
      </w:pPr>
    </w:p>
    <w:p w14:paraId="167FB828" w14:textId="77777777" w:rsidR="008B2DE5" w:rsidRPr="00C35B57" w:rsidRDefault="008B2DE5" w:rsidP="00945350">
      <w:pPr>
        <w:pStyle w:val="paragraph"/>
        <w:spacing w:before="0" w:beforeAutospacing="0" w:after="0" w:afterAutospacing="0"/>
        <w:jc w:val="center"/>
        <w:textAlignment w:val="baseline"/>
        <w:rPr>
          <w:rStyle w:val="eop"/>
          <w:rFonts w:ascii="Arial" w:hAnsi="Arial" w:cs="Arial"/>
          <w:b/>
          <w:bCs/>
          <w:sz w:val="20"/>
          <w:szCs w:val="20"/>
          <w:lang w:val="en-GB"/>
        </w:rPr>
      </w:pPr>
    </w:p>
    <w:p w14:paraId="73E7A5F5" w14:textId="77777777" w:rsidR="008B2DE5" w:rsidRPr="00C35B57" w:rsidRDefault="008B2DE5" w:rsidP="00945350">
      <w:pPr>
        <w:pStyle w:val="paragraph"/>
        <w:spacing w:before="0" w:beforeAutospacing="0" w:after="0" w:afterAutospacing="0"/>
        <w:jc w:val="center"/>
        <w:textAlignment w:val="baseline"/>
        <w:rPr>
          <w:rStyle w:val="eop"/>
          <w:rFonts w:ascii="Arial" w:hAnsi="Arial" w:cs="Arial"/>
          <w:b/>
          <w:bCs/>
          <w:sz w:val="20"/>
          <w:szCs w:val="20"/>
          <w:lang w:val="en-GB"/>
        </w:rPr>
      </w:pPr>
    </w:p>
    <w:p w14:paraId="7F44591B" w14:textId="041530A4" w:rsidR="006B23A2" w:rsidRDefault="00CD4BF3" w:rsidP="00CD4BF3">
      <w:pPr>
        <w:pStyle w:val="Heading3"/>
      </w:pPr>
      <w:bookmarkStart w:id="123" w:name="_Toc160650461"/>
      <w:r>
        <w:t>9.3.2</w:t>
      </w:r>
      <w:r>
        <w:tab/>
      </w:r>
      <w:r>
        <w:tab/>
      </w:r>
      <w:r>
        <w:tab/>
        <w:t>Guiding principles for configuration management</w:t>
      </w:r>
      <w:bookmarkEnd w:id="123"/>
    </w:p>
    <w:p w14:paraId="0096D5BE" w14:textId="7B344918" w:rsidR="36C342FF" w:rsidRDefault="21296F3A" w:rsidP="001B21A4">
      <w:pPr>
        <w:pStyle w:val="BodyText"/>
        <w:rPr>
          <w:rStyle w:val="eop"/>
          <w:rFonts w:cs="Arial"/>
        </w:rPr>
      </w:pPr>
      <w:r w:rsidRPr="36C342FF">
        <w:rPr>
          <w:rFonts w:eastAsia="Calibri"/>
        </w:rPr>
        <w:t xml:space="preserve">The ISO 7673 series applies </w:t>
      </w:r>
      <w:r w:rsidR="001B21A4">
        <w:rPr>
          <w:rFonts w:eastAsia="Calibri"/>
        </w:rPr>
        <w:t>a</w:t>
      </w:r>
      <w:r w:rsidRPr="36C342FF">
        <w:rPr>
          <w:rFonts w:eastAsia="Calibri"/>
        </w:rPr>
        <w:t xml:space="preserve"> maxim</w:t>
      </w:r>
      <w:r w:rsidR="001B21A4">
        <w:rPr>
          <w:rFonts w:eastAsia="Calibri"/>
        </w:rPr>
        <w:t xml:space="preserve"> presented as the Principle of Robustness in RFC 761, a foundational document of the Internet</w:t>
      </w:r>
      <w:r w:rsidRPr="36C342FF">
        <w:rPr>
          <w:rFonts w:eastAsia="Calibri"/>
        </w:rPr>
        <w:t xml:space="preserve">: “be conservative in what you </w:t>
      </w:r>
      <w:r w:rsidR="001B21A4">
        <w:rPr>
          <w:rFonts w:eastAsia="Calibri"/>
        </w:rPr>
        <w:t>do, be liberal in what you accept from others</w:t>
      </w:r>
      <w:r w:rsidRPr="36C342FF">
        <w:rPr>
          <w:rFonts w:eastAsia="Calibri"/>
        </w:rPr>
        <w:t>.” In that spirit, t</w:t>
      </w:r>
      <w:r w:rsidR="10A4051F" w:rsidRPr="36C342FF">
        <w:rPr>
          <w:rFonts w:eastAsia="Calibri"/>
        </w:rPr>
        <w:t xml:space="preserve">he following constraints </w:t>
      </w:r>
      <w:r w:rsidR="10A4051F" w:rsidRPr="36C342FF">
        <w:rPr>
          <w:rStyle w:val="eop"/>
          <w:rFonts w:cs="Arial"/>
        </w:rPr>
        <w:t>apply to all producers and consumers of configuration data:</w:t>
      </w:r>
    </w:p>
    <w:p w14:paraId="37A807AC" w14:textId="092A0319" w:rsidR="003C7AAB" w:rsidRDefault="003C7AAB" w:rsidP="675CC82C">
      <w:pPr>
        <w:pStyle w:val="ListParagraph"/>
        <w:numPr>
          <w:ilvl w:val="0"/>
          <w:numId w:val="37"/>
        </w:numPr>
        <w:spacing w:before="120" w:after="0" w:line="257" w:lineRule="auto"/>
        <w:ind w:right="-20"/>
        <w:rPr>
          <w:rFonts w:ascii="Calibri" w:eastAsia="Calibri" w:hAnsi="Calibri" w:cs="Calibri"/>
          <w:sz w:val="22"/>
          <w:szCs w:val="22"/>
        </w:rPr>
      </w:pPr>
      <w:r>
        <w:rPr>
          <w:rFonts w:ascii="Calibri" w:eastAsia="Calibri" w:hAnsi="Calibri" w:cs="Calibri"/>
          <w:sz w:val="22"/>
          <w:szCs w:val="22"/>
        </w:rPr>
        <w:t>Producers of configuration data shall maintain the time series of changes</w:t>
      </w:r>
      <w:r w:rsidR="00B27786">
        <w:rPr>
          <w:rFonts w:ascii="Calibri" w:eastAsia="Calibri" w:hAnsi="Calibri" w:cs="Calibri"/>
          <w:sz w:val="22"/>
          <w:szCs w:val="22"/>
        </w:rPr>
        <w:t xml:space="preserve"> </w:t>
      </w:r>
      <w:proofErr w:type="gramStart"/>
      <w:r w:rsidR="00B27786">
        <w:rPr>
          <w:rFonts w:ascii="Calibri" w:eastAsia="Calibri" w:hAnsi="Calibri" w:cs="Calibri"/>
          <w:sz w:val="22"/>
          <w:szCs w:val="22"/>
        </w:rPr>
        <w:t xml:space="preserve">in </w:t>
      </w:r>
      <w:r>
        <w:rPr>
          <w:rFonts w:ascii="Calibri" w:eastAsia="Calibri" w:hAnsi="Calibri" w:cs="Calibri"/>
          <w:sz w:val="22"/>
          <w:szCs w:val="22"/>
        </w:rPr>
        <w:t xml:space="preserve"> said</w:t>
      </w:r>
      <w:proofErr w:type="gramEnd"/>
      <w:r>
        <w:rPr>
          <w:rFonts w:ascii="Calibri" w:eastAsia="Calibri" w:hAnsi="Calibri" w:cs="Calibri"/>
          <w:sz w:val="22"/>
          <w:szCs w:val="22"/>
        </w:rPr>
        <w:t xml:space="preserve"> configuration data, making it possible to clearly associate any given moment in time with the corresponding configuration data records. Note: This can be done explicitly by versioning the configuration data if it is kept apart from the operations / observations data they qualify, or implicitly if the configuration data enriches the observations / operations data immediately upon the production of the same and is stored along with them. The implicit case requires that the configuration data and the observations / operations data are produced by the same party; the explicit case does not.</w:t>
      </w:r>
    </w:p>
    <w:p w14:paraId="31F509AA" w14:textId="0F37DC09" w:rsidR="6B19F5A0" w:rsidRDefault="0662DF4F" w:rsidP="675CC82C">
      <w:pPr>
        <w:pStyle w:val="ListParagraph"/>
        <w:numPr>
          <w:ilvl w:val="0"/>
          <w:numId w:val="37"/>
        </w:numPr>
        <w:spacing w:before="120" w:after="0" w:line="257" w:lineRule="auto"/>
        <w:ind w:right="-20"/>
        <w:rPr>
          <w:rFonts w:ascii="Calibri" w:eastAsia="Calibri" w:hAnsi="Calibri" w:cs="Calibri"/>
          <w:sz w:val="22"/>
          <w:szCs w:val="22"/>
        </w:rPr>
      </w:pPr>
      <w:r w:rsidRPr="675CC82C">
        <w:rPr>
          <w:rFonts w:ascii="Calibri" w:eastAsia="Calibri" w:hAnsi="Calibri" w:cs="Calibri"/>
          <w:sz w:val="22"/>
          <w:szCs w:val="22"/>
        </w:rPr>
        <w:t>Data producers and data consumers shall provide documentation that c</w:t>
      </w:r>
      <w:r w:rsidR="00CC1AA2" w:rsidRPr="675CC82C">
        <w:rPr>
          <w:rFonts w:ascii="Calibri" w:eastAsia="Calibri" w:hAnsi="Calibri" w:cs="Calibri"/>
          <w:sz w:val="22"/>
          <w:szCs w:val="22"/>
        </w:rPr>
        <w:t>learly</w:t>
      </w:r>
      <w:r w:rsidR="00CC1AA2">
        <w:rPr>
          <w:rFonts w:ascii="Calibri" w:eastAsia="Calibri" w:hAnsi="Calibri" w:cs="Calibri"/>
          <w:sz w:val="22"/>
          <w:szCs w:val="22"/>
        </w:rPr>
        <w:t xml:space="preserve"> and unambiguously </w:t>
      </w:r>
      <w:r w:rsidR="00CC1AA2" w:rsidRPr="675CC82C">
        <w:rPr>
          <w:rFonts w:ascii="Calibri" w:eastAsia="Calibri" w:hAnsi="Calibri" w:cs="Calibri"/>
          <w:sz w:val="22"/>
          <w:szCs w:val="22"/>
        </w:rPr>
        <w:t>determine</w:t>
      </w:r>
      <w:r w:rsidR="2C61335E" w:rsidRPr="675CC82C">
        <w:rPr>
          <w:rFonts w:ascii="Calibri" w:eastAsia="Calibri" w:hAnsi="Calibri" w:cs="Calibri"/>
          <w:sz w:val="22"/>
          <w:szCs w:val="22"/>
        </w:rPr>
        <w:t>s</w:t>
      </w:r>
      <w:r w:rsidR="00CC1AA2">
        <w:rPr>
          <w:rFonts w:ascii="Calibri" w:eastAsia="Calibri" w:hAnsi="Calibri" w:cs="Calibri"/>
          <w:sz w:val="22"/>
          <w:szCs w:val="22"/>
        </w:rPr>
        <w:t xml:space="preserve"> w</w:t>
      </w:r>
      <w:r w:rsidR="6B19F5A0" w:rsidRPr="36C342FF">
        <w:rPr>
          <w:rFonts w:ascii="Calibri" w:eastAsia="Calibri" w:hAnsi="Calibri" w:cs="Calibri"/>
          <w:sz w:val="22"/>
          <w:szCs w:val="22"/>
        </w:rPr>
        <w:t xml:space="preserve">ho is responsible for communicating </w:t>
      </w:r>
      <w:r w:rsidR="001B21A4">
        <w:rPr>
          <w:rFonts w:ascii="Calibri" w:eastAsia="Calibri" w:hAnsi="Calibri" w:cs="Calibri"/>
          <w:sz w:val="22"/>
          <w:szCs w:val="22"/>
        </w:rPr>
        <w:t>c</w:t>
      </w:r>
      <w:r w:rsidR="6B19F5A0" w:rsidRPr="36C342FF">
        <w:rPr>
          <w:rFonts w:ascii="Calibri" w:eastAsia="Calibri" w:hAnsi="Calibri" w:cs="Calibri"/>
          <w:sz w:val="22"/>
          <w:szCs w:val="22"/>
        </w:rPr>
        <w:t>onfiguration changes</w:t>
      </w:r>
      <w:r w:rsidR="00CC1AA2">
        <w:rPr>
          <w:rFonts w:ascii="Calibri" w:eastAsia="Calibri" w:hAnsi="Calibri" w:cs="Calibri"/>
          <w:sz w:val="22"/>
          <w:szCs w:val="22"/>
        </w:rPr>
        <w:t>.</w:t>
      </w:r>
      <w:r w:rsidR="7FFB25AE" w:rsidRPr="675CC82C">
        <w:rPr>
          <w:rFonts w:ascii="Calibri" w:eastAsia="Calibri" w:hAnsi="Calibri" w:cs="Calibri"/>
          <w:sz w:val="22"/>
          <w:szCs w:val="22"/>
        </w:rPr>
        <w:t xml:space="preserve">  </w:t>
      </w:r>
    </w:p>
    <w:p w14:paraId="426D5EEA" w14:textId="2850F935" w:rsidR="6B19F5A0" w:rsidRDefault="776DFF01" w:rsidP="675CC82C">
      <w:pPr>
        <w:pStyle w:val="ListParagraph"/>
        <w:numPr>
          <w:ilvl w:val="0"/>
          <w:numId w:val="37"/>
        </w:numPr>
        <w:spacing w:before="120" w:after="0" w:line="257" w:lineRule="auto"/>
        <w:ind w:right="-20"/>
        <w:rPr>
          <w:rFonts w:ascii="Calibri" w:eastAsia="Calibri" w:hAnsi="Calibri" w:cs="Calibri"/>
          <w:sz w:val="22"/>
          <w:szCs w:val="22"/>
        </w:rPr>
      </w:pPr>
      <w:r w:rsidRPr="675CC82C">
        <w:rPr>
          <w:rFonts w:ascii="Calibri" w:eastAsia="Calibri" w:hAnsi="Calibri" w:cs="Calibri"/>
          <w:sz w:val="22"/>
          <w:szCs w:val="22"/>
        </w:rPr>
        <w:t>Configuration c</w:t>
      </w:r>
      <w:r w:rsidR="00CC1AA2" w:rsidRPr="675CC82C">
        <w:rPr>
          <w:rFonts w:ascii="Calibri" w:eastAsia="Calibri" w:hAnsi="Calibri" w:cs="Calibri"/>
          <w:sz w:val="22"/>
          <w:szCs w:val="22"/>
        </w:rPr>
        <w:t>hange</w:t>
      </w:r>
      <w:r w:rsidR="55F2FC9D" w:rsidRPr="675CC82C">
        <w:rPr>
          <w:rFonts w:ascii="Calibri" w:eastAsia="Calibri" w:hAnsi="Calibri" w:cs="Calibri"/>
          <w:sz w:val="22"/>
          <w:szCs w:val="22"/>
        </w:rPr>
        <w:t>s</w:t>
      </w:r>
      <w:r w:rsidR="00CC1AA2" w:rsidRPr="675CC82C">
        <w:rPr>
          <w:rFonts w:ascii="Calibri" w:eastAsia="Calibri" w:hAnsi="Calibri" w:cs="Calibri"/>
          <w:sz w:val="22"/>
          <w:szCs w:val="22"/>
        </w:rPr>
        <w:t xml:space="preserve"> </w:t>
      </w:r>
      <w:r w:rsidR="7410304D" w:rsidRPr="675CC82C">
        <w:rPr>
          <w:rFonts w:ascii="Calibri" w:eastAsia="Calibri" w:hAnsi="Calibri" w:cs="Calibri"/>
          <w:sz w:val="22"/>
          <w:szCs w:val="22"/>
        </w:rPr>
        <w:t>shall</w:t>
      </w:r>
      <w:r w:rsidR="00CC1AA2">
        <w:rPr>
          <w:rFonts w:ascii="Calibri" w:eastAsia="Calibri" w:hAnsi="Calibri" w:cs="Calibri"/>
          <w:sz w:val="22"/>
          <w:szCs w:val="22"/>
        </w:rPr>
        <w:t xml:space="preserve"> be communicated as soon as possible.</w:t>
      </w:r>
      <w:r w:rsidR="48EFD798" w:rsidRPr="675CC82C">
        <w:rPr>
          <w:rFonts w:ascii="Calibri" w:eastAsia="Calibri" w:hAnsi="Calibri" w:cs="Calibri"/>
          <w:sz w:val="22"/>
          <w:szCs w:val="22"/>
        </w:rPr>
        <w:t xml:space="preserve"> The qualifica</w:t>
      </w:r>
      <w:r w:rsidR="0BA20121" w:rsidRPr="675CC82C">
        <w:rPr>
          <w:rFonts w:ascii="Calibri" w:eastAsia="Calibri" w:hAnsi="Calibri" w:cs="Calibri"/>
          <w:sz w:val="22"/>
          <w:szCs w:val="22"/>
        </w:rPr>
        <w:t>tion “as soon as possible” shall be appropriate for the context of the data exchange (i.e., depend</w:t>
      </w:r>
      <w:r w:rsidR="003C7AAB">
        <w:rPr>
          <w:rFonts w:ascii="Calibri" w:eastAsia="Calibri" w:hAnsi="Calibri" w:cs="Calibri"/>
          <w:sz w:val="22"/>
          <w:szCs w:val="22"/>
        </w:rPr>
        <w:t>e</w:t>
      </w:r>
      <w:r w:rsidR="0BA20121" w:rsidRPr="675CC82C">
        <w:rPr>
          <w:rFonts w:ascii="Calibri" w:eastAsia="Calibri" w:hAnsi="Calibri" w:cs="Calibri"/>
          <w:sz w:val="22"/>
          <w:szCs w:val="22"/>
        </w:rPr>
        <w:t>nt on the software and telecommunication technologies used for the data exchange).</w:t>
      </w:r>
    </w:p>
    <w:p w14:paraId="69E94739" w14:textId="283D4EE0" w:rsidR="4AAD191A" w:rsidRDefault="003C7AAB" w:rsidP="675CC82C">
      <w:pPr>
        <w:pStyle w:val="ListParagraph"/>
        <w:numPr>
          <w:ilvl w:val="0"/>
          <w:numId w:val="37"/>
        </w:numPr>
        <w:spacing w:before="120" w:after="0" w:line="257" w:lineRule="auto"/>
        <w:ind w:right="-20"/>
        <w:rPr>
          <w:rFonts w:ascii="Calibri" w:eastAsia="Calibri" w:hAnsi="Calibri" w:cs="Calibri"/>
          <w:sz w:val="22"/>
          <w:szCs w:val="22"/>
        </w:rPr>
      </w:pPr>
      <w:r>
        <w:rPr>
          <w:rFonts w:ascii="Calibri" w:eastAsia="Calibri" w:hAnsi="Calibri" w:cs="Calibri"/>
          <w:sz w:val="22"/>
          <w:szCs w:val="22"/>
        </w:rPr>
        <w:t>Configuration d</w:t>
      </w:r>
      <w:r w:rsidR="4AAD191A" w:rsidRPr="675CC82C">
        <w:rPr>
          <w:rFonts w:ascii="Calibri" w:eastAsia="Calibri" w:hAnsi="Calibri" w:cs="Calibri"/>
          <w:sz w:val="22"/>
          <w:szCs w:val="22"/>
        </w:rPr>
        <w:t>ata producers shall provide some mechanism for data consumers to request configuration data. This request may be</w:t>
      </w:r>
      <w:r>
        <w:rPr>
          <w:rFonts w:ascii="Calibri" w:eastAsia="Calibri" w:hAnsi="Calibri" w:cs="Calibri"/>
          <w:sz w:val="22"/>
          <w:szCs w:val="22"/>
        </w:rPr>
        <w:t xml:space="preserve"> </w:t>
      </w:r>
      <w:r w:rsidR="4AAD191A" w:rsidRPr="675CC82C">
        <w:rPr>
          <w:rFonts w:ascii="Calibri" w:eastAsia="Calibri" w:hAnsi="Calibri" w:cs="Calibri"/>
          <w:sz w:val="22"/>
          <w:szCs w:val="22"/>
        </w:rPr>
        <w:t xml:space="preserve">implicit </w:t>
      </w:r>
      <w:r>
        <w:rPr>
          <w:rFonts w:ascii="Calibri" w:eastAsia="Calibri" w:hAnsi="Calibri" w:cs="Calibri"/>
          <w:sz w:val="22"/>
          <w:szCs w:val="22"/>
        </w:rPr>
        <w:t xml:space="preserve">in a data query in the implicit scenario of point 1 </w:t>
      </w:r>
      <w:proofErr w:type="gramStart"/>
      <w:r>
        <w:rPr>
          <w:rFonts w:ascii="Calibri" w:eastAsia="Calibri" w:hAnsi="Calibri" w:cs="Calibri"/>
          <w:sz w:val="22"/>
          <w:szCs w:val="22"/>
        </w:rPr>
        <w:t>above;</w:t>
      </w:r>
      <w:proofErr w:type="gramEnd"/>
      <w:r>
        <w:rPr>
          <w:rFonts w:ascii="Calibri" w:eastAsia="Calibri" w:hAnsi="Calibri" w:cs="Calibri"/>
          <w:sz w:val="22"/>
          <w:szCs w:val="22"/>
        </w:rPr>
        <w:t xml:space="preserve"> i.e., when</w:t>
      </w:r>
      <w:r w:rsidR="5DCB72CE" w:rsidRPr="675CC82C">
        <w:rPr>
          <w:rFonts w:ascii="Calibri" w:eastAsia="Calibri" w:hAnsi="Calibri" w:cs="Calibri"/>
          <w:sz w:val="22"/>
          <w:szCs w:val="22"/>
        </w:rPr>
        <w:t xml:space="preserve"> the configuration data</w:t>
      </w:r>
      <w:r>
        <w:rPr>
          <w:rFonts w:ascii="Calibri" w:eastAsia="Calibri" w:hAnsi="Calibri" w:cs="Calibri"/>
          <w:sz w:val="22"/>
          <w:szCs w:val="22"/>
        </w:rPr>
        <w:t xml:space="preserve"> and observations / operations data producers are the same party</w:t>
      </w:r>
      <w:r w:rsidR="5DCB72CE" w:rsidRPr="675CC82C">
        <w:rPr>
          <w:rFonts w:ascii="Calibri" w:eastAsia="Calibri" w:hAnsi="Calibri" w:cs="Calibri"/>
          <w:sz w:val="22"/>
          <w:szCs w:val="22"/>
        </w:rPr>
        <w:t>.</w:t>
      </w:r>
      <w:r w:rsidR="4B05CC1E" w:rsidRPr="675CC82C">
        <w:rPr>
          <w:rFonts w:ascii="Calibri" w:eastAsia="Calibri" w:hAnsi="Calibri" w:cs="Calibri"/>
          <w:sz w:val="22"/>
          <w:szCs w:val="22"/>
        </w:rPr>
        <w:t xml:space="preserve"> </w:t>
      </w:r>
    </w:p>
    <w:p w14:paraId="26418641" w14:textId="219B7CA4" w:rsidR="301F7BCF" w:rsidRDefault="007D611D" w:rsidP="675CC82C">
      <w:pPr>
        <w:pStyle w:val="ListParagraph"/>
        <w:numPr>
          <w:ilvl w:val="0"/>
          <w:numId w:val="37"/>
        </w:numPr>
        <w:spacing w:before="120" w:after="0" w:line="257" w:lineRule="auto"/>
        <w:ind w:right="-20"/>
        <w:rPr>
          <w:rFonts w:ascii="Calibri" w:eastAsia="Calibri" w:hAnsi="Calibri" w:cs="Calibri"/>
          <w:sz w:val="22"/>
          <w:szCs w:val="22"/>
        </w:rPr>
      </w:pPr>
      <w:r>
        <w:rPr>
          <w:rFonts w:ascii="Calibri" w:eastAsia="Calibri" w:hAnsi="Calibri" w:cs="Calibri"/>
          <w:sz w:val="22"/>
          <w:szCs w:val="22"/>
        </w:rPr>
        <w:t>Configuration d</w:t>
      </w:r>
      <w:r w:rsidR="301F7BCF" w:rsidRPr="675CC82C">
        <w:rPr>
          <w:rFonts w:ascii="Calibri" w:eastAsia="Calibri" w:hAnsi="Calibri" w:cs="Calibri"/>
          <w:sz w:val="22"/>
          <w:szCs w:val="22"/>
        </w:rPr>
        <w:t xml:space="preserve">ata producers may provide a mechanism for </w:t>
      </w:r>
      <w:r>
        <w:rPr>
          <w:rFonts w:ascii="Calibri" w:eastAsia="Calibri" w:hAnsi="Calibri" w:cs="Calibri"/>
          <w:sz w:val="22"/>
          <w:szCs w:val="22"/>
        </w:rPr>
        <w:t xml:space="preserve">notifying, or </w:t>
      </w:r>
      <w:r w:rsidR="301F7BCF" w:rsidRPr="675CC82C">
        <w:rPr>
          <w:rFonts w:ascii="Calibri" w:eastAsia="Calibri" w:hAnsi="Calibri" w:cs="Calibri"/>
          <w:sz w:val="22"/>
          <w:szCs w:val="22"/>
        </w:rPr>
        <w:t>sending configuration changes to</w:t>
      </w:r>
      <w:r>
        <w:rPr>
          <w:rFonts w:ascii="Calibri" w:eastAsia="Calibri" w:hAnsi="Calibri" w:cs="Calibri"/>
          <w:sz w:val="22"/>
          <w:szCs w:val="22"/>
        </w:rPr>
        <w:t>,</w:t>
      </w:r>
      <w:r w:rsidR="301F7BCF" w:rsidRPr="675CC82C">
        <w:rPr>
          <w:rFonts w:ascii="Calibri" w:eastAsia="Calibri" w:hAnsi="Calibri" w:cs="Calibri"/>
          <w:sz w:val="22"/>
          <w:szCs w:val="22"/>
        </w:rPr>
        <w:t xml:space="preserve"> data consumers without an explicit request from a particular consumer.</w:t>
      </w:r>
    </w:p>
    <w:p w14:paraId="2EBB998F" w14:textId="36C09891" w:rsidR="24821C57" w:rsidRDefault="24821C57" w:rsidP="675CC82C">
      <w:pPr>
        <w:pStyle w:val="ListParagraph"/>
        <w:numPr>
          <w:ilvl w:val="0"/>
          <w:numId w:val="37"/>
        </w:numPr>
        <w:spacing w:before="120" w:after="0" w:line="257" w:lineRule="auto"/>
        <w:ind w:right="-20"/>
        <w:rPr>
          <w:rFonts w:ascii="Calibri" w:eastAsia="Calibri" w:hAnsi="Calibri" w:cs="Calibri"/>
          <w:sz w:val="22"/>
          <w:szCs w:val="22"/>
        </w:rPr>
      </w:pPr>
      <w:r w:rsidRPr="675CC82C">
        <w:rPr>
          <w:rFonts w:ascii="Calibri" w:eastAsia="Calibri" w:hAnsi="Calibri" w:cs="Calibri"/>
          <w:sz w:val="22"/>
          <w:szCs w:val="22"/>
        </w:rPr>
        <w:t xml:space="preserve">When a </w:t>
      </w:r>
      <w:r w:rsidR="007D611D">
        <w:rPr>
          <w:rFonts w:ascii="Calibri" w:eastAsia="Calibri" w:hAnsi="Calibri" w:cs="Calibri"/>
          <w:sz w:val="22"/>
          <w:szCs w:val="22"/>
        </w:rPr>
        <w:t xml:space="preserve">configuration </w:t>
      </w:r>
      <w:r w:rsidRPr="675CC82C">
        <w:rPr>
          <w:rFonts w:ascii="Calibri" w:eastAsia="Calibri" w:hAnsi="Calibri" w:cs="Calibri"/>
          <w:sz w:val="22"/>
          <w:szCs w:val="22"/>
        </w:rPr>
        <w:t>data producer has any uncertainty about whether a data consumer was or was not informed about a particular config</w:t>
      </w:r>
      <w:r w:rsidR="47F6B508" w:rsidRPr="675CC82C">
        <w:rPr>
          <w:rFonts w:ascii="Calibri" w:eastAsia="Calibri" w:hAnsi="Calibri" w:cs="Calibri"/>
          <w:sz w:val="22"/>
          <w:szCs w:val="22"/>
        </w:rPr>
        <w:t xml:space="preserve">uration change, the </w:t>
      </w:r>
      <w:r w:rsidR="007D611D">
        <w:rPr>
          <w:rFonts w:ascii="Calibri" w:eastAsia="Calibri" w:hAnsi="Calibri" w:cs="Calibri"/>
          <w:sz w:val="22"/>
          <w:szCs w:val="22"/>
        </w:rPr>
        <w:t xml:space="preserve">configuration </w:t>
      </w:r>
      <w:r w:rsidR="47F6B508" w:rsidRPr="675CC82C">
        <w:rPr>
          <w:rFonts w:ascii="Calibri" w:eastAsia="Calibri" w:hAnsi="Calibri" w:cs="Calibri"/>
          <w:sz w:val="22"/>
          <w:szCs w:val="22"/>
        </w:rPr>
        <w:t>data producer shall assume that the data consumer was not informed of such change.</w:t>
      </w:r>
    </w:p>
    <w:p w14:paraId="6F529C60" w14:textId="0DA79EF1" w:rsidR="47F6B508" w:rsidRDefault="47F6B508" w:rsidP="675CC82C">
      <w:pPr>
        <w:pStyle w:val="ListParagraph"/>
        <w:numPr>
          <w:ilvl w:val="0"/>
          <w:numId w:val="37"/>
        </w:numPr>
        <w:spacing w:before="120" w:after="0" w:line="257" w:lineRule="auto"/>
        <w:ind w:right="-20"/>
        <w:rPr>
          <w:rFonts w:ascii="Calibri" w:eastAsia="Calibri" w:hAnsi="Calibri" w:cs="Calibri"/>
          <w:sz w:val="22"/>
          <w:szCs w:val="22"/>
        </w:rPr>
      </w:pPr>
      <w:r w:rsidRPr="675CC82C">
        <w:rPr>
          <w:rFonts w:ascii="Calibri" w:eastAsia="Calibri" w:hAnsi="Calibri" w:cs="Calibri"/>
          <w:sz w:val="22"/>
          <w:szCs w:val="22"/>
        </w:rPr>
        <w:t>When a data consumer has any uncertainty about whether configuration data is correct, the data consumer shall be responsible for obtaining updated configuration data.</w:t>
      </w:r>
    </w:p>
    <w:p w14:paraId="17B27AA9" w14:textId="2C87B834" w:rsidR="6B19F5A0" w:rsidRDefault="091260C0" w:rsidP="675CC82C">
      <w:pPr>
        <w:pStyle w:val="ListParagraph"/>
        <w:numPr>
          <w:ilvl w:val="0"/>
          <w:numId w:val="37"/>
        </w:numPr>
        <w:spacing w:before="120" w:after="0" w:line="257" w:lineRule="auto"/>
        <w:ind w:right="-20"/>
        <w:rPr>
          <w:rFonts w:ascii="Calibri" w:eastAsia="Calibri" w:hAnsi="Calibri" w:cs="Calibri"/>
          <w:sz w:val="22"/>
          <w:szCs w:val="22"/>
        </w:rPr>
      </w:pPr>
      <w:r w:rsidRPr="675CC82C">
        <w:rPr>
          <w:rFonts w:ascii="Calibri" w:eastAsia="Calibri" w:hAnsi="Calibri" w:cs="Calibri"/>
          <w:sz w:val="22"/>
          <w:szCs w:val="22"/>
        </w:rPr>
        <w:t xml:space="preserve">When a system makes computations or estimates using received data, the </w:t>
      </w:r>
      <w:r w:rsidR="36F01F70" w:rsidRPr="675CC82C">
        <w:rPr>
          <w:rFonts w:ascii="Calibri" w:eastAsia="Calibri" w:hAnsi="Calibri" w:cs="Calibri"/>
          <w:sz w:val="22"/>
          <w:szCs w:val="22"/>
        </w:rPr>
        <w:t>receiving</w:t>
      </w:r>
      <w:r w:rsidRPr="675CC82C">
        <w:rPr>
          <w:rFonts w:ascii="Calibri" w:eastAsia="Calibri" w:hAnsi="Calibri" w:cs="Calibri"/>
          <w:sz w:val="22"/>
          <w:szCs w:val="22"/>
        </w:rPr>
        <w:t xml:space="preserve"> </w:t>
      </w:r>
      <w:r w:rsidR="49501111" w:rsidRPr="675CC82C">
        <w:rPr>
          <w:rFonts w:ascii="Calibri" w:eastAsia="Calibri" w:hAnsi="Calibri" w:cs="Calibri"/>
          <w:sz w:val="22"/>
          <w:szCs w:val="22"/>
        </w:rPr>
        <w:t>system is</w:t>
      </w:r>
      <w:r w:rsidR="6B19F5A0" w:rsidRPr="675CC82C">
        <w:rPr>
          <w:rFonts w:ascii="Calibri" w:eastAsia="Calibri" w:hAnsi="Calibri" w:cs="Calibri"/>
          <w:sz w:val="22"/>
          <w:szCs w:val="22"/>
        </w:rPr>
        <w:t xml:space="preserve"> responsible for using </w:t>
      </w:r>
      <w:r w:rsidR="42B9F978" w:rsidRPr="675CC82C">
        <w:rPr>
          <w:rFonts w:ascii="Calibri" w:eastAsia="Calibri" w:hAnsi="Calibri" w:cs="Calibri"/>
          <w:sz w:val="22"/>
          <w:szCs w:val="22"/>
        </w:rPr>
        <w:t xml:space="preserve">appropriate </w:t>
      </w:r>
      <w:r w:rsidR="6B19F5A0" w:rsidRPr="675CC82C">
        <w:rPr>
          <w:rFonts w:ascii="Calibri" w:eastAsia="Calibri" w:hAnsi="Calibri" w:cs="Calibri"/>
          <w:sz w:val="22"/>
          <w:szCs w:val="22"/>
        </w:rPr>
        <w:t xml:space="preserve">configuration </w:t>
      </w:r>
      <w:r w:rsidR="2252E3E4" w:rsidRPr="675CC82C">
        <w:rPr>
          <w:rFonts w:ascii="Calibri" w:eastAsia="Calibri" w:hAnsi="Calibri" w:cs="Calibri"/>
          <w:sz w:val="22"/>
          <w:szCs w:val="22"/>
        </w:rPr>
        <w:t>data</w:t>
      </w:r>
      <w:r w:rsidR="00CC1AA2" w:rsidRPr="675CC82C">
        <w:rPr>
          <w:rFonts w:ascii="Calibri" w:eastAsia="Calibri" w:hAnsi="Calibri" w:cs="Calibri"/>
          <w:sz w:val="22"/>
          <w:szCs w:val="22"/>
        </w:rPr>
        <w:t>.</w:t>
      </w:r>
    </w:p>
    <w:p w14:paraId="696C8EF6" w14:textId="11F11C71" w:rsidR="6B19F5A0" w:rsidRDefault="00CC1AA2" w:rsidP="675CC82C">
      <w:pPr>
        <w:pStyle w:val="ListParagraph"/>
        <w:numPr>
          <w:ilvl w:val="0"/>
          <w:numId w:val="37"/>
        </w:numPr>
        <w:spacing w:before="120" w:after="160" w:line="257" w:lineRule="auto"/>
        <w:ind w:right="-20"/>
        <w:rPr>
          <w:rFonts w:ascii="Calibri" w:eastAsia="Calibri" w:hAnsi="Calibri" w:cs="Calibri"/>
          <w:sz w:val="22"/>
          <w:szCs w:val="22"/>
        </w:rPr>
      </w:pPr>
      <w:r>
        <w:rPr>
          <w:rFonts w:ascii="Calibri" w:eastAsia="Calibri" w:hAnsi="Calibri" w:cs="Calibri"/>
          <w:sz w:val="22"/>
          <w:szCs w:val="22"/>
        </w:rPr>
        <w:t>If configuration data must be exchanged separately from the observations</w:t>
      </w:r>
      <w:r w:rsidRPr="675CC82C">
        <w:rPr>
          <w:rFonts w:ascii="Calibri" w:eastAsia="Calibri" w:hAnsi="Calibri" w:cs="Calibri"/>
          <w:sz w:val="22"/>
          <w:szCs w:val="22"/>
        </w:rPr>
        <w:t>/</w:t>
      </w:r>
      <w:r>
        <w:rPr>
          <w:rFonts w:ascii="Calibri" w:eastAsia="Calibri" w:hAnsi="Calibri" w:cs="Calibri"/>
          <w:sz w:val="22"/>
          <w:szCs w:val="22"/>
        </w:rPr>
        <w:t xml:space="preserve">operations </w:t>
      </w:r>
      <w:r w:rsidR="6B19F5A0" w:rsidRPr="36C342FF">
        <w:rPr>
          <w:rFonts w:ascii="Calibri" w:eastAsia="Calibri" w:hAnsi="Calibri" w:cs="Calibri"/>
          <w:sz w:val="22"/>
          <w:szCs w:val="22"/>
        </w:rPr>
        <w:t xml:space="preserve">data, </w:t>
      </w:r>
      <w:r w:rsidR="358BE709" w:rsidRPr="675CC82C">
        <w:rPr>
          <w:rFonts w:ascii="Calibri" w:eastAsia="Calibri" w:hAnsi="Calibri" w:cs="Calibri"/>
          <w:sz w:val="22"/>
          <w:szCs w:val="22"/>
        </w:rPr>
        <w:t xml:space="preserve">the data consumer and data producers </w:t>
      </w:r>
      <w:r w:rsidR="200C5EBC" w:rsidRPr="675CC82C">
        <w:rPr>
          <w:rFonts w:ascii="Calibri" w:eastAsia="Calibri" w:hAnsi="Calibri" w:cs="Calibri"/>
          <w:sz w:val="22"/>
          <w:szCs w:val="22"/>
        </w:rPr>
        <w:t>shall</w:t>
      </w:r>
      <w:r w:rsidR="358BE709" w:rsidRPr="675CC82C">
        <w:rPr>
          <w:rFonts w:ascii="Calibri" w:eastAsia="Calibri" w:hAnsi="Calibri" w:cs="Calibri"/>
          <w:sz w:val="22"/>
          <w:szCs w:val="22"/>
        </w:rPr>
        <w:t xml:space="preserve"> document</w:t>
      </w:r>
      <w:r>
        <w:rPr>
          <w:rFonts w:ascii="Calibri" w:eastAsia="Calibri" w:hAnsi="Calibri" w:cs="Calibri"/>
          <w:sz w:val="22"/>
          <w:szCs w:val="22"/>
        </w:rPr>
        <w:t xml:space="preserve"> </w:t>
      </w:r>
      <w:r w:rsidR="6B19F5A0" w:rsidRPr="36C342FF">
        <w:rPr>
          <w:rFonts w:ascii="Calibri" w:eastAsia="Calibri" w:hAnsi="Calibri" w:cs="Calibri"/>
          <w:sz w:val="22"/>
          <w:szCs w:val="22"/>
        </w:rPr>
        <w:t xml:space="preserve">the expectations </w:t>
      </w:r>
      <w:r>
        <w:rPr>
          <w:rFonts w:ascii="Calibri" w:eastAsia="Calibri" w:hAnsi="Calibri" w:cs="Calibri"/>
          <w:sz w:val="22"/>
          <w:szCs w:val="22"/>
        </w:rPr>
        <w:t xml:space="preserve">placed </w:t>
      </w:r>
      <w:r w:rsidR="6B19F5A0" w:rsidRPr="36C342FF">
        <w:rPr>
          <w:rFonts w:ascii="Calibri" w:eastAsia="Calibri" w:hAnsi="Calibri" w:cs="Calibri"/>
          <w:sz w:val="22"/>
          <w:szCs w:val="22"/>
        </w:rPr>
        <w:t>on both sender and recipient</w:t>
      </w:r>
      <w:r w:rsidR="29BC69C9" w:rsidRPr="675CC82C">
        <w:rPr>
          <w:rFonts w:ascii="Calibri" w:eastAsia="Calibri" w:hAnsi="Calibri" w:cs="Calibri"/>
          <w:sz w:val="22"/>
          <w:szCs w:val="22"/>
        </w:rPr>
        <w:t xml:space="preserve"> prior to engaging in data exchange</w:t>
      </w:r>
      <w:r>
        <w:rPr>
          <w:rFonts w:ascii="Calibri" w:eastAsia="Calibri" w:hAnsi="Calibri" w:cs="Calibri"/>
          <w:sz w:val="22"/>
          <w:szCs w:val="22"/>
        </w:rPr>
        <w:t>.</w:t>
      </w:r>
    </w:p>
    <w:p w14:paraId="21D4A8F8" w14:textId="181FE0CE" w:rsidR="36C342FF" w:rsidRDefault="36C342FF" w:rsidP="36C342FF"/>
    <w:p w14:paraId="6301D893" w14:textId="77777777" w:rsidR="00EA5CE9" w:rsidRPr="00C35B57" w:rsidRDefault="003E5A2E" w:rsidP="00036AB0">
      <w:pPr>
        <w:pStyle w:val="Heading1"/>
      </w:pPr>
      <w:bookmarkStart w:id="124" w:name="_Toc443470372"/>
      <w:bookmarkStart w:id="125" w:name="_Toc450303224"/>
      <w:bookmarkStart w:id="126" w:name="_Toc160650462"/>
      <w:r w:rsidRPr="00C35B57">
        <w:t>Bibliography</w:t>
      </w:r>
      <w:bookmarkEnd w:id="124"/>
      <w:bookmarkEnd w:id="125"/>
      <w:bookmarkEnd w:id="126"/>
    </w:p>
    <w:p w14:paraId="7F7747BE" w14:textId="1ED6EA3B" w:rsidR="0022680F" w:rsidRDefault="005D1915" w:rsidP="0077710B">
      <w:pPr>
        <w:pStyle w:val="Bibliography1"/>
        <w:jc w:val="left"/>
        <w:rPr>
          <w:iCs/>
        </w:rPr>
      </w:pPr>
      <w:r>
        <w:rPr>
          <w:iCs/>
        </w:rPr>
        <w:t>[</w:t>
      </w:r>
      <w:r w:rsidR="0022680F">
        <w:rPr>
          <w:iCs/>
        </w:rPr>
        <w:t>1]</w:t>
      </w:r>
      <w:r w:rsidR="00140257">
        <w:rPr>
          <w:iCs/>
        </w:rPr>
        <w:tab/>
      </w:r>
      <w:r w:rsidR="0022680F" w:rsidRPr="0022680F">
        <w:rPr>
          <w:iCs/>
        </w:rPr>
        <w:t xml:space="preserve">AgGateway. (2021). </w:t>
      </w:r>
      <w:r w:rsidR="0022680F" w:rsidRPr="0077710B">
        <w:rPr>
          <w:i/>
        </w:rPr>
        <w:t>UnitSystem.xml</w:t>
      </w:r>
      <w:r w:rsidR="0022680F" w:rsidRPr="0022680F">
        <w:rPr>
          <w:iCs/>
        </w:rPr>
        <w:t xml:space="preserve">. Retrieved from </w:t>
      </w:r>
      <w:hyperlink r:id="rId43" w:history="1">
        <w:r w:rsidR="0022680F" w:rsidRPr="00DE1AE7">
          <w:rPr>
            <w:rStyle w:val="Hyperlink"/>
            <w:iCs/>
          </w:rPr>
          <w:t>https://github.com/ADAPT/ADAPT/blob/develop/source/Representation/Resources/UnitSystem.xml</w:t>
        </w:r>
      </w:hyperlink>
      <w:r w:rsidR="0022680F">
        <w:rPr>
          <w:iCs/>
        </w:rPr>
        <w:t xml:space="preserve"> </w:t>
      </w:r>
      <w:r w:rsidR="0022680F" w:rsidRPr="0022680F">
        <w:rPr>
          <w:iCs/>
        </w:rPr>
        <w:t xml:space="preserve"> on </w:t>
      </w:r>
      <w:r w:rsidR="000722D8">
        <w:rPr>
          <w:iCs/>
        </w:rPr>
        <w:t>31</w:t>
      </w:r>
      <w:r w:rsidR="0022680F" w:rsidRPr="0022680F">
        <w:rPr>
          <w:iCs/>
        </w:rPr>
        <w:t xml:space="preserve"> </w:t>
      </w:r>
      <w:r w:rsidR="000722D8">
        <w:rPr>
          <w:iCs/>
        </w:rPr>
        <w:t>Aug</w:t>
      </w:r>
      <w:r w:rsidR="0022680F" w:rsidRPr="0022680F">
        <w:rPr>
          <w:iCs/>
        </w:rPr>
        <w:t xml:space="preserve"> 202</w:t>
      </w:r>
      <w:r w:rsidR="000722D8">
        <w:rPr>
          <w:iCs/>
        </w:rPr>
        <w:t>3</w:t>
      </w:r>
      <w:r w:rsidR="0022680F" w:rsidRPr="0022680F">
        <w:rPr>
          <w:iCs/>
        </w:rPr>
        <w:t>.</w:t>
      </w:r>
    </w:p>
    <w:p w14:paraId="092D011D" w14:textId="233C3F3B" w:rsidR="00300A05" w:rsidRDefault="00300A05" w:rsidP="00300A05">
      <w:pPr>
        <w:pStyle w:val="Bibliography1"/>
      </w:pPr>
      <w:r>
        <w:t>[2]</w:t>
      </w:r>
      <w:r>
        <w:tab/>
        <w:t>EPSG “WGS 84.” (</w:t>
      </w:r>
      <w:hyperlink r:id="rId44" w:history="1">
        <w:r w:rsidRPr="00AB4622">
          <w:rPr>
            <w:rStyle w:val="Hyperlink"/>
          </w:rPr>
          <w:t>https://epsg.org/ellipsoid_7030/WGS-84.html</w:t>
        </w:r>
      </w:hyperlink>
      <w:r>
        <w:t>) Accessed February 19, 2024.</w:t>
      </w:r>
    </w:p>
    <w:p w14:paraId="467ACE05" w14:textId="4F069F00" w:rsidR="00300A05" w:rsidRPr="00C35B57" w:rsidRDefault="00300A05" w:rsidP="00300A05">
      <w:pPr>
        <w:pStyle w:val="Bibliography1"/>
      </w:pPr>
      <w:r>
        <w:t>[3]</w:t>
      </w:r>
      <w:r>
        <w:tab/>
      </w:r>
      <w:r w:rsidRPr="00C35B57">
        <w:t>ISO 11783-10, Tractors and machinery for agriculture and forestry — Serial control and communications data network — Part 10: Task controller and management information system data interchange</w:t>
      </w:r>
    </w:p>
    <w:p w14:paraId="703E5FEB" w14:textId="66E5FE50" w:rsidR="00300A05" w:rsidRPr="00C35B57" w:rsidRDefault="00300A05" w:rsidP="00300A05">
      <w:pPr>
        <w:pStyle w:val="Bibliography1"/>
      </w:pPr>
      <w:r>
        <w:t>[4]</w:t>
      </w:r>
      <w:r>
        <w:tab/>
      </w:r>
      <w:r w:rsidRPr="00C35B57">
        <w:t>ISO 22006:2009, Quality management systems — Guidelines for the Application of ISO 9001:2008 to crop production</w:t>
      </w:r>
    </w:p>
    <w:p w14:paraId="23F2ACDD" w14:textId="243E2026" w:rsidR="00300A05" w:rsidRPr="00C35B57" w:rsidRDefault="00300A05" w:rsidP="00300A05">
      <w:pPr>
        <w:pStyle w:val="Bibliography1"/>
      </w:pPr>
      <w:r>
        <w:lastRenderedPageBreak/>
        <w:t>[5]</w:t>
      </w:r>
      <w:r>
        <w:tab/>
      </w:r>
      <w:r w:rsidRPr="00C35B57">
        <w:t>ISO/IEC 9834-8, Information technology ― Procedures for the operation of object identifier registration authorities ― Part 8: Generation of universally unique identifiers (UUIDs) and their use in object identifiers</w:t>
      </w:r>
    </w:p>
    <w:p w14:paraId="2FDE62BE" w14:textId="621F3F4E" w:rsidR="00300A05" w:rsidRPr="00C35B57" w:rsidRDefault="00300A05" w:rsidP="00300A05">
      <w:pPr>
        <w:pStyle w:val="Bibliography1"/>
      </w:pPr>
      <w:r>
        <w:t>[6]</w:t>
      </w:r>
      <w:r>
        <w:tab/>
      </w:r>
      <w:r w:rsidRPr="00C35B57">
        <w:t>ISO/IEC 19510:2013, Information technology ― Object Management Group Business Process Model and Notation</w:t>
      </w:r>
    </w:p>
    <w:p w14:paraId="334E5D41" w14:textId="532F3B13" w:rsidR="005D1915" w:rsidRPr="0077710B" w:rsidRDefault="0022680F">
      <w:pPr>
        <w:pStyle w:val="Bibliography1"/>
        <w:rPr>
          <w:iCs/>
        </w:rPr>
      </w:pPr>
      <w:r>
        <w:rPr>
          <w:iCs/>
        </w:rPr>
        <w:t>[</w:t>
      </w:r>
      <w:r w:rsidR="00300A05">
        <w:rPr>
          <w:iCs/>
        </w:rPr>
        <w:t>7</w:t>
      </w:r>
      <w:r w:rsidR="005D1915">
        <w:rPr>
          <w:iCs/>
        </w:rPr>
        <w:t>]</w:t>
      </w:r>
      <w:r w:rsidR="00140257">
        <w:rPr>
          <w:iCs/>
        </w:rPr>
        <w:tab/>
      </w:r>
      <w:r w:rsidR="00F8734D" w:rsidRPr="00F8734D">
        <w:rPr>
          <w:iCs/>
        </w:rPr>
        <w:t>QUDT (</w:t>
      </w:r>
      <w:hyperlink r:id="rId45" w:history="1">
        <w:r w:rsidR="00F8734D" w:rsidRPr="00DE1AE7">
          <w:rPr>
            <w:rStyle w:val="Hyperlink"/>
            <w:iCs/>
          </w:rPr>
          <w:t>http://www.qudt.org/</w:t>
        </w:r>
      </w:hyperlink>
      <w:r w:rsidR="00F8734D" w:rsidRPr="00F8734D">
        <w:rPr>
          <w:iCs/>
        </w:rPr>
        <w:t xml:space="preserve">)  Referenced </w:t>
      </w:r>
      <w:r w:rsidR="00AB4622">
        <w:rPr>
          <w:iCs/>
        </w:rPr>
        <w:t>25</w:t>
      </w:r>
      <w:r w:rsidR="00F8734D" w:rsidRPr="00F8734D">
        <w:rPr>
          <w:iCs/>
        </w:rPr>
        <w:t xml:space="preserve"> </w:t>
      </w:r>
      <w:r w:rsidR="00640EF8">
        <w:rPr>
          <w:iCs/>
        </w:rPr>
        <w:t>Feb</w:t>
      </w:r>
      <w:r w:rsidR="00F8734D" w:rsidRPr="00F8734D">
        <w:rPr>
          <w:iCs/>
        </w:rPr>
        <w:t xml:space="preserve"> 202</w:t>
      </w:r>
      <w:r w:rsidR="00640EF8">
        <w:rPr>
          <w:iCs/>
        </w:rPr>
        <w:t>4</w:t>
      </w:r>
      <w:r w:rsidR="00F8734D" w:rsidRPr="00F8734D">
        <w:rPr>
          <w:iCs/>
        </w:rPr>
        <w:t>.</w:t>
      </w:r>
    </w:p>
    <w:p w14:paraId="4AE8A835" w14:textId="79829575" w:rsidR="00D66514" w:rsidRPr="0077710B" w:rsidRDefault="00307106">
      <w:pPr>
        <w:pStyle w:val="Bibliography1"/>
        <w:rPr>
          <w:iCs/>
        </w:rPr>
      </w:pPr>
      <w:r w:rsidRPr="0077710B">
        <w:rPr>
          <w:iCs/>
        </w:rPr>
        <w:t>[</w:t>
      </w:r>
      <w:r w:rsidR="00300A05">
        <w:rPr>
          <w:iCs/>
        </w:rPr>
        <w:t>8</w:t>
      </w:r>
      <w:r w:rsidRPr="0077710B">
        <w:rPr>
          <w:iCs/>
        </w:rPr>
        <w:t>]</w:t>
      </w:r>
      <w:r w:rsidR="00140257">
        <w:rPr>
          <w:iCs/>
        </w:rPr>
        <w:tab/>
      </w:r>
      <w:r w:rsidRPr="0077710B">
        <w:rPr>
          <w:iCs/>
        </w:rPr>
        <w:t>Unified Code for Units of Measure, 2017, (</w:t>
      </w:r>
      <w:hyperlink r:id="rId46" w:history="1">
        <w:r w:rsidR="005D1915" w:rsidRPr="0077710B">
          <w:rPr>
            <w:rStyle w:val="Hyperlink"/>
          </w:rPr>
          <w:t>http</w:t>
        </w:r>
        <w:r w:rsidR="005D1915" w:rsidRPr="00DE1AE7">
          <w:rPr>
            <w:rStyle w:val="Hyperlink"/>
            <w:iCs/>
          </w:rPr>
          <w:t>s</w:t>
        </w:r>
        <w:r w:rsidR="005D1915" w:rsidRPr="0077710B">
          <w:rPr>
            <w:rStyle w:val="Hyperlink"/>
          </w:rPr>
          <w:t>://</w:t>
        </w:r>
        <w:r w:rsidR="005D1915" w:rsidRPr="005D1915">
          <w:rPr>
            <w:rStyle w:val="Hyperlink"/>
            <w:iCs/>
          </w:rPr>
          <w:t>ucum</w:t>
        </w:r>
        <w:r w:rsidR="005D1915" w:rsidRPr="0077710B">
          <w:rPr>
            <w:rStyle w:val="Hyperlink"/>
          </w:rPr>
          <w:t>.org/</w:t>
        </w:r>
        <w:r w:rsidR="005D1915" w:rsidRPr="005D1915">
          <w:rPr>
            <w:rStyle w:val="Hyperlink"/>
            <w:iCs/>
          </w:rPr>
          <w:t>ucum</w:t>
        </w:r>
      </w:hyperlink>
      <w:r w:rsidRPr="0077710B">
        <w:rPr>
          <w:iCs/>
        </w:rPr>
        <w:t xml:space="preserve">) </w:t>
      </w:r>
      <w:r w:rsidR="00640EF8" w:rsidRPr="00F8734D">
        <w:rPr>
          <w:iCs/>
        </w:rPr>
        <w:t xml:space="preserve">Referenced </w:t>
      </w:r>
      <w:r w:rsidR="00640EF8">
        <w:rPr>
          <w:iCs/>
        </w:rPr>
        <w:t>25</w:t>
      </w:r>
      <w:r w:rsidR="00640EF8" w:rsidRPr="00F8734D">
        <w:rPr>
          <w:iCs/>
        </w:rPr>
        <w:t xml:space="preserve"> </w:t>
      </w:r>
      <w:r w:rsidR="00640EF8">
        <w:rPr>
          <w:iCs/>
        </w:rPr>
        <w:t>Feb</w:t>
      </w:r>
      <w:r w:rsidR="00640EF8" w:rsidRPr="00F8734D">
        <w:rPr>
          <w:iCs/>
        </w:rPr>
        <w:t xml:space="preserve"> 202</w:t>
      </w:r>
      <w:r w:rsidR="00640EF8">
        <w:rPr>
          <w:iCs/>
        </w:rPr>
        <w:t>4</w:t>
      </w:r>
      <w:r w:rsidRPr="0077710B">
        <w:rPr>
          <w:iCs/>
        </w:rPr>
        <w:t>.</w:t>
      </w:r>
    </w:p>
    <w:p w14:paraId="6301D8A6" w14:textId="770E810C" w:rsidR="00EA5CE9" w:rsidRPr="00C35B57" w:rsidRDefault="003E5A2E" w:rsidP="00BE0A01">
      <w:pPr>
        <w:pStyle w:val="Bibliography1"/>
      </w:pPr>
      <w:r>
        <w:t>[</w:t>
      </w:r>
      <w:r w:rsidR="00300A05">
        <w:t>9</w:t>
      </w:r>
      <w:r>
        <w:t>]</w:t>
      </w:r>
      <w:r>
        <w:tab/>
      </w:r>
      <w:r w:rsidR="008564C4">
        <w:t xml:space="preserve">UN/CEFACT, 2017. </w:t>
      </w:r>
      <w:r w:rsidR="008564C4" w:rsidRPr="5D893DBA">
        <w:rPr>
          <w:i/>
          <w:iCs/>
        </w:rPr>
        <w:t>Recommendation 20</w:t>
      </w:r>
      <w:r w:rsidR="008564C4">
        <w:t xml:space="preserve"> (</w:t>
      </w:r>
      <w:hyperlink r:id="rId47">
        <w:r w:rsidR="18698018" w:rsidRPr="5D893DBA">
          <w:rPr>
            <w:rStyle w:val="Hyperlink"/>
          </w:rPr>
          <w:t>https://unece.org/trade/uncefact/cl-recommendations</w:t>
        </w:r>
      </w:hyperlink>
      <w:r w:rsidR="008564C4">
        <w:t xml:space="preserve">) </w:t>
      </w:r>
      <w:r w:rsidR="00640EF8">
        <w:t>Referenced 25 Feb 2024</w:t>
      </w:r>
      <w:r w:rsidR="008564C4">
        <w:t>.</w:t>
      </w:r>
    </w:p>
    <w:p w14:paraId="012FF288" w14:textId="4FE27CED" w:rsidR="00300A05" w:rsidRPr="00C35B57" w:rsidRDefault="00300A05" w:rsidP="00300A05">
      <w:pPr>
        <w:pStyle w:val="Bibliography1"/>
      </w:pPr>
      <w:r>
        <w:t>[10]</w:t>
      </w:r>
      <w:r>
        <w:tab/>
      </w:r>
      <w:r w:rsidRPr="00C35B57">
        <w:t>WMO No. 8. Guide to Meteorological Instruments and Methods of Observation, 7th Edition. 2008. Geneva</w:t>
      </w:r>
    </w:p>
    <w:p w14:paraId="6301D8A7" w14:textId="240879AB" w:rsidR="00831DD3" w:rsidRDefault="00831DD3" w:rsidP="00B41722">
      <w:pPr>
        <w:pStyle w:val="Bibliography1"/>
      </w:pPr>
    </w:p>
    <w:p w14:paraId="36A419DE" w14:textId="1FA03FF0" w:rsidR="00300A05" w:rsidRPr="00C35B57" w:rsidRDefault="00300A05" w:rsidP="00B41722">
      <w:pPr>
        <w:pStyle w:val="Bibliography1"/>
      </w:pPr>
    </w:p>
    <w:sectPr w:rsidR="00300A05" w:rsidRPr="00C35B57" w:rsidSect="00ED7BDF">
      <w:footerReference w:type="even" r:id="rId48"/>
      <w:footerReference w:type="default" r:id="rId49"/>
      <w:headerReference w:type="first" r:id="rId50"/>
      <w:footerReference w:type="first" r:id="rId51"/>
      <w:type w:val="oddPage"/>
      <w:pgSz w:w="11906" w:h="16838" w:code="9"/>
      <w:pgMar w:top="794" w:right="737" w:bottom="567" w:left="851" w:header="540" w:footer="284" w:gutter="567"/>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Ben Craker" w:date="2024-03-11T12:38:00Z" w:initials="BC">
    <w:p w14:paraId="1130740F" w14:textId="77777777" w:rsidR="002D2614" w:rsidRDefault="002D2614" w:rsidP="002D2614">
      <w:pPr>
        <w:pStyle w:val="CommentText"/>
        <w:jc w:val="left"/>
      </w:pPr>
      <w:r>
        <w:rPr>
          <w:rStyle w:val="CommentReference"/>
        </w:rPr>
        <w:annotationRef/>
      </w:r>
      <w:r>
        <w:t>This was in part 3, assume it is boilerplate that is suppose to be in all parts of the standard</w:t>
      </w:r>
    </w:p>
  </w:comment>
  <w:comment w:id="43" w:author="Ben Craker" w:date="2024-03-11T10:11:00Z" w:initials="BC">
    <w:p w14:paraId="08B955D8" w14:textId="24CD30C4" w:rsidR="000B6C11" w:rsidRDefault="000B6C11" w:rsidP="000B6C11">
      <w:pPr>
        <w:pStyle w:val="CommentText"/>
        <w:jc w:val="left"/>
      </w:pPr>
      <w:r>
        <w:rPr>
          <w:rStyle w:val="CommentReference"/>
        </w:rPr>
        <w:annotationRef/>
      </w:r>
      <w:r>
        <w:t>With most of these systems being cloud based today, does this definition need to be tweaked? Or am I reading too much into “office computer system”</w:t>
      </w:r>
    </w:p>
  </w:comment>
  <w:comment w:id="50" w:author="Ben Craker" w:date="2024-03-11T12:30:00Z" w:initials="BC">
    <w:p w14:paraId="058ED85A" w14:textId="77777777" w:rsidR="002D2614" w:rsidRDefault="002D2614" w:rsidP="002D2614">
      <w:pPr>
        <w:pStyle w:val="CommentText"/>
        <w:jc w:val="left"/>
      </w:pPr>
      <w:r>
        <w:rPr>
          <w:rStyle w:val="CommentReference"/>
        </w:rPr>
        <w:annotationRef/>
      </w:r>
      <w:r>
        <w:t xml:space="preserve">Should change this grower to Producer to align with the rest of the document </w:t>
      </w:r>
    </w:p>
  </w:comment>
  <w:comment w:id="113" w:author="Ben Craker" w:date="2024-03-11T11:37:00Z" w:initials="BC">
    <w:p w14:paraId="5C901721" w14:textId="32144443" w:rsidR="001D13E7" w:rsidRDefault="001D13E7" w:rsidP="001D13E7">
      <w:pPr>
        <w:pStyle w:val="CommentText"/>
        <w:jc w:val="left"/>
      </w:pPr>
      <w:r>
        <w:rPr>
          <w:rStyle w:val="CommentReference"/>
        </w:rPr>
        <w:annotationRef/>
      </w:r>
      <w:r>
        <w:t>Should this still call out irrigation system specifically since this is now a more general field operations standard?</w:t>
      </w:r>
    </w:p>
  </w:comment>
  <w:comment w:id="115" w:author="Ben Craker" w:date="2024-03-11T11:37:00Z" w:initials="BC">
    <w:p w14:paraId="5E9B9721" w14:textId="06495393" w:rsidR="001D13E7" w:rsidRDefault="001D13E7" w:rsidP="001D13E7">
      <w:pPr>
        <w:pStyle w:val="CommentText"/>
        <w:jc w:val="left"/>
      </w:pPr>
      <w:r>
        <w:rPr>
          <w:rStyle w:val="CommentReference"/>
        </w:rPr>
        <w:annotationRef/>
      </w:r>
      <w:r>
        <w:t>Should this still call out irrigation system specifically since this is now a more general field operations standard?</w:t>
      </w:r>
    </w:p>
  </w:comment>
  <w:comment w:id="117" w:author="Ben Craker" w:date="2024-03-11T11:35:00Z" w:initials="BC">
    <w:p w14:paraId="622F7A3D" w14:textId="553363FE" w:rsidR="001D13E7" w:rsidRDefault="001D13E7" w:rsidP="001D13E7">
      <w:pPr>
        <w:pStyle w:val="CommentText"/>
        <w:jc w:val="left"/>
      </w:pPr>
      <w:r>
        <w:rPr>
          <w:rStyle w:val="CommentReference"/>
        </w:rPr>
        <w:annotationRef/>
      </w:r>
      <w:r>
        <w:t>Should this still call out irrigation system specifically since this is now a more general field operations standard?</w:t>
      </w:r>
    </w:p>
  </w:comment>
  <w:comment w:id="120" w:author="Ben Craker" w:date="2024-03-11T11:45:00Z" w:initials="BC">
    <w:p w14:paraId="3F6F3F50" w14:textId="77777777" w:rsidR="008A4810" w:rsidRDefault="008A4810" w:rsidP="008A4810">
      <w:pPr>
        <w:pStyle w:val="CommentText"/>
        <w:jc w:val="left"/>
      </w:pPr>
      <w:r>
        <w:rPr>
          <w:rStyle w:val="CommentReference"/>
        </w:rPr>
        <w:annotationRef/>
      </w:r>
      <w:r>
        <w:t>Should this section be somewhere in 9.3? Seems out of place after the cropzone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30740F" w15:done="0"/>
  <w15:commentEx w15:paraId="08B955D8" w15:done="0"/>
  <w15:commentEx w15:paraId="058ED85A" w15:done="0"/>
  <w15:commentEx w15:paraId="5C901721" w15:done="0"/>
  <w15:commentEx w15:paraId="5E9B9721" w15:done="0"/>
  <w15:commentEx w15:paraId="622F7A3D" w15:done="0"/>
  <w15:commentEx w15:paraId="3F6F3F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FF5EEF5" w16cex:dateUtc="2024-03-11T17:38:00Z"/>
  <w16cex:commentExtensible w16cex:durableId="71E5115F" w16cex:dateUtc="2024-03-11T15:11:00Z"/>
  <w16cex:commentExtensible w16cex:durableId="30D4A86F" w16cex:dateUtc="2024-03-11T17:30:00Z"/>
  <w16cex:commentExtensible w16cex:durableId="7E66D4D8" w16cex:dateUtc="2024-03-11T16:37:00Z"/>
  <w16cex:commentExtensible w16cex:durableId="2265C95D" w16cex:dateUtc="2024-03-11T16:37:00Z"/>
  <w16cex:commentExtensible w16cex:durableId="47929A68" w16cex:dateUtc="2024-03-11T16:35:00Z"/>
  <w16cex:commentExtensible w16cex:durableId="672EC546" w16cex:dateUtc="2024-03-11T16: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30740F" w16cid:durableId="5FF5EEF5"/>
  <w16cid:commentId w16cid:paraId="08B955D8" w16cid:durableId="71E5115F"/>
  <w16cid:commentId w16cid:paraId="058ED85A" w16cid:durableId="30D4A86F"/>
  <w16cid:commentId w16cid:paraId="5C901721" w16cid:durableId="7E66D4D8"/>
  <w16cid:commentId w16cid:paraId="5E9B9721" w16cid:durableId="2265C95D"/>
  <w16cid:commentId w16cid:paraId="622F7A3D" w16cid:durableId="47929A68"/>
  <w16cid:commentId w16cid:paraId="3F6F3F50" w16cid:durableId="672EC5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87895" w14:textId="77777777" w:rsidR="00ED7BDF" w:rsidRDefault="00ED7BDF">
      <w:pPr>
        <w:spacing w:after="0" w:line="240" w:lineRule="auto"/>
      </w:pPr>
      <w:r>
        <w:separator/>
      </w:r>
    </w:p>
  </w:endnote>
  <w:endnote w:type="continuationSeparator" w:id="0">
    <w:p w14:paraId="65DD3E05" w14:textId="77777777" w:rsidR="00ED7BDF" w:rsidRDefault="00ED7BDF">
      <w:pPr>
        <w:spacing w:after="0" w:line="240" w:lineRule="auto"/>
      </w:pPr>
      <w:r>
        <w:continuationSeparator/>
      </w:r>
    </w:p>
  </w:endnote>
  <w:endnote w:type="continuationNotice" w:id="1">
    <w:p w14:paraId="0B8C9090" w14:textId="77777777" w:rsidR="00ED7BDF" w:rsidRDefault="00ED7B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1D8B0" w14:textId="1F936313" w:rsidR="00EA5CE9" w:rsidRDefault="003E5A2E">
    <w:pPr>
      <w:pStyle w:val="Footer"/>
      <w:rPr>
        <w:color w:val="0000FF"/>
      </w:rPr>
    </w:pPr>
    <w:r>
      <w:rPr>
        <w:color w:val="0000FF"/>
      </w:rPr>
      <w:fldChar w:fldCharType="begin"/>
    </w:r>
    <w:r>
      <w:rPr>
        <w:color w:val="0000FF"/>
      </w:rPr>
      <w:instrText xml:space="preserve"> FILENAME \p </w:instrText>
    </w:r>
    <w:r>
      <w:rPr>
        <w:color w:val="0000FF"/>
      </w:rPr>
      <w:fldChar w:fldCharType="separate"/>
    </w:r>
    <w:r w:rsidR="00506D57">
      <w:rPr>
        <w:noProof/>
        <w:color w:val="0000FF"/>
      </w:rPr>
      <w:t>https://syngenta-my.sharepoint.com/personal/andres_ferreyra_syngenta_com/Documents/Documents/AgGateway/PAIL/TC23-19/CD Revisions/!CD 7673-1 v5.docx</w:t>
    </w:r>
    <w:r>
      <w:rPr>
        <w:color w:val="0000FF"/>
      </w:rPr>
      <w:fldChar w:fldCharType="end"/>
    </w:r>
    <w:bookmarkStart w:id="11" w:name="SSTemp"/>
    <w:bookmarkStart w:id="12" w:name="CVP_TemplateVersion_Location"/>
    <w:bookmarkEnd w:id="11"/>
    <w:r>
      <w:rPr>
        <w:color w:val="0000FF"/>
      </w:rPr>
      <w:tab/>
      <w:t>Basic template BASICEN</w:t>
    </w:r>
    <w:bookmarkEnd w:id="12"/>
    <w:proofErr w:type="gramStart"/>
    <w:r>
      <w:rPr>
        <w:color w:val="0000FF"/>
      </w:rPr>
      <w:t>3  2002</w:t>
    </w:r>
    <w:proofErr w:type="gramEnd"/>
    <w:r>
      <w:rPr>
        <w:color w:val="0000FF"/>
      </w:rPr>
      <w:t>-06-01</w:t>
    </w:r>
  </w:p>
  <w:p w14:paraId="6301D8B1" w14:textId="77777777" w:rsidR="00EA5CE9" w:rsidRDefault="00EA5C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EA5CE9" w14:paraId="6301D8B6" w14:textId="77777777">
      <w:trPr>
        <w:cantSplit/>
        <w:jc w:val="center"/>
      </w:trPr>
      <w:tc>
        <w:tcPr>
          <w:tcW w:w="4876" w:type="dxa"/>
        </w:tcPr>
        <w:p w14:paraId="6301D8B4" w14:textId="77777777" w:rsidR="00EA5CE9" w:rsidRDefault="003E5A2E">
          <w:pPr>
            <w:pStyle w:val="Footer"/>
            <w:spacing w:before="540"/>
          </w:pPr>
          <w:r>
            <w:fldChar w:fldCharType="begin"/>
          </w:r>
          <w:r>
            <w:instrText xml:space="preserve">\PAGE \* ROMAN \* LOWER \* CHARFORMAT </w:instrText>
          </w:r>
          <w:r>
            <w:fldChar w:fldCharType="separate"/>
          </w:r>
          <w:r w:rsidR="006E74AA">
            <w:rPr>
              <w:noProof/>
            </w:rPr>
            <w:t>iv</w:t>
          </w:r>
          <w:r>
            <w:fldChar w:fldCharType="end"/>
          </w:r>
        </w:p>
      </w:tc>
      <w:tc>
        <w:tcPr>
          <w:tcW w:w="4876" w:type="dxa"/>
        </w:tcPr>
        <w:p w14:paraId="6301D8B5" w14:textId="77777777" w:rsidR="00EA5CE9" w:rsidRDefault="003E5A2E">
          <w:pPr>
            <w:pStyle w:val="Footer"/>
            <w:spacing w:before="540"/>
            <w:jc w:val="right"/>
            <w:rPr>
              <w:sz w:val="16"/>
            </w:rPr>
          </w:pPr>
          <w:r>
            <w:rPr>
              <w:sz w:val="16"/>
            </w:rPr>
            <w:t xml:space="preserve">© </w:t>
          </w:r>
          <w:r>
            <w:rPr>
              <w:color w:val="FF0000"/>
              <w:sz w:val="16"/>
            </w:rPr>
            <w:t>ISO 2002</w:t>
          </w:r>
          <w:r>
            <w:rPr>
              <w:sz w:val="16"/>
            </w:rPr>
            <w:t> – All rights reserved</w:t>
          </w:r>
        </w:p>
      </w:tc>
    </w:tr>
  </w:tbl>
  <w:p w14:paraId="6301D8B7" w14:textId="77777777" w:rsidR="00EA5CE9" w:rsidRDefault="00EA5CE9">
    <w:pPr>
      <w:pStyle w:val="Foote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EA5CE9" w14:paraId="6301D8BA" w14:textId="77777777">
      <w:trPr>
        <w:cantSplit/>
        <w:jc w:val="center"/>
      </w:trPr>
      <w:tc>
        <w:tcPr>
          <w:tcW w:w="4876" w:type="dxa"/>
        </w:tcPr>
        <w:p w14:paraId="6301D8B8" w14:textId="77777777" w:rsidR="00EA5CE9" w:rsidRDefault="003E5A2E">
          <w:pPr>
            <w:pStyle w:val="Footer"/>
            <w:spacing w:before="540"/>
            <w:rPr>
              <w:b/>
              <w:sz w:val="16"/>
            </w:rPr>
          </w:pPr>
          <w:r>
            <w:rPr>
              <w:sz w:val="16"/>
            </w:rPr>
            <w:t xml:space="preserve">© </w:t>
          </w:r>
          <w:r>
            <w:rPr>
              <w:color w:val="FF0000"/>
              <w:sz w:val="16"/>
            </w:rPr>
            <w:t>ISO 2002</w:t>
          </w:r>
          <w:r>
            <w:rPr>
              <w:sz w:val="16"/>
            </w:rPr>
            <w:t> – All rights reserved</w:t>
          </w:r>
        </w:p>
      </w:tc>
      <w:tc>
        <w:tcPr>
          <w:tcW w:w="4876" w:type="dxa"/>
        </w:tcPr>
        <w:p w14:paraId="6301D8B9" w14:textId="77777777" w:rsidR="00EA5CE9" w:rsidRDefault="003E5A2E">
          <w:pPr>
            <w:pStyle w:val="Footer"/>
            <w:spacing w:before="540"/>
            <w:jc w:val="right"/>
          </w:pPr>
          <w:r>
            <w:fldChar w:fldCharType="begin"/>
          </w:r>
          <w:r>
            <w:instrText xml:space="preserve">\PAGE \* ROMAN \* LOWER \* CHARFORMAT </w:instrText>
          </w:r>
          <w:r>
            <w:fldChar w:fldCharType="separate"/>
          </w:r>
          <w:r w:rsidR="006E74AA">
            <w:rPr>
              <w:noProof/>
            </w:rPr>
            <w:t>v</w:t>
          </w:r>
          <w:r>
            <w:fldChar w:fldCharType="end"/>
          </w:r>
        </w:p>
      </w:tc>
    </w:tr>
  </w:tbl>
  <w:p w14:paraId="6301D8BB" w14:textId="77777777" w:rsidR="00EA5CE9" w:rsidRDefault="00EA5CE9">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70" w:type="dxa"/>
        <w:right w:w="70" w:type="dxa"/>
      </w:tblCellMar>
      <w:tblLook w:val="0000" w:firstRow="0" w:lastRow="0" w:firstColumn="0" w:lastColumn="0" w:noHBand="0" w:noVBand="0"/>
    </w:tblPr>
    <w:tblGrid>
      <w:gridCol w:w="5173"/>
      <w:gridCol w:w="5173"/>
    </w:tblGrid>
    <w:tr w:rsidR="00EA5CE9" w14:paraId="6301D8BF" w14:textId="77777777">
      <w:trPr>
        <w:cantSplit/>
      </w:trPr>
      <w:tc>
        <w:tcPr>
          <w:tcW w:w="5173" w:type="dxa"/>
        </w:tcPr>
        <w:p w14:paraId="6301D8BD" w14:textId="77777777" w:rsidR="00EA5CE9" w:rsidRDefault="003E5A2E">
          <w:pPr>
            <w:pStyle w:val="Footer"/>
            <w:spacing w:before="540"/>
          </w:pPr>
          <w:r>
            <w:fldChar w:fldCharType="begin"/>
          </w:r>
          <w:r>
            <w:instrText xml:space="preserve">\PAGE \* ROMAN \* LOWER \* CHARFORMAT </w:instrText>
          </w:r>
          <w:r>
            <w:fldChar w:fldCharType="separate"/>
          </w:r>
          <w:r>
            <w:rPr>
              <w:noProof/>
            </w:rPr>
            <w:t>xvi</w:t>
          </w:r>
          <w:r>
            <w:fldChar w:fldCharType="end"/>
          </w:r>
        </w:p>
      </w:tc>
      <w:tc>
        <w:tcPr>
          <w:tcW w:w="5173" w:type="dxa"/>
        </w:tcPr>
        <w:p w14:paraId="6301D8BE" w14:textId="77777777" w:rsidR="00EA5CE9" w:rsidRDefault="00EA5CE9">
          <w:pPr>
            <w:pStyle w:val="Footer"/>
            <w:spacing w:before="540"/>
            <w:jc w:val="right"/>
            <w:rPr>
              <w:sz w:val="16"/>
            </w:rPr>
          </w:pPr>
        </w:p>
      </w:tc>
    </w:tr>
  </w:tbl>
  <w:p w14:paraId="6301D8C0" w14:textId="77777777" w:rsidR="00EA5CE9" w:rsidRDefault="00EA5CE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EA5CE9" w14:paraId="6301D8C3" w14:textId="77777777">
      <w:trPr>
        <w:cantSplit/>
        <w:jc w:val="center"/>
      </w:trPr>
      <w:tc>
        <w:tcPr>
          <w:tcW w:w="4876" w:type="dxa"/>
        </w:tcPr>
        <w:p w14:paraId="6301D8C1" w14:textId="77777777" w:rsidR="00EA5CE9" w:rsidRDefault="003E5A2E">
          <w:pPr>
            <w:pStyle w:val="Footer"/>
            <w:spacing w:before="540"/>
            <w:rPr>
              <w:b/>
              <w:sz w:val="22"/>
            </w:rPr>
          </w:pPr>
          <w:r>
            <w:rPr>
              <w:b/>
              <w:sz w:val="22"/>
            </w:rPr>
            <w:fldChar w:fldCharType="begin"/>
          </w:r>
          <w:r>
            <w:rPr>
              <w:b/>
              <w:sz w:val="22"/>
            </w:rPr>
            <w:instrText xml:space="preserve">PAGE \* ARABIC \* CHARFORMAT </w:instrText>
          </w:r>
          <w:r>
            <w:rPr>
              <w:b/>
              <w:sz w:val="22"/>
            </w:rPr>
            <w:fldChar w:fldCharType="separate"/>
          </w:r>
          <w:r w:rsidR="006E74AA">
            <w:rPr>
              <w:b/>
              <w:noProof/>
              <w:sz w:val="22"/>
            </w:rPr>
            <w:t>4</w:t>
          </w:r>
          <w:r>
            <w:rPr>
              <w:b/>
              <w:sz w:val="22"/>
            </w:rPr>
            <w:fldChar w:fldCharType="end"/>
          </w:r>
        </w:p>
      </w:tc>
      <w:tc>
        <w:tcPr>
          <w:tcW w:w="4876" w:type="dxa"/>
        </w:tcPr>
        <w:p w14:paraId="6301D8C2" w14:textId="77777777" w:rsidR="00EA5CE9" w:rsidRDefault="003E5A2E">
          <w:pPr>
            <w:pStyle w:val="Footer"/>
            <w:spacing w:before="540"/>
            <w:jc w:val="right"/>
            <w:rPr>
              <w:sz w:val="16"/>
            </w:rPr>
          </w:pPr>
          <w:r>
            <w:rPr>
              <w:sz w:val="16"/>
            </w:rPr>
            <w:t xml:space="preserve">© </w:t>
          </w:r>
          <w:r>
            <w:rPr>
              <w:color w:val="FF0000"/>
              <w:sz w:val="16"/>
            </w:rPr>
            <w:t>ISO 2002</w:t>
          </w:r>
          <w:r>
            <w:rPr>
              <w:sz w:val="16"/>
            </w:rPr>
            <w:t> – All rights reserved</w:t>
          </w:r>
        </w:p>
      </w:tc>
    </w:tr>
  </w:tbl>
  <w:p w14:paraId="6301D8C4" w14:textId="77777777" w:rsidR="00EA5CE9" w:rsidRDefault="00EA5CE9">
    <w:pPr>
      <w:pStyle w:val="Footer"/>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EA5CE9" w14:paraId="6301D8C7" w14:textId="77777777">
      <w:trPr>
        <w:cantSplit/>
        <w:jc w:val="center"/>
      </w:trPr>
      <w:tc>
        <w:tcPr>
          <w:tcW w:w="4876" w:type="dxa"/>
        </w:tcPr>
        <w:p w14:paraId="6301D8C5" w14:textId="77777777" w:rsidR="00EA5CE9" w:rsidRDefault="003E5A2E">
          <w:pPr>
            <w:pStyle w:val="Footer"/>
            <w:spacing w:before="540"/>
            <w:rPr>
              <w:b/>
              <w:sz w:val="16"/>
            </w:rPr>
          </w:pPr>
          <w:r>
            <w:rPr>
              <w:sz w:val="16"/>
            </w:rPr>
            <w:t xml:space="preserve">© </w:t>
          </w:r>
          <w:r>
            <w:rPr>
              <w:color w:val="FF0000"/>
              <w:sz w:val="16"/>
            </w:rPr>
            <w:t>ISO 2002</w:t>
          </w:r>
          <w:r>
            <w:rPr>
              <w:sz w:val="16"/>
            </w:rPr>
            <w:t> – All rights reserved</w:t>
          </w:r>
        </w:p>
      </w:tc>
      <w:tc>
        <w:tcPr>
          <w:tcW w:w="4876" w:type="dxa"/>
        </w:tcPr>
        <w:p w14:paraId="6301D8C6" w14:textId="77777777" w:rsidR="00EA5CE9" w:rsidRDefault="003E5A2E">
          <w:pPr>
            <w:pStyle w:val="Footer"/>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6E74AA">
            <w:rPr>
              <w:b/>
              <w:noProof/>
              <w:sz w:val="22"/>
            </w:rPr>
            <w:t>3</w:t>
          </w:r>
          <w:r>
            <w:rPr>
              <w:b/>
              <w:sz w:val="22"/>
            </w:rPr>
            <w:fldChar w:fldCharType="end"/>
          </w:r>
        </w:p>
      </w:tc>
    </w:tr>
  </w:tbl>
  <w:p w14:paraId="6301D8C8" w14:textId="77777777" w:rsidR="00EA5CE9" w:rsidRDefault="00EA5CE9">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EA5CE9" w14:paraId="6301D8CF" w14:textId="77777777">
      <w:trPr>
        <w:cantSplit/>
        <w:jc w:val="center"/>
      </w:trPr>
      <w:tc>
        <w:tcPr>
          <w:tcW w:w="4876" w:type="dxa"/>
        </w:tcPr>
        <w:p w14:paraId="6301D8CD" w14:textId="77777777" w:rsidR="00EA5CE9" w:rsidRDefault="003E5A2E">
          <w:pPr>
            <w:pStyle w:val="Footer"/>
            <w:spacing w:before="540"/>
            <w:rPr>
              <w:b/>
              <w:sz w:val="16"/>
            </w:rPr>
          </w:pPr>
          <w:r>
            <w:rPr>
              <w:sz w:val="16"/>
            </w:rPr>
            <w:t xml:space="preserve">© </w:t>
          </w:r>
          <w:r>
            <w:rPr>
              <w:color w:val="FF0000"/>
              <w:sz w:val="16"/>
            </w:rPr>
            <w:t>ISO 2002</w:t>
          </w:r>
          <w:r>
            <w:rPr>
              <w:sz w:val="16"/>
            </w:rPr>
            <w:t> – All rights reserved</w:t>
          </w:r>
        </w:p>
      </w:tc>
      <w:tc>
        <w:tcPr>
          <w:tcW w:w="4876" w:type="dxa"/>
        </w:tcPr>
        <w:p w14:paraId="6301D8CE" w14:textId="77777777" w:rsidR="00EA5CE9" w:rsidRDefault="003E5A2E">
          <w:pPr>
            <w:pStyle w:val="Footer"/>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6E74AA">
            <w:rPr>
              <w:b/>
              <w:noProof/>
              <w:sz w:val="22"/>
            </w:rPr>
            <w:t>1</w:t>
          </w:r>
          <w:r>
            <w:rPr>
              <w:b/>
              <w:sz w:val="22"/>
            </w:rPr>
            <w:fldChar w:fldCharType="end"/>
          </w:r>
        </w:p>
      </w:tc>
    </w:tr>
  </w:tbl>
  <w:p w14:paraId="6301D8D0" w14:textId="77777777" w:rsidR="00EA5CE9" w:rsidRDefault="00EA5CE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E31E1" w14:textId="77777777" w:rsidR="00ED7BDF" w:rsidRDefault="00ED7BDF">
      <w:pPr>
        <w:spacing w:after="0" w:line="240" w:lineRule="auto"/>
      </w:pPr>
      <w:r>
        <w:separator/>
      </w:r>
    </w:p>
  </w:footnote>
  <w:footnote w:type="continuationSeparator" w:id="0">
    <w:p w14:paraId="6C046CFE" w14:textId="77777777" w:rsidR="00ED7BDF" w:rsidRDefault="00ED7BDF">
      <w:pPr>
        <w:spacing w:after="0" w:line="240" w:lineRule="auto"/>
      </w:pPr>
      <w:r>
        <w:continuationSeparator/>
      </w:r>
    </w:p>
  </w:footnote>
  <w:footnote w:type="continuationNotice" w:id="1">
    <w:p w14:paraId="3671EAF7" w14:textId="77777777" w:rsidR="00ED7BDF" w:rsidRDefault="00ED7B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1D8AF" w14:textId="77777777" w:rsidR="00EA5CE9" w:rsidRDefault="003E5A2E">
    <w:pPr>
      <w:pStyle w:val="Header"/>
      <w:rPr>
        <w:b w:val="0"/>
        <w:sz w:val="20"/>
      </w:rPr>
    </w:pPr>
    <w:r>
      <w:rPr>
        <w:b w:val="0"/>
        <w:sz w:val="20"/>
      </w:rPr>
      <w:t xml:space="preserve">© </w:t>
    </w:r>
    <w:r>
      <w:rPr>
        <w:b w:val="0"/>
        <w:color w:val="FF0000"/>
        <w:sz w:val="20"/>
      </w:rPr>
      <w:t>ISO 2002</w:t>
    </w:r>
    <w:r>
      <w:rPr>
        <w:b w:val="0"/>
        <w:sz w:val="20"/>
      </w:rPr>
      <w:t> – All rights reserved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1D8B2" w14:textId="77777777" w:rsidR="00EA5CE9" w:rsidRDefault="003E5A2E">
    <w:pPr>
      <w:pStyle w:val="Header"/>
    </w:pPr>
    <w:r>
      <w:rPr>
        <w:color w:val="FF0000"/>
      </w:rPr>
      <w:t>ISO/WD </w:t>
    </w:r>
    <w:proofErr w:type="spellStart"/>
    <w:r>
      <w:rPr>
        <w:color w:val="FF0000"/>
      </w:rPr>
      <w:t>nnn</w:t>
    </w:r>
    <w:proofErr w:type="spellEnd"/>
    <w:r>
      <w:rPr>
        <w:color w:val="FF0000"/>
      </w:rPr>
      <w:t>-n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1D8B3" w14:textId="77777777" w:rsidR="00EA5CE9" w:rsidRDefault="003E5A2E">
    <w:pPr>
      <w:pStyle w:val="Header"/>
      <w:jc w:val="right"/>
    </w:pPr>
    <w:r>
      <w:rPr>
        <w:color w:val="FF0000"/>
      </w:rPr>
      <w:t>ISO/WD </w:t>
    </w:r>
    <w:proofErr w:type="spellStart"/>
    <w:r>
      <w:rPr>
        <w:color w:val="FF0000"/>
      </w:rPr>
      <w:t>nnn</w:t>
    </w:r>
    <w:proofErr w:type="spellEnd"/>
    <w:r>
      <w:rPr>
        <w:color w:val="FF0000"/>
      </w:rPr>
      <w:t>-n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1D8BC" w14:textId="77777777" w:rsidR="00EA5CE9" w:rsidRDefault="003E5A2E">
    <w:pPr>
      <w:pStyle w:val="Header"/>
    </w:pPr>
    <w:r>
      <w:rPr>
        <w:color w:val="FF0000"/>
      </w:rPr>
      <w:t>ISO/WD </w:t>
    </w:r>
    <w:proofErr w:type="spellStart"/>
    <w:r>
      <w:rPr>
        <w:color w:val="FF0000"/>
      </w:rPr>
      <w:t>nnn</w:t>
    </w:r>
    <w:proofErr w:type="spellEnd"/>
    <w:r>
      <w:rPr>
        <w:color w:val="FF0000"/>
      </w:rPr>
      <w:t>-n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ayout w:type="fixed"/>
      <w:tblCellMar>
        <w:left w:w="0" w:type="dxa"/>
        <w:right w:w="0" w:type="dxa"/>
      </w:tblCellMar>
      <w:tblLook w:val="0000" w:firstRow="0" w:lastRow="0" w:firstColumn="0" w:lastColumn="0" w:noHBand="0" w:noVBand="0"/>
    </w:tblPr>
    <w:tblGrid>
      <w:gridCol w:w="5387"/>
      <w:gridCol w:w="4366"/>
    </w:tblGrid>
    <w:tr w:rsidR="00EA5CE9" w14:paraId="6301D8CB" w14:textId="77777777">
      <w:trPr>
        <w:cantSplit/>
        <w:jc w:val="center"/>
      </w:trPr>
      <w:tc>
        <w:tcPr>
          <w:tcW w:w="5387" w:type="dxa"/>
          <w:tcBorders>
            <w:top w:val="single" w:sz="18" w:space="0" w:color="auto"/>
            <w:bottom w:val="single" w:sz="18" w:space="0" w:color="auto"/>
          </w:tcBorders>
        </w:tcPr>
        <w:p w14:paraId="6301D8C9" w14:textId="77777777" w:rsidR="00EA5CE9" w:rsidRDefault="003E5A2E">
          <w:pPr>
            <w:pStyle w:val="Header"/>
            <w:spacing w:before="120" w:after="120" w:line="-230" w:lineRule="auto"/>
            <w:rPr>
              <w:color w:val="FF0000"/>
            </w:rPr>
          </w:pPr>
          <w:r>
            <w:rPr>
              <w:color w:val="FF0000"/>
            </w:rPr>
            <w:t>WORKING DRAFT</w:t>
          </w:r>
        </w:p>
      </w:tc>
      <w:tc>
        <w:tcPr>
          <w:tcW w:w="4366" w:type="dxa"/>
          <w:tcBorders>
            <w:top w:val="single" w:sz="18" w:space="0" w:color="auto"/>
            <w:bottom w:val="single" w:sz="18" w:space="0" w:color="auto"/>
          </w:tcBorders>
        </w:tcPr>
        <w:p w14:paraId="6301D8CA" w14:textId="77777777" w:rsidR="00EA5CE9" w:rsidRDefault="003E5A2E">
          <w:pPr>
            <w:pStyle w:val="Header"/>
            <w:spacing w:before="120" w:after="120" w:line="-230" w:lineRule="auto"/>
            <w:jc w:val="right"/>
          </w:pPr>
          <w:r>
            <w:rPr>
              <w:color w:val="FF0000"/>
            </w:rPr>
            <w:t>ISO/WD </w:t>
          </w:r>
          <w:proofErr w:type="spellStart"/>
          <w:r>
            <w:rPr>
              <w:color w:val="FF0000"/>
            </w:rPr>
            <w:t>nnn</w:t>
          </w:r>
          <w:proofErr w:type="spellEnd"/>
          <w:r>
            <w:rPr>
              <w:color w:val="FF0000"/>
            </w:rPr>
            <w:t>-n</w:t>
          </w:r>
        </w:p>
      </w:tc>
    </w:tr>
  </w:tbl>
  <w:p w14:paraId="6301D8CC" w14:textId="77777777" w:rsidR="00EA5CE9" w:rsidRDefault="00EA5CE9">
    <w:pPr>
      <w:pStyle w:val="Header"/>
    </w:pPr>
  </w:p>
</w:hdr>
</file>

<file path=word/intelligence2.xml><?xml version="1.0" encoding="utf-8"?>
<int2:intelligence xmlns:int2="http://schemas.microsoft.com/office/intelligence/2020/intelligence" xmlns:oel="http://schemas.microsoft.com/office/2019/extlst">
  <int2:observations>
    <int2:textHash int2:hashCode="w7zZfeLPcNRVIe" int2:id="1V4Kh3TE">
      <int2:state int2:value="Rejected" int2:type="AugLoop_Text_Critique"/>
    </int2:textHash>
    <int2:textHash int2:hashCode="JsaRgm0R0gql2P" int2:id="58jmvplJ">
      <int2:state int2:value="Rejected" int2:type="AugLoop_Text_Critique"/>
    </int2:textHash>
    <int2:textHash int2:hashCode="cELRO+Kbu/lZX3" int2:id="8YIq060P">
      <int2:state int2:value="Rejected" int2:type="AugLoop_Text_Critique"/>
    </int2:textHash>
    <int2:textHash int2:hashCode="WVymQibVxXCKS5" int2:id="GWBk5MnI">
      <int2:state int2:value="Rejected" int2:type="AugLoop_Text_Critique"/>
    </int2:textHash>
    <int2:textHash int2:hashCode="edkfzo5YxroFez" int2:id="IniOipMF">
      <int2:state int2:value="Rejected" int2:type="AugLoop_Text_Critique"/>
    </int2:textHash>
    <int2:textHash int2:hashCode="BzQvqYF5TGwkSs" int2:id="potMqZfE">
      <int2:state int2:value="Rejected" int2:type="AugLoop_Text_Critique"/>
    </int2:textHash>
    <int2:textHash int2:hashCode="8Z1p0qb1yiqOvx" int2:id="zo788T93">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248"/>
    <w:multiLevelType w:val="hybridMultilevel"/>
    <w:tmpl w:val="5346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FF3A1"/>
    <w:multiLevelType w:val="hybridMultilevel"/>
    <w:tmpl w:val="FFFFFFFF"/>
    <w:lvl w:ilvl="0" w:tplc="1C60E08E">
      <w:start w:val="1"/>
      <w:numFmt w:val="bullet"/>
      <w:lvlText w:val="·"/>
      <w:lvlJc w:val="left"/>
      <w:pPr>
        <w:ind w:left="720" w:hanging="360"/>
      </w:pPr>
      <w:rPr>
        <w:rFonts w:ascii="Symbol" w:hAnsi="Symbol" w:hint="default"/>
      </w:rPr>
    </w:lvl>
    <w:lvl w:ilvl="1" w:tplc="49140B92">
      <w:start w:val="1"/>
      <w:numFmt w:val="bullet"/>
      <w:lvlText w:val="o"/>
      <w:lvlJc w:val="left"/>
      <w:pPr>
        <w:ind w:left="1440" w:hanging="360"/>
      </w:pPr>
      <w:rPr>
        <w:rFonts w:ascii="Courier New" w:hAnsi="Courier New" w:hint="default"/>
      </w:rPr>
    </w:lvl>
    <w:lvl w:ilvl="2" w:tplc="6338E866">
      <w:start w:val="1"/>
      <w:numFmt w:val="bullet"/>
      <w:lvlText w:val=""/>
      <w:lvlJc w:val="left"/>
      <w:pPr>
        <w:ind w:left="2160" w:hanging="360"/>
      </w:pPr>
      <w:rPr>
        <w:rFonts w:ascii="Wingdings" w:hAnsi="Wingdings" w:hint="default"/>
      </w:rPr>
    </w:lvl>
    <w:lvl w:ilvl="3" w:tplc="55FE7998">
      <w:start w:val="1"/>
      <w:numFmt w:val="bullet"/>
      <w:lvlText w:val=""/>
      <w:lvlJc w:val="left"/>
      <w:pPr>
        <w:ind w:left="2880" w:hanging="360"/>
      </w:pPr>
      <w:rPr>
        <w:rFonts w:ascii="Symbol" w:hAnsi="Symbol" w:hint="default"/>
      </w:rPr>
    </w:lvl>
    <w:lvl w:ilvl="4" w:tplc="404C2532">
      <w:start w:val="1"/>
      <w:numFmt w:val="bullet"/>
      <w:lvlText w:val="o"/>
      <w:lvlJc w:val="left"/>
      <w:pPr>
        <w:ind w:left="3600" w:hanging="360"/>
      </w:pPr>
      <w:rPr>
        <w:rFonts w:ascii="Courier New" w:hAnsi="Courier New" w:hint="default"/>
      </w:rPr>
    </w:lvl>
    <w:lvl w:ilvl="5" w:tplc="68D0653C">
      <w:start w:val="1"/>
      <w:numFmt w:val="bullet"/>
      <w:lvlText w:val=""/>
      <w:lvlJc w:val="left"/>
      <w:pPr>
        <w:ind w:left="4320" w:hanging="360"/>
      </w:pPr>
      <w:rPr>
        <w:rFonts w:ascii="Wingdings" w:hAnsi="Wingdings" w:hint="default"/>
      </w:rPr>
    </w:lvl>
    <w:lvl w:ilvl="6" w:tplc="405C800C">
      <w:start w:val="1"/>
      <w:numFmt w:val="bullet"/>
      <w:lvlText w:val=""/>
      <w:lvlJc w:val="left"/>
      <w:pPr>
        <w:ind w:left="5040" w:hanging="360"/>
      </w:pPr>
      <w:rPr>
        <w:rFonts w:ascii="Symbol" w:hAnsi="Symbol" w:hint="default"/>
      </w:rPr>
    </w:lvl>
    <w:lvl w:ilvl="7" w:tplc="AD5AF764">
      <w:start w:val="1"/>
      <w:numFmt w:val="bullet"/>
      <w:lvlText w:val="o"/>
      <w:lvlJc w:val="left"/>
      <w:pPr>
        <w:ind w:left="5760" w:hanging="360"/>
      </w:pPr>
      <w:rPr>
        <w:rFonts w:ascii="Courier New" w:hAnsi="Courier New" w:hint="default"/>
      </w:rPr>
    </w:lvl>
    <w:lvl w:ilvl="8" w:tplc="7B98D33C">
      <w:start w:val="1"/>
      <w:numFmt w:val="bullet"/>
      <w:lvlText w:val=""/>
      <w:lvlJc w:val="left"/>
      <w:pPr>
        <w:ind w:left="6480" w:hanging="360"/>
      </w:pPr>
      <w:rPr>
        <w:rFonts w:ascii="Wingdings" w:hAnsi="Wingdings" w:hint="default"/>
      </w:rPr>
    </w:lvl>
  </w:abstractNum>
  <w:abstractNum w:abstractNumId="2" w15:restartNumberingAfterBreak="0">
    <w:nsid w:val="0477748A"/>
    <w:multiLevelType w:val="multilevel"/>
    <w:tmpl w:val="35B8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6C4335"/>
    <w:multiLevelType w:val="multilevel"/>
    <w:tmpl w:val="164E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462F26"/>
    <w:multiLevelType w:val="multilevel"/>
    <w:tmpl w:val="17A0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73285E"/>
    <w:multiLevelType w:val="multilevel"/>
    <w:tmpl w:val="D6D8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894DDD"/>
    <w:multiLevelType w:val="multilevel"/>
    <w:tmpl w:val="D352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49790D"/>
    <w:multiLevelType w:val="multilevel"/>
    <w:tmpl w:val="7C20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995311"/>
    <w:multiLevelType w:val="multilevel"/>
    <w:tmpl w:val="D7743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A52E03"/>
    <w:multiLevelType w:val="multilevel"/>
    <w:tmpl w:val="EBB6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66754E"/>
    <w:multiLevelType w:val="multilevel"/>
    <w:tmpl w:val="E72C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471182"/>
    <w:multiLevelType w:val="multilevel"/>
    <w:tmpl w:val="999E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16E3A"/>
    <w:multiLevelType w:val="multilevel"/>
    <w:tmpl w:val="09A0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51C4CD"/>
    <w:multiLevelType w:val="hybridMultilevel"/>
    <w:tmpl w:val="FFFFFFFF"/>
    <w:lvl w:ilvl="0" w:tplc="8CD0A174">
      <w:start w:val="1"/>
      <w:numFmt w:val="bullet"/>
      <w:lvlText w:val=""/>
      <w:lvlJc w:val="left"/>
      <w:pPr>
        <w:ind w:left="360" w:hanging="360"/>
      </w:pPr>
      <w:rPr>
        <w:rFonts w:ascii="Symbol" w:hAnsi="Symbol" w:hint="default"/>
      </w:rPr>
    </w:lvl>
    <w:lvl w:ilvl="1" w:tplc="7AA823DA">
      <w:start w:val="1"/>
      <w:numFmt w:val="bullet"/>
      <w:lvlText w:val="o"/>
      <w:lvlJc w:val="left"/>
      <w:pPr>
        <w:ind w:left="1080" w:hanging="360"/>
      </w:pPr>
      <w:rPr>
        <w:rFonts w:ascii="Courier New" w:hAnsi="Courier New" w:hint="default"/>
      </w:rPr>
    </w:lvl>
    <w:lvl w:ilvl="2" w:tplc="D9A651FA">
      <w:start w:val="1"/>
      <w:numFmt w:val="bullet"/>
      <w:lvlText w:val=""/>
      <w:lvlJc w:val="left"/>
      <w:pPr>
        <w:ind w:left="1800" w:hanging="360"/>
      </w:pPr>
      <w:rPr>
        <w:rFonts w:ascii="Wingdings" w:hAnsi="Wingdings" w:hint="default"/>
      </w:rPr>
    </w:lvl>
    <w:lvl w:ilvl="3" w:tplc="6512EC7E">
      <w:start w:val="1"/>
      <w:numFmt w:val="bullet"/>
      <w:lvlText w:val=""/>
      <w:lvlJc w:val="left"/>
      <w:pPr>
        <w:ind w:left="2520" w:hanging="360"/>
      </w:pPr>
      <w:rPr>
        <w:rFonts w:ascii="Symbol" w:hAnsi="Symbol" w:hint="default"/>
      </w:rPr>
    </w:lvl>
    <w:lvl w:ilvl="4" w:tplc="5276D23E">
      <w:start w:val="1"/>
      <w:numFmt w:val="bullet"/>
      <w:lvlText w:val="o"/>
      <w:lvlJc w:val="left"/>
      <w:pPr>
        <w:ind w:left="3240" w:hanging="360"/>
      </w:pPr>
      <w:rPr>
        <w:rFonts w:ascii="Courier New" w:hAnsi="Courier New" w:hint="default"/>
      </w:rPr>
    </w:lvl>
    <w:lvl w:ilvl="5" w:tplc="3F0AC8B0">
      <w:start w:val="1"/>
      <w:numFmt w:val="bullet"/>
      <w:lvlText w:val=""/>
      <w:lvlJc w:val="left"/>
      <w:pPr>
        <w:ind w:left="3960" w:hanging="360"/>
      </w:pPr>
      <w:rPr>
        <w:rFonts w:ascii="Wingdings" w:hAnsi="Wingdings" w:hint="default"/>
      </w:rPr>
    </w:lvl>
    <w:lvl w:ilvl="6" w:tplc="B900B304">
      <w:start w:val="1"/>
      <w:numFmt w:val="bullet"/>
      <w:lvlText w:val=""/>
      <w:lvlJc w:val="left"/>
      <w:pPr>
        <w:ind w:left="4680" w:hanging="360"/>
      </w:pPr>
      <w:rPr>
        <w:rFonts w:ascii="Symbol" w:hAnsi="Symbol" w:hint="default"/>
      </w:rPr>
    </w:lvl>
    <w:lvl w:ilvl="7" w:tplc="443E5020">
      <w:start w:val="1"/>
      <w:numFmt w:val="bullet"/>
      <w:lvlText w:val="o"/>
      <w:lvlJc w:val="left"/>
      <w:pPr>
        <w:ind w:left="5400" w:hanging="360"/>
      </w:pPr>
      <w:rPr>
        <w:rFonts w:ascii="Courier New" w:hAnsi="Courier New" w:hint="default"/>
      </w:rPr>
    </w:lvl>
    <w:lvl w:ilvl="8" w:tplc="4334913E">
      <w:start w:val="1"/>
      <w:numFmt w:val="bullet"/>
      <w:lvlText w:val=""/>
      <w:lvlJc w:val="left"/>
      <w:pPr>
        <w:ind w:left="6120" w:hanging="360"/>
      </w:pPr>
      <w:rPr>
        <w:rFonts w:ascii="Wingdings" w:hAnsi="Wingdings" w:hint="default"/>
      </w:rPr>
    </w:lvl>
  </w:abstractNum>
  <w:abstractNum w:abstractNumId="14" w15:restartNumberingAfterBreak="0">
    <w:nsid w:val="259D27D6"/>
    <w:multiLevelType w:val="hybridMultilevel"/>
    <w:tmpl w:val="E14A574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5" w15:restartNumberingAfterBreak="0">
    <w:nsid w:val="26C50F73"/>
    <w:multiLevelType w:val="multilevel"/>
    <w:tmpl w:val="A37A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C63E54"/>
    <w:multiLevelType w:val="multilevel"/>
    <w:tmpl w:val="B6BE04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BB34025"/>
    <w:multiLevelType w:val="multilevel"/>
    <w:tmpl w:val="1358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CFB5E66"/>
    <w:multiLevelType w:val="multilevel"/>
    <w:tmpl w:val="98D2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E2B6065"/>
    <w:multiLevelType w:val="multilevel"/>
    <w:tmpl w:val="8BC0D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D111E8"/>
    <w:multiLevelType w:val="hybridMultilevel"/>
    <w:tmpl w:val="FFFFFFFF"/>
    <w:lvl w:ilvl="0" w:tplc="6BEA7968">
      <w:start w:val="1"/>
      <w:numFmt w:val="bullet"/>
      <w:lvlText w:val=""/>
      <w:lvlJc w:val="left"/>
      <w:pPr>
        <w:ind w:left="720" w:hanging="360"/>
      </w:pPr>
      <w:rPr>
        <w:rFonts w:ascii="Symbol" w:hAnsi="Symbol" w:hint="default"/>
      </w:rPr>
    </w:lvl>
    <w:lvl w:ilvl="1" w:tplc="F1107316">
      <w:start w:val="1"/>
      <w:numFmt w:val="bullet"/>
      <w:lvlText w:val="o"/>
      <w:lvlJc w:val="left"/>
      <w:pPr>
        <w:ind w:left="1440" w:hanging="360"/>
      </w:pPr>
      <w:rPr>
        <w:rFonts w:ascii="&quot;Courier New&quot;" w:hAnsi="&quot;Courier New&quot;" w:hint="default"/>
      </w:rPr>
    </w:lvl>
    <w:lvl w:ilvl="2" w:tplc="B120BBEA">
      <w:start w:val="1"/>
      <w:numFmt w:val="bullet"/>
      <w:lvlText w:val=""/>
      <w:lvlJc w:val="left"/>
      <w:pPr>
        <w:ind w:left="2160" w:hanging="360"/>
      </w:pPr>
      <w:rPr>
        <w:rFonts w:ascii="Wingdings" w:hAnsi="Wingdings" w:hint="default"/>
      </w:rPr>
    </w:lvl>
    <w:lvl w:ilvl="3" w:tplc="86E21B36">
      <w:start w:val="1"/>
      <w:numFmt w:val="bullet"/>
      <w:lvlText w:val=""/>
      <w:lvlJc w:val="left"/>
      <w:pPr>
        <w:ind w:left="2880" w:hanging="360"/>
      </w:pPr>
      <w:rPr>
        <w:rFonts w:ascii="Symbol" w:hAnsi="Symbol" w:hint="default"/>
      </w:rPr>
    </w:lvl>
    <w:lvl w:ilvl="4" w:tplc="46860802">
      <w:start w:val="1"/>
      <w:numFmt w:val="bullet"/>
      <w:lvlText w:val="o"/>
      <w:lvlJc w:val="left"/>
      <w:pPr>
        <w:ind w:left="3600" w:hanging="360"/>
      </w:pPr>
      <w:rPr>
        <w:rFonts w:ascii="Courier New" w:hAnsi="Courier New" w:hint="default"/>
      </w:rPr>
    </w:lvl>
    <w:lvl w:ilvl="5" w:tplc="A6A23086">
      <w:start w:val="1"/>
      <w:numFmt w:val="bullet"/>
      <w:lvlText w:val=""/>
      <w:lvlJc w:val="left"/>
      <w:pPr>
        <w:ind w:left="4320" w:hanging="360"/>
      </w:pPr>
      <w:rPr>
        <w:rFonts w:ascii="Wingdings" w:hAnsi="Wingdings" w:hint="default"/>
      </w:rPr>
    </w:lvl>
    <w:lvl w:ilvl="6" w:tplc="D4625C86">
      <w:start w:val="1"/>
      <w:numFmt w:val="bullet"/>
      <w:lvlText w:val=""/>
      <w:lvlJc w:val="left"/>
      <w:pPr>
        <w:ind w:left="5040" w:hanging="360"/>
      </w:pPr>
      <w:rPr>
        <w:rFonts w:ascii="Symbol" w:hAnsi="Symbol" w:hint="default"/>
      </w:rPr>
    </w:lvl>
    <w:lvl w:ilvl="7" w:tplc="12522E5E">
      <w:start w:val="1"/>
      <w:numFmt w:val="bullet"/>
      <w:lvlText w:val="o"/>
      <w:lvlJc w:val="left"/>
      <w:pPr>
        <w:ind w:left="5760" w:hanging="360"/>
      </w:pPr>
      <w:rPr>
        <w:rFonts w:ascii="Courier New" w:hAnsi="Courier New" w:hint="default"/>
      </w:rPr>
    </w:lvl>
    <w:lvl w:ilvl="8" w:tplc="19A8C7D8">
      <w:start w:val="1"/>
      <w:numFmt w:val="bullet"/>
      <w:lvlText w:val=""/>
      <w:lvlJc w:val="left"/>
      <w:pPr>
        <w:ind w:left="6480" w:hanging="360"/>
      </w:pPr>
      <w:rPr>
        <w:rFonts w:ascii="Wingdings" w:hAnsi="Wingdings" w:hint="default"/>
      </w:rPr>
    </w:lvl>
  </w:abstractNum>
  <w:abstractNum w:abstractNumId="21" w15:restartNumberingAfterBreak="0">
    <w:nsid w:val="3CD47E60"/>
    <w:multiLevelType w:val="hybridMultilevel"/>
    <w:tmpl w:val="FFFFFFFF"/>
    <w:lvl w:ilvl="0" w:tplc="261ECD5A">
      <w:start w:val="1"/>
      <w:numFmt w:val="bullet"/>
      <w:lvlText w:val="·"/>
      <w:lvlJc w:val="left"/>
      <w:pPr>
        <w:ind w:left="720" w:hanging="360"/>
      </w:pPr>
      <w:rPr>
        <w:rFonts w:ascii="Symbol" w:hAnsi="Symbol" w:hint="default"/>
      </w:rPr>
    </w:lvl>
    <w:lvl w:ilvl="1" w:tplc="98B01076">
      <w:start w:val="1"/>
      <w:numFmt w:val="bullet"/>
      <w:lvlText w:val="o"/>
      <w:lvlJc w:val="left"/>
      <w:pPr>
        <w:ind w:left="1440" w:hanging="360"/>
      </w:pPr>
      <w:rPr>
        <w:rFonts w:ascii="Courier New" w:hAnsi="Courier New" w:hint="default"/>
      </w:rPr>
    </w:lvl>
    <w:lvl w:ilvl="2" w:tplc="F3F0E9F8">
      <w:start w:val="1"/>
      <w:numFmt w:val="bullet"/>
      <w:lvlText w:val=""/>
      <w:lvlJc w:val="left"/>
      <w:pPr>
        <w:ind w:left="2160" w:hanging="360"/>
      </w:pPr>
      <w:rPr>
        <w:rFonts w:ascii="Wingdings" w:hAnsi="Wingdings" w:hint="default"/>
      </w:rPr>
    </w:lvl>
    <w:lvl w:ilvl="3" w:tplc="90AEFDA4">
      <w:start w:val="1"/>
      <w:numFmt w:val="bullet"/>
      <w:lvlText w:val=""/>
      <w:lvlJc w:val="left"/>
      <w:pPr>
        <w:ind w:left="2880" w:hanging="360"/>
      </w:pPr>
      <w:rPr>
        <w:rFonts w:ascii="Symbol" w:hAnsi="Symbol" w:hint="default"/>
      </w:rPr>
    </w:lvl>
    <w:lvl w:ilvl="4" w:tplc="20D4BA0A">
      <w:start w:val="1"/>
      <w:numFmt w:val="bullet"/>
      <w:lvlText w:val="o"/>
      <w:lvlJc w:val="left"/>
      <w:pPr>
        <w:ind w:left="3600" w:hanging="360"/>
      </w:pPr>
      <w:rPr>
        <w:rFonts w:ascii="Courier New" w:hAnsi="Courier New" w:hint="default"/>
      </w:rPr>
    </w:lvl>
    <w:lvl w:ilvl="5" w:tplc="A6767F1A">
      <w:start w:val="1"/>
      <w:numFmt w:val="bullet"/>
      <w:lvlText w:val=""/>
      <w:lvlJc w:val="left"/>
      <w:pPr>
        <w:ind w:left="4320" w:hanging="360"/>
      </w:pPr>
      <w:rPr>
        <w:rFonts w:ascii="Wingdings" w:hAnsi="Wingdings" w:hint="default"/>
      </w:rPr>
    </w:lvl>
    <w:lvl w:ilvl="6" w:tplc="7E5E66DA">
      <w:start w:val="1"/>
      <w:numFmt w:val="bullet"/>
      <w:lvlText w:val=""/>
      <w:lvlJc w:val="left"/>
      <w:pPr>
        <w:ind w:left="5040" w:hanging="360"/>
      </w:pPr>
      <w:rPr>
        <w:rFonts w:ascii="Symbol" w:hAnsi="Symbol" w:hint="default"/>
      </w:rPr>
    </w:lvl>
    <w:lvl w:ilvl="7" w:tplc="1034FCA8">
      <w:start w:val="1"/>
      <w:numFmt w:val="bullet"/>
      <w:lvlText w:val="o"/>
      <w:lvlJc w:val="left"/>
      <w:pPr>
        <w:ind w:left="5760" w:hanging="360"/>
      </w:pPr>
      <w:rPr>
        <w:rFonts w:ascii="Courier New" w:hAnsi="Courier New" w:hint="default"/>
      </w:rPr>
    </w:lvl>
    <w:lvl w:ilvl="8" w:tplc="7E12FFEA">
      <w:start w:val="1"/>
      <w:numFmt w:val="bullet"/>
      <w:lvlText w:val=""/>
      <w:lvlJc w:val="left"/>
      <w:pPr>
        <w:ind w:left="6480" w:hanging="360"/>
      </w:pPr>
      <w:rPr>
        <w:rFonts w:ascii="Wingdings" w:hAnsi="Wingdings" w:hint="default"/>
      </w:rPr>
    </w:lvl>
  </w:abstractNum>
  <w:abstractNum w:abstractNumId="22" w15:restartNumberingAfterBreak="0">
    <w:nsid w:val="4079328A"/>
    <w:multiLevelType w:val="hybridMultilevel"/>
    <w:tmpl w:val="FFFFFFFF"/>
    <w:lvl w:ilvl="0" w:tplc="2BA0ED86">
      <w:start w:val="1"/>
      <w:numFmt w:val="bullet"/>
      <w:lvlText w:val="·"/>
      <w:lvlJc w:val="left"/>
      <w:pPr>
        <w:ind w:left="720" w:hanging="360"/>
      </w:pPr>
      <w:rPr>
        <w:rFonts w:ascii="Symbol" w:hAnsi="Symbol" w:hint="default"/>
      </w:rPr>
    </w:lvl>
    <w:lvl w:ilvl="1" w:tplc="B198C356">
      <w:start w:val="1"/>
      <w:numFmt w:val="bullet"/>
      <w:lvlText w:val="o"/>
      <w:lvlJc w:val="left"/>
      <w:pPr>
        <w:ind w:left="1440" w:hanging="360"/>
      </w:pPr>
      <w:rPr>
        <w:rFonts w:ascii="Courier New" w:hAnsi="Courier New" w:hint="default"/>
      </w:rPr>
    </w:lvl>
    <w:lvl w:ilvl="2" w:tplc="4E82339A">
      <w:start w:val="1"/>
      <w:numFmt w:val="bullet"/>
      <w:lvlText w:val=""/>
      <w:lvlJc w:val="left"/>
      <w:pPr>
        <w:ind w:left="2160" w:hanging="360"/>
      </w:pPr>
      <w:rPr>
        <w:rFonts w:ascii="Wingdings" w:hAnsi="Wingdings" w:hint="default"/>
      </w:rPr>
    </w:lvl>
    <w:lvl w:ilvl="3" w:tplc="FCCA9A42">
      <w:start w:val="1"/>
      <w:numFmt w:val="bullet"/>
      <w:lvlText w:val=""/>
      <w:lvlJc w:val="left"/>
      <w:pPr>
        <w:ind w:left="2880" w:hanging="360"/>
      </w:pPr>
      <w:rPr>
        <w:rFonts w:ascii="Symbol" w:hAnsi="Symbol" w:hint="default"/>
      </w:rPr>
    </w:lvl>
    <w:lvl w:ilvl="4" w:tplc="85EC25E8">
      <w:start w:val="1"/>
      <w:numFmt w:val="bullet"/>
      <w:lvlText w:val="o"/>
      <w:lvlJc w:val="left"/>
      <w:pPr>
        <w:ind w:left="3600" w:hanging="360"/>
      </w:pPr>
      <w:rPr>
        <w:rFonts w:ascii="Courier New" w:hAnsi="Courier New" w:hint="default"/>
      </w:rPr>
    </w:lvl>
    <w:lvl w:ilvl="5" w:tplc="80907FD6">
      <w:start w:val="1"/>
      <w:numFmt w:val="bullet"/>
      <w:lvlText w:val=""/>
      <w:lvlJc w:val="left"/>
      <w:pPr>
        <w:ind w:left="4320" w:hanging="360"/>
      </w:pPr>
      <w:rPr>
        <w:rFonts w:ascii="Wingdings" w:hAnsi="Wingdings" w:hint="default"/>
      </w:rPr>
    </w:lvl>
    <w:lvl w:ilvl="6" w:tplc="A3708AD8">
      <w:start w:val="1"/>
      <w:numFmt w:val="bullet"/>
      <w:lvlText w:val=""/>
      <w:lvlJc w:val="left"/>
      <w:pPr>
        <w:ind w:left="5040" w:hanging="360"/>
      </w:pPr>
      <w:rPr>
        <w:rFonts w:ascii="Symbol" w:hAnsi="Symbol" w:hint="default"/>
      </w:rPr>
    </w:lvl>
    <w:lvl w:ilvl="7" w:tplc="F6F6C806">
      <w:start w:val="1"/>
      <w:numFmt w:val="bullet"/>
      <w:lvlText w:val="o"/>
      <w:lvlJc w:val="left"/>
      <w:pPr>
        <w:ind w:left="5760" w:hanging="360"/>
      </w:pPr>
      <w:rPr>
        <w:rFonts w:ascii="Courier New" w:hAnsi="Courier New" w:hint="default"/>
      </w:rPr>
    </w:lvl>
    <w:lvl w:ilvl="8" w:tplc="11F2B586">
      <w:start w:val="1"/>
      <w:numFmt w:val="bullet"/>
      <w:lvlText w:val=""/>
      <w:lvlJc w:val="left"/>
      <w:pPr>
        <w:ind w:left="6480" w:hanging="360"/>
      </w:pPr>
      <w:rPr>
        <w:rFonts w:ascii="Wingdings" w:hAnsi="Wingdings" w:hint="default"/>
      </w:rPr>
    </w:lvl>
  </w:abstractNum>
  <w:abstractNum w:abstractNumId="23" w15:restartNumberingAfterBreak="0">
    <w:nsid w:val="439202D5"/>
    <w:multiLevelType w:val="multilevel"/>
    <w:tmpl w:val="9602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4F06D8B"/>
    <w:multiLevelType w:val="multilevel"/>
    <w:tmpl w:val="7D8E1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6F90165"/>
    <w:multiLevelType w:val="hybridMultilevel"/>
    <w:tmpl w:val="FFFFFFFF"/>
    <w:lvl w:ilvl="0" w:tplc="474A4D28">
      <w:start w:val="1"/>
      <w:numFmt w:val="bullet"/>
      <w:lvlText w:val=""/>
      <w:lvlJc w:val="left"/>
      <w:pPr>
        <w:ind w:left="720" w:hanging="360"/>
      </w:pPr>
      <w:rPr>
        <w:rFonts w:ascii="Symbol" w:hAnsi="Symbol" w:hint="default"/>
      </w:rPr>
    </w:lvl>
    <w:lvl w:ilvl="1" w:tplc="6EF89AC4">
      <w:start w:val="1"/>
      <w:numFmt w:val="bullet"/>
      <w:lvlText w:val="o"/>
      <w:lvlJc w:val="left"/>
      <w:pPr>
        <w:ind w:left="1440" w:hanging="360"/>
      </w:pPr>
      <w:rPr>
        <w:rFonts w:ascii="&quot;Courier New&quot;" w:hAnsi="&quot;Courier New&quot;" w:hint="default"/>
      </w:rPr>
    </w:lvl>
    <w:lvl w:ilvl="2" w:tplc="FFDAF4B0">
      <w:start w:val="1"/>
      <w:numFmt w:val="bullet"/>
      <w:lvlText w:val=""/>
      <w:lvlJc w:val="left"/>
      <w:pPr>
        <w:ind w:left="2160" w:hanging="360"/>
      </w:pPr>
      <w:rPr>
        <w:rFonts w:ascii="Wingdings" w:hAnsi="Wingdings" w:hint="default"/>
      </w:rPr>
    </w:lvl>
    <w:lvl w:ilvl="3" w:tplc="BE82F7B4">
      <w:start w:val="1"/>
      <w:numFmt w:val="bullet"/>
      <w:lvlText w:val=""/>
      <w:lvlJc w:val="left"/>
      <w:pPr>
        <w:ind w:left="2880" w:hanging="360"/>
      </w:pPr>
      <w:rPr>
        <w:rFonts w:ascii="Symbol" w:hAnsi="Symbol" w:hint="default"/>
      </w:rPr>
    </w:lvl>
    <w:lvl w:ilvl="4" w:tplc="6C0431BC">
      <w:start w:val="1"/>
      <w:numFmt w:val="bullet"/>
      <w:lvlText w:val="o"/>
      <w:lvlJc w:val="left"/>
      <w:pPr>
        <w:ind w:left="3600" w:hanging="360"/>
      </w:pPr>
      <w:rPr>
        <w:rFonts w:ascii="Courier New" w:hAnsi="Courier New" w:hint="default"/>
      </w:rPr>
    </w:lvl>
    <w:lvl w:ilvl="5" w:tplc="840671B6">
      <w:start w:val="1"/>
      <w:numFmt w:val="bullet"/>
      <w:lvlText w:val=""/>
      <w:lvlJc w:val="left"/>
      <w:pPr>
        <w:ind w:left="4320" w:hanging="360"/>
      </w:pPr>
      <w:rPr>
        <w:rFonts w:ascii="Wingdings" w:hAnsi="Wingdings" w:hint="default"/>
      </w:rPr>
    </w:lvl>
    <w:lvl w:ilvl="6" w:tplc="B48CE1B6">
      <w:start w:val="1"/>
      <w:numFmt w:val="bullet"/>
      <w:lvlText w:val=""/>
      <w:lvlJc w:val="left"/>
      <w:pPr>
        <w:ind w:left="5040" w:hanging="360"/>
      </w:pPr>
      <w:rPr>
        <w:rFonts w:ascii="Symbol" w:hAnsi="Symbol" w:hint="default"/>
      </w:rPr>
    </w:lvl>
    <w:lvl w:ilvl="7" w:tplc="A3F20056">
      <w:start w:val="1"/>
      <w:numFmt w:val="bullet"/>
      <w:lvlText w:val="o"/>
      <w:lvlJc w:val="left"/>
      <w:pPr>
        <w:ind w:left="5760" w:hanging="360"/>
      </w:pPr>
      <w:rPr>
        <w:rFonts w:ascii="Courier New" w:hAnsi="Courier New" w:hint="default"/>
      </w:rPr>
    </w:lvl>
    <w:lvl w:ilvl="8" w:tplc="49D4CC30">
      <w:start w:val="1"/>
      <w:numFmt w:val="bullet"/>
      <w:lvlText w:val=""/>
      <w:lvlJc w:val="left"/>
      <w:pPr>
        <w:ind w:left="6480" w:hanging="360"/>
      </w:pPr>
      <w:rPr>
        <w:rFonts w:ascii="Wingdings" w:hAnsi="Wingdings" w:hint="default"/>
      </w:rPr>
    </w:lvl>
  </w:abstractNum>
  <w:abstractNum w:abstractNumId="26" w15:restartNumberingAfterBreak="0">
    <w:nsid w:val="4DC663DE"/>
    <w:multiLevelType w:val="multilevel"/>
    <w:tmpl w:val="1024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665248"/>
    <w:multiLevelType w:val="multilevel"/>
    <w:tmpl w:val="9F1A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5BC59FF"/>
    <w:multiLevelType w:val="multilevel"/>
    <w:tmpl w:val="A3A6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358D0C"/>
    <w:multiLevelType w:val="hybridMultilevel"/>
    <w:tmpl w:val="FFFFFFFF"/>
    <w:lvl w:ilvl="0" w:tplc="A8BE14FC">
      <w:start w:val="1"/>
      <w:numFmt w:val="decimal"/>
      <w:lvlText w:val="%1."/>
      <w:lvlJc w:val="left"/>
      <w:pPr>
        <w:ind w:left="720" w:hanging="360"/>
      </w:pPr>
    </w:lvl>
    <w:lvl w:ilvl="1" w:tplc="72269120">
      <w:start w:val="1"/>
      <w:numFmt w:val="lowerLetter"/>
      <w:lvlText w:val="%2."/>
      <w:lvlJc w:val="left"/>
      <w:pPr>
        <w:ind w:left="1440" w:hanging="360"/>
      </w:pPr>
    </w:lvl>
    <w:lvl w:ilvl="2" w:tplc="DED63C96">
      <w:start w:val="1"/>
      <w:numFmt w:val="lowerRoman"/>
      <w:lvlText w:val="%3."/>
      <w:lvlJc w:val="right"/>
      <w:pPr>
        <w:ind w:left="2160" w:hanging="180"/>
      </w:pPr>
    </w:lvl>
    <w:lvl w:ilvl="3" w:tplc="CC2A11B0">
      <w:start w:val="1"/>
      <w:numFmt w:val="decimal"/>
      <w:lvlText w:val="%4."/>
      <w:lvlJc w:val="left"/>
      <w:pPr>
        <w:ind w:left="2880" w:hanging="360"/>
      </w:pPr>
    </w:lvl>
    <w:lvl w:ilvl="4" w:tplc="D4F67876">
      <w:start w:val="1"/>
      <w:numFmt w:val="lowerLetter"/>
      <w:lvlText w:val="%5."/>
      <w:lvlJc w:val="left"/>
      <w:pPr>
        <w:ind w:left="3600" w:hanging="360"/>
      </w:pPr>
    </w:lvl>
    <w:lvl w:ilvl="5" w:tplc="DCAE89EC">
      <w:start w:val="1"/>
      <w:numFmt w:val="lowerRoman"/>
      <w:lvlText w:val="%6."/>
      <w:lvlJc w:val="right"/>
      <w:pPr>
        <w:ind w:left="4320" w:hanging="180"/>
      </w:pPr>
    </w:lvl>
    <w:lvl w:ilvl="6" w:tplc="82544220">
      <w:start w:val="1"/>
      <w:numFmt w:val="decimal"/>
      <w:lvlText w:val="%7."/>
      <w:lvlJc w:val="left"/>
      <w:pPr>
        <w:ind w:left="5040" w:hanging="360"/>
      </w:pPr>
    </w:lvl>
    <w:lvl w:ilvl="7" w:tplc="4970D6E4">
      <w:start w:val="1"/>
      <w:numFmt w:val="lowerLetter"/>
      <w:lvlText w:val="%8."/>
      <w:lvlJc w:val="left"/>
      <w:pPr>
        <w:ind w:left="5760" w:hanging="360"/>
      </w:pPr>
    </w:lvl>
    <w:lvl w:ilvl="8" w:tplc="93606FAE">
      <w:start w:val="1"/>
      <w:numFmt w:val="lowerRoman"/>
      <w:lvlText w:val="%9."/>
      <w:lvlJc w:val="right"/>
      <w:pPr>
        <w:ind w:left="6480" w:hanging="180"/>
      </w:pPr>
    </w:lvl>
  </w:abstractNum>
  <w:abstractNum w:abstractNumId="30" w15:restartNumberingAfterBreak="0">
    <w:nsid w:val="65FC3323"/>
    <w:multiLevelType w:val="multilevel"/>
    <w:tmpl w:val="F9748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C54213"/>
    <w:multiLevelType w:val="multilevel"/>
    <w:tmpl w:val="2FBC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DD464A"/>
    <w:multiLevelType w:val="hybridMultilevel"/>
    <w:tmpl w:val="8ECE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089894"/>
    <w:multiLevelType w:val="hybridMultilevel"/>
    <w:tmpl w:val="FFFFFFFF"/>
    <w:lvl w:ilvl="0" w:tplc="D7E048AA">
      <w:start w:val="1"/>
      <w:numFmt w:val="bullet"/>
      <w:lvlText w:val="·"/>
      <w:lvlJc w:val="left"/>
      <w:pPr>
        <w:ind w:left="720" w:hanging="360"/>
      </w:pPr>
      <w:rPr>
        <w:rFonts w:ascii="Symbol" w:hAnsi="Symbol" w:hint="default"/>
      </w:rPr>
    </w:lvl>
    <w:lvl w:ilvl="1" w:tplc="381CE132">
      <w:start w:val="1"/>
      <w:numFmt w:val="bullet"/>
      <w:lvlText w:val="o"/>
      <w:lvlJc w:val="left"/>
      <w:pPr>
        <w:ind w:left="1440" w:hanging="360"/>
      </w:pPr>
      <w:rPr>
        <w:rFonts w:ascii="Courier New" w:hAnsi="Courier New" w:hint="default"/>
      </w:rPr>
    </w:lvl>
    <w:lvl w:ilvl="2" w:tplc="C6682B4A">
      <w:start w:val="1"/>
      <w:numFmt w:val="bullet"/>
      <w:lvlText w:val=""/>
      <w:lvlJc w:val="left"/>
      <w:pPr>
        <w:ind w:left="2160" w:hanging="360"/>
      </w:pPr>
      <w:rPr>
        <w:rFonts w:ascii="Wingdings" w:hAnsi="Wingdings" w:hint="default"/>
      </w:rPr>
    </w:lvl>
    <w:lvl w:ilvl="3" w:tplc="0BD401AC">
      <w:start w:val="1"/>
      <w:numFmt w:val="bullet"/>
      <w:lvlText w:val=""/>
      <w:lvlJc w:val="left"/>
      <w:pPr>
        <w:ind w:left="2880" w:hanging="360"/>
      </w:pPr>
      <w:rPr>
        <w:rFonts w:ascii="Symbol" w:hAnsi="Symbol" w:hint="default"/>
      </w:rPr>
    </w:lvl>
    <w:lvl w:ilvl="4" w:tplc="8C4A70B0">
      <w:start w:val="1"/>
      <w:numFmt w:val="bullet"/>
      <w:lvlText w:val="o"/>
      <w:lvlJc w:val="left"/>
      <w:pPr>
        <w:ind w:left="3600" w:hanging="360"/>
      </w:pPr>
      <w:rPr>
        <w:rFonts w:ascii="Courier New" w:hAnsi="Courier New" w:hint="default"/>
      </w:rPr>
    </w:lvl>
    <w:lvl w:ilvl="5" w:tplc="B29A5646">
      <w:start w:val="1"/>
      <w:numFmt w:val="bullet"/>
      <w:lvlText w:val=""/>
      <w:lvlJc w:val="left"/>
      <w:pPr>
        <w:ind w:left="4320" w:hanging="360"/>
      </w:pPr>
      <w:rPr>
        <w:rFonts w:ascii="Wingdings" w:hAnsi="Wingdings" w:hint="default"/>
      </w:rPr>
    </w:lvl>
    <w:lvl w:ilvl="6" w:tplc="28F0F2D6">
      <w:start w:val="1"/>
      <w:numFmt w:val="bullet"/>
      <w:lvlText w:val=""/>
      <w:lvlJc w:val="left"/>
      <w:pPr>
        <w:ind w:left="5040" w:hanging="360"/>
      </w:pPr>
      <w:rPr>
        <w:rFonts w:ascii="Symbol" w:hAnsi="Symbol" w:hint="default"/>
      </w:rPr>
    </w:lvl>
    <w:lvl w:ilvl="7" w:tplc="7C38DA1E">
      <w:start w:val="1"/>
      <w:numFmt w:val="bullet"/>
      <w:lvlText w:val="o"/>
      <w:lvlJc w:val="left"/>
      <w:pPr>
        <w:ind w:left="5760" w:hanging="360"/>
      </w:pPr>
      <w:rPr>
        <w:rFonts w:ascii="Courier New" w:hAnsi="Courier New" w:hint="default"/>
      </w:rPr>
    </w:lvl>
    <w:lvl w:ilvl="8" w:tplc="45006EA0">
      <w:start w:val="1"/>
      <w:numFmt w:val="bullet"/>
      <w:lvlText w:val=""/>
      <w:lvlJc w:val="left"/>
      <w:pPr>
        <w:ind w:left="6480" w:hanging="360"/>
      </w:pPr>
      <w:rPr>
        <w:rFonts w:ascii="Wingdings" w:hAnsi="Wingdings" w:hint="default"/>
      </w:rPr>
    </w:lvl>
  </w:abstractNum>
  <w:abstractNum w:abstractNumId="34" w15:restartNumberingAfterBreak="0">
    <w:nsid w:val="6D121C21"/>
    <w:multiLevelType w:val="hybridMultilevel"/>
    <w:tmpl w:val="B8BA3CD8"/>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5" w15:restartNumberingAfterBreak="0">
    <w:nsid w:val="6F2232DF"/>
    <w:multiLevelType w:val="hybridMultilevel"/>
    <w:tmpl w:val="8E469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3C03E3"/>
    <w:multiLevelType w:val="multilevel"/>
    <w:tmpl w:val="8140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D6975DB"/>
    <w:multiLevelType w:val="multilevel"/>
    <w:tmpl w:val="2BA0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E96039A"/>
    <w:multiLevelType w:val="multilevel"/>
    <w:tmpl w:val="0AF234EC"/>
    <w:lvl w:ilvl="0">
      <w:start w:val="1"/>
      <w:numFmt w:val="lowerLetter"/>
      <w:lvlText w:val="%1)"/>
      <w:lvlJc w:val="left"/>
      <w:pPr>
        <w:tabs>
          <w:tab w:val="num" w:pos="400"/>
        </w:tabs>
        <w:ind w:left="400" w:hanging="40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Roman"/>
      <w:lvlText w:val="%4)"/>
      <w:lvlJc w:val="left"/>
      <w:pPr>
        <w:tabs>
          <w:tab w:val="num" w:pos="180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16cid:durableId="36273806">
    <w:abstractNumId w:val="38"/>
  </w:num>
  <w:num w:numId="2" w16cid:durableId="1806317178">
    <w:abstractNumId w:val="24"/>
  </w:num>
  <w:num w:numId="3" w16cid:durableId="328095584">
    <w:abstractNumId w:val="26"/>
  </w:num>
  <w:num w:numId="4" w16cid:durableId="1374771525">
    <w:abstractNumId w:val="5"/>
  </w:num>
  <w:num w:numId="5" w16cid:durableId="2100833782">
    <w:abstractNumId w:val="4"/>
  </w:num>
  <w:num w:numId="6" w16cid:durableId="1975871658">
    <w:abstractNumId w:val="11"/>
  </w:num>
  <w:num w:numId="7" w16cid:durableId="248735271">
    <w:abstractNumId w:val="19"/>
  </w:num>
  <w:num w:numId="8" w16cid:durableId="959187848">
    <w:abstractNumId w:val="15"/>
  </w:num>
  <w:num w:numId="9" w16cid:durableId="1657344970">
    <w:abstractNumId w:val="16"/>
  </w:num>
  <w:num w:numId="10" w16cid:durableId="84156342">
    <w:abstractNumId w:val="27"/>
  </w:num>
  <w:num w:numId="11" w16cid:durableId="1252666775">
    <w:abstractNumId w:val="2"/>
  </w:num>
  <w:num w:numId="12" w16cid:durableId="1212615430">
    <w:abstractNumId w:val="10"/>
  </w:num>
  <w:num w:numId="13" w16cid:durableId="676805530">
    <w:abstractNumId w:val="3"/>
  </w:num>
  <w:num w:numId="14" w16cid:durableId="1015155656">
    <w:abstractNumId w:val="30"/>
  </w:num>
  <w:num w:numId="15" w16cid:durableId="391780179">
    <w:abstractNumId w:val="23"/>
  </w:num>
  <w:num w:numId="16" w16cid:durableId="2122452508">
    <w:abstractNumId w:val="28"/>
  </w:num>
  <w:num w:numId="17" w16cid:durableId="66149823">
    <w:abstractNumId w:val="31"/>
  </w:num>
  <w:num w:numId="18" w16cid:durableId="887641074">
    <w:abstractNumId w:val="7"/>
  </w:num>
  <w:num w:numId="19" w16cid:durableId="389891011">
    <w:abstractNumId w:val="6"/>
  </w:num>
  <w:num w:numId="20" w16cid:durableId="1585072098">
    <w:abstractNumId w:val="18"/>
  </w:num>
  <w:num w:numId="21" w16cid:durableId="1581787956">
    <w:abstractNumId w:val="12"/>
  </w:num>
  <w:num w:numId="22" w16cid:durableId="800810555">
    <w:abstractNumId w:val="36"/>
  </w:num>
  <w:num w:numId="23" w16cid:durableId="1085690096">
    <w:abstractNumId w:val="8"/>
  </w:num>
  <w:num w:numId="24" w16cid:durableId="1394039179">
    <w:abstractNumId w:val="17"/>
  </w:num>
  <w:num w:numId="25" w16cid:durableId="1806119730">
    <w:abstractNumId w:val="37"/>
  </w:num>
  <w:num w:numId="26" w16cid:durableId="880091171">
    <w:abstractNumId w:val="9"/>
  </w:num>
  <w:num w:numId="27" w16cid:durableId="1884630538">
    <w:abstractNumId w:val="32"/>
  </w:num>
  <w:num w:numId="28" w16cid:durableId="548493640">
    <w:abstractNumId w:val="35"/>
  </w:num>
  <w:num w:numId="29" w16cid:durableId="1174760802">
    <w:abstractNumId w:val="14"/>
  </w:num>
  <w:num w:numId="30" w16cid:durableId="967198798">
    <w:abstractNumId w:val="13"/>
  </w:num>
  <w:num w:numId="31" w16cid:durableId="502284858">
    <w:abstractNumId w:val="33"/>
  </w:num>
  <w:num w:numId="32" w16cid:durableId="901018033">
    <w:abstractNumId w:val="21"/>
  </w:num>
  <w:num w:numId="33" w16cid:durableId="1590120184">
    <w:abstractNumId w:val="20"/>
  </w:num>
  <w:num w:numId="34" w16cid:durableId="1727754323">
    <w:abstractNumId w:val="25"/>
  </w:num>
  <w:num w:numId="35" w16cid:durableId="641689069">
    <w:abstractNumId w:val="22"/>
  </w:num>
  <w:num w:numId="36" w16cid:durableId="972910870">
    <w:abstractNumId w:val="1"/>
  </w:num>
  <w:num w:numId="37" w16cid:durableId="2104908561">
    <w:abstractNumId w:val="29"/>
  </w:num>
  <w:num w:numId="38" w16cid:durableId="829828721">
    <w:abstractNumId w:val="34"/>
  </w:num>
  <w:num w:numId="39" w16cid:durableId="1122072790">
    <w:abstractNumId w:val="0"/>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 Craker">
    <w15:presenceInfo w15:providerId="AD" w15:userId="S::ben@craker.us::b342a158-d8e7-4629-9712-908c26442e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403"/>
  <w:hyphenationZone w:val="425"/>
  <w:doNotHyphenateCaps/>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yNDIzsrQwMjUxMTNV0lEKTi0uzszPAykwNKsFAA9TfaktAAAA"/>
  </w:docVars>
  <w:rsids>
    <w:rsidRoot w:val="006E74AA"/>
    <w:rsid w:val="0000071C"/>
    <w:rsid w:val="00000A80"/>
    <w:rsid w:val="000019F3"/>
    <w:rsid w:val="000021F6"/>
    <w:rsid w:val="00004685"/>
    <w:rsid w:val="00005A45"/>
    <w:rsid w:val="00006B15"/>
    <w:rsid w:val="00007C55"/>
    <w:rsid w:val="000107E0"/>
    <w:rsid w:val="00011481"/>
    <w:rsid w:val="00012E54"/>
    <w:rsid w:val="00014318"/>
    <w:rsid w:val="00014521"/>
    <w:rsid w:val="00015D29"/>
    <w:rsid w:val="00016E02"/>
    <w:rsid w:val="00017772"/>
    <w:rsid w:val="00020464"/>
    <w:rsid w:val="000206DD"/>
    <w:rsid w:val="00020FAD"/>
    <w:rsid w:val="00022B98"/>
    <w:rsid w:val="00022D06"/>
    <w:rsid w:val="000230FE"/>
    <w:rsid w:val="00023192"/>
    <w:rsid w:val="000232B5"/>
    <w:rsid w:val="000247A4"/>
    <w:rsid w:val="00024976"/>
    <w:rsid w:val="000302F8"/>
    <w:rsid w:val="00031802"/>
    <w:rsid w:val="0003289F"/>
    <w:rsid w:val="00032EAC"/>
    <w:rsid w:val="000334B2"/>
    <w:rsid w:val="00033654"/>
    <w:rsid w:val="000342EE"/>
    <w:rsid w:val="0003485F"/>
    <w:rsid w:val="000350A7"/>
    <w:rsid w:val="00036AB0"/>
    <w:rsid w:val="0003755E"/>
    <w:rsid w:val="00040501"/>
    <w:rsid w:val="00040EE1"/>
    <w:rsid w:val="00043037"/>
    <w:rsid w:val="00043D80"/>
    <w:rsid w:val="00045A64"/>
    <w:rsid w:val="00046516"/>
    <w:rsid w:val="00046DC3"/>
    <w:rsid w:val="00046F7A"/>
    <w:rsid w:val="00047036"/>
    <w:rsid w:val="00047A75"/>
    <w:rsid w:val="00047D74"/>
    <w:rsid w:val="000509E8"/>
    <w:rsid w:val="00054671"/>
    <w:rsid w:val="00056338"/>
    <w:rsid w:val="0005637D"/>
    <w:rsid w:val="00056A81"/>
    <w:rsid w:val="00056DA9"/>
    <w:rsid w:val="00061C61"/>
    <w:rsid w:val="00062EEF"/>
    <w:rsid w:val="000634DC"/>
    <w:rsid w:val="00063713"/>
    <w:rsid w:val="00064C3C"/>
    <w:rsid w:val="0006626D"/>
    <w:rsid w:val="00066D7A"/>
    <w:rsid w:val="00067507"/>
    <w:rsid w:val="00071066"/>
    <w:rsid w:val="000719B5"/>
    <w:rsid w:val="00071FF2"/>
    <w:rsid w:val="000722D8"/>
    <w:rsid w:val="000738FE"/>
    <w:rsid w:val="00073F46"/>
    <w:rsid w:val="00074975"/>
    <w:rsid w:val="00075B55"/>
    <w:rsid w:val="00081420"/>
    <w:rsid w:val="00082718"/>
    <w:rsid w:val="0008284C"/>
    <w:rsid w:val="000835B2"/>
    <w:rsid w:val="00083B5E"/>
    <w:rsid w:val="0008477C"/>
    <w:rsid w:val="00085444"/>
    <w:rsid w:val="0008568F"/>
    <w:rsid w:val="000857B1"/>
    <w:rsid w:val="00086439"/>
    <w:rsid w:val="00087C61"/>
    <w:rsid w:val="00087D1F"/>
    <w:rsid w:val="00090FD4"/>
    <w:rsid w:val="00091661"/>
    <w:rsid w:val="00091E9C"/>
    <w:rsid w:val="000924BB"/>
    <w:rsid w:val="000927ED"/>
    <w:rsid w:val="00094846"/>
    <w:rsid w:val="00094BD5"/>
    <w:rsid w:val="00095259"/>
    <w:rsid w:val="0009556D"/>
    <w:rsid w:val="00097609"/>
    <w:rsid w:val="000A09C8"/>
    <w:rsid w:val="000A224A"/>
    <w:rsid w:val="000A29C8"/>
    <w:rsid w:val="000A3780"/>
    <w:rsid w:val="000A38A6"/>
    <w:rsid w:val="000A3FDC"/>
    <w:rsid w:val="000A4316"/>
    <w:rsid w:val="000A4983"/>
    <w:rsid w:val="000A576A"/>
    <w:rsid w:val="000A5E0F"/>
    <w:rsid w:val="000A68C5"/>
    <w:rsid w:val="000A6D36"/>
    <w:rsid w:val="000A7214"/>
    <w:rsid w:val="000B2125"/>
    <w:rsid w:val="000B250C"/>
    <w:rsid w:val="000B258B"/>
    <w:rsid w:val="000B4A52"/>
    <w:rsid w:val="000B5CA2"/>
    <w:rsid w:val="000B5EBF"/>
    <w:rsid w:val="000B6C11"/>
    <w:rsid w:val="000C125B"/>
    <w:rsid w:val="000C19A4"/>
    <w:rsid w:val="000C19EE"/>
    <w:rsid w:val="000C26C2"/>
    <w:rsid w:val="000C4731"/>
    <w:rsid w:val="000C481E"/>
    <w:rsid w:val="000C4F2C"/>
    <w:rsid w:val="000C5A40"/>
    <w:rsid w:val="000C65DA"/>
    <w:rsid w:val="000C6EA7"/>
    <w:rsid w:val="000C6F10"/>
    <w:rsid w:val="000C7501"/>
    <w:rsid w:val="000D14F8"/>
    <w:rsid w:val="000D167C"/>
    <w:rsid w:val="000D31AB"/>
    <w:rsid w:val="000D3CB9"/>
    <w:rsid w:val="000D452C"/>
    <w:rsid w:val="000D51A3"/>
    <w:rsid w:val="000D5334"/>
    <w:rsid w:val="000D55ED"/>
    <w:rsid w:val="000D68A8"/>
    <w:rsid w:val="000D69AA"/>
    <w:rsid w:val="000E0476"/>
    <w:rsid w:val="000E05E2"/>
    <w:rsid w:val="000E19EB"/>
    <w:rsid w:val="000E1D52"/>
    <w:rsid w:val="000E27AE"/>
    <w:rsid w:val="000E2A92"/>
    <w:rsid w:val="000E31A6"/>
    <w:rsid w:val="000E36CC"/>
    <w:rsid w:val="000E3AEA"/>
    <w:rsid w:val="000E4145"/>
    <w:rsid w:val="000E49EB"/>
    <w:rsid w:val="000E4B61"/>
    <w:rsid w:val="000E5837"/>
    <w:rsid w:val="000E5EA2"/>
    <w:rsid w:val="000E77F8"/>
    <w:rsid w:val="000F0B73"/>
    <w:rsid w:val="000F31F4"/>
    <w:rsid w:val="000F37C9"/>
    <w:rsid w:val="000F3A12"/>
    <w:rsid w:val="000F529B"/>
    <w:rsid w:val="000F59FA"/>
    <w:rsid w:val="000F59FC"/>
    <w:rsid w:val="000F6A18"/>
    <w:rsid w:val="00100871"/>
    <w:rsid w:val="0010099F"/>
    <w:rsid w:val="0010212C"/>
    <w:rsid w:val="001023A1"/>
    <w:rsid w:val="0010272F"/>
    <w:rsid w:val="00102A6F"/>
    <w:rsid w:val="00103CDB"/>
    <w:rsid w:val="001041BD"/>
    <w:rsid w:val="00104C49"/>
    <w:rsid w:val="00106BE5"/>
    <w:rsid w:val="00106E8E"/>
    <w:rsid w:val="0011035F"/>
    <w:rsid w:val="00110F26"/>
    <w:rsid w:val="00111F98"/>
    <w:rsid w:val="00113013"/>
    <w:rsid w:val="0011306A"/>
    <w:rsid w:val="001132AA"/>
    <w:rsid w:val="00115162"/>
    <w:rsid w:val="0011542D"/>
    <w:rsid w:val="00115D1C"/>
    <w:rsid w:val="00115E4C"/>
    <w:rsid w:val="001169B9"/>
    <w:rsid w:val="00117689"/>
    <w:rsid w:val="0012003F"/>
    <w:rsid w:val="00121553"/>
    <w:rsid w:val="001234EB"/>
    <w:rsid w:val="00124A4C"/>
    <w:rsid w:val="00124AD7"/>
    <w:rsid w:val="00124C8A"/>
    <w:rsid w:val="00125C27"/>
    <w:rsid w:val="00125CA5"/>
    <w:rsid w:val="0012657E"/>
    <w:rsid w:val="00126E09"/>
    <w:rsid w:val="001276FD"/>
    <w:rsid w:val="00127825"/>
    <w:rsid w:val="00130FF6"/>
    <w:rsid w:val="0013138F"/>
    <w:rsid w:val="00131F06"/>
    <w:rsid w:val="00132C5F"/>
    <w:rsid w:val="001345F7"/>
    <w:rsid w:val="00136377"/>
    <w:rsid w:val="0013684B"/>
    <w:rsid w:val="00137039"/>
    <w:rsid w:val="00137A60"/>
    <w:rsid w:val="00140257"/>
    <w:rsid w:val="00140B21"/>
    <w:rsid w:val="00140E19"/>
    <w:rsid w:val="00141DD0"/>
    <w:rsid w:val="00142660"/>
    <w:rsid w:val="00142B5B"/>
    <w:rsid w:val="00152C74"/>
    <w:rsid w:val="001535F3"/>
    <w:rsid w:val="00157102"/>
    <w:rsid w:val="001602D6"/>
    <w:rsid w:val="001610AA"/>
    <w:rsid w:val="00161B6D"/>
    <w:rsid w:val="00162329"/>
    <w:rsid w:val="00164AE3"/>
    <w:rsid w:val="00165421"/>
    <w:rsid w:val="00165CE1"/>
    <w:rsid w:val="00166260"/>
    <w:rsid w:val="001665BD"/>
    <w:rsid w:val="001665E7"/>
    <w:rsid w:val="00167105"/>
    <w:rsid w:val="0016738F"/>
    <w:rsid w:val="001676A2"/>
    <w:rsid w:val="00167976"/>
    <w:rsid w:val="00167A42"/>
    <w:rsid w:val="001708D8"/>
    <w:rsid w:val="0017102F"/>
    <w:rsid w:val="0017340F"/>
    <w:rsid w:val="00174DDD"/>
    <w:rsid w:val="0018049A"/>
    <w:rsid w:val="001805C0"/>
    <w:rsid w:val="00180DC8"/>
    <w:rsid w:val="00180F0F"/>
    <w:rsid w:val="00181D59"/>
    <w:rsid w:val="0018448C"/>
    <w:rsid w:val="001846E8"/>
    <w:rsid w:val="001848DF"/>
    <w:rsid w:val="001849F3"/>
    <w:rsid w:val="0018594C"/>
    <w:rsid w:val="00193917"/>
    <w:rsid w:val="0019514E"/>
    <w:rsid w:val="00195821"/>
    <w:rsid w:val="00195C97"/>
    <w:rsid w:val="00196F17"/>
    <w:rsid w:val="0019737B"/>
    <w:rsid w:val="0019781D"/>
    <w:rsid w:val="00197E8B"/>
    <w:rsid w:val="001A0E56"/>
    <w:rsid w:val="001A1043"/>
    <w:rsid w:val="001A44AC"/>
    <w:rsid w:val="001A54E9"/>
    <w:rsid w:val="001A5600"/>
    <w:rsid w:val="001A57C1"/>
    <w:rsid w:val="001A6151"/>
    <w:rsid w:val="001A65C1"/>
    <w:rsid w:val="001A6A90"/>
    <w:rsid w:val="001A7C06"/>
    <w:rsid w:val="001B21A4"/>
    <w:rsid w:val="001B2678"/>
    <w:rsid w:val="001B2F16"/>
    <w:rsid w:val="001B310E"/>
    <w:rsid w:val="001B4976"/>
    <w:rsid w:val="001B4F8A"/>
    <w:rsid w:val="001B5081"/>
    <w:rsid w:val="001B5E23"/>
    <w:rsid w:val="001B7DCB"/>
    <w:rsid w:val="001C093E"/>
    <w:rsid w:val="001C0C6C"/>
    <w:rsid w:val="001C27AE"/>
    <w:rsid w:val="001C2C2E"/>
    <w:rsid w:val="001C457F"/>
    <w:rsid w:val="001C46CF"/>
    <w:rsid w:val="001C624A"/>
    <w:rsid w:val="001C6F94"/>
    <w:rsid w:val="001D083F"/>
    <w:rsid w:val="001D13E7"/>
    <w:rsid w:val="001D1551"/>
    <w:rsid w:val="001D3F26"/>
    <w:rsid w:val="001D49A4"/>
    <w:rsid w:val="001D5863"/>
    <w:rsid w:val="001D5BBE"/>
    <w:rsid w:val="001D7582"/>
    <w:rsid w:val="001D7E9A"/>
    <w:rsid w:val="001E0B07"/>
    <w:rsid w:val="001E0EF4"/>
    <w:rsid w:val="001E10C6"/>
    <w:rsid w:val="001E1B5A"/>
    <w:rsid w:val="001E2496"/>
    <w:rsid w:val="001E25BC"/>
    <w:rsid w:val="001E29BC"/>
    <w:rsid w:val="001E3078"/>
    <w:rsid w:val="001E32E8"/>
    <w:rsid w:val="001E3B8C"/>
    <w:rsid w:val="001E3BB3"/>
    <w:rsid w:val="001E41A2"/>
    <w:rsid w:val="001E6633"/>
    <w:rsid w:val="001E6D15"/>
    <w:rsid w:val="001E6FAA"/>
    <w:rsid w:val="001E7EE9"/>
    <w:rsid w:val="001F06D0"/>
    <w:rsid w:val="001F07D0"/>
    <w:rsid w:val="001F1784"/>
    <w:rsid w:val="001F1BC9"/>
    <w:rsid w:val="001F1FB7"/>
    <w:rsid w:val="001F30A9"/>
    <w:rsid w:val="001F3B40"/>
    <w:rsid w:val="001F43C7"/>
    <w:rsid w:val="001F482D"/>
    <w:rsid w:val="001F4F96"/>
    <w:rsid w:val="001F502A"/>
    <w:rsid w:val="001F51C8"/>
    <w:rsid w:val="001F5978"/>
    <w:rsid w:val="001F61D8"/>
    <w:rsid w:val="001F6DA1"/>
    <w:rsid w:val="001F6DF5"/>
    <w:rsid w:val="001F71CB"/>
    <w:rsid w:val="001F7527"/>
    <w:rsid w:val="002019D3"/>
    <w:rsid w:val="00202FED"/>
    <w:rsid w:val="002038D9"/>
    <w:rsid w:val="00205485"/>
    <w:rsid w:val="00205B54"/>
    <w:rsid w:val="0020758B"/>
    <w:rsid w:val="0021246D"/>
    <w:rsid w:val="00212646"/>
    <w:rsid w:val="002132EB"/>
    <w:rsid w:val="00213AD8"/>
    <w:rsid w:val="00213FDE"/>
    <w:rsid w:val="00214725"/>
    <w:rsid w:val="002148E5"/>
    <w:rsid w:val="002148ED"/>
    <w:rsid w:val="00216657"/>
    <w:rsid w:val="0021712B"/>
    <w:rsid w:val="00217F49"/>
    <w:rsid w:val="00220083"/>
    <w:rsid w:val="00220785"/>
    <w:rsid w:val="00221137"/>
    <w:rsid w:val="00222FCF"/>
    <w:rsid w:val="00223B20"/>
    <w:rsid w:val="002248A4"/>
    <w:rsid w:val="00224BBB"/>
    <w:rsid w:val="0022578E"/>
    <w:rsid w:val="002267F4"/>
    <w:rsid w:val="0022680F"/>
    <w:rsid w:val="00227F5C"/>
    <w:rsid w:val="00231905"/>
    <w:rsid w:val="00232D0C"/>
    <w:rsid w:val="002333CB"/>
    <w:rsid w:val="002336D8"/>
    <w:rsid w:val="0023413A"/>
    <w:rsid w:val="00235BED"/>
    <w:rsid w:val="0024064E"/>
    <w:rsid w:val="0024071B"/>
    <w:rsid w:val="00241F5E"/>
    <w:rsid w:val="00242247"/>
    <w:rsid w:val="00242DC5"/>
    <w:rsid w:val="00242E82"/>
    <w:rsid w:val="00243482"/>
    <w:rsid w:val="00245CA6"/>
    <w:rsid w:val="00245CCD"/>
    <w:rsid w:val="002467E9"/>
    <w:rsid w:val="0024742F"/>
    <w:rsid w:val="0025095D"/>
    <w:rsid w:val="00250DE6"/>
    <w:rsid w:val="00250EA3"/>
    <w:rsid w:val="0025289A"/>
    <w:rsid w:val="00253109"/>
    <w:rsid w:val="00254D84"/>
    <w:rsid w:val="00255EB2"/>
    <w:rsid w:val="00256D86"/>
    <w:rsid w:val="00260457"/>
    <w:rsid w:val="00261DDE"/>
    <w:rsid w:val="002626FA"/>
    <w:rsid w:val="00262FDF"/>
    <w:rsid w:val="00264BDB"/>
    <w:rsid w:val="0026524C"/>
    <w:rsid w:val="00270869"/>
    <w:rsid w:val="0027170D"/>
    <w:rsid w:val="002719B2"/>
    <w:rsid w:val="002739DD"/>
    <w:rsid w:val="0027509C"/>
    <w:rsid w:val="0028065E"/>
    <w:rsid w:val="002806B1"/>
    <w:rsid w:val="002832CA"/>
    <w:rsid w:val="002834AA"/>
    <w:rsid w:val="002849E9"/>
    <w:rsid w:val="0028537D"/>
    <w:rsid w:val="002869D0"/>
    <w:rsid w:val="00286D53"/>
    <w:rsid w:val="00290DFF"/>
    <w:rsid w:val="00292273"/>
    <w:rsid w:val="002924C9"/>
    <w:rsid w:val="00292B82"/>
    <w:rsid w:val="00293C7D"/>
    <w:rsid w:val="00293D18"/>
    <w:rsid w:val="00293E61"/>
    <w:rsid w:val="00296348"/>
    <w:rsid w:val="0029692B"/>
    <w:rsid w:val="002A1512"/>
    <w:rsid w:val="002A23D9"/>
    <w:rsid w:val="002A26ED"/>
    <w:rsid w:val="002A354D"/>
    <w:rsid w:val="002A4E7C"/>
    <w:rsid w:val="002A5DB5"/>
    <w:rsid w:val="002A5F65"/>
    <w:rsid w:val="002A668A"/>
    <w:rsid w:val="002A6CF5"/>
    <w:rsid w:val="002A7388"/>
    <w:rsid w:val="002B2661"/>
    <w:rsid w:val="002B26E8"/>
    <w:rsid w:val="002B286C"/>
    <w:rsid w:val="002B2ABF"/>
    <w:rsid w:val="002B2C5E"/>
    <w:rsid w:val="002B3FBD"/>
    <w:rsid w:val="002B407A"/>
    <w:rsid w:val="002B428D"/>
    <w:rsid w:val="002B49C1"/>
    <w:rsid w:val="002B4CD2"/>
    <w:rsid w:val="002B5432"/>
    <w:rsid w:val="002B558B"/>
    <w:rsid w:val="002B5C57"/>
    <w:rsid w:val="002B63BB"/>
    <w:rsid w:val="002B6B15"/>
    <w:rsid w:val="002B6D4E"/>
    <w:rsid w:val="002B6DC0"/>
    <w:rsid w:val="002C08D5"/>
    <w:rsid w:val="002C2D6A"/>
    <w:rsid w:val="002C3654"/>
    <w:rsid w:val="002C3855"/>
    <w:rsid w:val="002C3D2D"/>
    <w:rsid w:val="002C4416"/>
    <w:rsid w:val="002C4F58"/>
    <w:rsid w:val="002C5018"/>
    <w:rsid w:val="002C5892"/>
    <w:rsid w:val="002C58CD"/>
    <w:rsid w:val="002C6C01"/>
    <w:rsid w:val="002C7D8F"/>
    <w:rsid w:val="002D042E"/>
    <w:rsid w:val="002D0BA8"/>
    <w:rsid w:val="002D0D6A"/>
    <w:rsid w:val="002D12F2"/>
    <w:rsid w:val="002D1D41"/>
    <w:rsid w:val="002D2614"/>
    <w:rsid w:val="002D3E61"/>
    <w:rsid w:val="002D44E4"/>
    <w:rsid w:val="002D4599"/>
    <w:rsid w:val="002D480F"/>
    <w:rsid w:val="002D5795"/>
    <w:rsid w:val="002D5964"/>
    <w:rsid w:val="002D5D7E"/>
    <w:rsid w:val="002D654F"/>
    <w:rsid w:val="002D7079"/>
    <w:rsid w:val="002D71CD"/>
    <w:rsid w:val="002D7886"/>
    <w:rsid w:val="002E08EB"/>
    <w:rsid w:val="002E0E14"/>
    <w:rsid w:val="002E0FBA"/>
    <w:rsid w:val="002E11EB"/>
    <w:rsid w:val="002E16E0"/>
    <w:rsid w:val="002E3FB0"/>
    <w:rsid w:val="002E4445"/>
    <w:rsid w:val="002E481C"/>
    <w:rsid w:val="002E5F9D"/>
    <w:rsid w:val="002E604E"/>
    <w:rsid w:val="002E63B5"/>
    <w:rsid w:val="002E6E33"/>
    <w:rsid w:val="002E74DD"/>
    <w:rsid w:val="002E7979"/>
    <w:rsid w:val="002F0ADF"/>
    <w:rsid w:val="002F0BFE"/>
    <w:rsid w:val="002F27EA"/>
    <w:rsid w:val="002F2CFD"/>
    <w:rsid w:val="002F2D42"/>
    <w:rsid w:val="002F386A"/>
    <w:rsid w:val="002F4A0E"/>
    <w:rsid w:val="002F4E70"/>
    <w:rsid w:val="002F5C3E"/>
    <w:rsid w:val="002F6B6F"/>
    <w:rsid w:val="002F6DBC"/>
    <w:rsid w:val="002F721A"/>
    <w:rsid w:val="002F7556"/>
    <w:rsid w:val="00300A05"/>
    <w:rsid w:val="0030172D"/>
    <w:rsid w:val="00301E8A"/>
    <w:rsid w:val="00302482"/>
    <w:rsid w:val="0030278C"/>
    <w:rsid w:val="003032FE"/>
    <w:rsid w:val="00304431"/>
    <w:rsid w:val="00304BA7"/>
    <w:rsid w:val="00305259"/>
    <w:rsid w:val="00305710"/>
    <w:rsid w:val="00305FB1"/>
    <w:rsid w:val="00307106"/>
    <w:rsid w:val="003071D7"/>
    <w:rsid w:val="0031000B"/>
    <w:rsid w:val="003100E6"/>
    <w:rsid w:val="00310C98"/>
    <w:rsid w:val="00311042"/>
    <w:rsid w:val="00311D55"/>
    <w:rsid w:val="00311F5F"/>
    <w:rsid w:val="00313E53"/>
    <w:rsid w:val="00313E78"/>
    <w:rsid w:val="0031598E"/>
    <w:rsid w:val="00316200"/>
    <w:rsid w:val="0031647F"/>
    <w:rsid w:val="003171D1"/>
    <w:rsid w:val="00320063"/>
    <w:rsid w:val="0032049D"/>
    <w:rsid w:val="003215F6"/>
    <w:rsid w:val="003218EA"/>
    <w:rsid w:val="00322056"/>
    <w:rsid w:val="00322982"/>
    <w:rsid w:val="003236D3"/>
    <w:rsid w:val="0032377F"/>
    <w:rsid w:val="00323ADF"/>
    <w:rsid w:val="00324028"/>
    <w:rsid w:val="003246D0"/>
    <w:rsid w:val="00324C28"/>
    <w:rsid w:val="00325415"/>
    <w:rsid w:val="00325B05"/>
    <w:rsid w:val="00325D71"/>
    <w:rsid w:val="003266E2"/>
    <w:rsid w:val="00327ED0"/>
    <w:rsid w:val="003314BA"/>
    <w:rsid w:val="00331BEA"/>
    <w:rsid w:val="00331E9A"/>
    <w:rsid w:val="00331FC0"/>
    <w:rsid w:val="00332DD0"/>
    <w:rsid w:val="0033351E"/>
    <w:rsid w:val="00333BEC"/>
    <w:rsid w:val="00333F55"/>
    <w:rsid w:val="003349D9"/>
    <w:rsid w:val="00335905"/>
    <w:rsid w:val="00336A74"/>
    <w:rsid w:val="0034219A"/>
    <w:rsid w:val="00344AC6"/>
    <w:rsid w:val="00345FEC"/>
    <w:rsid w:val="00347117"/>
    <w:rsid w:val="00347B48"/>
    <w:rsid w:val="00350211"/>
    <w:rsid w:val="00350627"/>
    <w:rsid w:val="00351C27"/>
    <w:rsid w:val="00351C91"/>
    <w:rsid w:val="0035269A"/>
    <w:rsid w:val="00354560"/>
    <w:rsid w:val="0035510E"/>
    <w:rsid w:val="00356D48"/>
    <w:rsid w:val="0035703F"/>
    <w:rsid w:val="003601A7"/>
    <w:rsid w:val="003609E0"/>
    <w:rsid w:val="00360FE2"/>
    <w:rsid w:val="003611C9"/>
    <w:rsid w:val="00362403"/>
    <w:rsid w:val="00362B89"/>
    <w:rsid w:val="0036308E"/>
    <w:rsid w:val="0036308F"/>
    <w:rsid w:val="00363488"/>
    <w:rsid w:val="00363D4B"/>
    <w:rsid w:val="003644B2"/>
    <w:rsid w:val="003652A2"/>
    <w:rsid w:val="00365610"/>
    <w:rsid w:val="00365A8C"/>
    <w:rsid w:val="00365DFD"/>
    <w:rsid w:val="003678C3"/>
    <w:rsid w:val="0037066E"/>
    <w:rsid w:val="00370A17"/>
    <w:rsid w:val="00372754"/>
    <w:rsid w:val="00372CB5"/>
    <w:rsid w:val="00373101"/>
    <w:rsid w:val="003735B8"/>
    <w:rsid w:val="00373A12"/>
    <w:rsid w:val="00374BAD"/>
    <w:rsid w:val="00376B81"/>
    <w:rsid w:val="003772B2"/>
    <w:rsid w:val="0037777D"/>
    <w:rsid w:val="00377C8F"/>
    <w:rsid w:val="003805DD"/>
    <w:rsid w:val="003805F0"/>
    <w:rsid w:val="00381C28"/>
    <w:rsid w:val="00381E10"/>
    <w:rsid w:val="00383524"/>
    <w:rsid w:val="00383D97"/>
    <w:rsid w:val="00383E6D"/>
    <w:rsid w:val="00384C46"/>
    <w:rsid w:val="00385493"/>
    <w:rsid w:val="00385799"/>
    <w:rsid w:val="00385E76"/>
    <w:rsid w:val="00385E97"/>
    <w:rsid w:val="00390A2A"/>
    <w:rsid w:val="003928C9"/>
    <w:rsid w:val="00394113"/>
    <w:rsid w:val="0039444F"/>
    <w:rsid w:val="00394962"/>
    <w:rsid w:val="00396B31"/>
    <w:rsid w:val="00397DEA"/>
    <w:rsid w:val="003A0D91"/>
    <w:rsid w:val="003A1818"/>
    <w:rsid w:val="003A2AA3"/>
    <w:rsid w:val="003A3BD1"/>
    <w:rsid w:val="003A3FBB"/>
    <w:rsid w:val="003A45F4"/>
    <w:rsid w:val="003A482D"/>
    <w:rsid w:val="003A4D43"/>
    <w:rsid w:val="003A694D"/>
    <w:rsid w:val="003B0028"/>
    <w:rsid w:val="003B0D89"/>
    <w:rsid w:val="003B1B64"/>
    <w:rsid w:val="003B346A"/>
    <w:rsid w:val="003B4856"/>
    <w:rsid w:val="003B4E2B"/>
    <w:rsid w:val="003B5DE5"/>
    <w:rsid w:val="003B69D1"/>
    <w:rsid w:val="003B6BBD"/>
    <w:rsid w:val="003B6CE7"/>
    <w:rsid w:val="003C0EFB"/>
    <w:rsid w:val="003C187D"/>
    <w:rsid w:val="003C1AAE"/>
    <w:rsid w:val="003C29E2"/>
    <w:rsid w:val="003C5A17"/>
    <w:rsid w:val="003C7AAB"/>
    <w:rsid w:val="003D0086"/>
    <w:rsid w:val="003D01BF"/>
    <w:rsid w:val="003D0687"/>
    <w:rsid w:val="003D0EEE"/>
    <w:rsid w:val="003D1ED3"/>
    <w:rsid w:val="003D3602"/>
    <w:rsid w:val="003D43CB"/>
    <w:rsid w:val="003D4457"/>
    <w:rsid w:val="003D4631"/>
    <w:rsid w:val="003D4DAA"/>
    <w:rsid w:val="003D62FA"/>
    <w:rsid w:val="003D68B7"/>
    <w:rsid w:val="003D6925"/>
    <w:rsid w:val="003E0017"/>
    <w:rsid w:val="003E00F3"/>
    <w:rsid w:val="003E04D4"/>
    <w:rsid w:val="003E0507"/>
    <w:rsid w:val="003E11B5"/>
    <w:rsid w:val="003E3670"/>
    <w:rsid w:val="003E4177"/>
    <w:rsid w:val="003E5A2E"/>
    <w:rsid w:val="003E6B39"/>
    <w:rsid w:val="003E6B5A"/>
    <w:rsid w:val="003F0C65"/>
    <w:rsid w:val="003F10B2"/>
    <w:rsid w:val="003F11F3"/>
    <w:rsid w:val="003F401A"/>
    <w:rsid w:val="003F4060"/>
    <w:rsid w:val="003F5E96"/>
    <w:rsid w:val="003F5FA8"/>
    <w:rsid w:val="003F6D57"/>
    <w:rsid w:val="003F790F"/>
    <w:rsid w:val="00402C79"/>
    <w:rsid w:val="0040300C"/>
    <w:rsid w:val="004030F9"/>
    <w:rsid w:val="004031A4"/>
    <w:rsid w:val="004037DA"/>
    <w:rsid w:val="00404161"/>
    <w:rsid w:val="00404B3A"/>
    <w:rsid w:val="00404CA7"/>
    <w:rsid w:val="00405ECD"/>
    <w:rsid w:val="00406B91"/>
    <w:rsid w:val="00406C27"/>
    <w:rsid w:val="0040740F"/>
    <w:rsid w:val="00411BE5"/>
    <w:rsid w:val="00413C66"/>
    <w:rsid w:val="00413E3D"/>
    <w:rsid w:val="00414493"/>
    <w:rsid w:val="00415AC7"/>
    <w:rsid w:val="00416001"/>
    <w:rsid w:val="00416F7B"/>
    <w:rsid w:val="004176D4"/>
    <w:rsid w:val="00417A45"/>
    <w:rsid w:val="004210ED"/>
    <w:rsid w:val="0042393D"/>
    <w:rsid w:val="004247FF"/>
    <w:rsid w:val="00425D9E"/>
    <w:rsid w:val="00426C3D"/>
    <w:rsid w:val="00430269"/>
    <w:rsid w:val="004307DC"/>
    <w:rsid w:val="00430D82"/>
    <w:rsid w:val="00431523"/>
    <w:rsid w:val="00432120"/>
    <w:rsid w:val="004328A8"/>
    <w:rsid w:val="00433A5B"/>
    <w:rsid w:val="00433B65"/>
    <w:rsid w:val="00433D56"/>
    <w:rsid w:val="00436501"/>
    <w:rsid w:val="0043692E"/>
    <w:rsid w:val="00436B89"/>
    <w:rsid w:val="00436F85"/>
    <w:rsid w:val="00437189"/>
    <w:rsid w:val="0043741E"/>
    <w:rsid w:val="00440BBB"/>
    <w:rsid w:val="004411DC"/>
    <w:rsid w:val="0044135C"/>
    <w:rsid w:val="00441BFC"/>
    <w:rsid w:val="0044297C"/>
    <w:rsid w:val="00443510"/>
    <w:rsid w:val="0044379B"/>
    <w:rsid w:val="00445C2A"/>
    <w:rsid w:val="00447094"/>
    <w:rsid w:val="00447414"/>
    <w:rsid w:val="00447F9E"/>
    <w:rsid w:val="004533BB"/>
    <w:rsid w:val="00453597"/>
    <w:rsid w:val="00453DB8"/>
    <w:rsid w:val="004541B8"/>
    <w:rsid w:val="004565FA"/>
    <w:rsid w:val="004568C6"/>
    <w:rsid w:val="0045739A"/>
    <w:rsid w:val="00460C97"/>
    <w:rsid w:val="00460CB5"/>
    <w:rsid w:val="0046100D"/>
    <w:rsid w:val="0046113F"/>
    <w:rsid w:val="00461EBD"/>
    <w:rsid w:val="00462279"/>
    <w:rsid w:val="00463237"/>
    <w:rsid w:val="0046383D"/>
    <w:rsid w:val="004642FC"/>
    <w:rsid w:val="00465255"/>
    <w:rsid w:val="00465286"/>
    <w:rsid w:val="004659F7"/>
    <w:rsid w:val="00465C41"/>
    <w:rsid w:val="00466451"/>
    <w:rsid w:val="00466A0F"/>
    <w:rsid w:val="004675D2"/>
    <w:rsid w:val="004677C6"/>
    <w:rsid w:val="004679CB"/>
    <w:rsid w:val="00467F14"/>
    <w:rsid w:val="004709C5"/>
    <w:rsid w:val="00471C15"/>
    <w:rsid w:val="004744F2"/>
    <w:rsid w:val="004751CE"/>
    <w:rsid w:val="00475A9C"/>
    <w:rsid w:val="004760FC"/>
    <w:rsid w:val="00476656"/>
    <w:rsid w:val="004767D4"/>
    <w:rsid w:val="004774B4"/>
    <w:rsid w:val="00481B8C"/>
    <w:rsid w:val="00481F0E"/>
    <w:rsid w:val="00482AFC"/>
    <w:rsid w:val="00486B19"/>
    <w:rsid w:val="004877A0"/>
    <w:rsid w:val="00490665"/>
    <w:rsid w:val="00491E87"/>
    <w:rsid w:val="00492388"/>
    <w:rsid w:val="00492881"/>
    <w:rsid w:val="00492E57"/>
    <w:rsid w:val="00493890"/>
    <w:rsid w:val="00495AB9"/>
    <w:rsid w:val="00497001"/>
    <w:rsid w:val="0049763A"/>
    <w:rsid w:val="004A01E0"/>
    <w:rsid w:val="004A2FA1"/>
    <w:rsid w:val="004A347A"/>
    <w:rsid w:val="004A372A"/>
    <w:rsid w:val="004A438C"/>
    <w:rsid w:val="004A568E"/>
    <w:rsid w:val="004A68CB"/>
    <w:rsid w:val="004A6C5F"/>
    <w:rsid w:val="004A72A7"/>
    <w:rsid w:val="004B0918"/>
    <w:rsid w:val="004B212C"/>
    <w:rsid w:val="004B2160"/>
    <w:rsid w:val="004B27DE"/>
    <w:rsid w:val="004B34C8"/>
    <w:rsid w:val="004B4D69"/>
    <w:rsid w:val="004B525D"/>
    <w:rsid w:val="004B5FF9"/>
    <w:rsid w:val="004B6564"/>
    <w:rsid w:val="004B6C61"/>
    <w:rsid w:val="004C00A5"/>
    <w:rsid w:val="004C06AC"/>
    <w:rsid w:val="004C0789"/>
    <w:rsid w:val="004C079B"/>
    <w:rsid w:val="004C152A"/>
    <w:rsid w:val="004C156E"/>
    <w:rsid w:val="004C170A"/>
    <w:rsid w:val="004C242B"/>
    <w:rsid w:val="004C25AE"/>
    <w:rsid w:val="004C34B0"/>
    <w:rsid w:val="004C3F25"/>
    <w:rsid w:val="004C47CF"/>
    <w:rsid w:val="004C4C00"/>
    <w:rsid w:val="004C75EA"/>
    <w:rsid w:val="004D0258"/>
    <w:rsid w:val="004D16CC"/>
    <w:rsid w:val="004D1FF2"/>
    <w:rsid w:val="004D220A"/>
    <w:rsid w:val="004D35C8"/>
    <w:rsid w:val="004D38F2"/>
    <w:rsid w:val="004D63D0"/>
    <w:rsid w:val="004D696E"/>
    <w:rsid w:val="004D6F67"/>
    <w:rsid w:val="004E0539"/>
    <w:rsid w:val="004E1F79"/>
    <w:rsid w:val="004E3405"/>
    <w:rsid w:val="004E6F6A"/>
    <w:rsid w:val="004F0F44"/>
    <w:rsid w:val="004F100F"/>
    <w:rsid w:val="004F2228"/>
    <w:rsid w:val="004F2884"/>
    <w:rsid w:val="004F2B49"/>
    <w:rsid w:val="004F54A6"/>
    <w:rsid w:val="004F5827"/>
    <w:rsid w:val="004F5C24"/>
    <w:rsid w:val="0050038C"/>
    <w:rsid w:val="0050045B"/>
    <w:rsid w:val="005007DB"/>
    <w:rsid w:val="00500A3F"/>
    <w:rsid w:val="005016B0"/>
    <w:rsid w:val="0050172E"/>
    <w:rsid w:val="00501FA0"/>
    <w:rsid w:val="0050271C"/>
    <w:rsid w:val="00503F77"/>
    <w:rsid w:val="00503FC0"/>
    <w:rsid w:val="005044C3"/>
    <w:rsid w:val="00504F80"/>
    <w:rsid w:val="005059EB"/>
    <w:rsid w:val="005063BB"/>
    <w:rsid w:val="00506D57"/>
    <w:rsid w:val="00506DAD"/>
    <w:rsid w:val="005079EA"/>
    <w:rsid w:val="00507BBF"/>
    <w:rsid w:val="005119F8"/>
    <w:rsid w:val="00511B9B"/>
    <w:rsid w:val="005120E9"/>
    <w:rsid w:val="00512774"/>
    <w:rsid w:val="00512DC8"/>
    <w:rsid w:val="00515B5F"/>
    <w:rsid w:val="0051756A"/>
    <w:rsid w:val="005175CD"/>
    <w:rsid w:val="00517C99"/>
    <w:rsid w:val="00520C58"/>
    <w:rsid w:val="00521099"/>
    <w:rsid w:val="00521E0C"/>
    <w:rsid w:val="00522B8E"/>
    <w:rsid w:val="00523435"/>
    <w:rsid w:val="00523E06"/>
    <w:rsid w:val="0052417E"/>
    <w:rsid w:val="005244E8"/>
    <w:rsid w:val="00524984"/>
    <w:rsid w:val="00524CC7"/>
    <w:rsid w:val="00524FC0"/>
    <w:rsid w:val="005251AF"/>
    <w:rsid w:val="00525690"/>
    <w:rsid w:val="00525728"/>
    <w:rsid w:val="0052601E"/>
    <w:rsid w:val="005269D7"/>
    <w:rsid w:val="00527794"/>
    <w:rsid w:val="00527999"/>
    <w:rsid w:val="00527A6C"/>
    <w:rsid w:val="0053004B"/>
    <w:rsid w:val="00530174"/>
    <w:rsid w:val="00530BC8"/>
    <w:rsid w:val="00531458"/>
    <w:rsid w:val="00531CBE"/>
    <w:rsid w:val="00531EF2"/>
    <w:rsid w:val="00533362"/>
    <w:rsid w:val="005337A2"/>
    <w:rsid w:val="00533E83"/>
    <w:rsid w:val="0053465B"/>
    <w:rsid w:val="005353CA"/>
    <w:rsid w:val="0053586F"/>
    <w:rsid w:val="005363A2"/>
    <w:rsid w:val="0053671E"/>
    <w:rsid w:val="005407F1"/>
    <w:rsid w:val="0054091B"/>
    <w:rsid w:val="00541BBE"/>
    <w:rsid w:val="005421F4"/>
    <w:rsid w:val="00544E3D"/>
    <w:rsid w:val="005453C5"/>
    <w:rsid w:val="005460BF"/>
    <w:rsid w:val="0054766E"/>
    <w:rsid w:val="005505EA"/>
    <w:rsid w:val="00550E48"/>
    <w:rsid w:val="00551049"/>
    <w:rsid w:val="0055112E"/>
    <w:rsid w:val="00551AD2"/>
    <w:rsid w:val="005522B6"/>
    <w:rsid w:val="00553116"/>
    <w:rsid w:val="00554F3E"/>
    <w:rsid w:val="005550DB"/>
    <w:rsid w:val="00555935"/>
    <w:rsid w:val="00555A8D"/>
    <w:rsid w:val="0055620D"/>
    <w:rsid w:val="00556C7E"/>
    <w:rsid w:val="00557005"/>
    <w:rsid w:val="00557F55"/>
    <w:rsid w:val="005605FB"/>
    <w:rsid w:val="00561413"/>
    <w:rsid w:val="00561A06"/>
    <w:rsid w:val="00562537"/>
    <w:rsid w:val="0056271A"/>
    <w:rsid w:val="0056513C"/>
    <w:rsid w:val="00565185"/>
    <w:rsid w:val="005667A6"/>
    <w:rsid w:val="005678F0"/>
    <w:rsid w:val="005715E4"/>
    <w:rsid w:val="00571884"/>
    <w:rsid w:val="00572C93"/>
    <w:rsid w:val="0057315F"/>
    <w:rsid w:val="005745FE"/>
    <w:rsid w:val="00575328"/>
    <w:rsid w:val="0057589D"/>
    <w:rsid w:val="00575F9F"/>
    <w:rsid w:val="005774B1"/>
    <w:rsid w:val="00582FFC"/>
    <w:rsid w:val="00584CD9"/>
    <w:rsid w:val="00586637"/>
    <w:rsid w:val="005907CE"/>
    <w:rsid w:val="00590859"/>
    <w:rsid w:val="005917AE"/>
    <w:rsid w:val="00591C9A"/>
    <w:rsid w:val="00592E54"/>
    <w:rsid w:val="005934C1"/>
    <w:rsid w:val="00593A02"/>
    <w:rsid w:val="005945D7"/>
    <w:rsid w:val="005969A5"/>
    <w:rsid w:val="00597B94"/>
    <w:rsid w:val="005A1ECE"/>
    <w:rsid w:val="005A3445"/>
    <w:rsid w:val="005A408E"/>
    <w:rsid w:val="005A42F7"/>
    <w:rsid w:val="005A5791"/>
    <w:rsid w:val="005A6932"/>
    <w:rsid w:val="005A7A63"/>
    <w:rsid w:val="005B1B57"/>
    <w:rsid w:val="005B3B58"/>
    <w:rsid w:val="005B3BF2"/>
    <w:rsid w:val="005B3FF1"/>
    <w:rsid w:val="005B4769"/>
    <w:rsid w:val="005B6343"/>
    <w:rsid w:val="005B66F0"/>
    <w:rsid w:val="005B68D9"/>
    <w:rsid w:val="005B6BEE"/>
    <w:rsid w:val="005C1617"/>
    <w:rsid w:val="005C1F76"/>
    <w:rsid w:val="005C2095"/>
    <w:rsid w:val="005C2E2F"/>
    <w:rsid w:val="005C3118"/>
    <w:rsid w:val="005C4475"/>
    <w:rsid w:val="005C46DB"/>
    <w:rsid w:val="005C4CB6"/>
    <w:rsid w:val="005C5470"/>
    <w:rsid w:val="005C6346"/>
    <w:rsid w:val="005C6C50"/>
    <w:rsid w:val="005C70A2"/>
    <w:rsid w:val="005C73D3"/>
    <w:rsid w:val="005C79F8"/>
    <w:rsid w:val="005D02E8"/>
    <w:rsid w:val="005D1915"/>
    <w:rsid w:val="005D1CBB"/>
    <w:rsid w:val="005D3550"/>
    <w:rsid w:val="005D5A5C"/>
    <w:rsid w:val="005D5EC2"/>
    <w:rsid w:val="005D6422"/>
    <w:rsid w:val="005D682F"/>
    <w:rsid w:val="005D72BC"/>
    <w:rsid w:val="005E061F"/>
    <w:rsid w:val="005E11EA"/>
    <w:rsid w:val="005E169B"/>
    <w:rsid w:val="005E1880"/>
    <w:rsid w:val="005E278A"/>
    <w:rsid w:val="005E283E"/>
    <w:rsid w:val="005E317C"/>
    <w:rsid w:val="005E3CE0"/>
    <w:rsid w:val="005E6ABE"/>
    <w:rsid w:val="005E6AF5"/>
    <w:rsid w:val="005F0D41"/>
    <w:rsid w:val="005F2DE3"/>
    <w:rsid w:val="005F3654"/>
    <w:rsid w:val="005F44E3"/>
    <w:rsid w:val="005F48D7"/>
    <w:rsid w:val="005F6070"/>
    <w:rsid w:val="005F6DA0"/>
    <w:rsid w:val="00603231"/>
    <w:rsid w:val="00603910"/>
    <w:rsid w:val="006056B6"/>
    <w:rsid w:val="00605E95"/>
    <w:rsid w:val="0060660D"/>
    <w:rsid w:val="00606E19"/>
    <w:rsid w:val="00607B80"/>
    <w:rsid w:val="00610B3E"/>
    <w:rsid w:val="00610CD4"/>
    <w:rsid w:val="00611FE6"/>
    <w:rsid w:val="0061268C"/>
    <w:rsid w:val="00612AEB"/>
    <w:rsid w:val="0061573B"/>
    <w:rsid w:val="00615881"/>
    <w:rsid w:val="0061737B"/>
    <w:rsid w:val="006173D1"/>
    <w:rsid w:val="00617AB7"/>
    <w:rsid w:val="00617AE0"/>
    <w:rsid w:val="00617AE5"/>
    <w:rsid w:val="00617B0C"/>
    <w:rsid w:val="00620421"/>
    <w:rsid w:val="00620498"/>
    <w:rsid w:val="0062097C"/>
    <w:rsid w:val="006211AE"/>
    <w:rsid w:val="00622B4B"/>
    <w:rsid w:val="00622F49"/>
    <w:rsid w:val="0062300E"/>
    <w:rsid w:val="00623B7E"/>
    <w:rsid w:val="00623CFA"/>
    <w:rsid w:val="006243FE"/>
    <w:rsid w:val="00625484"/>
    <w:rsid w:val="00625503"/>
    <w:rsid w:val="00626445"/>
    <w:rsid w:val="00626CDF"/>
    <w:rsid w:val="00626D5C"/>
    <w:rsid w:val="00630F04"/>
    <w:rsid w:val="00632047"/>
    <w:rsid w:val="00634EBC"/>
    <w:rsid w:val="006356F0"/>
    <w:rsid w:val="00635838"/>
    <w:rsid w:val="00635A76"/>
    <w:rsid w:val="00637B8C"/>
    <w:rsid w:val="0064003B"/>
    <w:rsid w:val="0064083F"/>
    <w:rsid w:val="00640EF8"/>
    <w:rsid w:val="006411A4"/>
    <w:rsid w:val="00643A5F"/>
    <w:rsid w:val="00644608"/>
    <w:rsid w:val="006446EC"/>
    <w:rsid w:val="006447B6"/>
    <w:rsid w:val="00644A46"/>
    <w:rsid w:val="00644CCC"/>
    <w:rsid w:val="00645489"/>
    <w:rsid w:val="006468FB"/>
    <w:rsid w:val="0064716A"/>
    <w:rsid w:val="00647214"/>
    <w:rsid w:val="0064799F"/>
    <w:rsid w:val="00647F01"/>
    <w:rsid w:val="006500D4"/>
    <w:rsid w:val="00650845"/>
    <w:rsid w:val="00650ADF"/>
    <w:rsid w:val="00651C46"/>
    <w:rsid w:val="00652271"/>
    <w:rsid w:val="0065248E"/>
    <w:rsid w:val="0065273C"/>
    <w:rsid w:val="006536A6"/>
    <w:rsid w:val="00654691"/>
    <w:rsid w:val="006549F8"/>
    <w:rsid w:val="006556B5"/>
    <w:rsid w:val="006559D6"/>
    <w:rsid w:val="0065687F"/>
    <w:rsid w:val="00657BEB"/>
    <w:rsid w:val="00657DC3"/>
    <w:rsid w:val="00660B92"/>
    <w:rsid w:val="006630A8"/>
    <w:rsid w:val="00664B3E"/>
    <w:rsid w:val="006655EC"/>
    <w:rsid w:val="006657CC"/>
    <w:rsid w:val="006669A2"/>
    <w:rsid w:val="00674BCA"/>
    <w:rsid w:val="00675534"/>
    <w:rsid w:val="006762DC"/>
    <w:rsid w:val="00677DED"/>
    <w:rsid w:val="00681D11"/>
    <w:rsid w:val="006821F8"/>
    <w:rsid w:val="0068272B"/>
    <w:rsid w:val="00683898"/>
    <w:rsid w:val="00683B2B"/>
    <w:rsid w:val="00684DB9"/>
    <w:rsid w:val="006850A1"/>
    <w:rsid w:val="0068542B"/>
    <w:rsid w:val="006854CB"/>
    <w:rsid w:val="00685763"/>
    <w:rsid w:val="006867C4"/>
    <w:rsid w:val="00692823"/>
    <w:rsid w:val="00692DC5"/>
    <w:rsid w:val="00693588"/>
    <w:rsid w:val="00693EF5"/>
    <w:rsid w:val="006941FA"/>
    <w:rsid w:val="00695995"/>
    <w:rsid w:val="00695BEB"/>
    <w:rsid w:val="006969A0"/>
    <w:rsid w:val="00696E1A"/>
    <w:rsid w:val="00697802"/>
    <w:rsid w:val="00697EED"/>
    <w:rsid w:val="006A0BEA"/>
    <w:rsid w:val="006A31D9"/>
    <w:rsid w:val="006A4FB5"/>
    <w:rsid w:val="006A5A9A"/>
    <w:rsid w:val="006A70A9"/>
    <w:rsid w:val="006A7753"/>
    <w:rsid w:val="006A7D9C"/>
    <w:rsid w:val="006B0CB0"/>
    <w:rsid w:val="006B23A2"/>
    <w:rsid w:val="006B2947"/>
    <w:rsid w:val="006B2BAC"/>
    <w:rsid w:val="006B39B8"/>
    <w:rsid w:val="006B3A89"/>
    <w:rsid w:val="006B3BD2"/>
    <w:rsid w:val="006B44D7"/>
    <w:rsid w:val="006B5F48"/>
    <w:rsid w:val="006B6BE8"/>
    <w:rsid w:val="006B6FCE"/>
    <w:rsid w:val="006B739A"/>
    <w:rsid w:val="006C0509"/>
    <w:rsid w:val="006C0E9C"/>
    <w:rsid w:val="006C1089"/>
    <w:rsid w:val="006C1802"/>
    <w:rsid w:val="006C1D66"/>
    <w:rsid w:val="006C1FDF"/>
    <w:rsid w:val="006C210F"/>
    <w:rsid w:val="006C347F"/>
    <w:rsid w:val="006C4429"/>
    <w:rsid w:val="006C4B4B"/>
    <w:rsid w:val="006C5194"/>
    <w:rsid w:val="006C5578"/>
    <w:rsid w:val="006C5DCD"/>
    <w:rsid w:val="006C66F9"/>
    <w:rsid w:val="006C7A9A"/>
    <w:rsid w:val="006D0A62"/>
    <w:rsid w:val="006D0FB5"/>
    <w:rsid w:val="006D2A28"/>
    <w:rsid w:val="006D2D8E"/>
    <w:rsid w:val="006D3F26"/>
    <w:rsid w:val="006D4BFE"/>
    <w:rsid w:val="006D60DF"/>
    <w:rsid w:val="006D6DA6"/>
    <w:rsid w:val="006D7475"/>
    <w:rsid w:val="006D7561"/>
    <w:rsid w:val="006D7D5C"/>
    <w:rsid w:val="006D7EE0"/>
    <w:rsid w:val="006E0CC1"/>
    <w:rsid w:val="006E1590"/>
    <w:rsid w:val="006E1C13"/>
    <w:rsid w:val="006E21C6"/>
    <w:rsid w:val="006E24CE"/>
    <w:rsid w:val="006E2F21"/>
    <w:rsid w:val="006E30EB"/>
    <w:rsid w:val="006E3F84"/>
    <w:rsid w:val="006E44FA"/>
    <w:rsid w:val="006E47A1"/>
    <w:rsid w:val="006E52E0"/>
    <w:rsid w:val="006E5372"/>
    <w:rsid w:val="006E57F0"/>
    <w:rsid w:val="006E5DD6"/>
    <w:rsid w:val="006E74AA"/>
    <w:rsid w:val="006E7F22"/>
    <w:rsid w:val="006F0DC9"/>
    <w:rsid w:val="006F1684"/>
    <w:rsid w:val="006F1900"/>
    <w:rsid w:val="006F26EC"/>
    <w:rsid w:val="006F3378"/>
    <w:rsid w:val="006F3975"/>
    <w:rsid w:val="006F46EB"/>
    <w:rsid w:val="006F4BF0"/>
    <w:rsid w:val="006F5298"/>
    <w:rsid w:val="006F6FDA"/>
    <w:rsid w:val="006F7127"/>
    <w:rsid w:val="006F7163"/>
    <w:rsid w:val="006F73F5"/>
    <w:rsid w:val="006F7F37"/>
    <w:rsid w:val="00700199"/>
    <w:rsid w:val="007019BB"/>
    <w:rsid w:val="00702835"/>
    <w:rsid w:val="0070305A"/>
    <w:rsid w:val="007038D8"/>
    <w:rsid w:val="00703A42"/>
    <w:rsid w:val="00704F81"/>
    <w:rsid w:val="00707850"/>
    <w:rsid w:val="007079B2"/>
    <w:rsid w:val="00710102"/>
    <w:rsid w:val="00711007"/>
    <w:rsid w:val="00711695"/>
    <w:rsid w:val="007119D3"/>
    <w:rsid w:val="00712074"/>
    <w:rsid w:val="007130CC"/>
    <w:rsid w:val="007132CB"/>
    <w:rsid w:val="00713399"/>
    <w:rsid w:val="00714322"/>
    <w:rsid w:val="00714795"/>
    <w:rsid w:val="00716099"/>
    <w:rsid w:val="007234B7"/>
    <w:rsid w:val="00724EE2"/>
    <w:rsid w:val="00725C54"/>
    <w:rsid w:val="007265E6"/>
    <w:rsid w:val="00726C9E"/>
    <w:rsid w:val="0073028E"/>
    <w:rsid w:val="00730CB4"/>
    <w:rsid w:val="00731306"/>
    <w:rsid w:val="00732543"/>
    <w:rsid w:val="00732F8B"/>
    <w:rsid w:val="00733B13"/>
    <w:rsid w:val="00733FEB"/>
    <w:rsid w:val="00734B3D"/>
    <w:rsid w:val="0073608F"/>
    <w:rsid w:val="00736139"/>
    <w:rsid w:val="00736145"/>
    <w:rsid w:val="007361E5"/>
    <w:rsid w:val="00737623"/>
    <w:rsid w:val="00737652"/>
    <w:rsid w:val="00737B4F"/>
    <w:rsid w:val="007407A0"/>
    <w:rsid w:val="00741217"/>
    <w:rsid w:val="00742955"/>
    <w:rsid w:val="007442B9"/>
    <w:rsid w:val="0074557B"/>
    <w:rsid w:val="007459AA"/>
    <w:rsid w:val="00745E5E"/>
    <w:rsid w:val="00746200"/>
    <w:rsid w:val="00747679"/>
    <w:rsid w:val="0074774A"/>
    <w:rsid w:val="00747BD4"/>
    <w:rsid w:val="00747C5E"/>
    <w:rsid w:val="00747E72"/>
    <w:rsid w:val="00747EC0"/>
    <w:rsid w:val="007515DC"/>
    <w:rsid w:val="00752B2D"/>
    <w:rsid w:val="00752E8E"/>
    <w:rsid w:val="00753D15"/>
    <w:rsid w:val="00753E15"/>
    <w:rsid w:val="007544CB"/>
    <w:rsid w:val="00754AD1"/>
    <w:rsid w:val="00754FD6"/>
    <w:rsid w:val="007568E4"/>
    <w:rsid w:val="00760038"/>
    <w:rsid w:val="00763615"/>
    <w:rsid w:val="00763EDE"/>
    <w:rsid w:val="007650AD"/>
    <w:rsid w:val="00770088"/>
    <w:rsid w:val="00770BBF"/>
    <w:rsid w:val="00771AD2"/>
    <w:rsid w:val="00773A78"/>
    <w:rsid w:val="00773DB1"/>
    <w:rsid w:val="00774E1D"/>
    <w:rsid w:val="007757DC"/>
    <w:rsid w:val="00776D6E"/>
    <w:rsid w:val="00776E62"/>
    <w:rsid w:val="00777079"/>
    <w:rsid w:val="0077710B"/>
    <w:rsid w:val="007772D9"/>
    <w:rsid w:val="00782B20"/>
    <w:rsid w:val="007838F8"/>
    <w:rsid w:val="00784727"/>
    <w:rsid w:val="00784FCF"/>
    <w:rsid w:val="00785489"/>
    <w:rsid w:val="0078705F"/>
    <w:rsid w:val="0078721C"/>
    <w:rsid w:val="00787A02"/>
    <w:rsid w:val="00791241"/>
    <w:rsid w:val="00792399"/>
    <w:rsid w:val="0079296C"/>
    <w:rsid w:val="00792FC2"/>
    <w:rsid w:val="00794789"/>
    <w:rsid w:val="00794EB9"/>
    <w:rsid w:val="00795D4C"/>
    <w:rsid w:val="007964FA"/>
    <w:rsid w:val="00796747"/>
    <w:rsid w:val="00797A07"/>
    <w:rsid w:val="00797D44"/>
    <w:rsid w:val="007A04DA"/>
    <w:rsid w:val="007A1902"/>
    <w:rsid w:val="007A26B1"/>
    <w:rsid w:val="007A2ADA"/>
    <w:rsid w:val="007A35E9"/>
    <w:rsid w:val="007A3899"/>
    <w:rsid w:val="007A41F5"/>
    <w:rsid w:val="007A4502"/>
    <w:rsid w:val="007A4EB0"/>
    <w:rsid w:val="007A5890"/>
    <w:rsid w:val="007A5A70"/>
    <w:rsid w:val="007A6329"/>
    <w:rsid w:val="007A6C4F"/>
    <w:rsid w:val="007A7A2E"/>
    <w:rsid w:val="007B01B3"/>
    <w:rsid w:val="007B0E67"/>
    <w:rsid w:val="007B0F19"/>
    <w:rsid w:val="007B13C6"/>
    <w:rsid w:val="007B1979"/>
    <w:rsid w:val="007B2762"/>
    <w:rsid w:val="007B32BD"/>
    <w:rsid w:val="007B48AC"/>
    <w:rsid w:val="007B51C1"/>
    <w:rsid w:val="007B56D8"/>
    <w:rsid w:val="007B7B01"/>
    <w:rsid w:val="007B7C02"/>
    <w:rsid w:val="007C094A"/>
    <w:rsid w:val="007C111A"/>
    <w:rsid w:val="007C249B"/>
    <w:rsid w:val="007C29D9"/>
    <w:rsid w:val="007C3D9C"/>
    <w:rsid w:val="007C3F67"/>
    <w:rsid w:val="007C5391"/>
    <w:rsid w:val="007C7BAC"/>
    <w:rsid w:val="007C7C24"/>
    <w:rsid w:val="007D0E6B"/>
    <w:rsid w:val="007D120F"/>
    <w:rsid w:val="007D1BF5"/>
    <w:rsid w:val="007D3B04"/>
    <w:rsid w:val="007D54C7"/>
    <w:rsid w:val="007D5C09"/>
    <w:rsid w:val="007D5DF9"/>
    <w:rsid w:val="007D611D"/>
    <w:rsid w:val="007D655A"/>
    <w:rsid w:val="007D70A4"/>
    <w:rsid w:val="007E0268"/>
    <w:rsid w:val="007E1365"/>
    <w:rsid w:val="007E222D"/>
    <w:rsid w:val="007E25EB"/>
    <w:rsid w:val="007E2B88"/>
    <w:rsid w:val="007E2FE3"/>
    <w:rsid w:val="007E410F"/>
    <w:rsid w:val="007E4DF0"/>
    <w:rsid w:val="007E4E01"/>
    <w:rsid w:val="007E6150"/>
    <w:rsid w:val="007E64BD"/>
    <w:rsid w:val="007E7052"/>
    <w:rsid w:val="007F1C96"/>
    <w:rsid w:val="007F2644"/>
    <w:rsid w:val="007F2DBE"/>
    <w:rsid w:val="007F529A"/>
    <w:rsid w:val="007F5CCB"/>
    <w:rsid w:val="007F67C2"/>
    <w:rsid w:val="008005B4"/>
    <w:rsid w:val="008010DD"/>
    <w:rsid w:val="00801BC0"/>
    <w:rsid w:val="008023C8"/>
    <w:rsid w:val="008024C1"/>
    <w:rsid w:val="00802FBB"/>
    <w:rsid w:val="008034F1"/>
    <w:rsid w:val="0080403D"/>
    <w:rsid w:val="00805CAF"/>
    <w:rsid w:val="00806027"/>
    <w:rsid w:val="008078DC"/>
    <w:rsid w:val="00807A49"/>
    <w:rsid w:val="00811B2D"/>
    <w:rsid w:val="0081532D"/>
    <w:rsid w:val="00815376"/>
    <w:rsid w:val="00815EA9"/>
    <w:rsid w:val="00817FE0"/>
    <w:rsid w:val="00820738"/>
    <w:rsid w:val="00820B0B"/>
    <w:rsid w:val="008210C9"/>
    <w:rsid w:val="00822049"/>
    <w:rsid w:val="00823E8F"/>
    <w:rsid w:val="0082470F"/>
    <w:rsid w:val="00825682"/>
    <w:rsid w:val="008259B0"/>
    <w:rsid w:val="00825BF9"/>
    <w:rsid w:val="008266D2"/>
    <w:rsid w:val="0083085C"/>
    <w:rsid w:val="00831DD3"/>
    <w:rsid w:val="0083256C"/>
    <w:rsid w:val="00832BF4"/>
    <w:rsid w:val="00833982"/>
    <w:rsid w:val="00834411"/>
    <w:rsid w:val="00834C78"/>
    <w:rsid w:val="008360ED"/>
    <w:rsid w:val="00836356"/>
    <w:rsid w:val="00836677"/>
    <w:rsid w:val="00837698"/>
    <w:rsid w:val="00840A2A"/>
    <w:rsid w:val="00841EA5"/>
    <w:rsid w:val="0084216E"/>
    <w:rsid w:val="0084441B"/>
    <w:rsid w:val="008444ED"/>
    <w:rsid w:val="0084490F"/>
    <w:rsid w:val="00844F5B"/>
    <w:rsid w:val="00845A47"/>
    <w:rsid w:val="00846664"/>
    <w:rsid w:val="0085055E"/>
    <w:rsid w:val="00850CD8"/>
    <w:rsid w:val="00852D50"/>
    <w:rsid w:val="00853152"/>
    <w:rsid w:val="008534A0"/>
    <w:rsid w:val="00855793"/>
    <w:rsid w:val="00855CB8"/>
    <w:rsid w:val="0085631F"/>
    <w:rsid w:val="008564C4"/>
    <w:rsid w:val="00856FD6"/>
    <w:rsid w:val="008604D0"/>
    <w:rsid w:val="00860604"/>
    <w:rsid w:val="00860E41"/>
    <w:rsid w:val="00861325"/>
    <w:rsid w:val="00861B64"/>
    <w:rsid w:val="008636EE"/>
    <w:rsid w:val="008645DB"/>
    <w:rsid w:val="0086463D"/>
    <w:rsid w:val="00865064"/>
    <w:rsid w:val="00871680"/>
    <w:rsid w:val="00871B83"/>
    <w:rsid w:val="00871E9B"/>
    <w:rsid w:val="00871F85"/>
    <w:rsid w:val="00873670"/>
    <w:rsid w:val="00873A56"/>
    <w:rsid w:val="00874489"/>
    <w:rsid w:val="00876ECC"/>
    <w:rsid w:val="00880040"/>
    <w:rsid w:val="00880F9F"/>
    <w:rsid w:val="00881EE7"/>
    <w:rsid w:val="00882A39"/>
    <w:rsid w:val="00882E93"/>
    <w:rsid w:val="0088357F"/>
    <w:rsid w:val="0088387E"/>
    <w:rsid w:val="0088547A"/>
    <w:rsid w:val="008862A8"/>
    <w:rsid w:val="0088697C"/>
    <w:rsid w:val="0088730B"/>
    <w:rsid w:val="00887CC5"/>
    <w:rsid w:val="00890333"/>
    <w:rsid w:val="0089154C"/>
    <w:rsid w:val="0089193D"/>
    <w:rsid w:val="008927F0"/>
    <w:rsid w:val="00895EF6"/>
    <w:rsid w:val="00896512"/>
    <w:rsid w:val="00896D69"/>
    <w:rsid w:val="00897BB5"/>
    <w:rsid w:val="00897D91"/>
    <w:rsid w:val="00897F20"/>
    <w:rsid w:val="008A0FD7"/>
    <w:rsid w:val="008A1C3F"/>
    <w:rsid w:val="008A47DC"/>
    <w:rsid w:val="008A4810"/>
    <w:rsid w:val="008A4978"/>
    <w:rsid w:val="008A53A5"/>
    <w:rsid w:val="008A550F"/>
    <w:rsid w:val="008A5B8D"/>
    <w:rsid w:val="008A7365"/>
    <w:rsid w:val="008A7C14"/>
    <w:rsid w:val="008A7E5D"/>
    <w:rsid w:val="008B1EE7"/>
    <w:rsid w:val="008B269D"/>
    <w:rsid w:val="008B2DE5"/>
    <w:rsid w:val="008B569C"/>
    <w:rsid w:val="008B595E"/>
    <w:rsid w:val="008B79EA"/>
    <w:rsid w:val="008B7EC8"/>
    <w:rsid w:val="008C0C56"/>
    <w:rsid w:val="008C0E07"/>
    <w:rsid w:val="008C0E2E"/>
    <w:rsid w:val="008C0E4E"/>
    <w:rsid w:val="008C241A"/>
    <w:rsid w:val="008C5132"/>
    <w:rsid w:val="008C5E8A"/>
    <w:rsid w:val="008C7F77"/>
    <w:rsid w:val="008D0938"/>
    <w:rsid w:val="008D0EB1"/>
    <w:rsid w:val="008D17FA"/>
    <w:rsid w:val="008D2686"/>
    <w:rsid w:val="008D2707"/>
    <w:rsid w:val="008D2F84"/>
    <w:rsid w:val="008D3690"/>
    <w:rsid w:val="008D36E5"/>
    <w:rsid w:val="008D3A27"/>
    <w:rsid w:val="008D40D9"/>
    <w:rsid w:val="008D48C4"/>
    <w:rsid w:val="008D4958"/>
    <w:rsid w:val="008D5537"/>
    <w:rsid w:val="008D6B37"/>
    <w:rsid w:val="008D7DD2"/>
    <w:rsid w:val="008E06A6"/>
    <w:rsid w:val="008E0D2F"/>
    <w:rsid w:val="008E134A"/>
    <w:rsid w:val="008E2A6A"/>
    <w:rsid w:val="008E2A9F"/>
    <w:rsid w:val="008E367D"/>
    <w:rsid w:val="008E43E3"/>
    <w:rsid w:val="008E4E3A"/>
    <w:rsid w:val="008E5927"/>
    <w:rsid w:val="008E5ED3"/>
    <w:rsid w:val="008E684C"/>
    <w:rsid w:val="008E6AAE"/>
    <w:rsid w:val="008F0484"/>
    <w:rsid w:val="008F1004"/>
    <w:rsid w:val="008F11E9"/>
    <w:rsid w:val="008F1F91"/>
    <w:rsid w:val="008F21ED"/>
    <w:rsid w:val="008F3657"/>
    <w:rsid w:val="008F428B"/>
    <w:rsid w:val="008F4569"/>
    <w:rsid w:val="008F4DAF"/>
    <w:rsid w:val="008F52DF"/>
    <w:rsid w:val="008F6F7D"/>
    <w:rsid w:val="008F73F3"/>
    <w:rsid w:val="008F7852"/>
    <w:rsid w:val="0090093F"/>
    <w:rsid w:val="00900EAF"/>
    <w:rsid w:val="0090314D"/>
    <w:rsid w:val="00903AA8"/>
    <w:rsid w:val="00903C65"/>
    <w:rsid w:val="00904209"/>
    <w:rsid w:val="00904E1E"/>
    <w:rsid w:val="00905C82"/>
    <w:rsid w:val="009062CE"/>
    <w:rsid w:val="009062DC"/>
    <w:rsid w:val="00907334"/>
    <w:rsid w:val="00910DDE"/>
    <w:rsid w:val="00911156"/>
    <w:rsid w:val="00911486"/>
    <w:rsid w:val="009115DA"/>
    <w:rsid w:val="00912148"/>
    <w:rsid w:val="00912254"/>
    <w:rsid w:val="009125CB"/>
    <w:rsid w:val="00912A38"/>
    <w:rsid w:val="00913979"/>
    <w:rsid w:val="00913CCD"/>
    <w:rsid w:val="00914CE3"/>
    <w:rsid w:val="009159B6"/>
    <w:rsid w:val="00915A51"/>
    <w:rsid w:val="00916AC7"/>
    <w:rsid w:val="00917187"/>
    <w:rsid w:val="0091789D"/>
    <w:rsid w:val="00917C8C"/>
    <w:rsid w:val="0092069E"/>
    <w:rsid w:val="00920D38"/>
    <w:rsid w:val="00921464"/>
    <w:rsid w:val="00921688"/>
    <w:rsid w:val="009219B6"/>
    <w:rsid w:val="009219F8"/>
    <w:rsid w:val="00923D66"/>
    <w:rsid w:val="009249AB"/>
    <w:rsid w:val="00924CA2"/>
    <w:rsid w:val="009251E4"/>
    <w:rsid w:val="0092643F"/>
    <w:rsid w:val="009265DB"/>
    <w:rsid w:val="009266BC"/>
    <w:rsid w:val="00926E41"/>
    <w:rsid w:val="00927678"/>
    <w:rsid w:val="00927E08"/>
    <w:rsid w:val="00930772"/>
    <w:rsid w:val="00931A29"/>
    <w:rsid w:val="00933003"/>
    <w:rsid w:val="00933890"/>
    <w:rsid w:val="00933B9D"/>
    <w:rsid w:val="00934C0B"/>
    <w:rsid w:val="00934C49"/>
    <w:rsid w:val="0093532F"/>
    <w:rsid w:val="00936F29"/>
    <w:rsid w:val="00937FE6"/>
    <w:rsid w:val="00941122"/>
    <w:rsid w:val="00942721"/>
    <w:rsid w:val="00943004"/>
    <w:rsid w:val="00944CE4"/>
    <w:rsid w:val="00944E16"/>
    <w:rsid w:val="00944EC7"/>
    <w:rsid w:val="00945350"/>
    <w:rsid w:val="009456FB"/>
    <w:rsid w:val="00946023"/>
    <w:rsid w:val="00946DE4"/>
    <w:rsid w:val="00946EFF"/>
    <w:rsid w:val="009474DF"/>
    <w:rsid w:val="00947B5C"/>
    <w:rsid w:val="00947BA6"/>
    <w:rsid w:val="00947D30"/>
    <w:rsid w:val="00950EDA"/>
    <w:rsid w:val="00952496"/>
    <w:rsid w:val="00952A03"/>
    <w:rsid w:val="00952EA5"/>
    <w:rsid w:val="00952FA1"/>
    <w:rsid w:val="00952FAC"/>
    <w:rsid w:val="009543D4"/>
    <w:rsid w:val="00954B49"/>
    <w:rsid w:val="00955BD8"/>
    <w:rsid w:val="009562BB"/>
    <w:rsid w:val="00956F23"/>
    <w:rsid w:val="00957C8C"/>
    <w:rsid w:val="00960400"/>
    <w:rsid w:val="00961DDC"/>
    <w:rsid w:val="0096315B"/>
    <w:rsid w:val="009633BA"/>
    <w:rsid w:val="00963C37"/>
    <w:rsid w:val="00964B04"/>
    <w:rsid w:val="00971630"/>
    <w:rsid w:val="00973E77"/>
    <w:rsid w:val="009752AE"/>
    <w:rsid w:val="0097644E"/>
    <w:rsid w:val="0097741A"/>
    <w:rsid w:val="00981211"/>
    <w:rsid w:val="00981C5A"/>
    <w:rsid w:val="0098301F"/>
    <w:rsid w:val="00983B1C"/>
    <w:rsid w:val="00987E46"/>
    <w:rsid w:val="009910F0"/>
    <w:rsid w:val="00992316"/>
    <w:rsid w:val="0099293C"/>
    <w:rsid w:val="0099359E"/>
    <w:rsid w:val="00993691"/>
    <w:rsid w:val="0099396C"/>
    <w:rsid w:val="00994034"/>
    <w:rsid w:val="00994430"/>
    <w:rsid w:val="00994532"/>
    <w:rsid w:val="0099499E"/>
    <w:rsid w:val="00996A83"/>
    <w:rsid w:val="00996EF6"/>
    <w:rsid w:val="0099785F"/>
    <w:rsid w:val="00997E76"/>
    <w:rsid w:val="009A076F"/>
    <w:rsid w:val="009A091C"/>
    <w:rsid w:val="009A15AC"/>
    <w:rsid w:val="009A3123"/>
    <w:rsid w:val="009A32EB"/>
    <w:rsid w:val="009A371C"/>
    <w:rsid w:val="009A4026"/>
    <w:rsid w:val="009A41E5"/>
    <w:rsid w:val="009A4D19"/>
    <w:rsid w:val="009A6077"/>
    <w:rsid w:val="009A66C1"/>
    <w:rsid w:val="009A6702"/>
    <w:rsid w:val="009A6868"/>
    <w:rsid w:val="009A7897"/>
    <w:rsid w:val="009A7B39"/>
    <w:rsid w:val="009A7E7C"/>
    <w:rsid w:val="009B135A"/>
    <w:rsid w:val="009B1E48"/>
    <w:rsid w:val="009B25A0"/>
    <w:rsid w:val="009B39B8"/>
    <w:rsid w:val="009B3D2B"/>
    <w:rsid w:val="009B5170"/>
    <w:rsid w:val="009B5E44"/>
    <w:rsid w:val="009B6190"/>
    <w:rsid w:val="009C14C2"/>
    <w:rsid w:val="009C1E47"/>
    <w:rsid w:val="009C2B30"/>
    <w:rsid w:val="009C318D"/>
    <w:rsid w:val="009C3D23"/>
    <w:rsid w:val="009C5AC1"/>
    <w:rsid w:val="009C6F35"/>
    <w:rsid w:val="009C7019"/>
    <w:rsid w:val="009C7493"/>
    <w:rsid w:val="009C7590"/>
    <w:rsid w:val="009C7BD9"/>
    <w:rsid w:val="009C7F02"/>
    <w:rsid w:val="009D2028"/>
    <w:rsid w:val="009D29DC"/>
    <w:rsid w:val="009D2AE6"/>
    <w:rsid w:val="009D327E"/>
    <w:rsid w:val="009D3C8D"/>
    <w:rsid w:val="009D43AE"/>
    <w:rsid w:val="009D7F11"/>
    <w:rsid w:val="009D7F86"/>
    <w:rsid w:val="009E08C1"/>
    <w:rsid w:val="009E0DA2"/>
    <w:rsid w:val="009E0E89"/>
    <w:rsid w:val="009E22B4"/>
    <w:rsid w:val="009E5A60"/>
    <w:rsid w:val="009E5F24"/>
    <w:rsid w:val="009E7F23"/>
    <w:rsid w:val="009F02E6"/>
    <w:rsid w:val="009F1991"/>
    <w:rsid w:val="009F1D09"/>
    <w:rsid w:val="009F294C"/>
    <w:rsid w:val="009F3038"/>
    <w:rsid w:val="009F364F"/>
    <w:rsid w:val="009F44AE"/>
    <w:rsid w:val="009F4E25"/>
    <w:rsid w:val="009F4EBF"/>
    <w:rsid w:val="009F5C34"/>
    <w:rsid w:val="009F5C4D"/>
    <w:rsid w:val="009F606F"/>
    <w:rsid w:val="009F6400"/>
    <w:rsid w:val="009F6BD9"/>
    <w:rsid w:val="009F6D19"/>
    <w:rsid w:val="009F70B7"/>
    <w:rsid w:val="00A00BC0"/>
    <w:rsid w:val="00A010CF"/>
    <w:rsid w:val="00A0174B"/>
    <w:rsid w:val="00A01BDC"/>
    <w:rsid w:val="00A05036"/>
    <w:rsid w:val="00A10B7C"/>
    <w:rsid w:val="00A11083"/>
    <w:rsid w:val="00A142B9"/>
    <w:rsid w:val="00A14F9E"/>
    <w:rsid w:val="00A154E5"/>
    <w:rsid w:val="00A16737"/>
    <w:rsid w:val="00A168A0"/>
    <w:rsid w:val="00A1741A"/>
    <w:rsid w:val="00A17939"/>
    <w:rsid w:val="00A204E6"/>
    <w:rsid w:val="00A20FE3"/>
    <w:rsid w:val="00A2102A"/>
    <w:rsid w:val="00A215A3"/>
    <w:rsid w:val="00A21765"/>
    <w:rsid w:val="00A21F81"/>
    <w:rsid w:val="00A2218B"/>
    <w:rsid w:val="00A23DBC"/>
    <w:rsid w:val="00A25609"/>
    <w:rsid w:val="00A26BB8"/>
    <w:rsid w:val="00A3070C"/>
    <w:rsid w:val="00A30F49"/>
    <w:rsid w:val="00A32FEB"/>
    <w:rsid w:val="00A35F56"/>
    <w:rsid w:val="00A4033B"/>
    <w:rsid w:val="00A4094D"/>
    <w:rsid w:val="00A40EE7"/>
    <w:rsid w:val="00A410E3"/>
    <w:rsid w:val="00A4166A"/>
    <w:rsid w:val="00A43B26"/>
    <w:rsid w:val="00A43CF8"/>
    <w:rsid w:val="00A447BF"/>
    <w:rsid w:val="00A44D9A"/>
    <w:rsid w:val="00A462CA"/>
    <w:rsid w:val="00A462F3"/>
    <w:rsid w:val="00A464A9"/>
    <w:rsid w:val="00A46C4C"/>
    <w:rsid w:val="00A46D33"/>
    <w:rsid w:val="00A4796A"/>
    <w:rsid w:val="00A47DBE"/>
    <w:rsid w:val="00A5193B"/>
    <w:rsid w:val="00A5266C"/>
    <w:rsid w:val="00A5300F"/>
    <w:rsid w:val="00A54839"/>
    <w:rsid w:val="00A55B39"/>
    <w:rsid w:val="00A56D79"/>
    <w:rsid w:val="00A57CA1"/>
    <w:rsid w:val="00A605F3"/>
    <w:rsid w:val="00A60C89"/>
    <w:rsid w:val="00A63424"/>
    <w:rsid w:val="00A63A64"/>
    <w:rsid w:val="00A6473F"/>
    <w:rsid w:val="00A648F9"/>
    <w:rsid w:val="00A64A8A"/>
    <w:rsid w:val="00A65588"/>
    <w:rsid w:val="00A65E49"/>
    <w:rsid w:val="00A66204"/>
    <w:rsid w:val="00A71DB6"/>
    <w:rsid w:val="00A73CF5"/>
    <w:rsid w:val="00A747BC"/>
    <w:rsid w:val="00A8044E"/>
    <w:rsid w:val="00A80788"/>
    <w:rsid w:val="00A821D6"/>
    <w:rsid w:val="00A82419"/>
    <w:rsid w:val="00A82FEC"/>
    <w:rsid w:val="00A8369C"/>
    <w:rsid w:val="00A839C0"/>
    <w:rsid w:val="00A83DBE"/>
    <w:rsid w:val="00A83E54"/>
    <w:rsid w:val="00A850F0"/>
    <w:rsid w:val="00A8576E"/>
    <w:rsid w:val="00A8676D"/>
    <w:rsid w:val="00A87017"/>
    <w:rsid w:val="00A93641"/>
    <w:rsid w:val="00A93CE9"/>
    <w:rsid w:val="00A93D7E"/>
    <w:rsid w:val="00A94402"/>
    <w:rsid w:val="00A9508B"/>
    <w:rsid w:val="00A955B2"/>
    <w:rsid w:val="00A95818"/>
    <w:rsid w:val="00A96389"/>
    <w:rsid w:val="00A9773B"/>
    <w:rsid w:val="00A977BA"/>
    <w:rsid w:val="00A97B71"/>
    <w:rsid w:val="00AA25E3"/>
    <w:rsid w:val="00AA301A"/>
    <w:rsid w:val="00AA34F4"/>
    <w:rsid w:val="00AA3E3A"/>
    <w:rsid w:val="00AA41F5"/>
    <w:rsid w:val="00AA547F"/>
    <w:rsid w:val="00AA579F"/>
    <w:rsid w:val="00AA5B10"/>
    <w:rsid w:val="00AA75A1"/>
    <w:rsid w:val="00AB2180"/>
    <w:rsid w:val="00AB3681"/>
    <w:rsid w:val="00AB3E14"/>
    <w:rsid w:val="00AB4622"/>
    <w:rsid w:val="00AB463E"/>
    <w:rsid w:val="00AB491D"/>
    <w:rsid w:val="00AB56AF"/>
    <w:rsid w:val="00AB6454"/>
    <w:rsid w:val="00AB6B0A"/>
    <w:rsid w:val="00AB6C1F"/>
    <w:rsid w:val="00AB778F"/>
    <w:rsid w:val="00AB78C1"/>
    <w:rsid w:val="00AC07EC"/>
    <w:rsid w:val="00AC1E4B"/>
    <w:rsid w:val="00AC2A05"/>
    <w:rsid w:val="00AC2EF5"/>
    <w:rsid w:val="00AC4087"/>
    <w:rsid w:val="00AC41D3"/>
    <w:rsid w:val="00AC6F9E"/>
    <w:rsid w:val="00AC7D25"/>
    <w:rsid w:val="00AD01AA"/>
    <w:rsid w:val="00AD0EFB"/>
    <w:rsid w:val="00AD1D98"/>
    <w:rsid w:val="00AD26F4"/>
    <w:rsid w:val="00AD28A0"/>
    <w:rsid w:val="00AD2AAC"/>
    <w:rsid w:val="00AD3785"/>
    <w:rsid w:val="00AD3B45"/>
    <w:rsid w:val="00AD3E81"/>
    <w:rsid w:val="00AD4709"/>
    <w:rsid w:val="00AD4C5D"/>
    <w:rsid w:val="00AD530E"/>
    <w:rsid w:val="00AD5E3D"/>
    <w:rsid w:val="00AD6500"/>
    <w:rsid w:val="00AD6A69"/>
    <w:rsid w:val="00AE0A84"/>
    <w:rsid w:val="00AE22FB"/>
    <w:rsid w:val="00AE40EA"/>
    <w:rsid w:val="00AE49AB"/>
    <w:rsid w:val="00AE7A91"/>
    <w:rsid w:val="00AF03E1"/>
    <w:rsid w:val="00AF0533"/>
    <w:rsid w:val="00AF058B"/>
    <w:rsid w:val="00AF0FD7"/>
    <w:rsid w:val="00AF16D0"/>
    <w:rsid w:val="00AF1B3E"/>
    <w:rsid w:val="00AF4824"/>
    <w:rsid w:val="00AF5704"/>
    <w:rsid w:val="00AF5D35"/>
    <w:rsid w:val="00AF75E6"/>
    <w:rsid w:val="00AF7FDA"/>
    <w:rsid w:val="00B001A6"/>
    <w:rsid w:val="00B00CD9"/>
    <w:rsid w:val="00B00E62"/>
    <w:rsid w:val="00B010ED"/>
    <w:rsid w:val="00B02B8C"/>
    <w:rsid w:val="00B02DCC"/>
    <w:rsid w:val="00B05361"/>
    <w:rsid w:val="00B055DD"/>
    <w:rsid w:val="00B05B48"/>
    <w:rsid w:val="00B05CE0"/>
    <w:rsid w:val="00B071B8"/>
    <w:rsid w:val="00B105EB"/>
    <w:rsid w:val="00B14115"/>
    <w:rsid w:val="00B14466"/>
    <w:rsid w:val="00B147A6"/>
    <w:rsid w:val="00B14A56"/>
    <w:rsid w:val="00B150A1"/>
    <w:rsid w:val="00B15889"/>
    <w:rsid w:val="00B1606D"/>
    <w:rsid w:val="00B16CAD"/>
    <w:rsid w:val="00B210B7"/>
    <w:rsid w:val="00B210E9"/>
    <w:rsid w:val="00B2165F"/>
    <w:rsid w:val="00B21F5F"/>
    <w:rsid w:val="00B22961"/>
    <w:rsid w:val="00B2338C"/>
    <w:rsid w:val="00B2371D"/>
    <w:rsid w:val="00B26ACA"/>
    <w:rsid w:val="00B26F89"/>
    <w:rsid w:val="00B27786"/>
    <w:rsid w:val="00B279B7"/>
    <w:rsid w:val="00B317C9"/>
    <w:rsid w:val="00B3198E"/>
    <w:rsid w:val="00B326B6"/>
    <w:rsid w:val="00B35A11"/>
    <w:rsid w:val="00B40AA9"/>
    <w:rsid w:val="00B41234"/>
    <w:rsid w:val="00B41722"/>
    <w:rsid w:val="00B41AC1"/>
    <w:rsid w:val="00B42DE5"/>
    <w:rsid w:val="00B44012"/>
    <w:rsid w:val="00B4449B"/>
    <w:rsid w:val="00B459EC"/>
    <w:rsid w:val="00B45F68"/>
    <w:rsid w:val="00B46465"/>
    <w:rsid w:val="00B4751F"/>
    <w:rsid w:val="00B47F5A"/>
    <w:rsid w:val="00B53AFE"/>
    <w:rsid w:val="00B55290"/>
    <w:rsid w:val="00B56653"/>
    <w:rsid w:val="00B573DA"/>
    <w:rsid w:val="00B57A62"/>
    <w:rsid w:val="00B62D7B"/>
    <w:rsid w:val="00B637B5"/>
    <w:rsid w:val="00B63D07"/>
    <w:rsid w:val="00B642F4"/>
    <w:rsid w:val="00B657AE"/>
    <w:rsid w:val="00B67F7F"/>
    <w:rsid w:val="00B71167"/>
    <w:rsid w:val="00B725BF"/>
    <w:rsid w:val="00B72FE5"/>
    <w:rsid w:val="00B7340F"/>
    <w:rsid w:val="00B73B07"/>
    <w:rsid w:val="00B75325"/>
    <w:rsid w:val="00B77C00"/>
    <w:rsid w:val="00B80817"/>
    <w:rsid w:val="00B80A46"/>
    <w:rsid w:val="00B80A9F"/>
    <w:rsid w:val="00B8384D"/>
    <w:rsid w:val="00B83A4A"/>
    <w:rsid w:val="00B83DF0"/>
    <w:rsid w:val="00B84A74"/>
    <w:rsid w:val="00B85465"/>
    <w:rsid w:val="00B858F4"/>
    <w:rsid w:val="00B85C8A"/>
    <w:rsid w:val="00B875DD"/>
    <w:rsid w:val="00B87921"/>
    <w:rsid w:val="00B87A03"/>
    <w:rsid w:val="00B910A6"/>
    <w:rsid w:val="00B91350"/>
    <w:rsid w:val="00B91729"/>
    <w:rsid w:val="00B935B5"/>
    <w:rsid w:val="00B935C7"/>
    <w:rsid w:val="00B9401C"/>
    <w:rsid w:val="00B94C4E"/>
    <w:rsid w:val="00B94CD7"/>
    <w:rsid w:val="00B9684A"/>
    <w:rsid w:val="00BA0DBD"/>
    <w:rsid w:val="00BA0FC3"/>
    <w:rsid w:val="00BA1009"/>
    <w:rsid w:val="00BA1058"/>
    <w:rsid w:val="00BA1C68"/>
    <w:rsid w:val="00BA292F"/>
    <w:rsid w:val="00BA33EE"/>
    <w:rsid w:val="00BA340C"/>
    <w:rsid w:val="00BA422C"/>
    <w:rsid w:val="00BA4E41"/>
    <w:rsid w:val="00BA4F76"/>
    <w:rsid w:val="00BA5664"/>
    <w:rsid w:val="00BA685A"/>
    <w:rsid w:val="00BB032A"/>
    <w:rsid w:val="00BB108D"/>
    <w:rsid w:val="00BB2747"/>
    <w:rsid w:val="00BB4C78"/>
    <w:rsid w:val="00BB5599"/>
    <w:rsid w:val="00BB5805"/>
    <w:rsid w:val="00BB5B0D"/>
    <w:rsid w:val="00BB733F"/>
    <w:rsid w:val="00BB7EA4"/>
    <w:rsid w:val="00BC13F7"/>
    <w:rsid w:val="00BC1A72"/>
    <w:rsid w:val="00BC1BAD"/>
    <w:rsid w:val="00BC1C21"/>
    <w:rsid w:val="00BC1D6D"/>
    <w:rsid w:val="00BC3E1C"/>
    <w:rsid w:val="00BC4408"/>
    <w:rsid w:val="00BC7DC8"/>
    <w:rsid w:val="00BD0F1F"/>
    <w:rsid w:val="00BD3150"/>
    <w:rsid w:val="00BD3EF6"/>
    <w:rsid w:val="00BD5FF7"/>
    <w:rsid w:val="00BD6105"/>
    <w:rsid w:val="00BD6AB1"/>
    <w:rsid w:val="00BD7222"/>
    <w:rsid w:val="00BD767C"/>
    <w:rsid w:val="00BE0058"/>
    <w:rsid w:val="00BE0A01"/>
    <w:rsid w:val="00BE0FEA"/>
    <w:rsid w:val="00BE100A"/>
    <w:rsid w:val="00BE1A69"/>
    <w:rsid w:val="00BE25C0"/>
    <w:rsid w:val="00BE2609"/>
    <w:rsid w:val="00BE45E3"/>
    <w:rsid w:val="00BE4710"/>
    <w:rsid w:val="00BE5F7B"/>
    <w:rsid w:val="00BE63F9"/>
    <w:rsid w:val="00BE6F56"/>
    <w:rsid w:val="00BF0A49"/>
    <w:rsid w:val="00BF0B5B"/>
    <w:rsid w:val="00BF1324"/>
    <w:rsid w:val="00BF1472"/>
    <w:rsid w:val="00BF1486"/>
    <w:rsid w:val="00BF1854"/>
    <w:rsid w:val="00BF1A13"/>
    <w:rsid w:val="00BF450C"/>
    <w:rsid w:val="00BF466A"/>
    <w:rsid w:val="00BF4899"/>
    <w:rsid w:val="00BF4FA7"/>
    <w:rsid w:val="00BF50C9"/>
    <w:rsid w:val="00BF5241"/>
    <w:rsid w:val="00BF63DA"/>
    <w:rsid w:val="00C00C2C"/>
    <w:rsid w:val="00C0209C"/>
    <w:rsid w:val="00C02B72"/>
    <w:rsid w:val="00C034E7"/>
    <w:rsid w:val="00C038C9"/>
    <w:rsid w:val="00C063E0"/>
    <w:rsid w:val="00C067CD"/>
    <w:rsid w:val="00C07306"/>
    <w:rsid w:val="00C103FF"/>
    <w:rsid w:val="00C1051A"/>
    <w:rsid w:val="00C13735"/>
    <w:rsid w:val="00C13AC3"/>
    <w:rsid w:val="00C143F8"/>
    <w:rsid w:val="00C16EFF"/>
    <w:rsid w:val="00C17519"/>
    <w:rsid w:val="00C204A7"/>
    <w:rsid w:val="00C21726"/>
    <w:rsid w:val="00C22EEE"/>
    <w:rsid w:val="00C2409A"/>
    <w:rsid w:val="00C24227"/>
    <w:rsid w:val="00C25394"/>
    <w:rsid w:val="00C26D18"/>
    <w:rsid w:val="00C2792C"/>
    <w:rsid w:val="00C3037F"/>
    <w:rsid w:val="00C31961"/>
    <w:rsid w:val="00C3220D"/>
    <w:rsid w:val="00C32298"/>
    <w:rsid w:val="00C32B47"/>
    <w:rsid w:val="00C33BE8"/>
    <w:rsid w:val="00C34879"/>
    <w:rsid w:val="00C3531C"/>
    <w:rsid w:val="00C353A4"/>
    <w:rsid w:val="00C3582B"/>
    <w:rsid w:val="00C3587B"/>
    <w:rsid w:val="00C35B57"/>
    <w:rsid w:val="00C35D0A"/>
    <w:rsid w:val="00C400D4"/>
    <w:rsid w:val="00C4010B"/>
    <w:rsid w:val="00C404F7"/>
    <w:rsid w:val="00C40CBC"/>
    <w:rsid w:val="00C41A88"/>
    <w:rsid w:val="00C4366B"/>
    <w:rsid w:val="00C43838"/>
    <w:rsid w:val="00C43954"/>
    <w:rsid w:val="00C4548E"/>
    <w:rsid w:val="00C459E5"/>
    <w:rsid w:val="00C4600B"/>
    <w:rsid w:val="00C46BD6"/>
    <w:rsid w:val="00C46C14"/>
    <w:rsid w:val="00C47C52"/>
    <w:rsid w:val="00C47CA8"/>
    <w:rsid w:val="00C47F3C"/>
    <w:rsid w:val="00C50007"/>
    <w:rsid w:val="00C50074"/>
    <w:rsid w:val="00C50C0C"/>
    <w:rsid w:val="00C50E2D"/>
    <w:rsid w:val="00C50F53"/>
    <w:rsid w:val="00C52301"/>
    <w:rsid w:val="00C53BF5"/>
    <w:rsid w:val="00C53F42"/>
    <w:rsid w:val="00C546B1"/>
    <w:rsid w:val="00C54D14"/>
    <w:rsid w:val="00C55D3C"/>
    <w:rsid w:val="00C55D57"/>
    <w:rsid w:val="00C55E0D"/>
    <w:rsid w:val="00C5620E"/>
    <w:rsid w:val="00C5655B"/>
    <w:rsid w:val="00C57111"/>
    <w:rsid w:val="00C572FC"/>
    <w:rsid w:val="00C57BF1"/>
    <w:rsid w:val="00C60CCE"/>
    <w:rsid w:val="00C62603"/>
    <w:rsid w:val="00C629A6"/>
    <w:rsid w:val="00C62BEF"/>
    <w:rsid w:val="00C62D91"/>
    <w:rsid w:val="00C63592"/>
    <w:rsid w:val="00C63D46"/>
    <w:rsid w:val="00C63EFA"/>
    <w:rsid w:val="00C65D39"/>
    <w:rsid w:val="00C66D9B"/>
    <w:rsid w:val="00C66E5B"/>
    <w:rsid w:val="00C67073"/>
    <w:rsid w:val="00C70C58"/>
    <w:rsid w:val="00C7131E"/>
    <w:rsid w:val="00C74043"/>
    <w:rsid w:val="00C74189"/>
    <w:rsid w:val="00C7477D"/>
    <w:rsid w:val="00C7623F"/>
    <w:rsid w:val="00C77515"/>
    <w:rsid w:val="00C7780B"/>
    <w:rsid w:val="00C82911"/>
    <w:rsid w:val="00C82E36"/>
    <w:rsid w:val="00C82F09"/>
    <w:rsid w:val="00C8382F"/>
    <w:rsid w:val="00C83E54"/>
    <w:rsid w:val="00C83F9C"/>
    <w:rsid w:val="00C85FFC"/>
    <w:rsid w:val="00C86FCA"/>
    <w:rsid w:val="00C87C9F"/>
    <w:rsid w:val="00C87FD7"/>
    <w:rsid w:val="00C94B43"/>
    <w:rsid w:val="00C95AA5"/>
    <w:rsid w:val="00C95F64"/>
    <w:rsid w:val="00C9640C"/>
    <w:rsid w:val="00C9644C"/>
    <w:rsid w:val="00C9760A"/>
    <w:rsid w:val="00CA005A"/>
    <w:rsid w:val="00CA0151"/>
    <w:rsid w:val="00CA04AC"/>
    <w:rsid w:val="00CA1317"/>
    <w:rsid w:val="00CA243C"/>
    <w:rsid w:val="00CA3348"/>
    <w:rsid w:val="00CA3BC9"/>
    <w:rsid w:val="00CA4101"/>
    <w:rsid w:val="00CA43BC"/>
    <w:rsid w:val="00CA464F"/>
    <w:rsid w:val="00CA6C3E"/>
    <w:rsid w:val="00CA72FE"/>
    <w:rsid w:val="00CA7434"/>
    <w:rsid w:val="00CB3265"/>
    <w:rsid w:val="00CB4204"/>
    <w:rsid w:val="00CB4563"/>
    <w:rsid w:val="00CB49E6"/>
    <w:rsid w:val="00CB4D03"/>
    <w:rsid w:val="00CB59F3"/>
    <w:rsid w:val="00CB5A5D"/>
    <w:rsid w:val="00CB5E89"/>
    <w:rsid w:val="00CB6D18"/>
    <w:rsid w:val="00CB7F74"/>
    <w:rsid w:val="00CC0F5D"/>
    <w:rsid w:val="00CC1AA2"/>
    <w:rsid w:val="00CC1FAD"/>
    <w:rsid w:val="00CC2029"/>
    <w:rsid w:val="00CC46C8"/>
    <w:rsid w:val="00CC4D48"/>
    <w:rsid w:val="00CC5BB4"/>
    <w:rsid w:val="00CC67C3"/>
    <w:rsid w:val="00CC696C"/>
    <w:rsid w:val="00CC6F49"/>
    <w:rsid w:val="00CC7953"/>
    <w:rsid w:val="00CC7B74"/>
    <w:rsid w:val="00CD149F"/>
    <w:rsid w:val="00CD3498"/>
    <w:rsid w:val="00CD46FF"/>
    <w:rsid w:val="00CD4BF3"/>
    <w:rsid w:val="00CD4DA0"/>
    <w:rsid w:val="00CD695A"/>
    <w:rsid w:val="00CE07A1"/>
    <w:rsid w:val="00CE10AA"/>
    <w:rsid w:val="00CE15F5"/>
    <w:rsid w:val="00CE28F2"/>
    <w:rsid w:val="00CE5460"/>
    <w:rsid w:val="00CE54C6"/>
    <w:rsid w:val="00CE5A33"/>
    <w:rsid w:val="00CE78B8"/>
    <w:rsid w:val="00CF04D5"/>
    <w:rsid w:val="00CF0A9B"/>
    <w:rsid w:val="00CF14BE"/>
    <w:rsid w:val="00CF1BBB"/>
    <w:rsid w:val="00CF1C11"/>
    <w:rsid w:val="00CF1E41"/>
    <w:rsid w:val="00CF1F48"/>
    <w:rsid w:val="00CF2781"/>
    <w:rsid w:val="00CF3117"/>
    <w:rsid w:val="00CF4CE3"/>
    <w:rsid w:val="00CF5561"/>
    <w:rsid w:val="00CF7B01"/>
    <w:rsid w:val="00D010C7"/>
    <w:rsid w:val="00D028F3"/>
    <w:rsid w:val="00D03423"/>
    <w:rsid w:val="00D04074"/>
    <w:rsid w:val="00D040F4"/>
    <w:rsid w:val="00D04E02"/>
    <w:rsid w:val="00D05881"/>
    <w:rsid w:val="00D062B0"/>
    <w:rsid w:val="00D06415"/>
    <w:rsid w:val="00D0760D"/>
    <w:rsid w:val="00D07BCA"/>
    <w:rsid w:val="00D07CA2"/>
    <w:rsid w:val="00D07DCE"/>
    <w:rsid w:val="00D07E18"/>
    <w:rsid w:val="00D12501"/>
    <w:rsid w:val="00D13303"/>
    <w:rsid w:val="00D135B0"/>
    <w:rsid w:val="00D1503B"/>
    <w:rsid w:val="00D16B5C"/>
    <w:rsid w:val="00D16F33"/>
    <w:rsid w:val="00D17006"/>
    <w:rsid w:val="00D20656"/>
    <w:rsid w:val="00D22DBE"/>
    <w:rsid w:val="00D23645"/>
    <w:rsid w:val="00D24E19"/>
    <w:rsid w:val="00D26829"/>
    <w:rsid w:val="00D277C3"/>
    <w:rsid w:val="00D3252B"/>
    <w:rsid w:val="00D332CC"/>
    <w:rsid w:val="00D33F4B"/>
    <w:rsid w:val="00D345E7"/>
    <w:rsid w:val="00D34855"/>
    <w:rsid w:val="00D34A90"/>
    <w:rsid w:val="00D35CD9"/>
    <w:rsid w:val="00D362B1"/>
    <w:rsid w:val="00D36BAB"/>
    <w:rsid w:val="00D37683"/>
    <w:rsid w:val="00D3772D"/>
    <w:rsid w:val="00D40B1D"/>
    <w:rsid w:val="00D40E2C"/>
    <w:rsid w:val="00D41E47"/>
    <w:rsid w:val="00D41E7C"/>
    <w:rsid w:val="00D44C5D"/>
    <w:rsid w:val="00D46FE7"/>
    <w:rsid w:val="00D4717B"/>
    <w:rsid w:val="00D474BE"/>
    <w:rsid w:val="00D5038D"/>
    <w:rsid w:val="00D514EF"/>
    <w:rsid w:val="00D53E8F"/>
    <w:rsid w:val="00D56232"/>
    <w:rsid w:val="00D573FD"/>
    <w:rsid w:val="00D577BC"/>
    <w:rsid w:val="00D6076C"/>
    <w:rsid w:val="00D620EE"/>
    <w:rsid w:val="00D6573D"/>
    <w:rsid w:val="00D658F2"/>
    <w:rsid w:val="00D65FA7"/>
    <w:rsid w:val="00D661FD"/>
    <w:rsid w:val="00D66514"/>
    <w:rsid w:val="00D66D7D"/>
    <w:rsid w:val="00D71BC7"/>
    <w:rsid w:val="00D720D8"/>
    <w:rsid w:val="00D73637"/>
    <w:rsid w:val="00D748A2"/>
    <w:rsid w:val="00D754F8"/>
    <w:rsid w:val="00D761C3"/>
    <w:rsid w:val="00D76867"/>
    <w:rsid w:val="00D77BD2"/>
    <w:rsid w:val="00D77F9F"/>
    <w:rsid w:val="00D80173"/>
    <w:rsid w:val="00D81433"/>
    <w:rsid w:val="00D8144E"/>
    <w:rsid w:val="00D81DF2"/>
    <w:rsid w:val="00D849BF"/>
    <w:rsid w:val="00D87443"/>
    <w:rsid w:val="00D878F8"/>
    <w:rsid w:val="00D879AC"/>
    <w:rsid w:val="00D87FA1"/>
    <w:rsid w:val="00D905ED"/>
    <w:rsid w:val="00D90DFA"/>
    <w:rsid w:val="00D92369"/>
    <w:rsid w:val="00D938F8"/>
    <w:rsid w:val="00D93C2F"/>
    <w:rsid w:val="00D94936"/>
    <w:rsid w:val="00D9539B"/>
    <w:rsid w:val="00D95B12"/>
    <w:rsid w:val="00D96677"/>
    <w:rsid w:val="00DA0628"/>
    <w:rsid w:val="00DA218F"/>
    <w:rsid w:val="00DA21C4"/>
    <w:rsid w:val="00DA2673"/>
    <w:rsid w:val="00DA2960"/>
    <w:rsid w:val="00DA4FC7"/>
    <w:rsid w:val="00DA50BB"/>
    <w:rsid w:val="00DA6421"/>
    <w:rsid w:val="00DA6867"/>
    <w:rsid w:val="00DA7364"/>
    <w:rsid w:val="00DA7A0D"/>
    <w:rsid w:val="00DA7D60"/>
    <w:rsid w:val="00DB063A"/>
    <w:rsid w:val="00DB0F49"/>
    <w:rsid w:val="00DB1067"/>
    <w:rsid w:val="00DB1E27"/>
    <w:rsid w:val="00DB36D4"/>
    <w:rsid w:val="00DB3BD5"/>
    <w:rsid w:val="00DB3CFD"/>
    <w:rsid w:val="00DB40AA"/>
    <w:rsid w:val="00DB5AAC"/>
    <w:rsid w:val="00DB6598"/>
    <w:rsid w:val="00DB71FF"/>
    <w:rsid w:val="00DC04FD"/>
    <w:rsid w:val="00DC2CF3"/>
    <w:rsid w:val="00DC3B8D"/>
    <w:rsid w:val="00DC4189"/>
    <w:rsid w:val="00DC4B4D"/>
    <w:rsid w:val="00DC5089"/>
    <w:rsid w:val="00DC66B6"/>
    <w:rsid w:val="00DC77BF"/>
    <w:rsid w:val="00DC7BC0"/>
    <w:rsid w:val="00DC7D86"/>
    <w:rsid w:val="00DC7E18"/>
    <w:rsid w:val="00DC7F76"/>
    <w:rsid w:val="00DD00BA"/>
    <w:rsid w:val="00DD20CB"/>
    <w:rsid w:val="00DD277F"/>
    <w:rsid w:val="00DD4713"/>
    <w:rsid w:val="00DD5950"/>
    <w:rsid w:val="00DD5AD5"/>
    <w:rsid w:val="00DD5F21"/>
    <w:rsid w:val="00DD68EB"/>
    <w:rsid w:val="00DD6BE6"/>
    <w:rsid w:val="00DE26CF"/>
    <w:rsid w:val="00DE3BBA"/>
    <w:rsid w:val="00DE4B6F"/>
    <w:rsid w:val="00DE518A"/>
    <w:rsid w:val="00DE5E36"/>
    <w:rsid w:val="00DE611A"/>
    <w:rsid w:val="00DE6620"/>
    <w:rsid w:val="00DE6DF2"/>
    <w:rsid w:val="00DE7111"/>
    <w:rsid w:val="00DE75BD"/>
    <w:rsid w:val="00DF1B1E"/>
    <w:rsid w:val="00DF21DE"/>
    <w:rsid w:val="00DF2C14"/>
    <w:rsid w:val="00DF3166"/>
    <w:rsid w:val="00DF378C"/>
    <w:rsid w:val="00DF4BA5"/>
    <w:rsid w:val="00DF5644"/>
    <w:rsid w:val="00DF571D"/>
    <w:rsid w:val="00DF6E15"/>
    <w:rsid w:val="00E0213F"/>
    <w:rsid w:val="00E0216B"/>
    <w:rsid w:val="00E04142"/>
    <w:rsid w:val="00E041D7"/>
    <w:rsid w:val="00E05BBB"/>
    <w:rsid w:val="00E065BE"/>
    <w:rsid w:val="00E06C33"/>
    <w:rsid w:val="00E06CF7"/>
    <w:rsid w:val="00E07131"/>
    <w:rsid w:val="00E07B4D"/>
    <w:rsid w:val="00E07CE1"/>
    <w:rsid w:val="00E10AA5"/>
    <w:rsid w:val="00E114AB"/>
    <w:rsid w:val="00E11E9F"/>
    <w:rsid w:val="00E1270B"/>
    <w:rsid w:val="00E12C02"/>
    <w:rsid w:val="00E12D02"/>
    <w:rsid w:val="00E138C1"/>
    <w:rsid w:val="00E1413E"/>
    <w:rsid w:val="00E1540B"/>
    <w:rsid w:val="00E1543C"/>
    <w:rsid w:val="00E17655"/>
    <w:rsid w:val="00E20120"/>
    <w:rsid w:val="00E20570"/>
    <w:rsid w:val="00E20879"/>
    <w:rsid w:val="00E2273D"/>
    <w:rsid w:val="00E22AB4"/>
    <w:rsid w:val="00E238BD"/>
    <w:rsid w:val="00E24C78"/>
    <w:rsid w:val="00E266F7"/>
    <w:rsid w:val="00E27143"/>
    <w:rsid w:val="00E27AF9"/>
    <w:rsid w:val="00E27FEA"/>
    <w:rsid w:val="00E3184C"/>
    <w:rsid w:val="00E327D2"/>
    <w:rsid w:val="00E3344D"/>
    <w:rsid w:val="00E34009"/>
    <w:rsid w:val="00E34876"/>
    <w:rsid w:val="00E3495D"/>
    <w:rsid w:val="00E34C6F"/>
    <w:rsid w:val="00E35E30"/>
    <w:rsid w:val="00E37044"/>
    <w:rsid w:val="00E37D16"/>
    <w:rsid w:val="00E40D6C"/>
    <w:rsid w:val="00E419BE"/>
    <w:rsid w:val="00E421A4"/>
    <w:rsid w:val="00E425D5"/>
    <w:rsid w:val="00E42767"/>
    <w:rsid w:val="00E43951"/>
    <w:rsid w:val="00E44CD9"/>
    <w:rsid w:val="00E4512C"/>
    <w:rsid w:val="00E45AF0"/>
    <w:rsid w:val="00E47A3C"/>
    <w:rsid w:val="00E51EA5"/>
    <w:rsid w:val="00E52215"/>
    <w:rsid w:val="00E52975"/>
    <w:rsid w:val="00E5409E"/>
    <w:rsid w:val="00E54DC4"/>
    <w:rsid w:val="00E55B04"/>
    <w:rsid w:val="00E5636C"/>
    <w:rsid w:val="00E5750A"/>
    <w:rsid w:val="00E57901"/>
    <w:rsid w:val="00E60BDB"/>
    <w:rsid w:val="00E61222"/>
    <w:rsid w:val="00E61B38"/>
    <w:rsid w:val="00E61D28"/>
    <w:rsid w:val="00E6234E"/>
    <w:rsid w:val="00E62370"/>
    <w:rsid w:val="00E633BE"/>
    <w:rsid w:val="00E64F47"/>
    <w:rsid w:val="00E67371"/>
    <w:rsid w:val="00E70038"/>
    <w:rsid w:val="00E7010A"/>
    <w:rsid w:val="00E7025D"/>
    <w:rsid w:val="00E71590"/>
    <w:rsid w:val="00E71A96"/>
    <w:rsid w:val="00E72239"/>
    <w:rsid w:val="00E72B32"/>
    <w:rsid w:val="00E72BBB"/>
    <w:rsid w:val="00E741CB"/>
    <w:rsid w:val="00E74690"/>
    <w:rsid w:val="00E752D4"/>
    <w:rsid w:val="00E75CDB"/>
    <w:rsid w:val="00E7622E"/>
    <w:rsid w:val="00E849FE"/>
    <w:rsid w:val="00E8541B"/>
    <w:rsid w:val="00E859E8"/>
    <w:rsid w:val="00E8686B"/>
    <w:rsid w:val="00E870D5"/>
    <w:rsid w:val="00E8735C"/>
    <w:rsid w:val="00E87564"/>
    <w:rsid w:val="00E904A0"/>
    <w:rsid w:val="00E90AC3"/>
    <w:rsid w:val="00E90EF9"/>
    <w:rsid w:val="00E91708"/>
    <w:rsid w:val="00E91CC9"/>
    <w:rsid w:val="00E920DF"/>
    <w:rsid w:val="00E93CAF"/>
    <w:rsid w:val="00E93EC5"/>
    <w:rsid w:val="00E952B7"/>
    <w:rsid w:val="00E9634E"/>
    <w:rsid w:val="00E97AEA"/>
    <w:rsid w:val="00E9A877"/>
    <w:rsid w:val="00EA018D"/>
    <w:rsid w:val="00EA0487"/>
    <w:rsid w:val="00EA0AE5"/>
    <w:rsid w:val="00EA1816"/>
    <w:rsid w:val="00EA3414"/>
    <w:rsid w:val="00EA3501"/>
    <w:rsid w:val="00EA382D"/>
    <w:rsid w:val="00EA479D"/>
    <w:rsid w:val="00EA572B"/>
    <w:rsid w:val="00EA5CE9"/>
    <w:rsid w:val="00EA5FBB"/>
    <w:rsid w:val="00EA6017"/>
    <w:rsid w:val="00EB0108"/>
    <w:rsid w:val="00EB0992"/>
    <w:rsid w:val="00EB14AD"/>
    <w:rsid w:val="00EB2733"/>
    <w:rsid w:val="00EB36E4"/>
    <w:rsid w:val="00EB382A"/>
    <w:rsid w:val="00EB387F"/>
    <w:rsid w:val="00EB39E2"/>
    <w:rsid w:val="00EB3DDC"/>
    <w:rsid w:val="00EB3EA1"/>
    <w:rsid w:val="00EB46ED"/>
    <w:rsid w:val="00EB4EE5"/>
    <w:rsid w:val="00EB5472"/>
    <w:rsid w:val="00EC09D6"/>
    <w:rsid w:val="00EC11F0"/>
    <w:rsid w:val="00EC173E"/>
    <w:rsid w:val="00EC19E3"/>
    <w:rsid w:val="00EC3E0D"/>
    <w:rsid w:val="00EC3E28"/>
    <w:rsid w:val="00EC3F36"/>
    <w:rsid w:val="00EC4294"/>
    <w:rsid w:val="00EC4D39"/>
    <w:rsid w:val="00EC4DEF"/>
    <w:rsid w:val="00EC4FDA"/>
    <w:rsid w:val="00EC5508"/>
    <w:rsid w:val="00EC5B6C"/>
    <w:rsid w:val="00EC5B96"/>
    <w:rsid w:val="00EC71D2"/>
    <w:rsid w:val="00EC7BB4"/>
    <w:rsid w:val="00ED0040"/>
    <w:rsid w:val="00ED2E29"/>
    <w:rsid w:val="00ED37BB"/>
    <w:rsid w:val="00ED7BDF"/>
    <w:rsid w:val="00EE0508"/>
    <w:rsid w:val="00EE0A8E"/>
    <w:rsid w:val="00EE19BC"/>
    <w:rsid w:val="00EE1A07"/>
    <w:rsid w:val="00EE284C"/>
    <w:rsid w:val="00EE2C5C"/>
    <w:rsid w:val="00EE355E"/>
    <w:rsid w:val="00EE3A23"/>
    <w:rsid w:val="00EE3A9C"/>
    <w:rsid w:val="00EE3FC8"/>
    <w:rsid w:val="00EE4205"/>
    <w:rsid w:val="00EE4831"/>
    <w:rsid w:val="00EE5CFB"/>
    <w:rsid w:val="00EE7112"/>
    <w:rsid w:val="00EE71C3"/>
    <w:rsid w:val="00EE7B3B"/>
    <w:rsid w:val="00EF044E"/>
    <w:rsid w:val="00EF0EF2"/>
    <w:rsid w:val="00EF28E4"/>
    <w:rsid w:val="00EF4AD7"/>
    <w:rsid w:val="00EF5001"/>
    <w:rsid w:val="00EF5269"/>
    <w:rsid w:val="00EF59D6"/>
    <w:rsid w:val="00EF5F76"/>
    <w:rsid w:val="00EF76E6"/>
    <w:rsid w:val="00F00C00"/>
    <w:rsid w:val="00F01273"/>
    <w:rsid w:val="00F012EA"/>
    <w:rsid w:val="00F015FF"/>
    <w:rsid w:val="00F017D4"/>
    <w:rsid w:val="00F020CE"/>
    <w:rsid w:val="00F0257F"/>
    <w:rsid w:val="00F05595"/>
    <w:rsid w:val="00F06BBE"/>
    <w:rsid w:val="00F06F3A"/>
    <w:rsid w:val="00F12301"/>
    <w:rsid w:val="00F124B9"/>
    <w:rsid w:val="00F12ADD"/>
    <w:rsid w:val="00F13555"/>
    <w:rsid w:val="00F13CFA"/>
    <w:rsid w:val="00F13D3B"/>
    <w:rsid w:val="00F14059"/>
    <w:rsid w:val="00F14B51"/>
    <w:rsid w:val="00F1571A"/>
    <w:rsid w:val="00F2073E"/>
    <w:rsid w:val="00F2081A"/>
    <w:rsid w:val="00F216E7"/>
    <w:rsid w:val="00F24660"/>
    <w:rsid w:val="00F24FE9"/>
    <w:rsid w:val="00F257C3"/>
    <w:rsid w:val="00F265AA"/>
    <w:rsid w:val="00F26F31"/>
    <w:rsid w:val="00F30672"/>
    <w:rsid w:val="00F307FF"/>
    <w:rsid w:val="00F318FF"/>
    <w:rsid w:val="00F3596C"/>
    <w:rsid w:val="00F3616D"/>
    <w:rsid w:val="00F37027"/>
    <w:rsid w:val="00F370F7"/>
    <w:rsid w:val="00F37370"/>
    <w:rsid w:val="00F3785A"/>
    <w:rsid w:val="00F40568"/>
    <w:rsid w:val="00F40C76"/>
    <w:rsid w:val="00F40D03"/>
    <w:rsid w:val="00F40D2A"/>
    <w:rsid w:val="00F415A3"/>
    <w:rsid w:val="00F416FF"/>
    <w:rsid w:val="00F41BEB"/>
    <w:rsid w:val="00F44157"/>
    <w:rsid w:val="00F44DDC"/>
    <w:rsid w:val="00F44ED5"/>
    <w:rsid w:val="00F5065A"/>
    <w:rsid w:val="00F50AFC"/>
    <w:rsid w:val="00F50CE6"/>
    <w:rsid w:val="00F51731"/>
    <w:rsid w:val="00F529F3"/>
    <w:rsid w:val="00F52BAB"/>
    <w:rsid w:val="00F55631"/>
    <w:rsid w:val="00F55721"/>
    <w:rsid w:val="00F56204"/>
    <w:rsid w:val="00F56611"/>
    <w:rsid w:val="00F56850"/>
    <w:rsid w:val="00F56A1C"/>
    <w:rsid w:val="00F56B41"/>
    <w:rsid w:val="00F57D90"/>
    <w:rsid w:val="00F61393"/>
    <w:rsid w:val="00F621B6"/>
    <w:rsid w:val="00F62351"/>
    <w:rsid w:val="00F62C3F"/>
    <w:rsid w:val="00F63256"/>
    <w:rsid w:val="00F63385"/>
    <w:rsid w:val="00F64769"/>
    <w:rsid w:val="00F64CEC"/>
    <w:rsid w:val="00F65124"/>
    <w:rsid w:val="00F66451"/>
    <w:rsid w:val="00F713A2"/>
    <w:rsid w:val="00F714CB"/>
    <w:rsid w:val="00F71E79"/>
    <w:rsid w:val="00F72C5A"/>
    <w:rsid w:val="00F72C76"/>
    <w:rsid w:val="00F72F3E"/>
    <w:rsid w:val="00F73980"/>
    <w:rsid w:val="00F73DB6"/>
    <w:rsid w:val="00F73F63"/>
    <w:rsid w:val="00F74E57"/>
    <w:rsid w:val="00F8090E"/>
    <w:rsid w:val="00F817A9"/>
    <w:rsid w:val="00F84858"/>
    <w:rsid w:val="00F84A6E"/>
    <w:rsid w:val="00F84B87"/>
    <w:rsid w:val="00F84D8F"/>
    <w:rsid w:val="00F85A94"/>
    <w:rsid w:val="00F86D1A"/>
    <w:rsid w:val="00F86D20"/>
    <w:rsid w:val="00F8734D"/>
    <w:rsid w:val="00F87953"/>
    <w:rsid w:val="00F905B1"/>
    <w:rsid w:val="00F91556"/>
    <w:rsid w:val="00F926F3"/>
    <w:rsid w:val="00F928AD"/>
    <w:rsid w:val="00F938BA"/>
    <w:rsid w:val="00F93F10"/>
    <w:rsid w:val="00F94C67"/>
    <w:rsid w:val="00F9563D"/>
    <w:rsid w:val="00F966C6"/>
    <w:rsid w:val="00F968AB"/>
    <w:rsid w:val="00F9736B"/>
    <w:rsid w:val="00FA02A8"/>
    <w:rsid w:val="00FA0AC7"/>
    <w:rsid w:val="00FA207B"/>
    <w:rsid w:val="00FA3BAD"/>
    <w:rsid w:val="00FA4392"/>
    <w:rsid w:val="00FA4A45"/>
    <w:rsid w:val="00FA6483"/>
    <w:rsid w:val="00FB0701"/>
    <w:rsid w:val="00FB07B9"/>
    <w:rsid w:val="00FB0A25"/>
    <w:rsid w:val="00FB0B06"/>
    <w:rsid w:val="00FB1A4F"/>
    <w:rsid w:val="00FB21C3"/>
    <w:rsid w:val="00FB2EB4"/>
    <w:rsid w:val="00FB3640"/>
    <w:rsid w:val="00FB3D58"/>
    <w:rsid w:val="00FB3E8E"/>
    <w:rsid w:val="00FB3EA9"/>
    <w:rsid w:val="00FB49A6"/>
    <w:rsid w:val="00FB4AD3"/>
    <w:rsid w:val="00FB545C"/>
    <w:rsid w:val="00FB7239"/>
    <w:rsid w:val="00FC13FE"/>
    <w:rsid w:val="00FC19DC"/>
    <w:rsid w:val="00FC1CC7"/>
    <w:rsid w:val="00FC2C04"/>
    <w:rsid w:val="00FC2E59"/>
    <w:rsid w:val="00FC5A49"/>
    <w:rsid w:val="00FC6372"/>
    <w:rsid w:val="00FC682E"/>
    <w:rsid w:val="00FC7AD8"/>
    <w:rsid w:val="00FC7CD1"/>
    <w:rsid w:val="00FD19A8"/>
    <w:rsid w:val="00FD276B"/>
    <w:rsid w:val="00FD313F"/>
    <w:rsid w:val="00FD3B0B"/>
    <w:rsid w:val="00FD3D03"/>
    <w:rsid w:val="00FD47B7"/>
    <w:rsid w:val="00FD4D6D"/>
    <w:rsid w:val="00FD52D7"/>
    <w:rsid w:val="00FD5888"/>
    <w:rsid w:val="00FD5F4F"/>
    <w:rsid w:val="00FD6895"/>
    <w:rsid w:val="00FD6B4C"/>
    <w:rsid w:val="00FD7C69"/>
    <w:rsid w:val="00FE042D"/>
    <w:rsid w:val="00FE10A1"/>
    <w:rsid w:val="00FE1F0E"/>
    <w:rsid w:val="00FE1F4B"/>
    <w:rsid w:val="00FE1FDD"/>
    <w:rsid w:val="00FE2590"/>
    <w:rsid w:val="00FE2AFE"/>
    <w:rsid w:val="00FE448E"/>
    <w:rsid w:val="00FE59F1"/>
    <w:rsid w:val="00FE6475"/>
    <w:rsid w:val="00FF01E7"/>
    <w:rsid w:val="00FF18D3"/>
    <w:rsid w:val="00FF18F8"/>
    <w:rsid w:val="00FF1BD9"/>
    <w:rsid w:val="00FF1CC0"/>
    <w:rsid w:val="00FF3BEE"/>
    <w:rsid w:val="00FF4ACB"/>
    <w:rsid w:val="00FF4B86"/>
    <w:rsid w:val="00FF4E59"/>
    <w:rsid w:val="00FF4F96"/>
    <w:rsid w:val="00FF5ABE"/>
    <w:rsid w:val="00FF60C0"/>
    <w:rsid w:val="00FF6550"/>
    <w:rsid w:val="00FF699C"/>
    <w:rsid w:val="00FF6DE6"/>
    <w:rsid w:val="00FF732E"/>
    <w:rsid w:val="00FF7747"/>
    <w:rsid w:val="00FF7BE6"/>
    <w:rsid w:val="014886EA"/>
    <w:rsid w:val="01FAA79B"/>
    <w:rsid w:val="0245DF88"/>
    <w:rsid w:val="028317A4"/>
    <w:rsid w:val="029A3FFE"/>
    <w:rsid w:val="029EBE55"/>
    <w:rsid w:val="02C852E0"/>
    <w:rsid w:val="02FFA565"/>
    <w:rsid w:val="0311AD7D"/>
    <w:rsid w:val="0375A0D9"/>
    <w:rsid w:val="03EA71EF"/>
    <w:rsid w:val="0410E665"/>
    <w:rsid w:val="0434D3E1"/>
    <w:rsid w:val="049790C7"/>
    <w:rsid w:val="04A1628D"/>
    <w:rsid w:val="04C68C58"/>
    <w:rsid w:val="04CA2DA4"/>
    <w:rsid w:val="0591E91A"/>
    <w:rsid w:val="05DB2014"/>
    <w:rsid w:val="0606C0EE"/>
    <w:rsid w:val="06113804"/>
    <w:rsid w:val="0662DF4F"/>
    <w:rsid w:val="06630F7C"/>
    <w:rsid w:val="067C3000"/>
    <w:rsid w:val="06836053"/>
    <w:rsid w:val="068B09D5"/>
    <w:rsid w:val="0713B477"/>
    <w:rsid w:val="075CF6FF"/>
    <w:rsid w:val="0760344C"/>
    <w:rsid w:val="07A807FB"/>
    <w:rsid w:val="07ADAE18"/>
    <w:rsid w:val="084911FC"/>
    <w:rsid w:val="08D10EF4"/>
    <w:rsid w:val="08DE7EDA"/>
    <w:rsid w:val="08E3065F"/>
    <w:rsid w:val="08EE7A28"/>
    <w:rsid w:val="08F7A26B"/>
    <w:rsid w:val="091260C0"/>
    <w:rsid w:val="091A41F1"/>
    <w:rsid w:val="096D2A1B"/>
    <w:rsid w:val="096D8623"/>
    <w:rsid w:val="0999DA9B"/>
    <w:rsid w:val="09C2F9C5"/>
    <w:rsid w:val="09F64383"/>
    <w:rsid w:val="0A16594B"/>
    <w:rsid w:val="0A1A13FF"/>
    <w:rsid w:val="0A891B99"/>
    <w:rsid w:val="0B11430F"/>
    <w:rsid w:val="0B4BCD51"/>
    <w:rsid w:val="0B885239"/>
    <w:rsid w:val="0BA20121"/>
    <w:rsid w:val="0BAC46E1"/>
    <w:rsid w:val="0BD31052"/>
    <w:rsid w:val="0C7912C5"/>
    <w:rsid w:val="0CB579EA"/>
    <w:rsid w:val="0D4E14B1"/>
    <w:rsid w:val="0E871D30"/>
    <w:rsid w:val="0EE7E525"/>
    <w:rsid w:val="0EF130AC"/>
    <w:rsid w:val="0EFE34B7"/>
    <w:rsid w:val="0F0AB7B3"/>
    <w:rsid w:val="0F346C4D"/>
    <w:rsid w:val="0F8FA6C4"/>
    <w:rsid w:val="0F94B465"/>
    <w:rsid w:val="0FC67C7E"/>
    <w:rsid w:val="0FE28640"/>
    <w:rsid w:val="1077E209"/>
    <w:rsid w:val="109BEFC2"/>
    <w:rsid w:val="10A4051F"/>
    <w:rsid w:val="1112A246"/>
    <w:rsid w:val="1170C83E"/>
    <w:rsid w:val="11832AD0"/>
    <w:rsid w:val="1189F600"/>
    <w:rsid w:val="11D723BD"/>
    <w:rsid w:val="11D781A1"/>
    <w:rsid w:val="11FDF4D6"/>
    <w:rsid w:val="120D87B2"/>
    <w:rsid w:val="12507C77"/>
    <w:rsid w:val="12C8E5B5"/>
    <w:rsid w:val="14449B0B"/>
    <w:rsid w:val="14665F39"/>
    <w:rsid w:val="147DB002"/>
    <w:rsid w:val="149FFC2D"/>
    <w:rsid w:val="15212E52"/>
    <w:rsid w:val="156B9232"/>
    <w:rsid w:val="157AA3F2"/>
    <w:rsid w:val="159D60BE"/>
    <w:rsid w:val="16198063"/>
    <w:rsid w:val="16CFBBA4"/>
    <w:rsid w:val="16EF2B7D"/>
    <w:rsid w:val="173A6C81"/>
    <w:rsid w:val="176344EF"/>
    <w:rsid w:val="179DFFFB"/>
    <w:rsid w:val="18092770"/>
    <w:rsid w:val="184CD5DE"/>
    <w:rsid w:val="18698018"/>
    <w:rsid w:val="18D861F1"/>
    <w:rsid w:val="18E8DFC9"/>
    <w:rsid w:val="196EF43E"/>
    <w:rsid w:val="1985F98E"/>
    <w:rsid w:val="19BBC358"/>
    <w:rsid w:val="19C96267"/>
    <w:rsid w:val="19E07BC2"/>
    <w:rsid w:val="1A466E87"/>
    <w:rsid w:val="1A771DAC"/>
    <w:rsid w:val="1AD560B9"/>
    <w:rsid w:val="1BBFB887"/>
    <w:rsid w:val="1C5B6C61"/>
    <w:rsid w:val="1C935A4F"/>
    <w:rsid w:val="1CA78BF1"/>
    <w:rsid w:val="1CC1BB42"/>
    <w:rsid w:val="1D0ADEE5"/>
    <w:rsid w:val="1DD30BAD"/>
    <w:rsid w:val="1E195239"/>
    <w:rsid w:val="1E4BD220"/>
    <w:rsid w:val="1ECC4E0F"/>
    <w:rsid w:val="1F4435DB"/>
    <w:rsid w:val="1F8D0BB7"/>
    <w:rsid w:val="1FC3D86C"/>
    <w:rsid w:val="1FD7908B"/>
    <w:rsid w:val="1FF2293C"/>
    <w:rsid w:val="1FF65E58"/>
    <w:rsid w:val="20091E76"/>
    <w:rsid w:val="200C5EBC"/>
    <w:rsid w:val="20138D56"/>
    <w:rsid w:val="2016584F"/>
    <w:rsid w:val="20E2E608"/>
    <w:rsid w:val="2108B2FC"/>
    <w:rsid w:val="21251218"/>
    <w:rsid w:val="21296F3A"/>
    <w:rsid w:val="212D10BB"/>
    <w:rsid w:val="213CD7AB"/>
    <w:rsid w:val="2186B16E"/>
    <w:rsid w:val="218F9881"/>
    <w:rsid w:val="21A6A9FA"/>
    <w:rsid w:val="223333A6"/>
    <w:rsid w:val="2252E3E4"/>
    <w:rsid w:val="22F63869"/>
    <w:rsid w:val="23626B98"/>
    <w:rsid w:val="23D8E136"/>
    <w:rsid w:val="23FAD1C6"/>
    <w:rsid w:val="23FB4B88"/>
    <w:rsid w:val="245F5BDD"/>
    <w:rsid w:val="2460B33E"/>
    <w:rsid w:val="2468970A"/>
    <w:rsid w:val="24821C57"/>
    <w:rsid w:val="24D7E2B6"/>
    <w:rsid w:val="24DD0A55"/>
    <w:rsid w:val="25065B55"/>
    <w:rsid w:val="254F68AC"/>
    <w:rsid w:val="258885AA"/>
    <w:rsid w:val="26258833"/>
    <w:rsid w:val="26BAE27E"/>
    <w:rsid w:val="26C84E58"/>
    <w:rsid w:val="26EE98BE"/>
    <w:rsid w:val="2736AFF0"/>
    <w:rsid w:val="275F7061"/>
    <w:rsid w:val="27DE7C05"/>
    <w:rsid w:val="28064AD4"/>
    <w:rsid w:val="280C43D0"/>
    <w:rsid w:val="2898A7D1"/>
    <w:rsid w:val="28ED6080"/>
    <w:rsid w:val="298D058E"/>
    <w:rsid w:val="29974513"/>
    <w:rsid w:val="29BC69C9"/>
    <w:rsid w:val="29C905B8"/>
    <w:rsid w:val="29D76DF6"/>
    <w:rsid w:val="2B3A6375"/>
    <w:rsid w:val="2B43B1C1"/>
    <w:rsid w:val="2C1ACB76"/>
    <w:rsid w:val="2C61335E"/>
    <w:rsid w:val="2D335274"/>
    <w:rsid w:val="2D579779"/>
    <w:rsid w:val="2D5DB523"/>
    <w:rsid w:val="2D994613"/>
    <w:rsid w:val="2DD8F481"/>
    <w:rsid w:val="2DDB5348"/>
    <w:rsid w:val="2E0765D4"/>
    <w:rsid w:val="2E2AE221"/>
    <w:rsid w:val="2E5CCA2F"/>
    <w:rsid w:val="2E757177"/>
    <w:rsid w:val="2ED0E507"/>
    <w:rsid w:val="2EDC4206"/>
    <w:rsid w:val="2EFE5A25"/>
    <w:rsid w:val="2FD27452"/>
    <w:rsid w:val="2FF244BE"/>
    <w:rsid w:val="301F7BCF"/>
    <w:rsid w:val="305D67F7"/>
    <w:rsid w:val="308258BF"/>
    <w:rsid w:val="30A1DA10"/>
    <w:rsid w:val="3143FB6E"/>
    <w:rsid w:val="32FEC3F2"/>
    <w:rsid w:val="33401885"/>
    <w:rsid w:val="334C8DFF"/>
    <w:rsid w:val="337F1B27"/>
    <w:rsid w:val="33AA276F"/>
    <w:rsid w:val="33BFBBF8"/>
    <w:rsid w:val="33FE2722"/>
    <w:rsid w:val="342C0ACD"/>
    <w:rsid w:val="34D53512"/>
    <w:rsid w:val="350DC61F"/>
    <w:rsid w:val="350F4001"/>
    <w:rsid w:val="358BE709"/>
    <w:rsid w:val="35AFA1E7"/>
    <w:rsid w:val="35B9A420"/>
    <w:rsid w:val="364A8B24"/>
    <w:rsid w:val="369CADDB"/>
    <w:rsid w:val="36BED6CE"/>
    <w:rsid w:val="36C2D11C"/>
    <w:rsid w:val="36C342FF"/>
    <w:rsid w:val="36CC2B6C"/>
    <w:rsid w:val="36F01F70"/>
    <w:rsid w:val="37164693"/>
    <w:rsid w:val="374BFAE9"/>
    <w:rsid w:val="37E36E25"/>
    <w:rsid w:val="38336FA0"/>
    <w:rsid w:val="385DB854"/>
    <w:rsid w:val="385F5585"/>
    <w:rsid w:val="387F0A9C"/>
    <w:rsid w:val="38CA7508"/>
    <w:rsid w:val="38D6ED7D"/>
    <w:rsid w:val="38DC7A28"/>
    <w:rsid w:val="391B49F9"/>
    <w:rsid w:val="39592F3A"/>
    <w:rsid w:val="39660560"/>
    <w:rsid w:val="39722662"/>
    <w:rsid w:val="39CAED23"/>
    <w:rsid w:val="39CB121C"/>
    <w:rsid w:val="3A59D24E"/>
    <w:rsid w:val="3A5BACC5"/>
    <w:rsid w:val="3A93DA63"/>
    <w:rsid w:val="3A99CEB0"/>
    <w:rsid w:val="3AF292EF"/>
    <w:rsid w:val="3BBED05E"/>
    <w:rsid w:val="3BC51CFB"/>
    <w:rsid w:val="3BF84674"/>
    <w:rsid w:val="3C24718C"/>
    <w:rsid w:val="3C70E332"/>
    <w:rsid w:val="3D06C089"/>
    <w:rsid w:val="3D27024B"/>
    <w:rsid w:val="3D9DF560"/>
    <w:rsid w:val="3EBD5559"/>
    <w:rsid w:val="3F5CA758"/>
    <w:rsid w:val="3F855348"/>
    <w:rsid w:val="3FA496F9"/>
    <w:rsid w:val="3FAB4656"/>
    <w:rsid w:val="40870FDC"/>
    <w:rsid w:val="40911510"/>
    <w:rsid w:val="40AF325F"/>
    <w:rsid w:val="40CD7E26"/>
    <w:rsid w:val="4116A5E3"/>
    <w:rsid w:val="4179062F"/>
    <w:rsid w:val="42473C77"/>
    <w:rsid w:val="42B673CE"/>
    <w:rsid w:val="42B9F978"/>
    <w:rsid w:val="42F810F4"/>
    <w:rsid w:val="42FBBF5F"/>
    <w:rsid w:val="43089B2E"/>
    <w:rsid w:val="433FBC8D"/>
    <w:rsid w:val="4350F764"/>
    <w:rsid w:val="439D0AAE"/>
    <w:rsid w:val="43F26BBB"/>
    <w:rsid w:val="4403507F"/>
    <w:rsid w:val="446ECC3F"/>
    <w:rsid w:val="447070FF"/>
    <w:rsid w:val="450BBC48"/>
    <w:rsid w:val="45354B0E"/>
    <w:rsid w:val="45877E81"/>
    <w:rsid w:val="45A7C4F4"/>
    <w:rsid w:val="45FF4864"/>
    <w:rsid w:val="4612CD25"/>
    <w:rsid w:val="461A1EA8"/>
    <w:rsid w:val="462A93C1"/>
    <w:rsid w:val="465BCF3D"/>
    <w:rsid w:val="47128F20"/>
    <w:rsid w:val="477558CC"/>
    <w:rsid w:val="477A22A5"/>
    <w:rsid w:val="4790E7E8"/>
    <w:rsid w:val="47F6B508"/>
    <w:rsid w:val="481CBEF3"/>
    <w:rsid w:val="4820FF6D"/>
    <w:rsid w:val="482C2B76"/>
    <w:rsid w:val="48EFC42F"/>
    <w:rsid w:val="48EFD798"/>
    <w:rsid w:val="492337E7"/>
    <w:rsid w:val="4924C931"/>
    <w:rsid w:val="492783B4"/>
    <w:rsid w:val="493D28E7"/>
    <w:rsid w:val="49501111"/>
    <w:rsid w:val="495F2A54"/>
    <w:rsid w:val="495FF30E"/>
    <w:rsid w:val="49710F8C"/>
    <w:rsid w:val="4A266A3E"/>
    <w:rsid w:val="4A553FC6"/>
    <w:rsid w:val="4AAC83D4"/>
    <w:rsid w:val="4AAD191A"/>
    <w:rsid w:val="4AAFC379"/>
    <w:rsid w:val="4AC0D751"/>
    <w:rsid w:val="4ACF1439"/>
    <w:rsid w:val="4B05CC1E"/>
    <w:rsid w:val="4B2F8C70"/>
    <w:rsid w:val="4B416614"/>
    <w:rsid w:val="4B732B1B"/>
    <w:rsid w:val="4C5EFE57"/>
    <w:rsid w:val="4C77407D"/>
    <w:rsid w:val="4CC7B73C"/>
    <w:rsid w:val="4CF13E2A"/>
    <w:rsid w:val="4CF5086B"/>
    <w:rsid w:val="4D457A1B"/>
    <w:rsid w:val="4D74AD1F"/>
    <w:rsid w:val="4D94017B"/>
    <w:rsid w:val="4E7F7EDD"/>
    <w:rsid w:val="4E90E22D"/>
    <w:rsid w:val="4E953050"/>
    <w:rsid w:val="4EC381A7"/>
    <w:rsid w:val="4EDB8805"/>
    <w:rsid w:val="4F0713E2"/>
    <w:rsid w:val="4FECF68D"/>
    <w:rsid w:val="506831E2"/>
    <w:rsid w:val="51F7502C"/>
    <w:rsid w:val="521FA544"/>
    <w:rsid w:val="526F0099"/>
    <w:rsid w:val="527842A1"/>
    <w:rsid w:val="5289AD29"/>
    <w:rsid w:val="52E8136F"/>
    <w:rsid w:val="5300A852"/>
    <w:rsid w:val="532C5936"/>
    <w:rsid w:val="53ABEA66"/>
    <w:rsid w:val="53E8FD94"/>
    <w:rsid w:val="54334E1E"/>
    <w:rsid w:val="5443BB24"/>
    <w:rsid w:val="54C19DAC"/>
    <w:rsid w:val="54C7B0AF"/>
    <w:rsid w:val="5523A39D"/>
    <w:rsid w:val="55692BE8"/>
    <w:rsid w:val="559E8549"/>
    <w:rsid w:val="55A1767D"/>
    <w:rsid w:val="55D6BE65"/>
    <w:rsid w:val="55F2FC9D"/>
    <w:rsid w:val="55FD4ABD"/>
    <w:rsid w:val="564017BF"/>
    <w:rsid w:val="56A2C205"/>
    <w:rsid w:val="56E05682"/>
    <w:rsid w:val="56EE22C9"/>
    <w:rsid w:val="56FB0204"/>
    <w:rsid w:val="570091D0"/>
    <w:rsid w:val="57572B63"/>
    <w:rsid w:val="577804A7"/>
    <w:rsid w:val="57A8FEA5"/>
    <w:rsid w:val="57C1757A"/>
    <w:rsid w:val="584F0BED"/>
    <w:rsid w:val="58540C03"/>
    <w:rsid w:val="5881C035"/>
    <w:rsid w:val="58B003FE"/>
    <w:rsid w:val="58CE2AFA"/>
    <w:rsid w:val="593050AD"/>
    <w:rsid w:val="597C9208"/>
    <w:rsid w:val="59A0F585"/>
    <w:rsid w:val="59E8D5B7"/>
    <w:rsid w:val="59FFF75A"/>
    <w:rsid w:val="5A2B5F88"/>
    <w:rsid w:val="5A5B869F"/>
    <w:rsid w:val="5A6494CB"/>
    <w:rsid w:val="5A837B49"/>
    <w:rsid w:val="5AEA586B"/>
    <w:rsid w:val="5B2B8ACD"/>
    <w:rsid w:val="5B2C86C2"/>
    <w:rsid w:val="5B2F72BD"/>
    <w:rsid w:val="5B9DE94B"/>
    <w:rsid w:val="5C26C4AD"/>
    <w:rsid w:val="5C307EF2"/>
    <w:rsid w:val="5C3A0D52"/>
    <w:rsid w:val="5C52DE2E"/>
    <w:rsid w:val="5C65577B"/>
    <w:rsid w:val="5CD1563B"/>
    <w:rsid w:val="5CEEB810"/>
    <w:rsid w:val="5D2F776C"/>
    <w:rsid w:val="5D4C3590"/>
    <w:rsid w:val="5D72EC11"/>
    <w:rsid w:val="5D893DBA"/>
    <w:rsid w:val="5DCB72CE"/>
    <w:rsid w:val="5EB27757"/>
    <w:rsid w:val="5EBDE6D7"/>
    <w:rsid w:val="5EF6B0F8"/>
    <w:rsid w:val="5F2F3066"/>
    <w:rsid w:val="5F520762"/>
    <w:rsid w:val="5FC237D0"/>
    <w:rsid w:val="606403CD"/>
    <w:rsid w:val="60A22315"/>
    <w:rsid w:val="60F5840B"/>
    <w:rsid w:val="61382078"/>
    <w:rsid w:val="61877A70"/>
    <w:rsid w:val="6195F4FF"/>
    <w:rsid w:val="61A46237"/>
    <w:rsid w:val="61EBDE81"/>
    <w:rsid w:val="61FA07B6"/>
    <w:rsid w:val="621EFED7"/>
    <w:rsid w:val="622AF6AF"/>
    <w:rsid w:val="62481EC0"/>
    <w:rsid w:val="62C3CC1C"/>
    <w:rsid w:val="62CC0CAD"/>
    <w:rsid w:val="630F7DC9"/>
    <w:rsid w:val="63442494"/>
    <w:rsid w:val="6360D32A"/>
    <w:rsid w:val="63A88F76"/>
    <w:rsid w:val="63FDC6A0"/>
    <w:rsid w:val="640A8F0F"/>
    <w:rsid w:val="6431E487"/>
    <w:rsid w:val="647AC57B"/>
    <w:rsid w:val="64BEE3F4"/>
    <w:rsid w:val="64DA3DB8"/>
    <w:rsid w:val="65558A7F"/>
    <w:rsid w:val="656661CA"/>
    <w:rsid w:val="66386A92"/>
    <w:rsid w:val="668694CD"/>
    <w:rsid w:val="66AC6E44"/>
    <w:rsid w:val="66B1BD4D"/>
    <w:rsid w:val="673563B3"/>
    <w:rsid w:val="675CC82C"/>
    <w:rsid w:val="67D3424F"/>
    <w:rsid w:val="6868B2A4"/>
    <w:rsid w:val="68A033AB"/>
    <w:rsid w:val="68C94202"/>
    <w:rsid w:val="69081E28"/>
    <w:rsid w:val="694F3A40"/>
    <w:rsid w:val="6997B898"/>
    <w:rsid w:val="69A160C4"/>
    <w:rsid w:val="69FAFBCC"/>
    <w:rsid w:val="6A4B1F07"/>
    <w:rsid w:val="6A6D8DD1"/>
    <w:rsid w:val="6B19F5A0"/>
    <w:rsid w:val="6B5EB780"/>
    <w:rsid w:val="6B76880C"/>
    <w:rsid w:val="6BCF27DB"/>
    <w:rsid w:val="6C11BB99"/>
    <w:rsid w:val="6CAC38BC"/>
    <w:rsid w:val="6CFA7F02"/>
    <w:rsid w:val="6CFB0DAC"/>
    <w:rsid w:val="6D438D77"/>
    <w:rsid w:val="6D8F4AC2"/>
    <w:rsid w:val="6ECFB631"/>
    <w:rsid w:val="6EFA95A5"/>
    <w:rsid w:val="6F5E45CC"/>
    <w:rsid w:val="6FA864A6"/>
    <w:rsid w:val="702A8DA7"/>
    <w:rsid w:val="7041D971"/>
    <w:rsid w:val="7055A417"/>
    <w:rsid w:val="7071AF25"/>
    <w:rsid w:val="70BDB416"/>
    <w:rsid w:val="7133E8B4"/>
    <w:rsid w:val="719C8DEC"/>
    <w:rsid w:val="71F4C288"/>
    <w:rsid w:val="72425DE6"/>
    <w:rsid w:val="7255A8BB"/>
    <w:rsid w:val="72798853"/>
    <w:rsid w:val="72A71B5C"/>
    <w:rsid w:val="72DB2236"/>
    <w:rsid w:val="72E6EA17"/>
    <w:rsid w:val="73282B0F"/>
    <w:rsid w:val="735B722E"/>
    <w:rsid w:val="7410304D"/>
    <w:rsid w:val="7531E858"/>
    <w:rsid w:val="757F6DE2"/>
    <w:rsid w:val="75F4EF23"/>
    <w:rsid w:val="76069CF8"/>
    <w:rsid w:val="76117084"/>
    <w:rsid w:val="7635DE0D"/>
    <w:rsid w:val="7668A901"/>
    <w:rsid w:val="766CC12F"/>
    <w:rsid w:val="76E4B607"/>
    <w:rsid w:val="77220B08"/>
    <w:rsid w:val="776DFF01"/>
    <w:rsid w:val="780D5FB9"/>
    <w:rsid w:val="7873D650"/>
    <w:rsid w:val="787C3BF1"/>
    <w:rsid w:val="788D5160"/>
    <w:rsid w:val="78B790DA"/>
    <w:rsid w:val="78BB94B3"/>
    <w:rsid w:val="78D44508"/>
    <w:rsid w:val="790A734B"/>
    <w:rsid w:val="79361E8F"/>
    <w:rsid w:val="79705219"/>
    <w:rsid w:val="7A973844"/>
    <w:rsid w:val="7A9F560B"/>
    <w:rsid w:val="7B8A3C0F"/>
    <w:rsid w:val="7B9B285C"/>
    <w:rsid w:val="7BA509E1"/>
    <w:rsid w:val="7BC1AD1A"/>
    <w:rsid w:val="7BD0AA38"/>
    <w:rsid w:val="7BD18BF5"/>
    <w:rsid w:val="7BD54A9B"/>
    <w:rsid w:val="7BF74888"/>
    <w:rsid w:val="7CB58A63"/>
    <w:rsid w:val="7D33B825"/>
    <w:rsid w:val="7D360899"/>
    <w:rsid w:val="7D3B8336"/>
    <w:rsid w:val="7D52D52D"/>
    <w:rsid w:val="7DDDE9C9"/>
    <w:rsid w:val="7E01F16E"/>
    <w:rsid w:val="7E47FD5A"/>
    <w:rsid w:val="7F65FDF9"/>
    <w:rsid w:val="7F8EE71B"/>
    <w:rsid w:val="7FFB25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01D622"/>
  <w15:chartTrackingRefBased/>
  <w15:docId w15:val="{425287CF-5563-4029-99F5-CF66BE3CA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D90"/>
    <w:pPr>
      <w:spacing w:after="240" w:line="230" w:lineRule="atLeast"/>
      <w:jc w:val="both"/>
    </w:pPr>
    <w:rPr>
      <w:rFonts w:ascii="Arial" w:hAnsi="Arial"/>
      <w:lang w:val="en-GB"/>
    </w:rPr>
  </w:style>
  <w:style w:type="paragraph" w:styleId="Heading1">
    <w:name w:val="heading 1"/>
    <w:basedOn w:val="Normal"/>
    <w:next w:val="Normal"/>
    <w:qFormat/>
    <w:pPr>
      <w:keepNext/>
      <w:tabs>
        <w:tab w:val="left" w:pos="400"/>
        <w:tab w:val="left" w:pos="560"/>
      </w:tabs>
      <w:suppressAutoHyphens/>
      <w:spacing w:before="270" w:line="-270" w:lineRule="auto"/>
      <w:jc w:val="left"/>
      <w:outlineLvl w:val="0"/>
    </w:pPr>
    <w:rPr>
      <w:b/>
      <w:sz w:val="24"/>
    </w:rPr>
  </w:style>
  <w:style w:type="paragraph" w:styleId="Heading2">
    <w:name w:val="heading 2"/>
    <w:basedOn w:val="Heading1"/>
    <w:next w:val="Normal"/>
    <w:qFormat/>
    <w:pPr>
      <w:tabs>
        <w:tab w:val="clear" w:pos="400"/>
        <w:tab w:val="clear" w:pos="560"/>
        <w:tab w:val="left" w:pos="540"/>
        <w:tab w:val="left" w:pos="700"/>
      </w:tabs>
      <w:spacing w:before="60" w:line="-250" w:lineRule="auto"/>
      <w:outlineLvl w:val="1"/>
    </w:pPr>
    <w:rPr>
      <w:sz w:val="22"/>
    </w:rPr>
  </w:style>
  <w:style w:type="paragraph" w:styleId="Heading3">
    <w:name w:val="heading 3"/>
    <w:basedOn w:val="Heading1"/>
    <w:next w:val="Normal"/>
    <w:qFormat/>
    <w:pPr>
      <w:tabs>
        <w:tab w:val="clear" w:pos="400"/>
        <w:tab w:val="clear" w:pos="560"/>
        <w:tab w:val="left" w:pos="660"/>
        <w:tab w:val="left" w:pos="880"/>
      </w:tabs>
      <w:spacing w:before="60" w:line="-230" w:lineRule="auto"/>
      <w:outlineLvl w:val="2"/>
    </w:pPr>
    <w:rPr>
      <w:sz w:val="20"/>
    </w:rPr>
  </w:style>
  <w:style w:type="paragraph" w:styleId="Heading4">
    <w:name w:val="heading 4"/>
    <w:basedOn w:val="Heading3"/>
    <w:next w:val="Normal"/>
    <w:qFormat/>
    <w:pPr>
      <w:tabs>
        <w:tab w:val="clear" w:pos="660"/>
        <w:tab w:val="clear" w:pos="880"/>
        <w:tab w:val="left" w:pos="940"/>
        <w:tab w:val="left" w:pos="1140"/>
        <w:tab w:val="left" w:pos="1360"/>
      </w:tabs>
      <w:outlineLvl w:val="3"/>
    </w:pPr>
  </w:style>
  <w:style w:type="paragraph" w:styleId="Heading5">
    <w:name w:val="heading 5"/>
    <w:basedOn w:val="Heading4"/>
    <w:next w:val="Normal"/>
    <w:qFormat/>
    <w:pPr>
      <w:tabs>
        <w:tab w:val="clear" w:pos="940"/>
        <w:tab w:val="clear" w:pos="1140"/>
        <w:tab w:val="clear" w:pos="1360"/>
        <w:tab w:val="left" w:pos="1080"/>
      </w:tabs>
      <w:outlineLvl w:val="4"/>
    </w:pPr>
  </w:style>
  <w:style w:type="paragraph" w:styleId="Heading6">
    <w:name w:val="heading 6"/>
    <w:basedOn w:val="Heading5"/>
    <w:next w:val="Normal"/>
    <w:qFormat/>
    <w:pPr>
      <w:tabs>
        <w:tab w:val="clear" w:pos="1080"/>
        <w:tab w:val="left" w:pos="1440"/>
      </w:tabs>
      <w:outlineLvl w:val="5"/>
    </w:pPr>
  </w:style>
  <w:style w:type="paragraph" w:styleId="Heading7">
    <w:name w:val="heading 7"/>
    <w:basedOn w:val="Heading6"/>
    <w:next w:val="Normal"/>
    <w:qFormat/>
    <w:pPr>
      <w:outlineLvl w:val="6"/>
    </w:pPr>
  </w:style>
  <w:style w:type="paragraph" w:styleId="Heading8">
    <w:name w:val="heading 8"/>
    <w:basedOn w:val="Heading6"/>
    <w:next w:val="Normal"/>
    <w:qFormat/>
    <w:pPr>
      <w:tabs>
        <w:tab w:val="clear" w:pos="1440"/>
        <w:tab w:val="left" w:pos="1800"/>
      </w:tabs>
      <w:outlineLvl w:val="7"/>
    </w:pPr>
  </w:style>
  <w:style w:type="paragraph" w:styleId="Heading9">
    <w:name w:val="heading 9"/>
    <w:basedOn w:val="Heading6"/>
    <w:next w:val="Normal"/>
    <w:qFormat/>
    <w:pPr>
      <w:tabs>
        <w:tab w:val="clear" w:pos="1440"/>
        <w:tab w:val="left" w:pos="180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pPr>
      <w:tabs>
        <w:tab w:val="clear" w:pos="540"/>
        <w:tab w:val="clear" w:pos="700"/>
        <w:tab w:val="left" w:pos="500"/>
        <w:tab w:val="left" w:pos="720"/>
      </w:tabs>
      <w:spacing w:before="270" w:line="270" w:lineRule="exact"/>
    </w:pPr>
    <w:rPr>
      <w:sz w:val="24"/>
    </w:rPr>
  </w:style>
  <w:style w:type="paragraph" w:customStyle="1" w:styleId="a3">
    <w:name w:val="a3"/>
    <w:basedOn w:val="Heading3"/>
    <w:next w:val="Normal"/>
    <w:pPr>
      <w:tabs>
        <w:tab w:val="clear" w:pos="660"/>
        <w:tab w:val="left" w:pos="640"/>
      </w:tabs>
      <w:spacing w:line="250" w:lineRule="exact"/>
    </w:pPr>
    <w:rPr>
      <w:sz w:val="22"/>
    </w:rPr>
  </w:style>
  <w:style w:type="paragraph" w:customStyle="1" w:styleId="a4">
    <w:name w:val="a4"/>
    <w:basedOn w:val="Heading4"/>
    <w:next w:val="Normal"/>
    <w:pPr>
      <w:tabs>
        <w:tab w:val="clear" w:pos="940"/>
        <w:tab w:val="clear" w:pos="1140"/>
        <w:tab w:val="clear" w:pos="1360"/>
        <w:tab w:val="left" w:pos="879"/>
        <w:tab w:val="left" w:pos="1060"/>
      </w:tabs>
      <w:spacing w:line="230" w:lineRule="exact"/>
    </w:pPr>
  </w:style>
  <w:style w:type="paragraph" w:customStyle="1" w:styleId="a5">
    <w:name w:val="a5"/>
    <w:basedOn w:val="Heading5"/>
    <w:next w:val="Normal"/>
    <w:pPr>
      <w:tabs>
        <w:tab w:val="clear" w:pos="1080"/>
        <w:tab w:val="left" w:pos="1140"/>
        <w:tab w:val="left" w:pos="1360"/>
      </w:tabs>
      <w:spacing w:line="230" w:lineRule="exact"/>
    </w:pPr>
  </w:style>
  <w:style w:type="paragraph" w:customStyle="1" w:styleId="a6">
    <w:name w:val="a6"/>
    <w:basedOn w:val="Heading6"/>
    <w:next w:val="Normal"/>
    <w:pPr>
      <w:tabs>
        <w:tab w:val="clear" w:pos="1440"/>
        <w:tab w:val="left" w:pos="1140"/>
        <w:tab w:val="left" w:pos="1360"/>
      </w:tabs>
      <w:spacing w:line="230" w:lineRule="exact"/>
    </w:pPr>
  </w:style>
  <w:style w:type="paragraph" w:customStyle="1" w:styleId="ANNEX">
    <w:name w:val="ANNEX"/>
    <w:basedOn w:val="Normal"/>
    <w:next w:val="Normal"/>
    <w:pPr>
      <w:keepNext/>
      <w:pageBreakBefore/>
      <w:spacing w:after="760" w:line="-310" w:lineRule="auto"/>
      <w:jc w:val="center"/>
    </w:pPr>
    <w:rPr>
      <w:b/>
      <w:sz w:val="28"/>
    </w:rPr>
  </w:style>
  <w:style w:type="character" w:styleId="FootnoteReference">
    <w:name w:val="footnote reference"/>
    <w:basedOn w:val="DefaultParagraphFont"/>
    <w:semiHidden/>
    <w:rPr>
      <w:position w:val="6"/>
      <w:sz w:val="16"/>
      <w:vertAlign w:val="baseline"/>
    </w:rPr>
  </w:style>
  <w:style w:type="paragraph" w:customStyle="1" w:styleId="Bibliography1">
    <w:name w:val="Bibliography1"/>
    <w:basedOn w:val="Normal"/>
    <w:pPr>
      <w:tabs>
        <w:tab w:val="left" w:pos="660"/>
      </w:tabs>
      <w:ind w:left="658" w:hanging="658"/>
    </w:pPr>
  </w:style>
  <w:style w:type="paragraph" w:styleId="BodyText">
    <w:name w:val="Body Text"/>
    <w:basedOn w:val="Normal"/>
    <w:link w:val="BodyTextChar"/>
    <w:semiHidden/>
    <w:pPr>
      <w:spacing w:before="60" w:after="60" w:line="210" w:lineRule="atLeast"/>
    </w:pPr>
    <w:rPr>
      <w:sz w:val="18"/>
    </w:rPr>
  </w:style>
  <w:style w:type="paragraph" w:styleId="BodyText2">
    <w:name w:val="Body Text 2"/>
    <w:basedOn w:val="Normal"/>
    <w:semiHidden/>
    <w:pPr>
      <w:spacing w:before="60" w:after="60" w:line="190" w:lineRule="atLeast"/>
    </w:pPr>
    <w:rPr>
      <w:sz w:val="16"/>
    </w:rPr>
  </w:style>
  <w:style w:type="paragraph" w:styleId="BodyText3">
    <w:name w:val="Body Text 3"/>
    <w:basedOn w:val="Normal"/>
    <w:semiHidden/>
    <w:pPr>
      <w:spacing w:before="60" w:after="60" w:line="170" w:lineRule="atLeast"/>
    </w:pPr>
    <w:rPr>
      <w:sz w:val="14"/>
    </w:rPr>
  </w:style>
  <w:style w:type="paragraph" w:customStyle="1" w:styleId="Definition">
    <w:name w:val="Definition"/>
    <w:basedOn w:val="Normal"/>
    <w:next w:val="Normal"/>
  </w:style>
  <w:style w:type="character" w:customStyle="1" w:styleId="Defterms">
    <w:name w:val="Defterms"/>
    <w:basedOn w:val="DefaultParagraphFont"/>
    <w:rPr>
      <w:color w:val="auto"/>
    </w:rPr>
  </w:style>
  <w:style w:type="paragraph" w:styleId="Header">
    <w:name w:val="header"/>
    <w:basedOn w:val="Normal"/>
    <w:semiHidden/>
    <w:pPr>
      <w:spacing w:after="740" w:line="-220" w:lineRule="auto"/>
    </w:pPr>
    <w:rPr>
      <w:b/>
      <w:sz w:val="22"/>
    </w:rPr>
  </w:style>
  <w:style w:type="paragraph" w:customStyle="1" w:styleId="Example">
    <w:name w:val="Example"/>
    <w:basedOn w:val="Normal"/>
    <w:next w:val="Normal"/>
    <w:pPr>
      <w:tabs>
        <w:tab w:val="left" w:pos="1360"/>
      </w:tabs>
      <w:spacing w:line="210" w:lineRule="atLeast"/>
    </w:pPr>
    <w:rPr>
      <w:sz w:val="18"/>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Index1">
    <w:name w:val="index 1"/>
    <w:basedOn w:val="Normal"/>
    <w:semiHidden/>
    <w:pPr>
      <w:spacing w:after="0" w:line="210" w:lineRule="atLeast"/>
      <w:ind w:left="340" w:hanging="340"/>
      <w:jc w:val="left"/>
    </w:pPr>
    <w:rPr>
      <w:b/>
      <w:sz w:val="18"/>
    </w:r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styleId="ListNumber">
    <w:name w:val="List Number"/>
    <w:basedOn w:val="Normal"/>
    <w:semiHidden/>
    <w:pPr>
      <w:tabs>
        <w:tab w:val="left" w:pos="400"/>
      </w:tabs>
      <w:ind w:left="400" w:hanging="400"/>
    </w:pPr>
  </w:style>
  <w:style w:type="paragraph" w:styleId="ListNumber2">
    <w:name w:val="List Number 2"/>
    <w:basedOn w:val="Normal"/>
    <w:semiHidden/>
    <w:pPr>
      <w:tabs>
        <w:tab w:val="left" w:pos="800"/>
      </w:tabs>
      <w:ind w:left="800" w:hanging="400"/>
    </w:pPr>
  </w:style>
  <w:style w:type="paragraph" w:styleId="ListNumber3">
    <w:name w:val="List Number 3"/>
    <w:basedOn w:val="Normal"/>
    <w:semiHidden/>
    <w:pPr>
      <w:tabs>
        <w:tab w:val="left" w:pos="1200"/>
      </w:tabs>
      <w:ind w:left="1200" w:hanging="400"/>
    </w:pPr>
  </w:style>
  <w:style w:type="paragraph" w:styleId="ListNumber4">
    <w:name w:val="List Number 4"/>
    <w:basedOn w:val="Normal"/>
    <w:semiHidden/>
    <w:pPr>
      <w:tabs>
        <w:tab w:val="left" w:pos="1600"/>
      </w:tabs>
      <w:ind w:left="1600" w:hanging="400"/>
    </w:pPr>
  </w:style>
  <w:style w:type="paragraph" w:styleId="ListContinue">
    <w:name w:val="List Continue"/>
    <w:basedOn w:val="Normal"/>
    <w:semiHidden/>
    <w:pPr>
      <w:tabs>
        <w:tab w:val="left" w:pos="400"/>
      </w:tabs>
      <w:ind w:left="400" w:hanging="400"/>
    </w:pPr>
  </w:style>
  <w:style w:type="paragraph" w:styleId="ListContinue2">
    <w:name w:val="List Continue 2"/>
    <w:basedOn w:val="ListContinue"/>
    <w:semiHidden/>
    <w:pPr>
      <w:tabs>
        <w:tab w:val="clear" w:pos="400"/>
        <w:tab w:val="left" w:pos="800"/>
      </w:tabs>
      <w:ind w:left="800"/>
    </w:pPr>
  </w:style>
  <w:style w:type="paragraph" w:styleId="ListContinue3">
    <w:name w:val="List Continue 3"/>
    <w:basedOn w:val="ListContinue"/>
    <w:semiHidden/>
    <w:pPr>
      <w:tabs>
        <w:tab w:val="clear" w:pos="400"/>
        <w:tab w:val="left" w:pos="1200"/>
      </w:tabs>
      <w:ind w:left="1200"/>
    </w:pPr>
  </w:style>
  <w:style w:type="paragraph" w:styleId="ListContinue4">
    <w:name w:val="List Continue 4"/>
    <w:basedOn w:val="ListContinue"/>
    <w:semiHidden/>
    <w:pPr>
      <w:tabs>
        <w:tab w:val="clear" w:pos="400"/>
        <w:tab w:val="left" w:pos="1600"/>
      </w:tabs>
      <w:ind w:left="1600"/>
    </w:pPr>
  </w:style>
  <w:style w:type="paragraph" w:customStyle="1" w:styleId="Note">
    <w:name w:val="Note"/>
    <w:basedOn w:val="Normal"/>
    <w:next w:val="Normal"/>
    <w:pPr>
      <w:tabs>
        <w:tab w:val="left" w:pos="960"/>
      </w:tabs>
      <w:spacing w:line="210" w:lineRule="atLeast"/>
    </w:pPr>
    <w:rPr>
      <w:sz w:val="18"/>
    </w:rPr>
  </w:style>
  <w:style w:type="paragraph" w:styleId="FootnoteText">
    <w:name w:val="footnote text"/>
    <w:basedOn w:val="Normal"/>
    <w:semiHidden/>
    <w:pPr>
      <w:tabs>
        <w:tab w:val="left" w:pos="340"/>
      </w:tabs>
      <w:spacing w:after="120" w:line="210" w:lineRule="atLeast"/>
    </w:pPr>
    <w:rPr>
      <w:sz w:val="18"/>
    </w:rPr>
  </w:style>
  <w:style w:type="character" w:styleId="PageNumber">
    <w:name w:val="page number"/>
    <w:basedOn w:val="DefaultParagraphFont"/>
    <w:semiHidden/>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styleId="Footer">
    <w:name w:val="footer"/>
    <w:basedOn w:val="Normal"/>
    <w:semiHidden/>
    <w:pPr>
      <w:spacing w:after="0" w:line="-220" w:lineRule="auto"/>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auto"/>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IndexHeading">
    <w:name w:val="index heading"/>
    <w:basedOn w:val="Normal"/>
    <w:next w:val="Index1"/>
    <w:semiHidden/>
    <w:pPr>
      <w:keepNext/>
      <w:spacing w:before="480" w:after="210"/>
      <w:jc w:val="center"/>
    </w:p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noProof/>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rPr>
      <w:noProof w:val="0"/>
    </w:r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paragraph" w:customStyle="1" w:styleId="zzBiblio">
    <w:name w:val="zzBiblio"/>
    <w:basedOn w:val="Normal"/>
    <w:next w:val="Bibliography1"/>
    <w:pPr>
      <w:pageBreakBefore/>
      <w:spacing w:after="760" w:line="-310" w:lineRule="auto"/>
      <w:jc w:val="center"/>
    </w:pPr>
    <w:rPr>
      <w:b/>
      <w:sz w:val="28"/>
    </w:rPr>
  </w:style>
  <w:style w:type="paragraph" w:customStyle="1" w:styleId="zzContents">
    <w:name w:val="zzContents"/>
    <w:basedOn w:val="Introduction"/>
    <w:next w:val="TOC1"/>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pPr>
      <w:spacing w:line="310" w:lineRule="exact"/>
    </w:pPr>
  </w:style>
  <w:style w:type="paragraph" w:customStyle="1" w:styleId="zzSTDTitle">
    <w:name w:val="zzSTDTitle"/>
    <w:basedOn w:val="Normal"/>
    <w:next w:val="Normal"/>
    <w:pPr>
      <w:suppressAutoHyphens/>
      <w:spacing w:before="400" w:after="760" w:line="-350" w:lineRule="auto"/>
      <w:jc w:val="left"/>
    </w:pPr>
    <w:rPr>
      <w:b/>
      <w:color w:val="0000FF"/>
      <w:sz w:val="32"/>
    </w:rPr>
  </w:style>
  <w:style w:type="character" w:customStyle="1" w:styleId="ExtXref">
    <w:name w:val="ExtXref"/>
    <w:basedOn w:val="DefaultParagraphFont"/>
    <w:rPr>
      <w:color w:val="auto"/>
    </w:rPr>
  </w:style>
  <w:style w:type="paragraph" w:customStyle="1" w:styleId="BodyText4">
    <w:name w:val="Body Text 4"/>
    <w:basedOn w:val="Normal"/>
    <w:pPr>
      <w:spacing w:before="60" w:after="60"/>
    </w:pPr>
  </w:style>
  <w:style w:type="paragraph" w:customStyle="1" w:styleId="dl">
    <w:name w:val="dl"/>
    <w:basedOn w:val="Normal"/>
    <w:pPr>
      <w:ind w:left="800" w:hanging="400"/>
    </w:pPr>
  </w:style>
  <w:style w:type="character" w:customStyle="1" w:styleId="MTEquationSection">
    <w:name w:val="MTEquationSection"/>
    <w:basedOn w:val="DefaultParagraphFont"/>
    <w:rPr>
      <w:vanish/>
      <w:color w:val="FF0000"/>
    </w:rPr>
  </w:style>
  <w:style w:type="paragraph" w:customStyle="1" w:styleId="Tabletext9">
    <w:name w:val="Table text (9)"/>
    <w:basedOn w:val="Normal"/>
    <w:pPr>
      <w:spacing w:before="60" w:after="60" w:line="210" w:lineRule="atLeast"/>
    </w:pPr>
    <w:rPr>
      <w:sz w:val="18"/>
    </w:r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character" w:styleId="Hyperlink">
    <w:name w:val="Hyperlink"/>
    <w:basedOn w:val="DefaultParagraphFont"/>
    <w:uiPriority w:val="99"/>
    <w:rPr>
      <w:color w:val="0000FF"/>
      <w:u w:val="single"/>
    </w:rPr>
  </w:style>
  <w:style w:type="paragraph" w:customStyle="1" w:styleId="Tabletext8">
    <w:name w:val="Table text (8)"/>
    <w:basedOn w:val="Tabletext9"/>
    <w:pPr>
      <w:spacing w:line="190" w:lineRule="atLeast"/>
    </w:pPr>
    <w:rPr>
      <w:sz w:val="16"/>
    </w:rPr>
  </w:style>
  <w:style w:type="paragraph" w:customStyle="1" w:styleId="Tabletext7">
    <w:name w:val="Table text (7)"/>
    <w:basedOn w:val="Tabletext9"/>
    <w:pPr>
      <w:spacing w:line="170" w:lineRule="atLeast"/>
    </w:pPr>
    <w:rPr>
      <w:sz w:val="14"/>
    </w:rPr>
  </w:style>
  <w:style w:type="paragraph" w:customStyle="1" w:styleId="Tabletext10">
    <w:name w:val="Table text (10)"/>
    <w:basedOn w:val="Tabletext9"/>
    <w:pPr>
      <w:spacing w:line="230" w:lineRule="atLeast"/>
    </w:pPr>
    <w:rPr>
      <w:sz w:val="20"/>
    </w:rPr>
  </w:style>
  <w:style w:type="paragraph" w:styleId="ListParagraph">
    <w:name w:val="List Paragraph"/>
    <w:basedOn w:val="Normal"/>
    <w:uiPriority w:val="34"/>
    <w:qFormat/>
    <w:rsid w:val="0011306A"/>
    <w:pPr>
      <w:ind w:left="720"/>
      <w:contextualSpacing/>
    </w:pPr>
  </w:style>
  <w:style w:type="character" w:styleId="FollowedHyperlink">
    <w:name w:val="FollowedHyperlink"/>
    <w:basedOn w:val="DefaultParagraphFont"/>
    <w:uiPriority w:val="99"/>
    <w:semiHidden/>
    <w:unhideWhenUsed/>
    <w:rsid w:val="0089193D"/>
    <w:rPr>
      <w:color w:val="954F72" w:themeColor="followedHyperlink"/>
      <w:u w:val="single"/>
    </w:rPr>
  </w:style>
  <w:style w:type="character" w:customStyle="1" w:styleId="normaltextrun">
    <w:name w:val="normaltextrun"/>
    <w:basedOn w:val="DefaultParagraphFont"/>
    <w:rsid w:val="00AC7D25"/>
  </w:style>
  <w:style w:type="character" w:customStyle="1" w:styleId="eop">
    <w:name w:val="eop"/>
    <w:basedOn w:val="DefaultParagraphFont"/>
    <w:rsid w:val="00AC7D25"/>
  </w:style>
  <w:style w:type="paragraph" w:customStyle="1" w:styleId="paragraph">
    <w:name w:val="paragraph"/>
    <w:basedOn w:val="Normal"/>
    <w:rsid w:val="00AC7D25"/>
    <w:pPr>
      <w:spacing w:before="100" w:beforeAutospacing="1" w:after="100" w:afterAutospacing="1" w:line="240" w:lineRule="auto"/>
      <w:jc w:val="left"/>
    </w:pPr>
    <w:rPr>
      <w:rFonts w:ascii="Times New Roman" w:hAnsi="Times New Roman"/>
      <w:sz w:val="24"/>
      <w:szCs w:val="24"/>
      <w:lang w:val="en-US"/>
    </w:rPr>
  </w:style>
  <w:style w:type="character" w:customStyle="1" w:styleId="scxw92874623">
    <w:name w:val="scxw92874623"/>
    <w:basedOn w:val="DefaultParagraphFont"/>
    <w:rsid w:val="00CE28F2"/>
  </w:style>
  <w:style w:type="character" w:customStyle="1" w:styleId="pagebreaktextspan">
    <w:name w:val="pagebreaktextspan"/>
    <w:basedOn w:val="DefaultParagraphFont"/>
    <w:rsid w:val="00E07CE1"/>
  </w:style>
  <w:style w:type="character" w:customStyle="1" w:styleId="scxw75496850">
    <w:name w:val="scxw75496850"/>
    <w:basedOn w:val="DefaultParagraphFont"/>
    <w:rsid w:val="00087D1F"/>
  </w:style>
  <w:style w:type="character" w:styleId="CommentReference">
    <w:name w:val="annotation reference"/>
    <w:basedOn w:val="DefaultParagraphFont"/>
    <w:uiPriority w:val="99"/>
    <w:semiHidden/>
    <w:unhideWhenUsed/>
    <w:rsid w:val="00432120"/>
    <w:rPr>
      <w:sz w:val="16"/>
      <w:szCs w:val="16"/>
    </w:rPr>
  </w:style>
  <w:style w:type="paragraph" w:styleId="CommentText">
    <w:name w:val="annotation text"/>
    <w:basedOn w:val="Normal"/>
    <w:link w:val="CommentTextChar"/>
    <w:uiPriority w:val="99"/>
    <w:unhideWhenUsed/>
    <w:rsid w:val="00432120"/>
    <w:pPr>
      <w:spacing w:line="240" w:lineRule="auto"/>
    </w:pPr>
  </w:style>
  <w:style w:type="character" w:customStyle="1" w:styleId="CommentTextChar">
    <w:name w:val="Comment Text Char"/>
    <w:basedOn w:val="DefaultParagraphFont"/>
    <w:link w:val="CommentText"/>
    <w:uiPriority w:val="99"/>
    <w:rsid w:val="00432120"/>
    <w:rPr>
      <w:rFonts w:ascii="Arial" w:hAnsi="Arial"/>
      <w:lang w:val="en-GB"/>
    </w:rPr>
  </w:style>
  <w:style w:type="paragraph" w:styleId="CommentSubject">
    <w:name w:val="annotation subject"/>
    <w:basedOn w:val="CommentText"/>
    <w:next w:val="CommentText"/>
    <w:link w:val="CommentSubjectChar"/>
    <w:uiPriority w:val="99"/>
    <w:semiHidden/>
    <w:unhideWhenUsed/>
    <w:rsid w:val="00432120"/>
    <w:rPr>
      <w:b/>
      <w:bCs/>
    </w:rPr>
  </w:style>
  <w:style w:type="character" w:customStyle="1" w:styleId="CommentSubjectChar">
    <w:name w:val="Comment Subject Char"/>
    <w:basedOn w:val="CommentTextChar"/>
    <w:link w:val="CommentSubject"/>
    <w:uiPriority w:val="99"/>
    <w:semiHidden/>
    <w:rsid w:val="00432120"/>
    <w:rPr>
      <w:rFonts w:ascii="Arial" w:hAnsi="Arial"/>
      <w:b/>
      <w:bCs/>
      <w:lang w:val="en-GB"/>
    </w:rPr>
  </w:style>
  <w:style w:type="character" w:styleId="UnresolvedMention">
    <w:name w:val="Unresolved Mention"/>
    <w:basedOn w:val="DefaultParagraphFont"/>
    <w:uiPriority w:val="99"/>
    <w:semiHidden/>
    <w:unhideWhenUsed/>
    <w:rsid w:val="00EB0992"/>
    <w:rPr>
      <w:color w:val="605E5C"/>
      <w:shd w:val="clear" w:color="auto" w:fill="E1DFDD"/>
    </w:rPr>
  </w:style>
  <w:style w:type="character" w:customStyle="1" w:styleId="BodyTextChar">
    <w:name w:val="Body Text Char"/>
    <w:basedOn w:val="DefaultParagraphFont"/>
    <w:link w:val="BodyText"/>
    <w:semiHidden/>
    <w:rsid w:val="00EB0992"/>
    <w:rPr>
      <w:rFonts w:ascii="Arial" w:hAnsi="Arial"/>
      <w:sz w:val="18"/>
      <w:lang w:val="en-GB"/>
    </w:rPr>
  </w:style>
  <w:style w:type="paragraph" w:styleId="Revision">
    <w:name w:val="Revision"/>
    <w:hidden/>
    <w:uiPriority w:val="99"/>
    <w:semiHidden/>
    <w:rsid w:val="001D5863"/>
    <w:rPr>
      <w:rFonts w:ascii="Arial" w:hAnsi="Arial"/>
      <w:lang w:val="en-GB"/>
    </w:rPr>
  </w:style>
  <w:style w:type="character" w:styleId="Mention">
    <w:name w:val="Mention"/>
    <w:basedOn w:val="DefaultParagraphFont"/>
    <w:uiPriority w:val="99"/>
    <w:unhideWhenUsed/>
    <w:rsid w:val="00836356"/>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298">
      <w:bodyDiv w:val="1"/>
      <w:marLeft w:val="0"/>
      <w:marRight w:val="0"/>
      <w:marTop w:val="0"/>
      <w:marBottom w:val="0"/>
      <w:divBdr>
        <w:top w:val="none" w:sz="0" w:space="0" w:color="auto"/>
        <w:left w:val="none" w:sz="0" w:space="0" w:color="auto"/>
        <w:bottom w:val="none" w:sz="0" w:space="0" w:color="auto"/>
        <w:right w:val="none" w:sz="0" w:space="0" w:color="auto"/>
      </w:divBdr>
      <w:divsChild>
        <w:div w:id="219950618">
          <w:marLeft w:val="0"/>
          <w:marRight w:val="0"/>
          <w:marTop w:val="0"/>
          <w:marBottom w:val="0"/>
          <w:divBdr>
            <w:top w:val="none" w:sz="0" w:space="0" w:color="auto"/>
            <w:left w:val="none" w:sz="0" w:space="0" w:color="auto"/>
            <w:bottom w:val="none" w:sz="0" w:space="0" w:color="auto"/>
            <w:right w:val="none" w:sz="0" w:space="0" w:color="auto"/>
          </w:divBdr>
          <w:divsChild>
            <w:div w:id="2064477428">
              <w:marLeft w:val="0"/>
              <w:marRight w:val="0"/>
              <w:marTop w:val="0"/>
              <w:marBottom w:val="0"/>
              <w:divBdr>
                <w:top w:val="none" w:sz="0" w:space="0" w:color="auto"/>
                <w:left w:val="none" w:sz="0" w:space="0" w:color="auto"/>
                <w:bottom w:val="none" w:sz="0" w:space="0" w:color="auto"/>
                <w:right w:val="none" w:sz="0" w:space="0" w:color="auto"/>
              </w:divBdr>
              <w:divsChild>
                <w:div w:id="68968208">
                  <w:marLeft w:val="0"/>
                  <w:marRight w:val="0"/>
                  <w:marTop w:val="30"/>
                  <w:marBottom w:val="30"/>
                  <w:divBdr>
                    <w:top w:val="none" w:sz="0" w:space="0" w:color="auto"/>
                    <w:left w:val="none" w:sz="0" w:space="0" w:color="auto"/>
                    <w:bottom w:val="none" w:sz="0" w:space="0" w:color="auto"/>
                    <w:right w:val="none" w:sz="0" w:space="0" w:color="auto"/>
                  </w:divBdr>
                  <w:divsChild>
                    <w:div w:id="208497981">
                      <w:marLeft w:val="0"/>
                      <w:marRight w:val="0"/>
                      <w:marTop w:val="0"/>
                      <w:marBottom w:val="0"/>
                      <w:divBdr>
                        <w:top w:val="none" w:sz="0" w:space="0" w:color="auto"/>
                        <w:left w:val="none" w:sz="0" w:space="0" w:color="auto"/>
                        <w:bottom w:val="none" w:sz="0" w:space="0" w:color="auto"/>
                        <w:right w:val="none" w:sz="0" w:space="0" w:color="auto"/>
                      </w:divBdr>
                      <w:divsChild>
                        <w:div w:id="1039551810">
                          <w:marLeft w:val="0"/>
                          <w:marRight w:val="0"/>
                          <w:marTop w:val="0"/>
                          <w:marBottom w:val="0"/>
                          <w:divBdr>
                            <w:top w:val="none" w:sz="0" w:space="0" w:color="auto"/>
                            <w:left w:val="none" w:sz="0" w:space="0" w:color="auto"/>
                            <w:bottom w:val="none" w:sz="0" w:space="0" w:color="auto"/>
                            <w:right w:val="none" w:sz="0" w:space="0" w:color="auto"/>
                          </w:divBdr>
                        </w:div>
                      </w:divsChild>
                    </w:div>
                    <w:div w:id="955869651">
                      <w:marLeft w:val="0"/>
                      <w:marRight w:val="0"/>
                      <w:marTop w:val="0"/>
                      <w:marBottom w:val="0"/>
                      <w:divBdr>
                        <w:top w:val="none" w:sz="0" w:space="0" w:color="auto"/>
                        <w:left w:val="none" w:sz="0" w:space="0" w:color="auto"/>
                        <w:bottom w:val="none" w:sz="0" w:space="0" w:color="auto"/>
                        <w:right w:val="none" w:sz="0" w:space="0" w:color="auto"/>
                      </w:divBdr>
                      <w:divsChild>
                        <w:div w:id="188147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528434">
              <w:marLeft w:val="0"/>
              <w:marRight w:val="0"/>
              <w:marTop w:val="0"/>
              <w:marBottom w:val="0"/>
              <w:divBdr>
                <w:top w:val="none" w:sz="0" w:space="0" w:color="auto"/>
                <w:left w:val="none" w:sz="0" w:space="0" w:color="auto"/>
                <w:bottom w:val="none" w:sz="0" w:space="0" w:color="auto"/>
                <w:right w:val="none" w:sz="0" w:space="0" w:color="auto"/>
              </w:divBdr>
            </w:div>
          </w:divsChild>
        </w:div>
        <w:div w:id="242765358">
          <w:marLeft w:val="0"/>
          <w:marRight w:val="0"/>
          <w:marTop w:val="0"/>
          <w:marBottom w:val="0"/>
          <w:divBdr>
            <w:top w:val="none" w:sz="0" w:space="0" w:color="auto"/>
            <w:left w:val="none" w:sz="0" w:space="0" w:color="auto"/>
            <w:bottom w:val="none" w:sz="0" w:space="0" w:color="auto"/>
            <w:right w:val="none" w:sz="0" w:space="0" w:color="auto"/>
          </w:divBdr>
          <w:divsChild>
            <w:div w:id="1389454810">
              <w:marLeft w:val="0"/>
              <w:marRight w:val="0"/>
              <w:marTop w:val="0"/>
              <w:marBottom w:val="0"/>
              <w:divBdr>
                <w:top w:val="none" w:sz="0" w:space="0" w:color="auto"/>
                <w:left w:val="none" w:sz="0" w:space="0" w:color="auto"/>
                <w:bottom w:val="none" w:sz="0" w:space="0" w:color="auto"/>
                <w:right w:val="none" w:sz="0" w:space="0" w:color="auto"/>
              </w:divBdr>
            </w:div>
          </w:divsChild>
        </w:div>
        <w:div w:id="311451403">
          <w:marLeft w:val="0"/>
          <w:marRight w:val="0"/>
          <w:marTop w:val="0"/>
          <w:marBottom w:val="0"/>
          <w:divBdr>
            <w:top w:val="none" w:sz="0" w:space="0" w:color="auto"/>
            <w:left w:val="none" w:sz="0" w:space="0" w:color="auto"/>
            <w:bottom w:val="none" w:sz="0" w:space="0" w:color="auto"/>
            <w:right w:val="none" w:sz="0" w:space="0" w:color="auto"/>
          </w:divBdr>
          <w:divsChild>
            <w:div w:id="1915773466">
              <w:marLeft w:val="0"/>
              <w:marRight w:val="0"/>
              <w:marTop w:val="0"/>
              <w:marBottom w:val="0"/>
              <w:divBdr>
                <w:top w:val="none" w:sz="0" w:space="0" w:color="auto"/>
                <w:left w:val="none" w:sz="0" w:space="0" w:color="auto"/>
                <w:bottom w:val="none" w:sz="0" w:space="0" w:color="auto"/>
                <w:right w:val="none" w:sz="0" w:space="0" w:color="auto"/>
              </w:divBdr>
            </w:div>
          </w:divsChild>
        </w:div>
        <w:div w:id="544758062">
          <w:marLeft w:val="0"/>
          <w:marRight w:val="0"/>
          <w:marTop w:val="0"/>
          <w:marBottom w:val="0"/>
          <w:divBdr>
            <w:top w:val="none" w:sz="0" w:space="0" w:color="auto"/>
            <w:left w:val="none" w:sz="0" w:space="0" w:color="auto"/>
            <w:bottom w:val="none" w:sz="0" w:space="0" w:color="auto"/>
            <w:right w:val="none" w:sz="0" w:space="0" w:color="auto"/>
          </w:divBdr>
          <w:divsChild>
            <w:div w:id="1398240258">
              <w:marLeft w:val="0"/>
              <w:marRight w:val="0"/>
              <w:marTop w:val="0"/>
              <w:marBottom w:val="0"/>
              <w:divBdr>
                <w:top w:val="none" w:sz="0" w:space="0" w:color="auto"/>
                <w:left w:val="none" w:sz="0" w:space="0" w:color="auto"/>
                <w:bottom w:val="none" w:sz="0" w:space="0" w:color="auto"/>
                <w:right w:val="none" w:sz="0" w:space="0" w:color="auto"/>
              </w:divBdr>
            </w:div>
          </w:divsChild>
        </w:div>
        <w:div w:id="883056356">
          <w:marLeft w:val="0"/>
          <w:marRight w:val="0"/>
          <w:marTop w:val="0"/>
          <w:marBottom w:val="0"/>
          <w:divBdr>
            <w:top w:val="none" w:sz="0" w:space="0" w:color="auto"/>
            <w:left w:val="none" w:sz="0" w:space="0" w:color="auto"/>
            <w:bottom w:val="none" w:sz="0" w:space="0" w:color="auto"/>
            <w:right w:val="none" w:sz="0" w:space="0" w:color="auto"/>
          </w:divBdr>
          <w:divsChild>
            <w:div w:id="1317103431">
              <w:marLeft w:val="0"/>
              <w:marRight w:val="0"/>
              <w:marTop w:val="0"/>
              <w:marBottom w:val="0"/>
              <w:divBdr>
                <w:top w:val="none" w:sz="0" w:space="0" w:color="auto"/>
                <w:left w:val="none" w:sz="0" w:space="0" w:color="auto"/>
                <w:bottom w:val="none" w:sz="0" w:space="0" w:color="auto"/>
                <w:right w:val="none" w:sz="0" w:space="0" w:color="auto"/>
              </w:divBdr>
            </w:div>
          </w:divsChild>
        </w:div>
        <w:div w:id="930237003">
          <w:marLeft w:val="0"/>
          <w:marRight w:val="0"/>
          <w:marTop w:val="0"/>
          <w:marBottom w:val="0"/>
          <w:divBdr>
            <w:top w:val="none" w:sz="0" w:space="0" w:color="auto"/>
            <w:left w:val="none" w:sz="0" w:space="0" w:color="auto"/>
            <w:bottom w:val="none" w:sz="0" w:space="0" w:color="auto"/>
            <w:right w:val="none" w:sz="0" w:space="0" w:color="auto"/>
          </w:divBdr>
          <w:divsChild>
            <w:div w:id="1634866893">
              <w:marLeft w:val="0"/>
              <w:marRight w:val="0"/>
              <w:marTop w:val="0"/>
              <w:marBottom w:val="0"/>
              <w:divBdr>
                <w:top w:val="none" w:sz="0" w:space="0" w:color="auto"/>
                <w:left w:val="none" w:sz="0" w:space="0" w:color="auto"/>
                <w:bottom w:val="none" w:sz="0" w:space="0" w:color="auto"/>
                <w:right w:val="none" w:sz="0" w:space="0" w:color="auto"/>
              </w:divBdr>
            </w:div>
          </w:divsChild>
        </w:div>
        <w:div w:id="1514801599">
          <w:marLeft w:val="0"/>
          <w:marRight w:val="0"/>
          <w:marTop w:val="0"/>
          <w:marBottom w:val="0"/>
          <w:divBdr>
            <w:top w:val="none" w:sz="0" w:space="0" w:color="auto"/>
            <w:left w:val="none" w:sz="0" w:space="0" w:color="auto"/>
            <w:bottom w:val="none" w:sz="0" w:space="0" w:color="auto"/>
            <w:right w:val="none" w:sz="0" w:space="0" w:color="auto"/>
          </w:divBdr>
          <w:divsChild>
            <w:div w:id="29501208">
              <w:marLeft w:val="0"/>
              <w:marRight w:val="0"/>
              <w:marTop w:val="0"/>
              <w:marBottom w:val="0"/>
              <w:divBdr>
                <w:top w:val="none" w:sz="0" w:space="0" w:color="auto"/>
                <w:left w:val="none" w:sz="0" w:space="0" w:color="auto"/>
                <w:bottom w:val="none" w:sz="0" w:space="0" w:color="auto"/>
                <w:right w:val="none" w:sz="0" w:space="0" w:color="auto"/>
              </w:divBdr>
            </w:div>
            <w:div w:id="1302004726">
              <w:marLeft w:val="0"/>
              <w:marRight w:val="0"/>
              <w:marTop w:val="0"/>
              <w:marBottom w:val="0"/>
              <w:divBdr>
                <w:top w:val="none" w:sz="0" w:space="0" w:color="auto"/>
                <w:left w:val="none" w:sz="0" w:space="0" w:color="auto"/>
                <w:bottom w:val="none" w:sz="0" w:space="0" w:color="auto"/>
                <w:right w:val="none" w:sz="0" w:space="0" w:color="auto"/>
              </w:divBdr>
              <w:divsChild>
                <w:div w:id="1877501140">
                  <w:marLeft w:val="0"/>
                  <w:marRight w:val="0"/>
                  <w:marTop w:val="30"/>
                  <w:marBottom w:val="30"/>
                  <w:divBdr>
                    <w:top w:val="none" w:sz="0" w:space="0" w:color="auto"/>
                    <w:left w:val="none" w:sz="0" w:space="0" w:color="auto"/>
                    <w:bottom w:val="none" w:sz="0" w:space="0" w:color="auto"/>
                    <w:right w:val="none" w:sz="0" w:space="0" w:color="auto"/>
                  </w:divBdr>
                  <w:divsChild>
                    <w:div w:id="225916047">
                      <w:marLeft w:val="0"/>
                      <w:marRight w:val="0"/>
                      <w:marTop w:val="0"/>
                      <w:marBottom w:val="0"/>
                      <w:divBdr>
                        <w:top w:val="none" w:sz="0" w:space="0" w:color="auto"/>
                        <w:left w:val="none" w:sz="0" w:space="0" w:color="auto"/>
                        <w:bottom w:val="none" w:sz="0" w:space="0" w:color="auto"/>
                        <w:right w:val="none" w:sz="0" w:space="0" w:color="auto"/>
                      </w:divBdr>
                      <w:divsChild>
                        <w:div w:id="1721593657">
                          <w:marLeft w:val="0"/>
                          <w:marRight w:val="0"/>
                          <w:marTop w:val="0"/>
                          <w:marBottom w:val="0"/>
                          <w:divBdr>
                            <w:top w:val="none" w:sz="0" w:space="0" w:color="auto"/>
                            <w:left w:val="none" w:sz="0" w:space="0" w:color="auto"/>
                            <w:bottom w:val="none" w:sz="0" w:space="0" w:color="auto"/>
                            <w:right w:val="none" w:sz="0" w:space="0" w:color="auto"/>
                          </w:divBdr>
                        </w:div>
                      </w:divsChild>
                    </w:div>
                    <w:div w:id="1927570485">
                      <w:marLeft w:val="0"/>
                      <w:marRight w:val="0"/>
                      <w:marTop w:val="0"/>
                      <w:marBottom w:val="0"/>
                      <w:divBdr>
                        <w:top w:val="none" w:sz="0" w:space="0" w:color="auto"/>
                        <w:left w:val="none" w:sz="0" w:space="0" w:color="auto"/>
                        <w:bottom w:val="none" w:sz="0" w:space="0" w:color="auto"/>
                        <w:right w:val="none" w:sz="0" w:space="0" w:color="auto"/>
                      </w:divBdr>
                      <w:divsChild>
                        <w:div w:id="1181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282229">
          <w:marLeft w:val="0"/>
          <w:marRight w:val="0"/>
          <w:marTop w:val="0"/>
          <w:marBottom w:val="0"/>
          <w:divBdr>
            <w:top w:val="none" w:sz="0" w:space="0" w:color="auto"/>
            <w:left w:val="none" w:sz="0" w:space="0" w:color="auto"/>
            <w:bottom w:val="none" w:sz="0" w:space="0" w:color="auto"/>
            <w:right w:val="none" w:sz="0" w:space="0" w:color="auto"/>
          </w:divBdr>
          <w:divsChild>
            <w:div w:id="15689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748">
      <w:bodyDiv w:val="1"/>
      <w:marLeft w:val="0"/>
      <w:marRight w:val="0"/>
      <w:marTop w:val="0"/>
      <w:marBottom w:val="0"/>
      <w:divBdr>
        <w:top w:val="none" w:sz="0" w:space="0" w:color="auto"/>
        <w:left w:val="none" w:sz="0" w:space="0" w:color="auto"/>
        <w:bottom w:val="none" w:sz="0" w:space="0" w:color="auto"/>
        <w:right w:val="none" w:sz="0" w:space="0" w:color="auto"/>
      </w:divBdr>
      <w:divsChild>
        <w:div w:id="51659463">
          <w:marLeft w:val="0"/>
          <w:marRight w:val="0"/>
          <w:marTop w:val="0"/>
          <w:marBottom w:val="0"/>
          <w:divBdr>
            <w:top w:val="none" w:sz="0" w:space="0" w:color="auto"/>
            <w:left w:val="none" w:sz="0" w:space="0" w:color="auto"/>
            <w:bottom w:val="none" w:sz="0" w:space="0" w:color="auto"/>
            <w:right w:val="none" w:sz="0" w:space="0" w:color="auto"/>
          </w:divBdr>
          <w:divsChild>
            <w:div w:id="113641202">
              <w:marLeft w:val="0"/>
              <w:marRight w:val="0"/>
              <w:marTop w:val="0"/>
              <w:marBottom w:val="0"/>
              <w:divBdr>
                <w:top w:val="none" w:sz="0" w:space="0" w:color="auto"/>
                <w:left w:val="none" w:sz="0" w:space="0" w:color="auto"/>
                <w:bottom w:val="none" w:sz="0" w:space="0" w:color="auto"/>
                <w:right w:val="none" w:sz="0" w:space="0" w:color="auto"/>
              </w:divBdr>
            </w:div>
          </w:divsChild>
        </w:div>
        <w:div w:id="334764538">
          <w:marLeft w:val="0"/>
          <w:marRight w:val="0"/>
          <w:marTop w:val="0"/>
          <w:marBottom w:val="0"/>
          <w:divBdr>
            <w:top w:val="none" w:sz="0" w:space="0" w:color="auto"/>
            <w:left w:val="none" w:sz="0" w:space="0" w:color="auto"/>
            <w:bottom w:val="none" w:sz="0" w:space="0" w:color="auto"/>
            <w:right w:val="none" w:sz="0" w:space="0" w:color="auto"/>
          </w:divBdr>
          <w:divsChild>
            <w:div w:id="496697711">
              <w:marLeft w:val="0"/>
              <w:marRight w:val="0"/>
              <w:marTop w:val="0"/>
              <w:marBottom w:val="0"/>
              <w:divBdr>
                <w:top w:val="none" w:sz="0" w:space="0" w:color="auto"/>
                <w:left w:val="none" w:sz="0" w:space="0" w:color="auto"/>
                <w:bottom w:val="none" w:sz="0" w:space="0" w:color="auto"/>
                <w:right w:val="none" w:sz="0" w:space="0" w:color="auto"/>
              </w:divBdr>
            </w:div>
          </w:divsChild>
        </w:div>
        <w:div w:id="603849028">
          <w:marLeft w:val="0"/>
          <w:marRight w:val="0"/>
          <w:marTop w:val="0"/>
          <w:marBottom w:val="0"/>
          <w:divBdr>
            <w:top w:val="none" w:sz="0" w:space="0" w:color="auto"/>
            <w:left w:val="none" w:sz="0" w:space="0" w:color="auto"/>
            <w:bottom w:val="none" w:sz="0" w:space="0" w:color="auto"/>
            <w:right w:val="none" w:sz="0" w:space="0" w:color="auto"/>
          </w:divBdr>
          <w:divsChild>
            <w:div w:id="1860193193">
              <w:marLeft w:val="0"/>
              <w:marRight w:val="0"/>
              <w:marTop w:val="0"/>
              <w:marBottom w:val="0"/>
              <w:divBdr>
                <w:top w:val="none" w:sz="0" w:space="0" w:color="auto"/>
                <w:left w:val="none" w:sz="0" w:space="0" w:color="auto"/>
                <w:bottom w:val="none" w:sz="0" w:space="0" w:color="auto"/>
                <w:right w:val="none" w:sz="0" w:space="0" w:color="auto"/>
              </w:divBdr>
            </w:div>
          </w:divsChild>
        </w:div>
        <w:div w:id="1092896345">
          <w:marLeft w:val="0"/>
          <w:marRight w:val="0"/>
          <w:marTop w:val="0"/>
          <w:marBottom w:val="0"/>
          <w:divBdr>
            <w:top w:val="none" w:sz="0" w:space="0" w:color="auto"/>
            <w:left w:val="none" w:sz="0" w:space="0" w:color="auto"/>
            <w:bottom w:val="none" w:sz="0" w:space="0" w:color="auto"/>
            <w:right w:val="none" w:sz="0" w:space="0" w:color="auto"/>
          </w:divBdr>
          <w:divsChild>
            <w:div w:id="1339580084">
              <w:marLeft w:val="0"/>
              <w:marRight w:val="0"/>
              <w:marTop w:val="0"/>
              <w:marBottom w:val="0"/>
              <w:divBdr>
                <w:top w:val="none" w:sz="0" w:space="0" w:color="auto"/>
                <w:left w:val="none" w:sz="0" w:space="0" w:color="auto"/>
                <w:bottom w:val="none" w:sz="0" w:space="0" w:color="auto"/>
                <w:right w:val="none" w:sz="0" w:space="0" w:color="auto"/>
              </w:divBdr>
            </w:div>
          </w:divsChild>
        </w:div>
        <w:div w:id="1278828764">
          <w:marLeft w:val="0"/>
          <w:marRight w:val="0"/>
          <w:marTop w:val="0"/>
          <w:marBottom w:val="0"/>
          <w:divBdr>
            <w:top w:val="none" w:sz="0" w:space="0" w:color="auto"/>
            <w:left w:val="none" w:sz="0" w:space="0" w:color="auto"/>
            <w:bottom w:val="none" w:sz="0" w:space="0" w:color="auto"/>
            <w:right w:val="none" w:sz="0" w:space="0" w:color="auto"/>
          </w:divBdr>
          <w:divsChild>
            <w:div w:id="1907379454">
              <w:marLeft w:val="0"/>
              <w:marRight w:val="0"/>
              <w:marTop w:val="0"/>
              <w:marBottom w:val="0"/>
              <w:divBdr>
                <w:top w:val="none" w:sz="0" w:space="0" w:color="auto"/>
                <w:left w:val="none" w:sz="0" w:space="0" w:color="auto"/>
                <w:bottom w:val="none" w:sz="0" w:space="0" w:color="auto"/>
                <w:right w:val="none" w:sz="0" w:space="0" w:color="auto"/>
              </w:divBdr>
            </w:div>
            <w:div w:id="2116053262">
              <w:marLeft w:val="0"/>
              <w:marRight w:val="0"/>
              <w:marTop w:val="0"/>
              <w:marBottom w:val="0"/>
              <w:divBdr>
                <w:top w:val="none" w:sz="0" w:space="0" w:color="auto"/>
                <w:left w:val="none" w:sz="0" w:space="0" w:color="auto"/>
                <w:bottom w:val="none" w:sz="0" w:space="0" w:color="auto"/>
                <w:right w:val="none" w:sz="0" w:space="0" w:color="auto"/>
              </w:divBdr>
              <w:divsChild>
                <w:div w:id="1101947103">
                  <w:marLeft w:val="0"/>
                  <w:marRight w:val="0"/>
                  <w:marTop w:val="30"/>
                  <w:marBottom w:val="30"/>
                  <w:divBdr>
                    <w:top w:val="none" w:sz="0" w:space="0" w:color="auto"/>
                    <w:left w:val="none" w:sz="0" w:space="0" w:color="auto"/>
                    <w:bottom w:val="none" w:sz="0" w:space="0" w:color="auto"/>
                    <w:right w:val="none" w:sz="0" w:space="0" w:color="auto"/>
                  </w:divBdr>
                  <w:divsChild>
                    <w:div w:id="149057966">
                      <w:marLeft w:val="0"/>
                      <w:marRight w:val="0"/>
                      <w:marTop w:val="0"/>
                      <w:marBottom w:val="0"/>
                      <w:divBdr>
                        <w:top w:val="none" w:sz="0" w:space="0" w:color="auto"/>
                        <w:left w:val="none" w:sz="0" w:space="0" w:color="auto"/>
                        <w:bottom w:val="none" w:sz="0" w:space="0" w:color="auto"/>
                        <w:right w:val="none" w:sz="0" w:space="0" w:color="auto"/>
                      </w:divBdr>
                      <w:divsChild>
                        <w:div w:id="295912426">
                          <w:marLeft w:val="0"/>
                          <w:marRight w:val="0"/>
                          <w:marTop w:val="0"/>
                          <w:marBottom w:val="0"/>
                          <w:divBdr>
                            <w:top w:val="none" w:sz="0" w:space="0" w:color="auto"/>
                            <w:left w:val="none" w:sz="0" w:space="0" w:color="auto"/>
                            <w:bottom w:val="none" w:sz="0" w:space="0" w:color="auto"/>
                            <w:right w:val="none" w:sz="0" w:space="0" w:color="auto"/>
                          </w:divBdr>
                        </w:div>
                      </w:divsChild>
                    </w:div>
                    <w:div w:id="1726635307">
                      <w:marLeft w:val="0"/>
                      <w:marRight w:val="0"/>
                      <w:marTop w:val="0"/>
                      <w:marBottom w:val="0"/>
                      <w:divBdr>
                        <w:top w:val="none" w:sz="0" w:space="0" w:color="auto"/>
                        <w:left w:val="none" w:sz="0" w:space="0" w:color="auto"/>
                        <w:bottom w:val="none" w:sz="0" w:space="0" w:color="auto"/>
                        <w:right w:val="none" w:sz="0" w:space="0" w:color="auto"/>
                      </w:divBdr>
                      <w:divsChild>
                        <w:div w:id="121793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628902">
          <w:marLeft w:val="0"/>
          <w:marRight w:val="0"/>
          <w:marTop w:val="0"/>
          <w:marBottom w:val="0"/>
          <w:divBdr>
            <w:top w:val="none" w:sz="0" w:space="0" w:color="auto"/>
            <w:left w:val="none" w:sz="0" w:space="0" w:color="auto"/>
            <w:bottom w:val="none" w:sz="0" w:space="0" w:color="auto"/>
            <w:right w:val="none" w:sz="0" w:space="0" w:color="auto"/>
          </w:divBdr>
          <w:divsChild>
            <w:div w:id="66344224">
              <w:marLeft w:val="0"/>
              <w:marRight w:val="0"/>
              <w:marTop w:val="0"/>
              <w:marBottom w:val="0"/>
              <w:divBdr>
                <w:top w:val="none" w:sz="0" w:space="0" w:color="auto"/>
                <w:left w:val="none" w:sz="0" w:space="0" w:color="auto"/>
                <w:bottom w:val="none" w:sz="0" w:space="0" w:color="auto"/>
                <w:right w:val="none" w:sz="0" w:space="0" w:color="auto"/>
              </w:divBdr>
            </w:div>
            <w:div w:id="1593783029">
              <w:marLeft w:val="0"/>
              <w:marRight w:val="0"/>
              <w:marTop w:val="0"/>
              <w:marBottom w:val="0"/>
              <w:divBdr>
                <w:top w:val="none" w:sz="0" w:space="0" w:color="auto"/>
                <w:left w:val="none" w:sz="0" w:space="0" w:color="auto"/>
                <w:bottom w:val="none" w:sz="0" w:space="0" w:color="auto"/>
                <w:right w:val="none" w:sz="0" w:space="0" w:color="auto"/>
              </w:divBdr>
              <w:divsChild>
                <w:div w:id="1491675928">
                  <w:marLeft w:val="0"/>
                  <w:marRight w:val="0"/>
                  <w:marTop w:val="30"/>
                  <w:marBottom w:val="30"/>
                  <w:divBdr>
                    <w:top w:val="none" w:sz="0" w:space="0" w:color="auto"/>
                    <w:left w:val="none" w:sz="0" w:space="0" w:color="auto"/>
                    <w:bottom w:val="none" w:sz="0" w:space="0" w:color="auto"/>
                    <w:right w:val="none" w:sz="0" w:space="0" w:color="auto"/>
                  </w:divBdr>
                  <w:divsChild>
                    <w:div w:id="713894925">
                      <w:marLeft w:val="0"/>
                      <w:marRight w:val="0"/>
                      <w:marTop w:val="0"/>
                      <w:marBottom w:val="0"/>
                      <w:divBdr>
                        <w:top w:val="none" w:sz="0" w:space="0" w:color="auto"/>
                        <w:left w:val="none" w:sz="0" w:space="0" w:color="auto"/>
                        <w:bottom w:val="none" w:sz="0" w:space="0" w:color="auto"/>
                        <w:right w:val="none" w:sz="0" w:space="0" w:color="auto"/>
                      </w:divBdr>
                      <w:divsChild>
                        <w:div w:id="523834514">
                          <w:marLeft w:val="0"/>
                          <w:marRight w:val="0"/>
                          <w:marTop w:val="0"/>
                          <w:marBottom w:val="0"/>
                          <w:divBdr>
                            <w:top w:val="none" w:sz="0" w:space="0" w:color="auto"/>
                            <w:left w:val="none" w:sz="0" w:space="0" w:color="auto"/>
                            <w:bottom w:val="none" w:sz="0" w:space="0" w:color="auto"/>
                            <w:right w:val="none" w:sz="0" w:space="0" w:color="auto"/>
                          </w:divBdr>
                        </w:div>
                      </w:divsChild>
                    </w:div>
                    <w:div w:id="725883720">
                      <w:marLeft w:val="0"/>
                      <w:marRight w:val="0"/>
                      <w:marTop w:val="0"/>
                      <w:marBottom w:val="0"/>
                      <w:divBdr>
                        <w:top w:val="none" w:sz="0" w:space="0" w:color="auto"/>
                        <w:left w:val="none" w:sz="0" w:space="0" w:color="auto"/>
                        <w:bottom w:val="none" w:sz="0" w:space="0" w:color="auto"/>
                        <w:right w:val="none" w:sz="0" w:space="0" w:color="auto"/>
                      </w:divBdr>
                      <w:divsChild>
                        <w:div w:id="18746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759891">
          <w:marLeft w:val="0"/>
          <w:marRight w:val="0"/>
          <w:marTop w:val="0"/>
          <w:marBottom w:val="0"/>
          <w:divBdr>
            <w:top w:val="none" w:sz="0" w:space="0" w:color="auto"/>
            <w:left w:val="none" w:sz="0" w:space="0" w:color="auto"/>
            <w:bottom w:val="none" w:sz="0" w:space="0" w:color="auto"/>
            <w:right w:val="none" w:sz="0" w:space="0" w:color="auto"/>
          </w:divBdr>
          <w:divsChild>
            <w:div w:id="445274281">
              <w:marLeft w:val="0"/>
              <w:marRight w:val="0"/>
              <w:marTop w:val="0"/>
              <w:marBottom w:val="0"/>
              <w:divBdr>
                <w:top w:val="none" w:sz="0" w:space="0" w:color="auto"/>
                <w:left w:val="none" w:sz="0" w:space="0" w:color="auto"/>
                <w:bottom w:val="none" w:sz="0" w:space="0" w:color="auto"/>
                <w:right w:val="none" w:sz="0" w:space="0" w:color="auto"/>
              </w:divBdr>
            </w:div>
          </w:divsChild>
        </w:div>
        <w:div w:id="2072148003">
          <w:marLeft w:val="0"/>
          <w:marRight w:val="0"/>
          <w:marTop w:val="0"/>
          <w:marBottom w:val="0"/>
          <w:divBdr>
            <w:top w:val="none" w:sz="0" w:space="0" w:color="auto"/>
            <w:left w:val="none" w:sz="0" w:space="0" w:color="auto"/>
            <w:bottom w:val="none" w:sz="0" w:space="0" w:color="auto"/>
            <w:right w:val="none" w:sz="0" w:space="0" w:color="auto"/>
          </w:divBdr>
          <w:divsChild>
            <w:div w:id="162145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215">
      <w:bodyDiv w:val="1"/>
      <w:marLeft w:val="0"/>
      <w:marRight w:val="0"/>
      <w:marTop w:val="0"/>
      <w:marBottom w:val="0"/>
      <w:divBdr>
        <w:top w:val="none" w:sz="0" w:space="0" w:color="auto"/>
        <w:left w:val="none" w:sz="0" w:space="0" w:color="auto"/>
        <w:bottom w:val="none" w:sz="0" w:space="0" w:color="auto"/>
        <w:right w:val="none" w:sz="0" w:space="0" w:color="auto"/>
      </w:divBdr>
      <w:divsChild>
        <w:div w:id="1029523928">
          <w:marLeft w:val="480"/>
          <w:marRight w:val="0"/>
          <w:marTop w:val="0"/>
          <w:marBottom w:val="0"/>
          <w:divBdr>
            <w:top w:val="none" w:sz="0" w:space="0" w:color="auto"/>
            <w:left w:val="none" w:sz="0" w:space="0" w:color="auto"/>
            <w:bottom w:val="none" w:sz="0" w:space="0" w:color="auto"/>
            <w:right w:val="none" w:sz="0" w:space="0" w:color="auto"/>
          </w:divBdr>
          <w:divsChild>
            <w:div w:id="28292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4105">
      <w:bodyDiv w:val="1"/>
      <w:marLeft w:val="0"/>
      <w:marRight w:val="0"/>
      <w:marTop w:val="0"/>
      <w:marBottom w:val="0"/>
      <w:divBdr>
        <w:top w:val="none" w:sz="0" w:space="0" w:color="auto"/>
        <w:left w:val="none" w:sz="0" w:space="0" w:color="auto"/>
        <w:bottom w:val="none" w:sz="0" w:space="0" w:color="auto"/>
        <w:right w:val="none" w:sz="0" w:space="0" w:color="auto"/>
      </w:divBdr>
      <w:divsChild>
        <w:div w:id="295188689">
          <w:marLeft w:val="0"/>
          <w:marRight w:val="0"/>
          <w:marTop w:val="0"/>
          <w:marBottom w:val="0"/>
          <w:divBdr>
            <w:top w:val="none" w:sz="0" w:space="0" w:color="auto"/>
            <w:left w:val="none" w:sz="0" w:space="0" w:color="auto"/>
            <w:bottom w:val="none" w:sz="0" w:space="0" w:color="auto"/>
            <w:right w:val="none" w:sz="0" w:space="0" w:color="auto"/>
          </w:divBdr>
        </w:div>
        <w:div w:id="768702272">
          <w:marLeft w:val="0"/>
          <w:marRight w:val="0"/>
          <w:marTop w:val="0"/>
          <w:marBottom w:val="0"/>
          <w:divBdr>
            <w:top w:val="none" w:sz="0" w:space="0" w:color="auto"/>
            <w:left w:val="none" w:sz="0" w:space="0" w:color="auto"/>
            <w:bottom w:val="none" w:sz="0" w:space="0" w:color="auto"/>
            <w:right w:val="none" w:sz="0" w:space="0" w:color="auto"/>
          </w:divBdr>
          <w:divsChild>
            <w:div w:id="416437015">
              <w:marLeft w:val="0"/>
              <w:marRight w:val="0"/>
              <w:marTop w:val="30"/>
              <w:marBottom w:val="30"/>
              <w:divBdr>
                <w:top w:val="none" w:sz="0" w:space="0" w:color="auto"/>
                <w:left w:val="none" w:sz="0" w:space="0" w:color="auto"/>
                <w:bottom w:val="none" w:sz="0" w:space="0" w:color="auto"/>
                <w:right w:val="none" w:sz="0" w:space="0" w:color="auto"/>
              </w:divBdr>
              <w:divsChild>
                <w:div w:id="211229976">
                  <w:marLeft w:val="0"/>
                  <w:marRight w:val="0"/>
                  <w:marTop w:val="0"/>
                  <w:marBottom w:val="0"/>
                  <w:divBdr>
                    <w:top w:val="none" w:sz="0" w:space="0" w:color="auto"/>
                    <w:left w:val="none" w:sz="0" w:space="0" w:color="auto"/>
                    <w:bottom w:val="none" w:sz="0" w:space="0" w:color="auto"/>
                    <w:right w:val="none" w:sz="0" w:space="0" w:color="auto"/>
                  </w:divBdr>
                  <w:divsChild>
                    <w:div w:id="450827449">
                      <w:marLeft w:val="0"/>
                      <w:marRight w:val="0"/>
                      <w:marTop w:val="0"/>
                      <w:marBottom w:val="0"/>
                      <w:divBdr>
                        <w:top w:val="none" w:sz="0" w:space="0" w:color="auto"/>
                        <w:left w:val="none" w:sz="0" w:space="0" w:color="auto"/>
                        <w:bottom w:val="none" w:sz="0" w:space="0" w:color="auto"/>
                        <w:right w:val="none" w:sz="0" w:space="0" w:color="auto"/>
                      </w:divBdr>
                    </w:div>
                  </w:divsChild>
                </w:div>
                <w:div w:id="259262845">
                  <w:marLeft w:val="0"/>
                  <w:marRight w:val="0"/>
                  <w:marTop w:val="0"/>
                  <w:marBottom w:val="0"/>
                  <w:divBdr>
                    <w:top w:val="none" w:sz="0" w:space="0" w:color="auto"/>
                    <w:left w:val="none" w:sz="0" w:space="0" w:color="auto"/>
                    <w:bottom w:val="none" w:sz="0" w:space="0" w:color="auto"/>
                    <w:right w:val="none" w:sz="0" w:space="0" w:color="auto"/>
                  </w:divBdr>
                  <w:divsChild>
                    <w:div w:id="81725457">
                      <w:marLeft w:val="0"/>
                      <w:marRight w:val="0"/>
                      <w:marTop w:val="0"/>
                      <w:marBottom w:val="0"/>
                      <w:divBdr>
                        <w:top w:val="none" w:sz="0" w:space="0" w:color="auto"/>
                        <w:left w:val="none" w:sz="0" w:space="0" w:color="auto"/>
                        <w:bottom w:val="none" w:sz="0" w:space="0" w:color="auto"/>
                        <w:right w:val="none" w:sz="0" w:space="0" w:color="auto"/>
                      </w:divBdr>
                    </w:div>
                  </w:divsChild>
                </w:div>
                <w:div w:id="702944878">
                  <w:marLeft w:val="0"/>
                  <w:marRight w:val="0"/>
                  <w:marTop w:val="0"/>
                  <w:marBottom w:val="0"/>
                  <w:divBdr>
                    <w:top w:val="none" w:sz="0" w:space="0" w:color="auto"/>
                    <w:left w:val="none" w:sz="0" w:space="0" w:color="auto"/>
                    <w:bottom w:val="none" w:sz="0" w:space="0" w:color="auto"/>
                    <w:right w:val="none" w:sz="0" w:space="0" w:color="auto"/>
                  </w:divBdr>
                  <w:divsChild>
                    <w:div w:id="812016721">
                      <w:marLeft w:val="0"/>
                      <w:marRight w:val="0"/>
                      <w:marTop w:val="0"/>
                      <w:marBottom w:val="0"/>
                      <w:divBdr>
                        <w:top w:val="none" w:sz="0" w:space="0" w:color="auto"/>
                        <w:left w:val="none" w:sz="0" w:space="0" w:color="auto"/>
                        <w:bottom w:val="none" w:sz="0" w:space="0" w:color="auto"/>
                        <w:right w:val="none" w:sz="0" w:space="0" w:color="auto"/>
                      </w:divBdr>
                    </w:div>
                  </w:divsChild>
                </w:div>
                <w:div w:id="1104961477">
                  <w:marLeft w:val="0"/>
                  <w:marRight w:val="0"/>
                  <w:marTop w:val="0"/>
                  <w:marBottom w:val="0"/>
                  <w:divBdr>
                    <w:top w:val="none" w:sz="0" w:space="0" w:color="auto"/>
                    <w:left w:val="none" w:sz="0" w:space="0" w:color="auto"/>
                    <w:bottom w:val="none" w:sz="0" w:space="0" w:color="auto"/>
                    <w:right w:val="none" w:sz="0" w:space="0" w:color="auto"/>
                  </w:divBdr>
                  <w:divsChild>
                    <w:div w:id="1606112537">
                      <w:marLeft w:val="0"/>
                      <w:marRight w:val="0"/>
                      <w:marTop w:val="0"/>
                      <w:marBottom w:val="0"/>
                      <w:divBdr>
                        <w:top w:val="none" w:sz="0" w:space="0" w:color="auto"/>
                        <w:left w:val="none" w:sz="0" w:space="0" w:color="auto"/>
                        <w:bottom w:val="none" w:sz="0" w:space="0" w:color="auto"/>
                        <w:right w:val="none" w:sz="0" w:space="0" w:color="auto"/>
                      </w:divBdr>
                    </w:div>
                  </w:divsChild>
                </w:div>
                <w:div w:id="1170751381">
                  <w:marLeft w:val="0"/>
                  <w:marRight w:val="0"/>
                  <w:marTop w:val="0"/>
                  <w:marBottom w:val="0"/>
                  <w:divBdr>
                    <w:top w:val="none" w:sz="0" w:space="0" w:color="auto"/>
                    <w:left w:val="none" w:sz="0" w:space="0" w:color="auto"/>
                    <w:bottom w:val="none" w:sz="0" w:space="0" w:color="auto"/>
                    <w:right w:val="none" w:sz="0" w:space="0" w:color="auto"/>
                  </w:divBdr>
                  <w:divsChild>
                    <w:div w:id="412552405">
                      <w:marLeft w:val="0"/>
                      <w:marRight w:val="0"/>
                      <w:marTop w:val="0"/>
                      <w:marBottom w:val="0"/>
                      <w:divBdr>
                        <w:top w:val="none" w:sz="0" w:space="0" w:color="auto"/>
                        <w:left w:val="none" w:sz="0" w:space="0" w:color="auto"/>
                        <w:bottom w:val="none" w:sz="0" w:space="0" w:color="auto"/>
                        <w:right w:val="none" w:sz="0" w:space="0" w:color="auto"/>
                      </w:divBdr>
                    </w:div>
                  </w:divsChild>
                </w:div>
                <w:div w:id="1227692350">
                  <w:marLeft w:val="0"/>
                  <w:marRight w:val="0"/>
                  <w:marTop w:val="0"/>
                  <w:marBottom w:val="0"/>
                  <w:divBdr>
                    <w:top w:val="none" w:sz="0" w:space="0" w:color="auto"/>
                    <w:left w:val="none" w:sz="0" w:space="0" w:color="auto"/>
                    <w:bottom w:val="none" w:sz="0" w:space="0" w:color="auto"/>
                    <w:right w:val="none" w:sz="0" w:space="0" w:color="auto"/>
                  </w:divBdr>
                  <w:divsChild>
                    <w:div w:id="1394934899">
                      <w:marLeft w:val="0"/>
                      <w:marRight w:val="0"/>
                      <w:marTop w:val="0"/>
                      <w:marBottom w:val="0"/>
                      <w:divBdr>
                        <w:top w:val="none" w:sz="0" w:space="0" w:color="auto"/>
                        <w:left w:val="none" w:sz="0" w:space="0" w:color="auto"/>
                        <w:bottom w:val="none" w:sz="0" w:space="0" w:color="auto"/>
                        <w:right w:val="none" w:sz="0" w:space="0" w:color="auto"/>
                      </w:divBdr>
                    </w:div>
                  </w:divsChild>
                </w:div>
                <w:div w:id="1318605006">
                  <w:marLeft w:val="0"/>
                  <w:marRight w:val="0"/>
                  <w:marTop w:val="0"/>
                  <w:marBottom w:val="0"/>
                  <w:divBdr>
                    <w:top w:val="none" w:sz="0" w:space="0" w:color="auto"/>
                    <w:left w:val="none" w:sz="0" w:space="0" w:color="auto"/>
                    <w:bottom w:val="none" w:sz="0" w:space="0" w:color="auto"/>
                    <w:right w:val="none" w:sz="0" w:space="0" w:color="auto"/>
                  </w:divBdr>
                  <w:divsChild>
                    <w:div w:id="1533765988">
                      <w:marLeft w:val="0"/>
                      <w:marRight w:val="0"/>
                      <w:marTop w:val="0"/>
                      <w:marBottom w:val="0"/>
                      <w:divBdr>
                        <w:top w:val="none" w:sz="0" w:space="0" w:color="auto"/>
                        <w:left w:val="none" w:sz="0" w:space="0" w:color="auto"/>
                        <w:bottom w:val="none" w:sz="0" w:space="0" w:color="auto"/>
                        <w:right w:val="none" w:sz="0" w:space="0" w:color="auto"/>
                      </w:divBdr>
                    </w:div>
                  </w:divsChild>
                </w:div>
                <w:div w:id="1372536166">
                  <w:marLeft w:val="0"/>
                  <w:marRight w:val="0"/>
                  <w:marTop w:val="0"/>
                  <w:marBottom w:val="0"/>
                  <w:divBdr>
                    <w:top w:val="none" w:sz="0" w:space="0" w:color="auto"/>
                    <w:left w:val="none" w:sz="0" w:space="0" w:color="auto"/>
                    <w:bottom w:val="none" w:sz="0" w:space="0" w:color="auto"/>
                    <w:right w:val="none" w:sz="0" w:space="0" w:color="auto"/>
                  </w:divBdr>
                  <w:divsChild>
                    <w:div w:id="2095934934">
                      <w:marLeft w:val="0"/>
                      <w:marRight w:val="0"/>
                      <w:marTop w:val="0"/>
                      <w:marBottom w:val="0"/>
                      <w:divBdr>
                        <w:top w:val="none" w:sz="0" w:space="0" w:color="auto"/>
                        <w:left w:val="none" w:sz="0" w:space="0" w:color="auto"/>
                        <w:bottom w:val="none" w:sz="0" w:space="0" w:color="auto"/>
                        <w:right w:val="none" w:sz="0" w:space="0" w:color="auto"/>
                      </w:divBdr>
                    </w:div>
                  </w:divsChild>
                </w:div>
                <w:div w:id="1493837479">
                  <w:marLeft w:val="0"/>
                  <w:marRight w:val="0"/>
                  <w:marTop w:val="0"/>
                  <w:marBottom w:val="0"/>
                  <w:divBdr>
                    <w:top w:val="none" w:sz="0" w:space="0" w:color="auto"/>
                    <w:left w:val="none" w:sz="0" w:space="0" w:color="auto"/>
                    <w:bottom w:val="none" w:sz="0" w:space="0" w:color="auto"/>
                    <w:right w:val="none" w:sz="0" w:space="0" w:color="auto"/>
                  </w:divBdr>
                  <w:divsChild>
                    <w:div w:id="789662531">
                      <w:marLeft w:val="0"/>
                      <w:marRight w:val="0"/>
                      <w:marTop w:val="0"/>
                      <w:marBottom w:val="0"/>
                      <w:divBdr>
                        <w:top w:val="none" w:sz="0" w:space="0" w:color="auto"/>
                        <w:left w:val="none" w:sz="0" w:space="0" w:color="auto"/>
                        <w:bottom w:val="none" w:sz="0" w:space="0" w:color="auto"/>
                        <w:right w:val="none" w:sz="0" w:space="0" w:color="auto"/>
                      </w:divBdr>
                    </w:div>
                  </w:divsChild>
                </w:div>
                <w:div w:id="1549606571">
                  <w:marLeft w:val="0"/>
                  <w:marRight w:val="0"/>
                  <w:marTop w:val="0"/>
                  <w:marBottom w:val="0"/>
                  <w:divBdr>
                    <w:top w:val="none" w:sz="0" w:space="0" w:color="auto"/>
                    <w:left w:val="none" w:sz="0" w:space="0" w:color="auto"/>
                    <w:bottom w:val="none" w:sz="0" w:space="0" w:color="auto"/>
                    <w:right w:val="none" w:sz="0" w:space="0" w:color="auto"/>
                  </w:divBdr>
                  <w:divsChild>
                    <w:div w:id="2005737463">
                      <w:marLeft w:val="0"/>
                      <w:marRight w:val="0"/>
                      <w:marTop w:val="0"/>
                      <w:marBottom w:val="0"/>
                      <w:divBdr>
                        <w:top w:val="none" w:sz="0" w:space="0" w:color="auto"/>
                        <w:left w:val="none" w:sz="0" w:space="0" w:color="auto"/>
                        <w:bottom w:val="none" w:sz="0" w:space="0" w:color="auto"/>
                        <w:right w:val="none" w:sz="0" w:space="0" w:color="auto"/>
                      </w:divBdr>
                    </w:div>
                  </w:divsChild>
                </w:div>
                <w:div w:id="1670794901">
                  <w:marLeft w:val="0"/>
                  <w:marRight w:val="0"/>
                  <w:marTop w:val="0"/>
                  <w:marBottom w:val="0"/>
                  <w:divBdr>
                    <w:top w:val="none" w:sz="0" w:space="0" w:color="auto"/>
                    <w:left w:val="none" w:sz="0" w:space="0" w:color="auto"/>
                    <w:bottom w:val="none" w:sz="0" w:space="0" w:color="auto"/>
                    <w:right w:val="none" w:sz="0" w:space="0" w:color="auto"/>
                  </w:divBdr>
                  <w:divsChild>
                    <w:div w:id="2119061976">
                      <w:marLeft w:val="0"/>
                      <w:marRight w:val="0"/>
                      <w:marTop w:val="0"/>
                      <w:marBottom w:val="0"/>
                      <w:divBdr>
                        <w:top w:val="none" w:sz="0" w:space="0" w:color="auto"/>
                        <w:left w:val="none" w:sz="0" w:space="0" w:color="auto"/>
                        <w:bottom w:val="none" w:sz="0" w:space="0" w:color="auto"/>
                        <w:right w:val="none" w:sz="0" w:space="0" w:color="auto"/>
                      </w:divBdr>
                    </w:div>
                  </w:divsChild>
                </w:div>
                <w:div w:id="1878935093">
                  <w:marLeft w:val="0"/>
                  <w:marRight w:val="0"/>
                  <w:marTop w:val="0"/>
                  <w:marBottom w:val="0"/>
                  <w:divBdr>
                    <w:top w:val="none" w:sz="0" w:space="0" w:color="auto"/>
                    <w:left w:val="none" w:sz="0" w:space="0" w:color="auto"/>
                    <w:bottom w:val="none" w:sz="0" w:space="0" w:color="auto"/>
                    <w:right w:val="none" w:sz="0" w:space="0" w:color="auto"/>
                  </w:divBdr>
                  <w:divsChild>
                    <w:div w:id="2946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6214">
          <w:marLeft w:val="0"/>
          <w:marRight w:val="0"/>
          <w:marTop w:val="0"/>
          <w:marBottom w:val="0"/>
          <w:divBdr>
            <w:top w:val="none" w:sz="0" w:space="0" w:color="auto"/>
            <w:left w:val="none" w:sz="0" w:space="0" w:color="auto"/>
            <w:bottom w:val="none" w:sz="0" w:space="0" w:color="auto"/>
            <w:right w:val="none" w:sz="0" w:space="0" w:color="auto"/>
          </w:divBdr>
        </w:div>
      </w:divsChild>
    </w:div>
    <w:div w:id="42213231">
      <w:bodyDiv w:val="1"/>
      <w:marLeft w:val="0"/>
      <w:marRight w:val="0"/>
      <w:marTop w:val="0"/>
      <w:marBottom w:val="0"/>
      <w:divBdr>
        <w:top w:val="none" w:sz="0" w:space="0" w:color="auto"/>
        <w:left w:val="none" w:sz="0" w:space="0" w:color="auto"/>
        <w:bottom w:val="none" w:sz="0" w:space="0" w:color="auto"/>
        <w:right w:val="none" w:sz="0" w:space="0" w:color="auto"/>
      </w:divBdr>
      <w:divsChild>
        <w:div w:id="103426589">
          <w:marLeft w:val="0"/>
          <w:marRight w:val="0"/>
          <w:marTop w:val="0"/>
          <w:marBottom w:val="0"/>
          <w:divBdr>
            <w:top w:val="none" w:sz="0" w:space="0" w:color="auto"/>
            <w:left w:val="none" w:sz="0" w:space="0" w:color="auto"/>
            <w:bottom w:val="none" w:sz="0" w:space="0" w:color="auto"/>
            <w:right w:val="none" w:sz="0" w:space="0" w:color="auto"/>
          </w:divBdr>
          <w:divsChild>
            <w:div w:id="1235823179">
              <w:marLeft w:val="0"/>
              <w:marRight w:val="0"/>
              <w:marTop w:val="0"/>
              <w:marBottom w:val="0"/>
              <w:divBdr>
                <w:top w:val="none" w:sz="0" w:space="0" w:color="auto"/>
                <w:left w:val="none" w:sz="0" w:space="0" w:color="auto"/>
                <w:bottom w:val="none" w:sz="0" w:space="0" w:color="auto"/>
                <w:right w:val="none" w:sz="0" w:space="0" w:color="auto"/>
              </w:divBdr>
            </w:div>
          </w:divsChild>
        </w:div>
        <w:div w:id="352419195">
          <w:marLeft w:val="0"/>
          <w:marRight w:val="0"/>
          <w:marTop w:val="0"/>
          <w:marBottom w:val="0"/>
          <w:divBdr>
            <w:top w:val="none" w:sz="0" w:space="0" w:color="auto"/>
            <w:left w:val="none" w:sz="0" w:space="0" w:color="auto"/>
            <w:bottom w:val="none" w:sz="0" w:space="0" w:color="auto"/>
            <w:right w:val="none" w:sz="0" w:space="0" w:color="auto"/>
          </w:divBdr>
          <w:divsChild>
            <w:div w:id="761727200">
              <w:marLeft w:val="0"/>
              <w:marRight w:val="0"/>
              <w:marTop w:val="0"/>
              <w:marBottom w:val="0"/>
              <w:divBdr>
                <w:top w:val="none" w:sz="0" w:space="0" w:color="auto"/>
                <w:left w:val="none" w:sz="0" w:space="0" w:color="auto"/>
                <w:bottom w:val="none" w:sz="0" w:space="0" w:color="auto"/>
                <w:right w:val="none" w:sz="0" w:space="0" w:color="auto"/>
              </w:divBdr>
            </w:div>
          </w:divsChild>
        </w:div>
        <w:div w:id="1278022222">
          <w:marLeft w:val="0"/>
          <w:marRight w:val="0"/>
          <w:marTop w:val="0"/>
          <w:marBottom w:val="0"/>
          <w:divBdr>
            <w:top w:val="none" w:sz="0" w:space="0" w:color="auto"/>
            <w:left w:val="none" w:sz="0" w:space="0" w:color="auto"/>
            <w:bottom w:val="none" w:sz="0" w:space="0" w:color="auto"/>
            <w:right w:val="none" w:sz="0" w:space="0" w:color="auto"/>
          </w:divBdr>
          <w:divsChild>
            <w:div w:id="840315843">
              <w:marLeft w:val="0"/>
              <w:marRight w:val="0"/>
              <w:marTop w:val="0"/>
              <w:marBottom w:val="0"/>
              <w:divBdr>
                <w:top w:val="none" w:sz="0" w:space="0" w:color="auto"/>
                <w:left w:val="none" w:sz="0" w:space="0" w:color="auto"/>
                <w:bottom w:val="none" w:sz="0" w:space="0" w:color="auto"/>
                <w:right w:val="none" w:sz="0" w:space="0" w:color="auto"/>
              </w:divBdr>
            </w:div>
            <w:div w:id="1612470296">
              <w:marLeft w:val="0"/>
              <w:marRight w:val="0"/>
              <w:marTop w:val="0"/>
              <w:marBottom w:val="0"/>
              <w:divBdr>
                <w:top w:val="none" w:sz="0" w:space="0" w:color="auto"/>
                <w:left w:val="none" w:sz="0" w:space="0" w:color="auto"/>
                <w:bottom w:val="none" w:sz="0" w:space="0" w:color="auto"/>
                <w:right w:val="none" w:sz="0" w:space="0" w:color="auto"/>
              </w:divBdr>
              <w:divsChild>
                <w:div w:id="1433085457">
                  <w:marLeft w:val="0"/>
                  <w:marRight w:val="0"/>
                  <w:marTop w:val="30"/>
                  <w:marBottom w:val="30"/>
                  <w:divBdr>
                    <w:top w:val="none" w:sz="0" w:space="0" w:color="auto"/>
                    <w:left w:val="none" w:sz="0" w:space="0" w:color="auto"/>
                    <w:bottom w:val="none" w:sz="0" w:space="0" w:color="auto"/>
                    <w:right w:val="none" w:sz="0" w:space="0" w:color="auto"/>
                  </w:divBdr>
                  <w:divsChild>
                    <w:div w:id="242880157">
                      <w:marLeft w:val="0"/>
                      <w:marRight w:val="0"/>
                      <w:marTop w:val="0"/>
                      <w:marBottom w:val="0"/>
                      <w:divBdr>
                        <w:top w:val="none" w:sz="0" w:space="0" w:color="auto"/>
                        <w:left w:val="none" w:sz="0" w:space="0" w:color="auto"/>
                        <w:bottom w:val="none" w:sz="0" w:space="0" w:color="auto"/>
                        <w:right w:val="none" w:sz="0" w:space="0" w:color="auto"/>
                      </w:divBdr>
                      <w:divsChild>
                        <w:div w:id="1240209733">
                          <w:marLeft w:val="0"/>
                          <w:marRight w:val="0"/>
                          <w:marTop w:val="0"/>
                          <w:marBottom w:val="0"/>
                          <w:divBdr>
                            <w:top w:val="none" w:sz="0" w:space="0" w:color="auto"/>
                            <w:left w:val="none" w:sz="0" w:space="0" w:color="auto"/>
                            <w:bottom w:val="none" w:sz="0" w:space="0" w:color="auto"/>
                            <w:right w:val="none" w:sz="0" w:space="0" w:color="auto"/>
                          </w:divBdr>
                        </w:div>
                      </w:divsChild>
                    </w:div>
                    <w:div w:id="2004621309">
                      <w:marLeft w:val="0"/>
                      <w:marRight w:val="0"/>
                      <w:marTop w:val="0"/>
                      <w:marBottom w:val="0"/>
                      <w:divBdr>
                        <w:top w:val="none" w:sz="0" w:space="0" w:color="auto"/>
                        <w:left w:val="none" w:sz="0" w:space="0" w:color="auto"/>
                        <w:bottom w:val="none" w:sz="0" w:space="0" w:color="auto"/>
                        <w:right w:val="none" w:sz="0" w:space="0" w:color="auto"/>
                      </w:divBdr>
                      <w:divsChild>
                        <w:div w:id="157227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63411">
          <w:marLeft w:val="0"/>
          <w:marRight w:val="0"/>
          <w:marTop w:val="0"/>
          <w:marBottom w:val="0"/>
          <w:divBdr>
            <w:top w:val="none" w:sz="0" w:space="0" w:color="auto"/>
            <w:left w:val="none" w:sz="0" w:space="0" w:color="auto"/>
            <w:bottom w:val="none" w:sz="0" w:space="0" w:color="auto"/>
            <w:right w:val="none" w:sz="0" w:space="0" w:color="auto"/>
          </w:divBdr>
          <w:divsChild>
            <w:div w:id="836187278">
              <w:marLeft w:val="0"/>
              <w:marRight w:val="0"/>
              <w:marTop w:val="0"/>
              <w:marBottom w:val="0"/>
              <w:divBdr>
                <w:top w:val="none" w:sz="0" w:space="0" w:color="auto"/>
                <w:left w:val="none" w:sz="0" w:space="0" w:color="auto"/>
                <w:bottom w:val="none" w:sz="0" w:space="0" w:color="auto"/>
                <w:right w:val="none" w:sz="0" w:space="0" w:color="auto"/>
              </w:divBdr>
            </w:div>
          </w:divsChild>
        </w:div>
        <w:div w:id="1496192295">
          <w:marLeft w:val="0"/>
          <w:marRight w:val="0"/>
          <w:marTop w:val="0"/>
          <w:marBottom w:val="0"/>
          <w:divBdr>
            <w:top w:val="none" w:sz="0" w:space="0" w:color="auto"/>
            <w:left w:val="none" w:sz="0" w:space="0" w:color="auto"/>
            <w:bottom w:val="none" w:sz="0" w:space="0" w:color="auto"/>
            <w:right w:val="none" w:sz="0" w:space="0" w:color="auto"/>
          </w:divBdr>
          <w:divsChild>
            <w:div w:id="306937827">
              <w:marLeft w:val="0"/>
              <w:marRight w:val="0"/>
              <w:marTop w:val="0"/>
              <w:marBottom w:val="0"/>
              <w:divBdr>
                <w:top w:val="none" w:sz="0" w:space="0" w:color="auto"/>
                <w:left w:val="none" w:sz="0" w:space="0" w:color="auto"/>
                <w:bottom w:val="none" w:sz="0" w:space="0" w:color="auto"/>
                <w:right w:val="none" w:sz="0" w:space="0" w:color="auto"/>
              </w:divBdr>
            </w:div>
          </w:divsChild>
        </w:div>
        <w:div w:id="1576086323">
          <w:marLeft w:val="0"/>
          <w:marRight w:val="0"/>
          <w:marTop w:val="0"/>
          <w:marBottom w:val="0"/>
          <w:divBdr>
            <w:top w:val="none" w:sz="0" w:space="0" w:color="auto"/>
            <w:left w:val="none" w:sz="0" w:space="0" w:color="auto"/>
            <w:bottom w:val="none" w:sz="0" w:space="0" w:color="auto"/>
            <w:right w:val="none" w:sz="0" w:space="0" w:color="auto"/>
          </w:divBdr>
          <w:divsChild>
            <w:div w:id="1407193318">
              <w:marLeft w:val="0"/>
              <w:marRight w:val="0"/>
              <w:marTop w:val="0"/>
              <w:marBottom w:val="0"/>
              <w:divBdr>
                <w:top w:val="none" w:sz="0" w:space="0" w:color="auto"/>
                <w:left w:val="none" w:sz="0" w:space="0" w:color="auto"/>
                <w:bottom w:val="none" w:sz="0" w:space="0" w:color="auto"/>
                <w:right w:val="none" w:sz="0" w:space="0" w:color="auto"/>
              </w:divBdr>
            </w:div>
          </w:divsChild>
        </w:div>
        <w:div w:id="1768454514">
          <w:marLeft w:val="0"/>
          <w:marRight w:val="0"/>
          <w:marTop w:val="0"/>
          <w:marBottom w:val="0"/>
          <w:divBdr>
            <w:top w:val="none" w:sz="0" w:space="0" w:color="auto"/>
            <w:left w:val="none" w:sz="0" w:space="0" w:color="auto"/>
            <w:bottom w:val="none" w:sz="0" w:space="0" w:color="auto"/>
            <w:right w:val="none" w:sz="0" w:space="0" w:color="auto"/>
          </w:divBdr>
          <w:divsChild>
            <w:div w:id="439689137">
              <w:marLeft w:val="0"/>
              <w:marRight w:val="0"/>
              <w:marTop w:val="0"/>
              <w:marBottom w:val="0"/>
              <w:divBdr>
                <w:top w:val="none" w:sz="0" w:space="0" w:color="auto"/>
                <w:left w:val="none" w:sz="0" w:space="0" w:color="auto"/>
                <w:bottom w:val="none" w:sz="0" w:space="0" w:color="auto"/>
                <w:right w:val="none" w:sz="0" w:space="0" w:color="auto"/>
              </w:divBdr>
            </w:div>
            <w:div w:id="768694859">
              <w:marLeft w:val="0"/>
              <w:marRight w:val="0"/>
              <w:marTop w:val="0"/>
              <w:marBottom w:val="0"/>
              <w:divBdr>
                <w:top w:val="none" w:sz="0" w:space="0" w:color="auto"/>
                <w:left w:val="none" w:sz="0" w:space="0" w:color="auto"/>
                <w:bottom w:val="none" w:sz="0" w:space="0" w:color="auto"/>
                <w:right w:val="none" w:sz="0" w:space="0" w:color="auto"/>
              </w:divBdr>
              <w:divsChild>
                <w:div w:id="1389839796">
                  <w:marLeft w:val="0"/>
                  <w:marRight w:val="0"/>
                  <w:marTop w:val="30"/>
                  <w:marBottom w:val="30"/>
                  <w:divBdr>
                    <w:top w:val="none" w:sz="0" w:space="0" w:color="auto"/>
                    <w:left w:val="none" w:sz="0" w:space="0" w:color="auto"/>
                    <w:bottom w:val="none" w:sz="0" w:space="0" w:color="auto"/>
                    <w:right w:val="none" w:sz="0" w:space="0" w:color="auto"/>
                  </w:divBdr>
                  <w:divsChild>
                    <w:div w:id="1848598744">
                      <w:marLeft w:val="0"/>
                      <w:marRight w:val="0"/>
                      <w:marTop w:val="0"/>
                      <w:marBottom w:val="0"/>
                      <w:divBdr>
                        <w:top w:val="none" w:sz="0" w:space="0" w:color="auto"/>
                        <w:left w:val="none" w:sz="0" w:space="0" w:color="auto"/>
                        <w:bottom w:val="none" w:sz="0" w:space="0" w:color="auto"/>
                        <w:right w:val="none" w:sz="0" w:space="0" w:color="auto"/>
                      </w:divBdr>
                      <w:divsChild>
                        <w:div w:id="1064061656">
                          <w:marLeft w:val="0"/>
                          <w:marRight w:val="0"/>
                          <w:marTop w:val="0"/>
                          <w:marBottom w:val="0"/>
                          <w:divBdr>
                            <w:top w:val="none" w:sz="0" w:space="0" w:color="auto"/>
                            <w:left w:val="none" w:sz="0" w:space="0" w:color="auto"/>
                            <w:bottom w:val="none" w:sz="0" w:space="0" w:color="auto"/>
                            <w:right w:val="none" w:sz="0" w:space="0" w:color="auto"/>
                          </w:divBdr>
                        </w:div>
                      </w:divsChild>
                    </w:div>
                    <w:div w:id="1889369117">
                      <w:marLeft w:val="0"/>
                      <w:marRight w:val="0"/>
                      <w:marTop w:val="0"/>
                      <w:marBottom w:val="0"/>
                      <w:divBdr>
                        <w:top w:val="none" w:sz="0" w:space="0" w:color="auto"/>
                        <w:left w:val="none" w:sz="0" w:space="0" w:color="auto"/>
                        <w:bottom w:val="none" w:sz="0" w:space="0" w:color="auto"/>
                        <w:right w:val="none" w:sz="0" w:space="0" w:color="auto"/>
                      </w:divBdr>
                      <w:divsChild>
                        <w:div w:id="18014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501193">
          <w:marLeft w:val="0"/>
          <w:marRight w:val="0"/>
          <w:marTop w:val="0"/>
          <w:marBottom w:val="0"/>
          <w:divBdr>
            <w:top w:val="none" w:sz="0" w:space="0" w:color="auto"/>
            <w:left w:val="none" w:sz="0" w:space="0" w:color="auto"/>
            <w:bottom w:val="none" w:sz="0" w:space="0" w:color="auto"/>
            <w:right w:val="none" w:sz="0" w:space="0" w:color="auto"/>
          </w:divBdr>
          <w:divsChild>
            <w:div w:id="9248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6924">
      <w:bodyDiv w:val="1"/>
      <w:marLeft w:val="0"/>
      <w:marRight w:val="0"/>
      <w:marTop w:val="0"/>
      <w:marBottom w:val="0"/>
      <w:divBdr>
        <w:top w:val="none" w:sz="0" w:space="0" w:color="auto"/>
        <w:left w:val="none" w:sz="0" w:space="0" w:color="auto"/>
        <w:bottom w:val="none" w:sz="0" w:space="0" w:color="auto"/>
        <w:right w:val="none" w:sz="0" w:space="0" w:color="auto"/>
      </w:divBdr>
      <w:divsChild>
        <w:div w:id="210189178">
          <w:marLeft w:val="0"/>
          <w:marRight w:val="0"/>
          <w:marTop w:val="0"/>
          <w:marBottom w:val="0"/>
          <w:divBdr>
            <w:top w:val="none" w:sz="0" w:space="0" w:color="auto"/>
            <w:left w:val="none" w:sz="0" w:space="0" w:color="auto"/>
            <w:bottom w:val="none" w:sz="0" w:space="0" w:color="auto"/>
            <w:right w:val="none" w:sz="0" w:space="0" w:color="auto"/>
          </w:divBdr>
          <w:divsChild>
            <w:div w:id="991911663">
              <w:marLeft w:val="0"/>
              <w:marRight w:val="0"/>
              <w:marTop w:val="0"/>
              <w:marBottom w:val="0"/>
              <w:divBdr>
                <w:top w:val="none" w:sz="0" w:space="0" w:color="auto"/>
                <w:left w:val="none" w:sz="0" w:space="0" w:color="auto"/>
                <w:bottom w:val="none" w:sz="0" w:space="0" w:color="auto"/>
                <w:right w:val="none" w:sz="0" w:space="0" w:color="auto"/>
              </w:divBdr>
            </w:div>
          </w:divsChild>
        </w:div>
        <w:div w:id="274361619">
          <w:marLeft w:val="0"/>
          <w:marRight w:val="0"/>
          <w:marTop w:val="0"/>
          <w:marBottom w:val="0"/>
          <w:divBdr>
            <w:top w:val="none" w:sz="0" w:space="0" w:color="auto"/>
            <w:left w:val="none" w:sz="0" w:space="0" w:color="auto"/>
            <w:bottom w:val="none" w:sz="0" w:space="0" w:color="auto"/>
            <w:right w:val="none" w:sz="0" w:space="0" w:color="auto"/>
          </w:divBdr>
          <w:divsChild>
            <w:div w:id="1229732992">
              <w:marLeft w:val="0"/>
              <w:marRight w:val="0"/>
              <w:marTop w:val="0"/>
              <w:marBottom w:val="0"/>
              <w:divBdr>
                <w:top w:val="none" w:sz="0" w:space="0" w:color="auto"/>
                <w:left w:val="none" w:sz="0" w:space="0" w:color="auto"/>
                <w:bottom w:val="none" w:sz="0" w:space="0" w:color="auto"/>
                <w:right w:val="none" w:sz="0" w:space="0" w:color="auto"/>
              </w:divBdr>
            </w:div>
          </w:divsChild>
        </w:div>
        <w:div w:id="434978395">
          <w:marLeft w:val="0"/>
          <w:marRight w:val="0"/>
          <w:marTop w:val="0"/>
          <w:marBottom w:val="0"/>
          <w:divBdr>
            <w:top w:val="none" w:sz="0" w:space="0" w:color="auto"/>
            <w:left w:val="none" w:sz="0" w:space="0" w:color="auto"/>
            <w:bottom w:val="none" w:sz="0" w:space="0" w:color="auto"/>
            <w:right w:val="none" w:sz="0" w:space="0" w:color="auto"/>
          </w:divBdr>
          <w:divsChild>
            <w:div w:id="569922013">
              <w:marLeft w:val="0"/>
              <w:marRight w:val="0"/>
              <w:marTop w:val="0"/>
              <w:marBottom w:val="0"/>
              <w:divBdr>
                <w:top w:val="none" w:sz="0" w:space="0" w:color="auto"/>
                <w:left w:val="none" w:sz="0" w:space="0" w:color="auto"/>
                <w:bottom w:val="none" w:sz="0" w:space="0" w:color="auto"/>
                <w:right w:val="none" w:sz="0" w:space="0" w:color="auto"/>
              </w:divBdr>
            </w:div>
          </w:divsChild>
        </w:div>
        <w:div w:id="675380395">
          <w:marLeft w:val="0"/>
          <w:marRight w:val="0"/>
          <w:marTop w:val="0"/>
          <w:marBottom w:val="0"/>
          <w:divBdr>
            <w:top w:val="none" w:sz="0" w:space="0" w:color="auto"/>
            <w:left w:val="none" w:sz="0" w:space="0" w:color="auto"/>
            <w:bottom w:val="none" w:sz="0" w:space="0" w:color="auto"/>
            <w:right w:val="none" w:sz="0" w:space="0" w:color="auto"/>
          </w:divBdr>
          <w:divsChild>
            <w:div w:id="747578582">
              <w:marLeft w:val="0"/>
              <w:marRight w:val="0"/>
              <w:marTop w:val="0"/>
              <w:marBottom w:val="0"/>
              <w:divBdr>
                <w:top w:val="none" w:sz="0" w:space="0" w:color="auto"/>
                <w:left w:val="none" w:sz="0" w:space="0" w:color="auto"/>
                <w:bottom w:val="none" w:sz="0" w:space="0" w:color="auto"/>
                <w:right w:val="none" w:sz="0" w:space="0" w:color="auto"/>
              </w:divBdr>
            </w:div>
          </w:divsChild>
        </w:div>
        <w:div w:id="823666076">
          <w:marLeft w:val="0"/>
          <w:marRight w:val="0"/>
          <w:marTop w:val="0"/>
          <w:marBottom w:val="0"/>
          <w:divBdr>
            <w:top w:val="none" w:sz="0" w:space="0" w:color="auto"/>
            <w:left w:val="none" w:sz="0" w:space="0" w:color="auto"/>
            <w:bottom w:val="none" w:sz="0" w:space="0" w:color="auto"/>
            <w:right w:val="none" w:sz="0" w:space="0" w:color="auto"/>
          </w:divBdr>
          <w:divsChild>
            <w:div w:id="760444644">
              <w:marLeft w:val="0"/>
              <w:marRight w:val="0"/>
              <w:marTop w:val="0"/>
              <w:marBottom w:val="0"/>
              <w:divBdr>
                <w:top w:val="none" w:sz="0" w:space="0" w:color="auto"/>
                <w:left w:val="none" w:sz="0" w:space="0" w:color="auto"/>
                <w:bottom w:val="none" w:sz="0" w:space="0" w:color="auto"/>
                <w:right w:val="none" w:sz="0" w:space="0" w:color="auto"/>
              </w:divBdr>
              <w:divsChild>
                <w:div w:id="178737055">
                  <w:marLeft w:val="0"/>
                  <w:marRight w:val="0"/>
                  <w:marTop w:val="30"/>
                  <w:marBottom w:val="30"/>
                  <w:divBdr>
                    <w:top w:val="none" w:sz="0" w:space="0" w:color="auto"/>
                    <w:left w:val="none" w:sz="0" w:space="0" w:color="auto"/>
                    <w:bottom w:val="none" w:sz="0" w:space="0" w:color="auto"/>
                    <w:right w:val="none" w:sz="0" w:space="0" w:color="auto"/>
                  </w:divBdr>
                  <w:divsChild>
                    <w:div w:id="367729401">
                      <w:marLeft w:val="0"/>
                      <w:marRight w:val="0"/>
                      <w:marTop w:val="0"/>
                      <w:marBottom w:val="0"/>
                      <w:divBdr>
                        <w:top w:val="none" w:sz="0" w:space="0" w:color="auto"/>
                        <w:left w:val="none" w:sz="0" w:space="0" w:color="auto"/>
                        <w:bottom w:val="none" w:sz="0" w:space="0" w:color="auto"/>
                        <w:right w:val="none" w:sz="0" w:space="0" w:color="auto"/>
                      </w:divBdr>
                      <w:divsChild>
                        <w:div w:id="193273328">
                          <w:marLeft w:val="0"/>
                          <w:marRight w:val="0"/>
                          <w:marTop w:val="0"/>
                          <w:marBottom w:val="0"/>
                          <w:divBdr>
                            <w:top w:val="none" w:sz="0" w:space="0" w:color="auto"/>
                            <w:left w:val="none" w:sz="0" w:space="0" w:color="auto"/>
                            <w:bottom w:val="none" w:sz="0" w:space="0" w:color="auto"/>
                            <w:right w:val="none" w:sz="0" w:space="0" w:color="auto"/>
                          </w:divBdr>
                        </w:div>
                      </w:divsChild>
                    </w:div>
                    <w:div w:id="1248884931">
                      <w:marLeft w:val="0"/>
                      <w:marRight w:val="0"/>
                      <w:marTop w:val="0"/>
                      <w:marBottom w:val="0"/>
                      <w:divBdr>
                        <w:top w:val="none" w:sz="0" w:space="0" w:color="auto"/>
                        <w:left w:val="none" w:sz="0" w:space="0" w:color="auto"/>
                        <w:bottom w:val="none" w:sz="0" w:space="0" w:color="auto"/>
                        <w:right w:val="none" w:sz="0" w:space="0" w:color="auto"/>
                      </w:divBdr>
                      <w:divsChild>
                        <w:div w:id="1190992546">
                          <w:marLeft w:val="0"/>
                          <w:marRight w:val="0"/>
                          <w:marTop w:val="0"/>
                          <w:marBottom w:val="0"/>
                          <w:divBdr>
                            <w:top w:val="none" w:sz="0" w:space="0" w:color="auto"/>
                            <w:left w:val="none" w:sz="0" w:space="0" w:color="auto"/>
                            <w:bottom w:val="none" w:sz="0" w:space="0" w:color="auto"/>
                            <w:right w:val="none" w:sz="0" w:space="0" w:color="auto"/>
                          </w:divBdr>
                        </w:div>
                      </w:divsChild>
                    </w:div>
                    <w:div w:id="1408918364">
                      <w:marLeft w:val="0"/>
                      <w:marRight w:val="0"/>
                      <w:marTop w:val="0"/>
                      <w:marBottom w:val="0"/>
                      <w:divBdr>
                        <w:top w:val="none" w:sz="0" w:space="0" w:color="auto"/>
                        <w:left w:val="none" w:sz="0" w:space="0" w:color="auto"/>
                        <w:bottom w:val="none" w:sz="0" w:space="0" w:color="auto"/>
                        <w:right w:val="none" w:sz="0" w:space="0" w:color="auto"/>
                      </w:divBdr>
                      <w:divsChild>
                        <w:div w:id="392236956">
                          <w:marLeft w:val="0"/>
                          <w:marRight w:val="0"/>
                          <w:marTop w:val="0"/>
                          <w:marBottom w:val="0"/>
                          <w:divBdr>
                            <w:top w:val="none" w:sz="0" w:space="0" w:color="auto"/>
                            <w:left w:val="none" w:sz="0" w:space="0" w:color="auto"/>
                            <w:bottom w:val="none" w:sz="0" w:space="0" w:color="auto"/>
                            <w:right w:val="none" w:sz="0" w:space="0" w:color="auto"/>
                          </w:divBdr>
                        </w:div>
                      </w:divsChild>
                    </w:div>
                    <w:div w:id="1468163410">
                      <w:marLeft w:val="0"/>
                      <w:marRight w:val="0"/>
                      <w:marTop w:val="0"/>
                      <w:marBottom w:val="0"/>
                      <w:divBdr>
                        <w:top w:val="none" w:sz="0" w:space="0" w:color="auto"/>
                        <w:left w:val="none" w:sz="0" w:space="0" w:color="auto"/>
                        <w:bottom w:val="none" w:sz="0" w:space="0" w:color="auto"/>
                        <w:right w:val="none" w:sz="0" w:space="0" w:color="auto"/>
                      </w:divBdr>
                      <w:divsChild>
                        <w:div w:id="1995521034">
                          <w:marLeft w:val="0"/>
                          <w:marRight w:val="0"/>
                          <w:marTop w:val="0"/>
                          <w:marBottom w:val="0"/>
                          <w:divBdr>
                            <w:top w:val="none" w:sz="0" w:space="0" w:color="auto"/>
                            <w:left w:val="none" w:sz="0" w:space="0" w:color="auto"/>
                            <w:bottom w:val="none" w:sz="0" w:space="0" w:color="auto"/>
                            <w:right w:val="none" w:sz="0" w:space="0" w:color="auto"/>
                          </w:divBdr>
                        </w:div>
                      </w:divsChild>
                    </w:div>
                    <w:div w:id="1571425882">
                      <w:marLeft w:val="0"/>
                      <w:marRight w:val="0"/>
                      <w:marTop w:val="0"/>
                      <w:marBottom w:val="0"/>
                      <w:divBdr>
                        <w:top w:val="none" w:sz="0" w:space="0" w:color="auto"/>
                        <w:left w:val="none" w:sz="0" w:space="0" w:color="auto"/>
                        <w:bottom w:val="none" w:sz="0" w:space="0" w:color="auto"/>
                        <w:right w:val="none" w:sz="0" w:space="0" w:color="auto"/>
                      </w:divBdr>
                      <w:divsChild>
                        <w:div w:id="2981819">
                          <w:marLeft w:val="0"/>
                          <w:marRight w:val="0"/>
                          <w:marTop w:val="0"/>
                          <w:marBottom w:val="0"/>
                          <w:divBdr>
                            <w:top w:val="none" w:sz="0" w:space="0" w:color="auto"/>
                            <w:left w:val="none" w:sz="0" w:space="0" w:color="auto"/>
                            <w:bottom w:val="none" w:sz="0" w:space="0" w:color="auto"/>
                            <w:right w:val="none" w:sz="0" w:space="0" w:color="auto"/>
                          </w:divBdr>
                        </w:div>
                      </w:divsChild>
                    </w:div>
                    <w:div w:id="1949852449">
                      <w:marLeft w:val="0"/>
                      <w:marRight w:val="0"/>
                      <w:marTop w:val="0"/>
                      <w:marBottom w:val="0"/>
                      <w:divBdr>
                        <w:top w:val="none" w:sz="0" w:space="0" w:color="auto"/>
                        <w:left w:val="none" w:sz="0" w:space="0" w:color="auto"/>
                        <w:bottom w:val="none" w:sz="0" w:space="0" w:color="auto"/>
                        <w:right w:val="none" w:sz="0" w:space="0" w:color="auto"/>
                      </w:divBdr>
                      <w:divsChild>
                        <w:div w:id="5357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87217">
              <w:marLeft w:val="0"/>
              <w:marRight w:val="0"/>
              <w:marTop w:val="0"/>
              <w:marBottom w:val="0"/>
              <w:divBdr>
                <w:top w:val="none" w:sz="0" w:space="0" w:color="auto"/>
                <w:left w:val="none" w:sz="0" w:space="0" w:color="auto"/>
                <w:bottom w:val="none" w:sz="0" w:space="0" w:color="auto"/>
                <w:right w:val="none" w:sz="0" w:space="0" w:color="auto"/>
              </w:divBdr>
            </w:div>
          </w:divsChild>
        </w:div>
        <w:div w:id="872614313">
          <w:marLeft w:val="0"/>
          <w:marRight w:val="0"/>
          <w:marTop w:val="0"/>
          <w:marBottom w:val="0"/>
          <w:divBdr>
            <w:top w:val="none" w:sz="0" w:space="0" w:color="auto"/>
            <w:left w:val="none" w:sz="0" w:space="0" w:color="auto"/>
            <w:bottom w:val="none" w:sz="0" w:space="0" w:color="auto"/>
            <w:right w:val="none" w:sz="0" w:space="0" w:color="auto"/>
          </w:divBdr>
          <w:divsChild>
            <w:div w:id="1582521949">
              <w:marLeft w:val="0"/>
              <w:marRight w:val="0"/>
              <w:marTop w:val="0"/>
              <w:marBottom w:val="0"/>
              <w:divBdr>
                <w:top w:val="none" w:sz="0" w:space="0" w:color="auto"/>
                <w:left w:val="none" w:sz="0" w:space="0" w:color="auto"/>
                <w:bottom w:val="none" w:sz="0" w:space="0" w:color="auto"/>
                <w:right w:val="none" w:sz="0" w:space="0" w:color="auto"/>
              </w:divBdr>
            </w:div>
          </w:divsChild>
        </w:div>
        <w:div w:id="939605160">
          <w:marLeft w:val="0"/>
          <w:marRight w:val="0"/>
          <w:marTop w:val="0"/>
          <w:marBottom w:val="0"/>
          <w:divBdr>
            <w:top w:val="none" w:sz="0" w:space="0" w:color="auto"/>
            <w:left w:val="none" w:sz="0" w:space="0" w:color="auto"/>
            <w:bottom w:val="none" w:sz="0" w:space="0" w:color="auto"/>
            <w:right w:val="none" w:sz="0" w:space="0" w:color="auto"/>
          </w:divBdr>
          <w:divsChild>
            <w:div w:id="687290570">
              <w:marLeft w:val="0"/>
              <w:marRight w:val="0"/>
              <w:marTop w:val="0"/>
              <w:marBottom w:val="0"/>
              <w:divBdr>
                <w:top w:val="none" w:sz="0" w:space="0" w:color="auto"/>
                <w:left w:val="none" w:sz="0" w:space="0" w:color="auto"/>
                <w:bottom w:val="none" w:sz="0" w:space="0" w:color="auto"/>
                <w:right w:val="none" w:sz="0" w:space="0" w:color="auto"/>
              </w:divBdr>
            </w:div>
            <w:div w:id="2105955865">
              <w:marLeft w:val="0"/>
              <w:marRight w:val="0"/>
              <w:marTop w:val="0"/>
              <w:marBottom w:val="0"/>
              <w:divBdr>
                <w:top w:val="none" w:sz="0" w:space="0" w:color="auto"/>
                <w:left w:val="none" w:sz="0" w:space="0" w:color="auto"/>
                <w:bottom w:val="none" w:sz="0" w:space="0" w:color="auto"/>
                <w:right w:val="none" w:sz="0" w:space="0" w:color="auto"/>
              </w:divBdr>
              <w:divsChild>
                <w:div w:id="115293101">
                  <w:marLeft w:val="0"/>
                  <w:marRight w:val="0"/>
                  <w:marTop w:val="30"/>
                  <w:marBottom w:val="30"/>
                  <w:divBdr>
                    <w:top w:val="none" w:sz="0" w:space="0" w:color="auto"/>
                    <w:left w:val="none" w:sz="0" w:space="0" w:color="auto"/>
                    <w:bottom w:val="none" w:sz="0" w:space="0" w:color="auto"/>
                    <w:right w:val="none" w:sz="0" w:space="0" w:color="auto"/>
                  </w:divBdr>
                  <w:divsChild>
                    <w:div w:id="1030885142">
                      <w:marLeft w:val="0"/>
                      <w:marRight w:val="0"/>
                      <w:marTop w:val="0"/>
                      <w:marBottom w:val="0"/>
                      <w:divBdr>
                        <w:top w:val="none" w:sz="0" w:space="0" w:color="auto"/>
                        <w:left w:val="none" w:sz="0" w:space="0" w:color="auto"/>
                        <w:bottom w:val="none" w:sz="0" w:space="0" w:color="auto"/>
                        <w:right w:val="none" w:sz="0" w:space="0" w:color="auto"/>
                      </w:divBdr>
                      <w:divsChild>
                        <w:div w:id="2067989202">
                          <w:marLeft w:val="0"/>
                          <w:marRight w:val="0"/>
                          <w:marTop w:val="0"/>
                          <w:marBottom w:val="0"/>
                          <w:divBdr>
                            <w:top w:val="none" w:sz="0" w:space="0" w:color="auto"/>
                            <w:left w:val="none" w:sz="0" w:space="0" w:color="auto"/>
                            <w:bottom w:val="none" w:sz="0" w:space="0" w:color="auto"/>
                            <w:right w:val="none" w:sz="0" w:space="0" w:color="auto"/>
                          </w:divBdr>
                        </w:div>
                      </w:divsChild>
                    </w:div>
                    <w:div w:id="1192916985">
                      <w:marLeft w:val="0"/>
                      <w:marRight w:val="0"/>
                      <w:marTop w:val="0"/>
                      <w:marBottom w:val="0"/>
                      <w:divBdr>
                        <w:top w:val="none" w:sz="0" w:space="0" w:color="auto"/>
                        <w:left w:val="none" w:sz="0" w:space="0" w:color="auto"/>
                        <w:bottom w:val="none" w:sz="0" w:space="0" w:color="auto"/>
                        <w:right w:val="none" w:sz="0" w:space="0" w:color="auto"/>
                      </w:divBdr>
                      <w:divsChild>
                        <w:div w:id="15269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865811">
          <w:marLeft w:val="0"/>
          <w:marRight w:val="0"/>
          <w:marTop w:val="0"/>
          <w:marBottom w:val="0"/>
          <w:divBdr>
            <w:top w:val="none" w:sz="0" w:space="0" w:color="auto"/>
            <w:left w:val="none" w:sz="0" w:space="0" w:color="auto"/>
            <w:bottom w:val="none" w:sz="0" w:space="0" w:color="auto"/>
            <w:right w:val="none" w:sz="0" w:space="0" w:color="auto"/>
          </w:divBdr>
          <w:divsChild>
            <w:div w:id="182527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4622">
      <w:bodyDiv w:val="1"/>
      <w:marLeft w:val="0"/>
      <w:marRight w:val="0"/>
      <w:marTop w:val="0"/>
      <w:marBottom w:val="0"/>
      <w:divBdr>
        <w:top w:val="none" w:sz="0" w:space="0" w:color="auto"/>
        <w:left w:val="none" w:sz="0" w:space="0" w:color="auto"/>
        <w:bottom w:val="none" w:sz="0" w:space="0" w:color="auto"/>
        <w:right w:val="none" w:sz="0" w:space="0" w:color="auto"/>
      </w:divBdr>
    </w:div>
    <w:div w:id="54210531">
      <w:bodyDiv w:val="1"/>
      <w:marLeft w:val="0"/>
      <w:marRight w:val="0"/>
      <w:marTop w:val="0"/>
      <w:marBottom w:val="0"/>
      <w:divBdr>
        <w:top w:val="none" w:sz="0" w:space="0" w:color="auto"/>
        <w:left w:val="none" w:sz="0" w:space="0" w:color="auto"/>
        <w:bottom w:val="none" w:sz="0" w:space="0" w:color="auto"/>
        <w:right w:val="none" w:sz="0" w:space="0" w:color="auto"/>
      </w:divBdr>
      <w:divsChild>
        <w:div w:id="99450574">
          <w:marLeft w:val="0"/>
          <w:marRight w:val="0"/>
          <w:marTop w:val="0"/>
          <w:marBottom w:val="0"/>
          <w:divBdr>
            <w:top w:val="none" w:sz="0" w:space="0" w:color="auto"/>
            <w:left w:val="none" w:sz="0" w:space="0" w:color="auto"/>
            <w:bottom w:val="none" w:sz="0" w:space="0" w:color="auto"/>
            <w:right w:val="none" w:sz="0" w:space="0" w:color="auto"/>
          </w:divBdr>
          <w:divsChild>
            <w:div w:id="1147622229">
              <w:marLeft w:val="0"/>
              <w:marRight w:val="0"/>
              <w:marTop w:val="0"/>
              <w:marBottom w:val="0"/>
              <w:divBdr>
                <w:top w:val="none" w:sz="0" w:space="0" w:color="auto"/>
                <w:left w:val="none" w:sz="0" w:space="0" w:color="auto"/>
                <w:bottom w:val="none" w:sz="0" w:space="0" w:color="auto"/>
                <w:right w:val="none" w:sz="0" w:space="0" w:color="auto"/>
              </w:divBdr>
            </w:div>
          </w:divsChild>
        </w:div>
        <w:div w:id="125243038">
          <w:marLeft w:val="0"/>
          <w:marRight w:val="0"/>
          <w:marTop w:val="0"/>
          <w:marBottom w:val="0"/>
          <w:divBdr>
            <w:top w:val="none" w:sz="0" w:space="0" w:color="auto"/>
            <w:left w:val="none" w:sz="0" w:space="0" w:color="auto"/>
            <w:bottom w:val="none" w:sz="0" w:space="0" w:color="auto"/>
            <w:right w:val="none" w:sz="0" w:space="0" w:color="auto"/>
          </w:divBdr>
          <w:divsChild>
            <w:div w:id="240529705">
              <w:marLeft w:val="0"/>
              <w:marRight w:val="0"/>
              <w:marTop w:val="0"/>
              <w:marBottom w:val="0"/>
              <w:divBdr>
                <w:top w:val="none" w:sz="0" w:space="0" w:color="auto"/>
                <w:left w:val="none" w:sz="0" w:space="0" w:color="auto"/>
                <w:bottom w:val="none" w:sz="0" w:space="0" w:color="auto"/>
                <w:right w:val="none" w:sz="0" w:space="0" w:color="auto"/>
              </w:divBdr>
            </w:div>
          </w:divsChild>
        </w:div>
        <w:div w:id="569577263">
          <w:marLeft w:val="0"/>
          <w:marRight w:val="0"/>
          <w:marTop w:val="0"/>
          <w:marBottom w:val="0"/>
          <w:divBdr>
            <w:top w:val="none" w:sz="0" w:space="0" w:color="auto"/>
            <w:left w:val="none" w:sz="0" w:space="0" w:color="auto"/>
            <w:bottom w:val="none" w:sz="0" w:space="0" w:color="auto"/>
            <w:right w:val="none" w:sz="0" w:space="0" w:color="auto"/>
          </w:divBdr>
          <w:divsChild>
            <w:div w:id="417991022">
              <w:marLeft w:val="0"/>
              <w:marRight w:val="0"/>
              <w:marTop w:val="0"/>
              <w:marBottom w:val="0"/>
              <w:divBdr>
                <w:top w:val="none" w:sz="0" w:space="0" w:color="auto"/>
                <w:left w:val="none" w:sz="0" w:space="0" w:color="auto"/>
                <w:bottom w:val="none" w:sz="0" w:space="0" w:color="auto"/>
                <w:right w:val="none" w:sz="0" w:space="0" w:color="auto"/>
              </w:divBdr>
              <w:divsChild>
                <w:div w:id="1905944767">
                  <w:marLeft w:val="0"/>
                  <w:marRight w:val="0"/>
                  <w:marTop w:val="30"/>
                  <w:marBottom w:val="30"/>
                  <w:divBdr>
                    <w:top w:val="none" w:sz="0" w:space="0" w:color="auto"/>
                    <w:left w:val="none" w:sz="0" w:space="0" w:color="auto"/>
                    <w:bottom w:val="none" w:sz="0" w:space="0" w:color="auto"/>
                    <w:right w:val="none" w:sz="0" w:space="0" w:color="auto"/>
                  </w:divBdr>
                  <w:divsChild>
                    <w:div w:id="1002245054">
                      <w:marLeft w:val="0"/>
                      <w:marRight w:val="0"/>
                      <w:marTop w:val="0"/>
                      <w:marBottom w:val="0"/>
                      <w:divBdr>
                        <w:top w:val="none" w:sz="0" w:space="0" w:color="auto"/>
                        <w:left w:val="none" w:sz="0" w:space="0" w:color="auto"/>
                        <w:bottom w:val="none" w:sz="0" w:space="0" w:color="auto"/>
                        <w:right w:val="none" w:sz="0" w:space="0" w:color="auto"/>
                      </w:divBdr>
                      <w:divsChild>
                        <w:div w:id="718748024">
                          <w:marLeft w:val="0"/>
                          <w:marRight w:val="0"/>
                          <w:marTop w:val="0"/>
                          <w:marBottom w:val="0"/>
                          <w:divBdr>
                            <w:top w:val="none" w:sz="0" w:space="0" w:color="auto"/>
                            <w:left w:val="none" w:sz="0" w:space="0" w:color="auto"/>
                            <w:bottom w:val="none" w:sz="0" w:space="0" w:color="auto"/>
                            <w:right w:val="none" w:sz="0" w:space="0" w:color="auto"/>
                          </w:divBdr>
                        </w:div>
                      </w:divsChild>
                    </w:div>
                    <w:div w:id="1116557225">
                      <w:marLeft w:val="0"/>
                      <w:marRight w:val="0"/>
                      <w:marTop w:val="0"/>
                      <w:marBottom w:val="0"/>
                      <w:divBdr>
                        <w:top w:val="none" w:sz="0" w:space="0" w:color="auto"/>
                        <w:left w:val="none" w:sz="0" w:space="0" w:color="auto"/>
                        <w:bottom w:val="none" w:sz="0" w:space="0" w:color="auto"/>
                        <w:right w:val="none" w:sz="0" w:space="0" w:color="auto"/>
                      </w:divBdr>
                      <w:divsChild>
                        <w:div w:id="138467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07018">
              <w:marLeft w:val="0"/>
              <w:marRight w:val="0"/>
              <w:marTop w:val="0"/>
              <w:marBottom w:val="0"/>
              <w:divBdr>
                <w:top w:val="none" w:sz="0" w:space="0" w:color="auto"/>
                <w:left w:val="none" w:sz="0" w:space="0" w:color="auto"/>
                <w:bottom w:val="none" w:sz="0" w:space="0" w:color="auto"/>
                <w:right w:val="none" w:sz="0" w:space="0" w:color="auto"/>
              </w:divBdr>
            </w:div>
          </w:divsChild>
        </w:div>
        <w:div w:id="1042293774">
          <w:marLeft w:val="0"/>
          <w:marRight w:val="0"/>
          <w:marTop w:val="0"/>
          <w:marBottom w:val="0"/>
          <w:divBdr>
            <w:top w:val="none" w:sz="0" w:space="0" w:color="auto"/>
            <w:left w:val="none" w:sz="0" w:space="0" w:color="auto"/>
            <w:bottom w:val="none" w:sz="0" w:space="0" w:color="auto"/>
            <w:right w:val="none" w:sz="0" w:space="0" w:color="auto"/>
          </w:divBdr>
          <w:divsChild>
            <w:div w:id="1580871825">
              <w:marLeft w:val="0"/>
              <w:marRight w:val="0"/>
              <w:marTop w:val="0"/>
              <w:marBottom w:val="0"/>
              <w:divBdr>
                <w:top w:val="none" w:sz="0" w:space="0" w:color="auto"/>
                <w:left w:val="none" w:sz="0" w:space="0" w:color="auto"/>
                <w:bottom w:val="none" w:sz="0" w:space="0" w:color="auto"/>
                <w:right w:val="none" w:sz="0" w:space="0" w:color="auto"/>
              </w:divBdr>
            </w:div>
          </w:divsChild>
        </w:div>
        <w:div w:id="1577587876">
          <w:marLeft w:val="0"/>
          <w:marRight w:val="0"/>
          <w:marTop w:val="0"/>
          <w:marBottom w:val="0"/>
          <w:divBdr>
            <w:top w:val="none" w:sz="0" w:space="0" w:color="auto"/>
            <w:left w:val="none" w:sz="0" w:space="0" w:color="auto"/>
            <w:bottom w:val="none" w:sz="0" w:space="0" w:color="auto"/>
            <w:right w:val="none" w:sz="0" w:space="0" w:color="auto"/>
          </w:divBdr>
          <w:divsChild>
            <w:div w:id="1221332668">
              <w:marLeft w:val="0"/>
              <w:marRight w:val="0"/>
              <w:marTop w:val="0"/>
              <w:marBottom w:val="0"/>
              <w:divBdr>
                <w:top w:val="none" w:sz="0" w:space="0" w:color="auto"/>
                <w:left w:val="none" w:sz="0" w:space="0" w:color="auto"/>
                <w:bottom w:val="none" w:sz="0" w:space="0" w:color="auto"/>
                <w:right w:val="none" w:sz="0" w:space="0" w:color="auto"/>
              </w:divBdr>
            </w:div>
          </w:divsChild>
        </w:div>
        <w:div w:id="1711417030">
          <w:marLeft w:val="0"/>
          <w:marRight w:val="0"/>
          <w:marTop w:val="0"/>
          <w:marBottom w:val="0"/>
          <w:divBdr>
            <w:top w:val="none" w:sz="0" w:space="0" w:color="auto"/>
            <w:left w:val="none" w:sz="0" w:space="0" w:color="auto"/>
            <w:bottom w:val="none" w:sz="0" w:space="0" w:color="auto"/>
            <w:right w:val="none" w:sz="0" w:space="0" w:color="auto"/>
          </w:divBdr>
          <w:divsChild>
            <w:div w:id="629819466">
              <w:marLeft w:val="0"/>
              <w:marRight w:val="0"/>
              <w:marTop w:val="0"/>
              <w:marBottom w:val="0"/>
              <w:divBdr>
                <w:top w:val="none" w:sz="0" w:space="0" w:color="auto"/>
                <w:left w:val="none" w:sz="0" w:space="0" w:color="auto"/>
                <w:bottom w:val="none" w:sz="0" w:space="0" w:color="auto"/>
                <w:right w:val="none" w:sz="0" w:space="0" w:color="auto"/>
              </w:divBdr>
              <w:divsChild>
                <w:div w:id="1531333141">
                  <w:marLeft w:val="0"/>
                  <w:marRight w:val="0"/>
                  <w:marTop w:val="30"/>
                  <w:marBottom w:val="30"/>
                  <w:divBdr>
                    <w:top w:val="none" w:sz="0" w:space="0" w:color="auto"/>
                    <w:left w:val="none" w:sz="0" w:space="0" w:color="auto"/>
                    <w:bottom w:val="none" w:sz="0" w:space="0" w:color="auto"/>
                    <w:right w:val="none" w:sz="0" w:space="0" w:color="auto"/>
                  </w:divBdr>
                  <w:divsChild>
                    <w:div w:id="675307221">
                      <w:marLeft w:val="0"/>
                      <w:marRight w:val="0"/>
                      <w:marTop w:val="0"/>
                      <w:marBottom w:val="0"/>
                      <w:divBdr>
                        <w:top w:val="none" w:sz="0" w:space="0" w:color="auto"/>
                        <w:left w:val="none" w:sz="0" w:space="0" w:color="auto"/>
                        <w:bottom w:val="none" w:sz="0" w:space="0" w:color="auto"/>
                        <w:right w:val="none" w:sz="0" w:space="0" w:color="auto"/>
                      </w:divBdr>
                      <w:divsChild>
                        <w:div w:id="768934066">
                          <w:marLeft w:val="0"/>
                          <w:marRight w:val="0"/>
                          <w:marTop w:val="0"/>
                          <w:marBottom w:val="0"/>
                          <w:divBdr>
                            <w:top w:val="none" w:sz="0" w:space="0" w:color="auto"/>
                            <w:left w:val="none" w:sz="0" w:space="0" w:color="auto"/>
                            <w:bottom w:val="none" w:sz="0" w:space="0" w:color="auto"/>
                            <w:right w:val="none" w:sz="0" w:space="0" w:color="auto"/>
                          </w:divBdr>
                        </w:div>
                      </w:divsChild>
                    </w:div>
                    <w:div w:id="937441358">
                      <w:marLeft w:val="0"/>
                      <w:marRight w:val="0"/>
                      <w:marTop w:val="0"/>
                      <w:marBottom w:val="0"/>
                      <w:divBdr>
                        <w:top w:val="none" w:sz="0" w:space="0" w:color="auto"/>
                        <w:left w:val="none" w:sz="0" w:space="0" w:color="auto"/>
                        <w:bottom w:val="none" w:sz="0" w:space="0" w:color="auto"/>
                        <w:right w:val="none" w:sz="0" w:space="0" w:color="auto"/>
                      </w:divBdr>
                      <w:divsChild>
                        <w:div w:id="135870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303332">
              <w:marLeft w:val="0"/>
              <w:marRight w:val="0"/>
              <w:marTop w:val="0"/>
              <w:marBottom w:val="0"/>
              <w:divBdr>
                <w:top w:val="none" w:sz="0" w:space="0" w:color="auto"/>
                <w:left w:val="none" w:sz="0" w:space="0" w:color="auto"/>
                <w:bottom w:val="none" w:sz="0" w:space="0" w:color="auto"/>
                <w:right w:val="none" w:sz="0" w:space="0" w:color="auto"/>
              </w:divBdr>
            </w:div>
          </w:divsChild>
        </w:div>
        <w:div w:id="2032486974">
          <w:marLeft w:val="0"/>
          <w:marRight w:val="0"/>
          <w:marTop w:val="0"/>
          <w:marBottom w:val="0"/>
          <w:divBdr>
            <w:top w:val="none" w:sz="0" w:space="0" w:color="auto"/>
            <w:left w:val="none" w:sz="0" w:space="0" w:color="auto"/>
            <w:bottom w:val="none" w:sz="0" w:space="0" w:color="auto"/>
            <w:right w:val="none" w:sz="0" w:space="0" w:color="auto"/>
          </w:divBdr>
          <w:divsChild>
            <w:div w:id="1070730110">
              <w:marLeft w:val="0"/>
              <w:marRight w:val="0"/>
              <w:marTop w:val="0"/>
              <w:marBottom w:val="0"/>
              <w:divBdr>
                <w:top w:val="none" w:sz="0" w:space="0" w:color="auto"/>
                <w:left w:val="none" w:sz="0" w:space="0" w:color="auto"/>
                <w:bottom w:val="none" w:sz="0" w:space="0" w:color="auto"/>
                <w:right w:val="none" w:sz="0" w:space="0" w:color="auto"/>
              </w:divBdr>
            </w:div>
          </w:divsChild>
        </w:div>
        <w:div w:id="2040660814">
          <w:marLeft w:val="0"/>
          <w:marRight w:val="0"/>
          <w:marTop w:val="0"/>
          <w:marBottom w:val="0"/>
          <w:divBdr>
            <w:top w:val="none" w:sz="0" w:space="0" w:color="auto"/>
            <w:left w:val="none" w:sz="0" w:space="0" w:color="auto"/>
            <w:bottom w:val="none" w:sz="0" w:space="0" w:color="auto"/>
            <w:right w:val="none" w:sz="0" w:space="0" w:color="auto"/>
          </w:divBdr>
          <w:divsChild>
            <w:div w:id="119157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1725">
      <w:bodyDiv w:val="1"/>
      <w:marLeft w:val="0"/>
      <w:marRight w:val="0"/>
      <w:marTop w:val="0"/>
      <w:marBottom w:val="0"/>
      <w:divBdr>
        <w:top w:val="none" w:sz="0" w:space="0" w:color="auto"/>
        <w:left w:val="none" w:sz="0" w:space="0" w:color="auto"/>
        <w:bottom w:val="none" w:sz="0" w:space="0" w:color="auto"/>
        <w:right w:val="none" w:sz="0" w:space="0" w:color="auto"/>
      </w:divBdr>
      <w:divsChild>
        <w:div w:id="128548062">
          <w:marLeft w:val="0"/>
          <w:marRight w:val="0"/>
          <w:marTop w:val="0"/>
          <w:marBottom w:val="0"/>
          <w:divBdr>
            <w:top w:val="none" w:sz="0" w:space="0" w:color="auto"/>
            <w:left w:val="none" w:sz="0" w:space="0" w:color="auto"/>
            <w:bottom w:val="none" w:sz="0" w:space="0" w:color="auto"/>
            <w:right w:val="none" w:sz="0" w:space="0" w:color="auto"/>
          </w:divBdr>
        </w:div>
        <w:div w:id="291443123">
          <w:marLeft w:val="0"/>
          <w:marRight w:val="0"/>
          <w:marTop w:val="0"/>
          <w:marBottom w:val="0"/>
          <w:divBdr>
            <w:top w:val="none" w:sz="0" w:space="0" w:color="auto"/>
            <w:left w:val="none" w:sz="0" w:space="0" w:color="auto"/>
            <w:bottom w:val="none" w:sz="0" w:space="0" w:color="auto"/>
            <w:right w:val="none" w:sz="0" w:space="0" w:color="auto"/>
          </w:divBdr>
        </w:div>
        <w:div w:id="1546603422">
          <w:marLeft w:val="0"/>
          <w:marRight w:val="0"/>
          <w:marTop w:val="0"/>
          <w:marBottom w:val="0"/>
          <w:divBdr>
            <w:top w:val="none" w:sz="0" w:space="0" w:color="auto"/>
            <w:left w:val="none" w:sz="0" w:space="0" w:color="auto"/>
            <w:bottom w:val="none" w:sz="0" w:space="0" w:color="auto"/>
            <w:right w:val="none" w:sz="0" w:space="0" w:color="auto"/>
          </w:divBdr>
        </w:div>
      </w:divsChild>
    </w:div>
    <w:div w:id="73356223">
      <w:bodyDiv w:val="1"/>
      <w:marLeft w:val="0"/>
      <w:marRight w:val="0"/>
      <w:marTop w:val="0"/>
      <w:marBottom w:val="0"/>
      <w:divBdr>
        <w:top w:val="none" w:sz="0" w:space="0" w:color="auto"/>
        <w:left w:val="none" w:sz="0" w:space="0" w:color="auto"/>
        <w:bottom w:val="none" w:sz="0" w:space="0" w:color="auto"/>
        <w:right w:val="none" w:sz="0" w:space="0" w:color="auto"/>
      </w:divBdr>
      <w:divsChild>
        <w:div w:id="25302806">
          <w:marLeft w:val="0"/>
          <w:marRight w:val="0"/>
          <w:marTop w:val="0"/>
          <w:marBottom w:val="0"/>
          <w:divBdr>
            <w:top w:val="none" w:sz="0" w:space="0" w:color="auto"/>
            <w:left w:val="none" w:sz="0" w:space="0" w:color="auto"/>
            <w:bottom w:val="none" w:sz="0" w:space="0" w:color="auto"/>
            <w:right w:val="none" w:sz="0" w:space="0" w:color="auto"/>
          </w:divBdr>
          <w:divsChild>
            <w:div w:id="785346493">
              <w:marLeft w:val="0"/>
              <w:marRight w:val="0"/>
              <w:marTop w:val="0"/>
              <w:marBottom w:val="0"/>
              <w:divBdr>
                <w:top w:val="none" w:sz="0" w:space="0" w:color="auto"/>
                <w:left w:val="none" w:sz="0" w:space="0" w:color="auto"/>
                <w:bottom w:val="none" w:sz="0" w:space="0" w:color="auto"/>
                <w:right w:val="none" w:sz="0" w:space="0" w:color="auto"/>
              </w:divBdr>
              <w:divsChild>
                <w:div w:id="1706162">
                  <w:marLeft w:val="0"/>
                  <w:marRight w:val="0"/>
                  <w:marTop w:val="30"/>
                  <w:marBottom w:val="30"/>
                  <w:divBdr>
                    <w:top w:val="none" w:sz="0" w:space="0" w:color="auto"/>
                    <w:left w:val="none" w:sz="0" w:space="0" w:color="auto"/>
                    <w:bottom w:val="none" w:sz="0" w:space="0" w:color="auto"/>
                    <w:right w:val="none" w:sz="0" w:space="0" w:color="auto"/>
                  </w:divBdr>
                  <w:divsChild>
                    <w:div w:id="1033112434">
                      <w:marLeft w:val="0"/>
                      <w:marRight w:val="0"/>
                      <w:marTop w:val="0"/>
                      <w:marBottom w:val="0"/>
                      <w:divBdr>
                        <w:top w:val="none" w:sz="0" w:space="0" w:color="auto"/>
                        <w:left w:val="none" w:sz="0" w:space="0" w:color="auto"/>
                        <w:bottom w:val="none" w:sz="0" w:space="0" w:color="auto"/>
                        <w:right w:val="none" w:sz="0" w:space="0" w:color="auto"/>
                      </w:divBdr>
                      <w:divsChild>
                        <w:div w:id="418721927">
                          <w:marLeft w:val="0"/>
                          <w:marRight w:val="0"/>
                          <w:marTop w:val="0"/>
                          <w:marBottom w:val="0"/>
                          <w:divBdr>
                            <w:top w:val="none" w:sz="0" w:space="0" w:color="auto"/>
                            <w:left w:val="none" w:sz="0" w:space="0" w:color="auto"/>
                            <w:bottom w:val="none" w:sz="0" w:space="0" w:color="auto"/>
                            <w:right w:val="none" w:sz="0" w:space="0" w:color="auto"/>
                          </w:divBdr>
                        </w:div>
                      </w:divsChild>
                    </w:div>
                    <w:div w:id="1914394135">
                      <w:marLeft w:val="0"/>
                      <w:marRight w:val="0"/>
                      <w:marTop w:val="0"/>
                      <w:marBottom w:val="0"/>
                      <w:divBdr>
                        <w:top w:val="none" w:sz="0" w:space="0" w:color="auto"/>
                        <w:left w:val="none" w:sz="0" w:space="0" w:color="auto"/>
                        <w:bottom w:val="none" w:sz="0" w:space="0" w:color="auto"/>
                        <w:right w:val="none" w:sz="0" w:space="0" w:color="auto"/>
                      </w:divBdr>
                      <w:divsChild>
                        <w:div w:id="638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543879">
              <w:marLeft w:val="0"/>
              <w:marRight w:val="0"/>
              <w:marTop w:val="0"/>
              <w:marBottom w:val="0"/>
              <w:divBdr>
                <w:top w:val="none" w:sz="0" w:space="0" w:color="auto"/>
                <w:left w:val="none" w:sz="0" w:space="0" w:color="auto"/>
                <w:bottom w:val="none" w:sz="0" w:space="0" w:color="auto"/>
                <w:right w:val="none" w:sz="0" w:space="0" w:color="auto"/>
              </w:divBdr>
            </w:div>
          </w:divsChild>
        </w:div>
        <w:div w:id="254821691">
          <w:marLeft w:val="0"/>
          <w:marRight w:val="0"/>
          <w:marTop w:val="0"/>
          <w:marBottom w:val="0"/>
          <w:divBdr>
            <w:top w:val="none" w:sz="0" w:space="0" w:color="auto"/>
            <w:left w:val="none" w:sz="0" w:space="0" w:color="auto"/>
            <w:bottom w:val="none" w:sz="0" w:space="0" w:color="auto"/>
            <w:right w:val="none" w:sz="0" w:space="0" w:color="auto"/>
          </w:divBdr>
          <w:divsChild>
            <w:div w:id="1854611745">
              <w:marLeft w:val="0"/>
              <w:marRight w:val="0"/>
              <w:marTop w:val="0"/>
              <w:marBottom w:val="0"/>
              <w:divBdr>
                <w:top w:val="none" w:sz="0" w:space="0" w:color="auto"/>
                <w:left w:val="none" w:sz="0" w:space="0" w:color="auto"/>
                <w:bottom w:val="none" w:sz="0" w:space="0" w:color="auto"/>
                <w:right w:val="none" w:sz="0" w:space="0" w:color="auto"/>
              </w:divBdr>
            </w:div>
            <w:div w:id="2058435834">
              <w:marLeft w:val="0"/>
              <w:marRight w:val="0"/>
              <w:marTop w:val="0"/>
              <w:marBottom w:val="0"/>
              <w:divBdr>
                <w:top w:val="none" w:sz="0" w:space="0" w:color="auto"/>
                <w:left w:val="none" w:sz="0" w:space="0" w:color="auto"/>
                <w:bottom w:val="none" w:sz="0" w:space="0" w:color="auto"/>
                <w:right w:val="none" w:sz="0" w:space="0" w:color="auto"/>
              </w:divBdr>
              <w:divsChild>
                <w:div w:id="1370566072">
                  <w:marLeft w:val="0"/>
                  <w:marRight w:val="0"/>
                  <w:marTop w:val="30"/>
                  <w:marBottom w:val="30"/>
                  <w:divBdr>
                    <w:top w:val="none" w:sz="0" w:space="0" w:color="auto"/>
                    <w:left w:val="none" w:sz="0" w:space="0" w:color="auto"/>
                    <w:bottom w:val="none" w:sz="0" w:space="0" w:color="auto"/>
                    <w:right w:val="none" w:sz="0" w:space="0" w:color="auto"/>
                  </w:divBdr>
                  <w:divsChild>
                    <w:div w:id="1044909470">
                      <w:marLeft w:val="0"/>
                      <w:marRight w:val="0"/>
                      <w:marTop w:val="0"/>
                      <w:marBottom w:val="0"/>
                      <w:divBdr>
                        <w:top w:val="none" w:sz="0" w:space="0" w:color="auto"/>
                        <w:left w:val="none" w:sz="0" w:space="0" w:color="auto"/>
                        <w:bottom w:val="none" w:sz="0" w:space="0" w:color="auto"/>
                        <w:right w:val="none" w:sz="0" w:space="0" w:color="auto"/>
                      </w:divBdr>
                      <w:divsChild>
                        <w:div w:id="988438820">
                          <w:marLeft w:val="0"/>
                          <w:marRight w:val="0"/>
                          <w:marTop w:val="0"/>
                          <w:marBottom w:val="0"/>
                          <w:divBdr>
                            <w:top w:val="none" w:sz="0" w:space="0" w:color="auto"/>
                            <w:left w:val="none" w:sz="0" w:space="0" w:color="auto"/>
                            <w:bottom w:val="none" w:sz="0" w:space="0" w:color="auto"/>
                            <w:right w:val="none" w:sz="0" w:space="0" w:color="auto"/>
                          </w:divBdr>
                        </w:div>
                      </w:divsChild>
                    </w:div>
                    <w:div w:id="1161383503">
                      <w:marLeft w:val="0"/>
                      <w:marRight w:val="0"/>
                      <w:marTop w:val="0"/>
                      <w:marBottom w:val="0"/>
                      <w:divBdr>
                        <w:top w:val="none" w:sz="0" w:space="0" w:color="auto"/>
                        <w:left w:val="none" w:sz="0" w:space="0" w:color="auto"/>
                        <w:bottom w:val="none" w:sz="0" w:space="0" w:color="auto"/>
                        <w:right w:val="none" w:sz="0" w:space="0" w:color="auto"/>
                      </w:divBdr>
                      <w:divsChild>
                        <w:div w:id="797602325">
                          <w:marLeft w:val="0"/>
                          <w:marRight w:val="0"/>
                          <w:marTop w:val="0"/>
                          <w:marBottom w:val="0"/>
                          <w:divBdr>
                            <w:top w:val="none" w:sz="0" w:space="0" w:color="auto"/>
                            <w:left w:val="none" w:sz="0" w:space="0" w:color="auto"/>
                            <w:bottom w:val="none" w:sz="0" w:space="0" w:color="auto"/>
                            <w:right w:val="none" w:sz="0" w:space="0" w:color="auto"/>
                          </w:divBdr>
                        </w:div>
                      </w:divsChild>
                    </w:div>
                    <w:div w:id="1300380795">
                      <w:marLeft w:val="0"/>
                      <w:marRight w:val="0"/>
                      <w:marTop w:val="0"/>
                      <w:marBottom w:val="0"/>
                      <w:divBdr>
                        <w:top w:val="none" w:sz="0" w:space="0" w:color="auto"/>
                        <w:left w:val="none" w:sz="0" w:space="0" w:color="auto"/>
                        <w:bottom w:val="none" w:sz="0" w:space="0" w:color="auto"/>
                        <w:right w:val="none" w:sz="0" w:space="0" w:color="auto"/>
                      </w:divBdr>
                      <w:divsChild>
                        <w:div w:id="37899648">
                          <w:marLeft w:val="0"/>
                          <w:marRight w:val="0"/>
                          <w:marTop w:val="0"/>
                          <w:marBottom w:val="0"/>
                          <w:divBdr>
                            <w:top w:val="none" w:sz="0" w:space="0" w:color="auto"/>
                            <w:left w:val="none" w:sz="0" w:space="0" w:color="auto"/>
                            <w:bottom w:val="none" w:sz="0" w:space="0" w:color="auto"/>
                            <w:right w:val="none" w:sz="0" w:space="0" w:color="auto"/>
                          </w:divBdr>
                        </w:div>
                      </w:divsChild>
                    </w:div>
                    <w:div w:id="1644044505">
                      <w:marLeft w:val="0"/>
                      <w:marRight w:val="0"/>
                      <w:marTop w:val="0"/>
                      <w:marBottom w:val="0"/>
                      <w:divBdr>
                        <w:top w:val="none" w:sz="0" w:space="0" w:color="auto"/>
                        <w:left w:val="none" w:sz="0" w:space="0" w:color="auto"/>
                        <w:bottom w:val="none" w:sz="0" w:space="0" w:color="auto"/>
                        <w:right w:val="none" w:sz="0" w:space="0" w:color="auto"/>
                      </w:divBdr>
                      <w:divsChild>
                        <w:div w:id="1193956047">
                          <w:marLeft w:val="0"/>
                          <w:marRight w:val="0"/>
                          <w:marTop w:val="0"/>
                          <w:marBottom w:val="0"/>
                          <w:divBdr>
                            <w:top w:val="none" w:sz="0" w:space="0" w:color="auto"/>
                            <w:left w:val="none" w:sz="0" w:space="0" w:color="auto"/>
                            <w:bottom w:val="none" w:sz="0" w:space="0" w:color="auto"/>
                            <w:right w:val="none" w:sz="0" w:space="0" w:color="auto"/>
                          </w:divBdr>
                        </w:div>
                      </w:divsChild>
                    </w:div>
                    <w:div w:id="2026979411">
                      <w:marLeft w:val="0"/>
                      <w:marRight w:val="0"/>
                      <w:marTop w:val="0"/>
                      <w:marBottom w:val="0"/>
                      <w:divBdr>
                        <w:top w:val="none" w:sz="0" w:space="0" w:color="auto"/>
                        <w:left w:val="none" w:sz="0" w:space="0" w:color="auto"/>
                        <w:bottom w:val="none" w:sz="0" w:space="0" w:color="auto"/>
                        <w:right w:val="none" w:sz="0" w:space="0" w:color="auto"/>
                      </w:divBdr>
                      <w:divsChild>
                        <w:div w:id="1284384494">
                          <w:marLeft w:val="0"/>
                          <w:marRight w:val="0"/>
                          <w:marTop w:val="0"/>
                          <w:marBottom w:val="0"/>
                          <w:divBdr>
                            <w:top w:val="none" w:sz="0" w:space="0" w:color="auto"/>
                            <w:left w:val="none" w:sz="0" w:space="0" w:color="auto"/>
                            <w:bottom w:val="none" w:sz="0" w:space="0" w:color="auto"/>
                            <w:right w:val="none" w:sz="0" w:space="0" w:color="auto"/>
                          </w:divBdr>
                        </w:div>
                      </w:divsChild>
                    </w:div>
                    <w:div w:id="2094037642">
                      <w:marLeft w:val="0"/>
                      <w:marRight w:val="0"/>
                      <w:marTop w:val="0"/>
                      <w:marBottom w:val="0"/>
                      <w:divBdr>
                        <w:top w:val="none" w:sz="0" w:space="0" w:color="auto"/>
                        <w:left w:val="none" w:sz="0" w:space="0" w:color="auto"/>
                        <w:bottom w:val="none" w:sz="0" w:space="0" w:color="auto"/>
                        <w:right w:val="none" w:sz="0" w:space="0" w:color="auto"/>
                      </w:divBdr>
                      <w:divsChild>
                        <w:div w:id="135931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958320">
          <w:marLeft w:val="0"/>
          <w:marRight w:val="0"/>
          <w:marTop w:val="0"/>
          <w:marBottom w:val="0"/>
          <w:divBdr>
            <w:top w:val="none" w:sz="0" w:space="0" w:color="auto"/>
            <w:left w:val="none" w:sz="0" w:space="0" w:color="auto"/>
            <w:bottom w:val="none" w:sz="0" w:space="0" w:color="auto"/>
            <w:right w:val="none" w:sz="0" w:space="0" w:color="auto"/>
          </w:divBdr>
          <w:divsChild>
            <w:div w:id="756682043">
              <w:marLeft w:val="0"/>
              <w:marRight w:val="0"/>
              <w:marTop w:val="0"/>
              <w:marBottom w:val="0"/>
              <w:divBdr>
                <w:top w:val="none" w:sz="0" w:space="0" w:color="auto"/>
                <w:left w:val="none" w:sz="0" w:space="0" w:color="auto"/>
                <w:bottom w:val="none" w:sz="0" w:space="0" w:color="auto"/>
                <w:right w:val="none" w:sz="0" w:space="0" w:color="auto"/>
              </w:divBdr>
            </w:div>
          </w:divsChild>
        </w:div>
        <w:div w:id="395594808">
          <w:marLeft w:val="0"/>
          <w:marRight w:val="0"/>
          <w:marTop w:val="0"/>
          <w:marBottom w:val="0"/>
          <w:divBdr>
            <w:top w:val="none" w:sz="0" w:space="0" w:color="auto"/>
            <w:left w:val="none" w:sz="0" w:space="0" w:color="auto"/>
            <w:bottom w:val="none" w:sz="0" w:space="0" w:color="auto"/>
            <w:right w:val="none" w:sz="0" w:space="0" w:color="auto"/>
          </w:divBdr>
          <w:divsChild>
            <w:div w:id="53744015">
              <w:marLeft w:val="0"/>
              <w:marRight w:val="0"/>
              <w:marTop w:val="0"/>
              <w:marBottom w:val="0"/>
              <w:divBdr>
                <w:top w:val="none" w:sz="0" w:space="0" w:color="auto"/>
                <w:left w:val="none" w:sz="0" w:space="0" w:color="auto"/>
                <w:bottom w:val="none" w:sz="0" w:space="0" w:color="auto"/>
                <w:right w:val="none" w:sz="0" w:space="0" w:color="auto"/>
              </w:divBdr>
            </w:div>
          </w:divsChild>
        </w:div>
        <w:div w:id="689839417">
          <w:marLeft w:val="0"/>
          <w:marRight w:val="0"/>
          <w:marTop w:val="0"/>
          <w:marBottom w:val="0"/>
          <w:divBdr>
            <w:top w:val="none" w:sz="0" w:space="0" w:color="auto"/>
            <w:left w:val="none" w:sz="0" w:space="0" w:color="auto"/>
            <w:bottom w:val="none" w:sz="0" w:space="0" w:color="auto"/>
            <w:right w:val="none" w:sz="0" w:space="0" w:color="auto"/>
          </w:divBdr>
          <w:divsChild>
            <w:div w:id="496726317">
              <w:marLeft w:val="0"/>
              <w:marRight w:val="0"/>
              <w:marTop w:val="0"/>
              <w:marBottom w:val="0"/>
              <w:divBdr>
                <w:top w:val="none" w:sz="0" w:space="0" w:color="auto"/>
                <w:left w:val="none" w:sz="0" w:space="0" w:color="auto"/>
                <w:bottom w:val="none" w:sz="0" w:space="0" w:color="auto"/>
                <w:right w:val="none" w:sz="0" w:space="0" w:color="auto"/>
              </w:divBdr>
              <w:divsChild>
                <w:div w:id="1653365353">
                  <w:marLeft w:val="0"/>
                  <w:marRight w:val="0"/>
                  <w:marTop w:val="30"/>
                  <w:marBottom w:val="30"/>
                  <w:divBdr>
                    <w:top w:val="none" w:sz="0" w:space="0" w:color="auto"/>
                    <w:left w:val="none" w:sz="0" w:space="0" w:color="auto"/>
                    <w:bottom w:val="none" w:sz="0" w:space="0" w:color="auto"/>
                    <w:right w:val="none" w:sz="0" w:space="0" w:color="auto"/>
                  </w:divBdr>
                  <w:divsChild>
                    <w:div w:id="932980679">
                      <w:marLeft w:val="0"/>
                      <w:marRight w:val="0"/>
                      <w:marTop w:val="0"/>
                      <w:marBottom w:val="0"/>
                      <w:divBdr>
                        <w:top w:val="none" w:sz="0" w:space="0" w:color="auto"/>
                        <w:left w:val="none" w:sz="0" w:space="0" w:color="auto"/>
                        <w:bottom w:val="none" w:sz="0" w:space="0" w:color="auto"/>
                        <w:right w:val="none" w:sz="0" w:space="0" w:color="auto"/>
                      </w:divBdr>
                      <w:divsChild>
                        <w:div w:id="267743228">
                          <w:marLeft w:val="0"/>
                          <w:marRight w:val="0"/>
                          <w:marTop w:val="0"/>
                          <w:marBottom w:val="0"/>
                          <w:divBdr>
                            <w:top w:val="none" w:sz="0" w:space="0" w:color="auto"/>
                            <w:left w:val="none" w:sz="0" w:space="0" w:color="auto"/>
                            <w:bottom w:val="none" w:sz="0" w:space="0" w:color="auto"/>
                            <w:right w:val="none" w:sz="0" w:space="0" w:color="auto"/>
                          </w:divBdr>
                        </w:div>
                      </w:divsChild>
                    </w:div>
                    <w:div w:id="1577979795">
                      <w:marLeft w:val="0"/>
                      <w:marRight w:val="0"/>
                      <w:marTop w:val="0"/>
                      <w:marBottom w:val="0"/>
                      <w:divBdr>
                        <w:top w:val="none" w:sz="0" w:space="0" w:color="auto"/>
                        <w:left w:val="none" w:sz="0" w:space="0" w:color="auto"/>
                        <w:bottom w:val="none" w:sz="0" w:space="0" w:color="auto"/>
                        <w:right w:val="none" w:sz="0" w:space="0" w:color="auto"/>
                      </w:divBdr>
                      <w:divsChild>
                        <w:div w:id="7089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657719">
              <w:marLeft w:val="0"/>
              <w:marRight w:val="0"/>
              <w:marTop w:val="0"/>
              <w:marBottom w:val="0"/>
              <w:divBdr>
                <w:top w:val="none" w:sz="0" w:space="0" w:color="auto"/>
                <w:left w:val="none" w:sz="0" w:space="0" w:color="auto"/>
                <w:bottom w:val="none" w:sz="0" w:space="0" w:color="auto"/>
                <w:right w:val="none" w:sz="0" w:space="0" w:color="auto"/>
              </w:divBdr>
            </w:div>
          </w:divsChild>
        </w:div>
        <w:div w:id="840657101">
          <w:marLeft w:val="0"/>
          <w:marRight w:val="0"/>
          <w:marTop w:val="0"/>
          <w:marBottom w:val="0"/>
          <w:divBdr>
            <w:top w:val="none" w:sz="0" w:space="0" w:color="auto"/>
            <w:left w:val="none" w:sz="0" w:space="0" w:color="auto"/>
            <w:bottom w:val="none" w:sz="0" w:space="0" w:color="auto"/>
            <w:right w:val="none" w:sz="0" w:space="0" w:color="auto"/>
          </w:divBdr>
          <w:divsChild>
            <w:div w:id="423695820">
              <w:marLeft w:val="0"/>
              <w:marRight w:val="0"/>
              <w:marTop w:val="0"/>
              <w:marBottom w:val="0"/>
              <w:divBdr>
                <w:top w:val="none" w:sz="0" w:space="0" w:color="auto"/>
                <w:left w:val="none" w:sz="0" w:space="0" w:color="auto"/>
                <w:bottom w:val="none" w:sz="0" w:space="0" w:color="auto"/>
                <w:right w:val="none" w:sz="0" w:space="0" w:color="auto"/>
              </w:divBdr>
            </w:div>
          </w:divsChild>
        </w:div>
        <w:div w:id="1118909639">
          <w:marLeft w:val="0"/>
          <w:marRight w:val="0"/>
          <w:marTop w:val="0"/>
          <w:marBottom w:val="0"/>
          <w:divBdr>
            <w:top w:val="none" w:sz="0" w:space="0" w:color="auto"/>
            <w:left w:val="none" w:sz="0" w:space="0" w:color="auto"/>
            <w:bottom w:val="none" w:sz="0" w:space="0" w:color="auto"/>
            <w:right w:val="none" w:sz="0" w:space="0" w:color="auto"/>
          </w:divBdr>
          <w:divsChild>
            <w:div w:id="488136932">
              <w:marLeft w:val="0"/>
              <w:marRight w:val="0"/>
              <w:marTop w:val="0"/>
              <w:marBottom w:val="0"/>
              <w:divBdr>
                <w:top w:val="none" w:sz="0" w:space="0" w:color="auto"/>
                <w:left w:val="none" w:sz="0" w:space="0" w:color="auto"/>
                <w:bottom w:val="none" w:sz="0" w:space="0" w:color="auto"/>
                <w:right w:val="none" w:sz="0" w:space="0" w:color="auto"/>
              </w:divBdr>
            </w:div>
          </w:divsChild>
        </w:div>
        <w:div w:id="1846549206">
          <w:marLeft w:val="0"/>
          <w:marRight w:val="0"/>
          <w:marTop w:val="0"/>
          <w:marBottom w:val="0"/>
          <w:divBdr>
            <w:top w:val="none" w:sz="0" w:space="0" w:color="auto"/>
            <w:left w:val="none" w:sz="0" w:space="0" w:color="auto"/>
            <w:bottom w:val="none" w:sz="0" w:space="0" w:color="auto"/>
            <w:right w:val="none" w:sz="0" w:space="0" w:color="auto"/>
          </w:divBdr>
          <w:divsChild>
            <w:div w:id="154324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52">
      <w:bodyDiv w:val="1"/>
      <w:marLeft w:val="0"/>
      <w:marRight w:val="0"/>
      <w:marTop w:val="0"/>
      <w:marBottom w:val="0"/>
      <w:divBdr>
        <w:top w:val="none" w:sz="0" w:space="0" w:color="auto"/>
        <w:left w:val="none" w:sz="0" w:space="0" w:color="auto"/>
        <w:bottom w:val="none" w:sz="0" w:space="0" w:color="auto"/>
        <w:right w:val="none" w:sz="0" w:space="0" w:color="auto"/>
      </w:divBdr>
      <w:divsChild>
        <w:div w:id="98331239">
          <w:marLeft w:val="0"/>
          <w:marRight w:val="0"/>
          <w:marTop w:val="0"/>
          <w:marBottom w:val="0"/>
          <w:divBdr>
            <w:top w:val="none" w:sz="0" w:space="0" w:color="auto"/>
            <w:left w:val="none" w:sz="0" w:space="0" w:color="auto"/>
            <w:bottom w:val="none" w:sz="0" w:space="0" w:color="auto"/>
            <w:right w:val="none" w:sz="0" w:space="0" w:color="auto"/>
          </w:divBdr>
          <w:divsChild>
            <w:div w:id="2088963580">
              <w:marLeft w:val="0"/>
              <w:marRight w:val="0"/>
              <w:marTop w:val="0"/>
              <w:marBottom w:val="0"/>
              <w:divBdr>
                <w:top w:val="none" w:sz="0" w:space="0" w:color="auto"/>
                <w:left w:val="none" w:sz="0" w:space="0" w:color="auto"/>
                <w:bottom w:val="none" w:sz="0" w:space="0" w:color="auto"/>
                <w:right w:val="none" w:sz="0" w:space="0" w:color="auto"/>
              </w:divBdr>
            </w:div>
          </w:divsChild>
        </w:div>
        <w:div w:id="668874606">
          <w:marLeft w:val="0"/>
          <w:marRight w:val="0"/>
          <w:marTop w:val="0"/>
          <w:marBottom w:val="0"/>
          <w:divBdr>
            <w:top w:val="none" w:sz="0" w:space="0" w:color="auto"/>
            <w:left w:val="none" w:sz="0" w:space="0" w:color="auto"/>
            <w:bottom w:val="none" w:sz="0" w:space="0" w:color="auto"/>
            <w:right w:val="none" w:sz="0" w:space="0" w:color="auto"/>
          </w:divBdr>
          <w:divsChild>
            <w:div w:id="819082151">
              <w:marLeft w:val="0"/>
              <w:marRight w:val="0"/>
              <w:marTop w:val="0"/>
              <w:marBottom w:val="0"/>
              <w:divBdr>
                <w:top w:val="none" w:sz="0" w:space="0" w:color="auto"/>
                <w:left w:val="none" w:sz="0" w:space="0" w:color="auto"/>
                <w:bottom w:val="none" w:sz="0" w:space="0" w:color="auto"/>
                <w:right w:val="none" w:sz="0" w:space="0" w:color="auto"/>
              </w:divBdr>
            </w:div>
          </w:divsChild>
        </w:div>
        <w:div w:id="1050882793">
          <w:marLeft w:val="0"/>
          <w:marRight w:val="0"/>
          <w:marTop w:val="0"/>
          <w:marBottom w:val="0"/>
          <w:divBdr>
            <w:top w:val="none" w:sz="0" w:space="0" w:color="auto"/>
            <w:left w:val="none" w:sz="0" w:space="0" w:color="auto"/>
            <w:bottom w:val="none" w:sz="0" w:space="0" w:color="auto"/>
            <w:right w:val="none" w:sz="0" w:space="0" w:color="auto"/>
          </w:divBdr>
          <w:divsChild>
            <w:div w:id="225190743">
              <w:marLeft w:val="0"/>
              <w:marRight w:val="0"/>
              <w:marTop w:val="0"/>
              <w:marBottom w:val="0"/>
              <w:divBdr>
                <w:top w:val="none" w:sz="0" w:space="0" w:color="auto"/>
                <w:left w:val="none" w:sz="0" w:space="0" w:color="auto"/>
                <w:bottom w:val="none" w:sz="0" w:space="0" w:color="auto"/>
                <w:right w:val="none" w:sz="0" w:space="0" w:color="auto"/>
              </w:divBdr>
              <w:divsChild>
                <w:div w:id="1983775985">
                  <w:marLeft w:val="0"/>
                  <w:marRight w:val="0"/>
                  <w:marTop w:val="30"/>
                  <w:marBottom w:val="30"/>
                  <w:divBdr>
                    <w:top w:val="none" w:sz="0" w:space="0" w:color="auto"/>
                    <w:left w:val="none" w:sz="0" w:space="0" w:color="auto"/>
                    <w:bottom w:val="none" w:sz="0" w:space="0" w:color="auto"/>
                    <w:right w:val="none" w:sz="0" w:space="0" w:color="auto"/>
                  </w:divBdr>
                  <w:divsChild>
                    <w:div w:id="1015421737">
                      <w:marLeft w:val="0"/>
                      <w:marRight w:val="0"/>
                      <w:marTop w:val="0"/>
                      <w:marBottom w:val="0"/>
                      <w:divBdr>
                        <w:top w:val="none" w:sz="0" w:space="0" w:color="auto"/>
                        <w:left w:val="none" w:sz="0" w:space="0" w:color="auto"/>
                        <w:bottom w:val="none" w:sz="0" w:space="0" w:color="auto"/>
                        <w:right w:val="none" w:sz="0" w:space="0" w:color="auto"/>
                      </w:divBdr>
                      <w:divsChild>
                        <w:div w:id="147214069">
                          <w:marLeft w:val="0"/>
                          <w:marRight w:val="0"/>
                          <w:marTop w:val="0"/>
                          <w:marBottom w:val="0"/>
                          <w:divBdr>
                            <w:top w:val="none" w:sz="0" w:space="0" w:color="auto"/>
                            <w:left w:val="none" w:sz="0" w:space="0" w:color="auto"/>
                            <w:bottom w:val="none" w:sz="0" w:space="0" w:color="auto"/>
                            <w:right w:val="none" w:sz="0" w:space="0" w:color="auto"/>
                          </w:divBdr>
                        </w:div>
                      </w:divsChild>
                    </w:div>
                    <w:div w:id="1599219985">
                      <w:marLeft w:val="0"/>
                      <w:marRight w:val="0"/>
                      <w:marTop w:val="0"/>
                      <w:marBottom w:val="0"/>
                      <w:divBdr>
                        <w:top w:val="none" w:sz="0" w:space="0" w:color="auto"/>
                        <w:left w:val="none" w:sz="0" w:space="0" w:color="auto"/>
                        <w:bottom w:val="none" w:sz="0" w:space="0" w:color="auto"/>
                        <w:right w:val="none" w:sz="0" w:space="0" w:color="auto"/>
                      </w:divBdr>
                      <w:divsChild>
                        <w:div w:id="19048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979766">
              <w:marLeft w:val="0"/>
              <w:marRight w:val="0"/>
              <w:marTop w:val="0"/>
              <w:marBottom w:val="0"/>
              <w:divBdr>
                <w:top w:val="none" w:sz="0" w:space="0" w:color="auto"/>
                <w:left w:val="none" w:sz="0" w:space="0" w:color="auto"/>
                <w:bottom w:val="none" w:sz="0" w:space="0" w:color="auto"/>
                <w:right w:val="none" w:sz="0" w:space="0" w:color="auto"/>
              </w:divBdr>
            </w:div>
          </w:divsChild>
        </w:div>
        <w:div w:id="1355307322">
          <w:marLeft w:val="0"/>
          <w:marRight w:val="0"/>
          <w:marTop w:val="0"/>
          <w:marBottom w:val="0"/>
          <w:divBdr>
            <w:top w:val="none" w:sz="0" w:space="0" w:color="auto"/>
            <w:left w:val="none" w:sz="0" w:space="0" w:color="auto"/>
            <w:bottom w:val="none" w:sz="0" w:space="0" w:color="auto"/>
            <w:right w:val="none" w:sz="0" w:space="0" w:color="auto"/>
          </w:divBdr>
          <w:divsChild>
            <w:div w:id="55975903">
              <w:marLeft w:val="0"/>
              <w:marRight w:val="0"/>
              <w:marTop w:val="0"/>
              <w:marBottom w:val="0"/>
              <w:divBdr>
                <w:top w:val="none" w:sz="0" w:space="0" w:color="auto"/>
                <w:left w:val="none" w:sz="0" w:space="0" w:color="auto"/>
                <w:bottom w:val="none" w:sz="0" w:space="0" w:color="auto"/>
                <w:right w:val="none" w:sz="0" w:space="0" w:color="auto"/>
              </w:divBdr>
            </w:div>
          </w:divsChild>
        </w:div>
        <w:div w:id="1518079991">
          <w:marLeft w:val="0"/>
          <w:marRight w:val="0"/>
          <w:marTop w:val="0"/>
          <w:marBottom w:val="0"/>
          <w:divBdr>
            <w:top w:val="none" w:sz="0" w:space="0" w:color="auto"/>
            <w:left w:val="none" w:sz="0" w:space="0" w:color="auto"/>
            <w:bottom w:val="none" w:sz="0" w:space="0" w:color="auto"/>
            <w:right w:val="none" w:sz="0" w:space="0" w:color="auto"/>
          </w:divBdr>
          <w:divsChild>
            <w:div w:id="1259681318">
              <w:marLeft w:val="0"/>
              <w:marRight w:val="0"/>
              <w:marTop w:val="0"/>
              <w:marBottom w:val="0"/>
              <w:divBdr>
                <w:top w:val="none" w:sz="0" w:space="0" w:color="auto"/>
                <w:left w:val="none" w:sz="0" w:space="0" w:color="auto"/>
                <w:bottom w:val="none" w:sz="0" w:space="0" w:color="auto"/>
                <w:right w:val="none" w:sz="0" w:space="0" w:color="auto"/>
              </w:divBdr>
            </w:div>
          </w:divsChild>
        </w:div>
        <w:div w:id="1718696365">
          <w:marLeft w:val="0"/>
          <w:marRight w:val="0"/>
          <w:marTop w:val="0"/>
          <w:marBottom w:val="0"/>
          <w:divBdr>
            <w:top w:val="none" w:sz="0" w:space="0" w:color="auto"/>
            <w:left w:val="none" w:sz="0" w:space="0" w:color="auto"/>
            <w:bottom w:val="none" w:sz="0" w:space="0" w:color="auto"/>
            <w:right w:val="none" w:sz="0" w:space="0" w:color="auto"/>
          </w:divBdr>
          <w:divsChild>
            <w:div w:id="1231305791">
              <w:marLeft w:val="0"/>
              <w:marRight w:val="0"/>
              <w:marTop w:val="0"/>
              <w:marBottom w:val="0"/>
              <w:divBdr>
                <w:top w:val="none" w:sz="0" w:space="0" w:color="auto"/>
                <w:left w:val="none" w:sz="0" w:space="0" w:color="auto"/>
                <w:bottom w:val="none" w:sz="0" w:space="0" w:color="auto"/>
                <w:right w:val="none" w:sz="0" w:space="0" w:color="auto"/>
              </w:divBdr>
              <w:divsChild>
                <w:div w:id="1489713645">
                  <w:marLeft w:val="0"/>
                  <w:marRight w:val="0"/>
                  <w:marTop w:val="30"/>
                  <w:marBottom w:val="30"/>
                  <w:divBdr>
                    <w:top w:val="none" w:sz="0" w:space="0" w:color="auto"/>
                    <w:left w:val="none" w:sz="0" w:space="0" w:color="auto"/>
                    <w:bottom w:val="none" w:sz="0" w:space="0" w:color="auto"/>
                    <w:right w:val="none" w:sz="0" w:space="0" w:color="auto"/>
                  </w:divBdr>
                  <w:divsChild>
                    <w:div w:id="771970376">
                      <w:marLeft w:val="0"/>
                      <w:marRight w:val="0"/>
                      <w:marTop w:val="0"/>
                      <w:marBottom w:val="0"/>
                      <w:divBdr>
                        <w:top w:val="none" w:sz="0" w:space="0" w:color="auto"/>
                        <w:left w:val="none" w:sz="0" w:space="0" w:color="auto"/>
                        <w:bottom w:val="none" w:sz="0" w:space="0" w:color="auto"/>
                        <w:right w:val="none" w:sz="0" w:space="0" w:color="auto"/>
                      </w:divBdr>
                      <w:divsChild>
                        <w:div w:id="104010744">
                          <w:marLeft w:val="0"/>
                          <w:marRight w:val="0"/>
                          <w:marTop w:val="0"/>
                          <w:marBottom w:val="0"/>
                          <w:divBdr>
                            <w:top w:val="none" w:sz="0" w:space="0" w:color="auto"/>
                            <w:left w:val="none" w:sz="0" w:space="0" w:color="auto"/>
                            <w:bottom w:val="none" w:sz="0" w:space="0" w:color="auto"/>
                            <w:right w:val="none" w:sz="0" w:space="0" w:color="auto"/>
                          </w:divBdr>
                        </w:div>
                      </w:divsChild>
                    </w:div>
                    <w:div w:id="1940287516">
                      <w:marLeft w:val="0"/>
                      <w:marRight w:val="0"/>
                      <w:marTop w:val="0"/>
                      <w:marBottom w:val="0"/>
                      <w:divBdr>
                        <w:top w:val="none" w:sz="0" w:space="0" w:color="auto"/>
                        <w:left w:val="none" w:sz="0" w:space="0" w:color="auto"/>
                        <w:bottom w:val="none" w:sz="0" w:space="0" w:color="auto"/>
                        <w:right w:val="none" w:sz="0" w:space="0" w:color="auto"/>
                      </w:divBdr>
                      <w:divsChild>
                        <w:div w:id="4837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622904">
              <w:marLeft w:val="0"/>
              <w:marRight w:val="0"/>
              <w:marTop w:val="0"/>
              <w:marBottom w:val="0"/>
              <w:divBdr>
                <w:top w:val="none" w:sz="0" w:space="0" w:color="auto"/>
                <w:left w:val="none" w:sz="0" w:space="0" w:color="auto"/>
                <w:bottom w:val="none" w:sz="0" w:space="0" w:color="auto"/>
                <w:right w:val="none" w:sz="0" w:space="0" w:color="auto"/>
              </w:divBdr>
            </w:div>
          </w:divsChild>
        </w:div>
        <w:div w:id="1970087685">
          <w:marLeft w:val="0"/>
          <w:marRight w:val="0"/>
          <w:marTop w:val="0"/>
          <w:marBottom w:val="0"/>
          <w:divBdr>
            <w:top w:val="none" w:sz="0" w:space="0" w:color="auto"/>
            <w:left w:val="none" w:sz="0" w:space="0" w:color="auto"/>
            <w:bottom w:val="none" w:sz="0" w:space="0" w:color="auto"/>
            <w:right w:val="none" w:sz="0" w:space="0" w:color="auto"/>
          </w:divBdr>
          <w:divsChild>
            <w:div w:id="574899007">
              <w:marLeft w:val="0"/>
              <w:marRight w:val="0"/>
              <w:marTop w:val="0"/>
              <w:marBottom w:val="0"/>
              <w:divBdr>
                <w:top w:val="none" w:sz="0" w:space="0" w:color="auto"/>
                <w:left w:val="none" w:sz="0" w:space="0" w:color="auto"/>
                <w:bottom w:val="none" w:sz="0" w:space="0" w:color="auto"/>
                <w:right w:val="none" w:sz="0" w:space="0" w:color="auto"/>
              </w:divBdr>
            </w:div>
          </w:divsChild>
        </w:div>
        <w:div w:id="1974023094">
          <w:marLeft w:val="0"/>
          <w:marRight w:val="0"/>
          <w:marTop w:val="0"/>
          <w:marBottom w:val="0"/>
          <w:divBdr>
            <w:top w:val="none" w:sz="0" w:space="0" w:color="auto"/>
            <w:left w:val="none" w:sz="0" w:space="0" w:color="auto"/>
            <w:bottom w:val="none" w:sz="0" w:space="0" w:color="auto"/>
            <w:right w:val="none" w:sz="0" w:space="0" w:color="auto"/>
          </w:divBdr>
          <w:divsChild>
            <w:div w:id="152527552">
              <w:marLeft w:val="0"/>
              <w:marRight w:val="0"/>
              <w:marTop w:val="0"/>
              <w:marBottom w:val="0"/>
              <w:divBdr>
                <w:top w:val="none" w:sz="0" w:space="0" w:color="auto"/>
                <w:left w:val="none" w:sz="0" w:space="0" w:color="auto"/>
                <w:bottom w:val="none" w:sz="0" w:space="0" w:color="auto"/>
                <w:right w:val="none" w:sz="0" w:space="0" w:color="auto"/>
              </w:divBdr>
            </w:div>
          </w:divsChild>
        </w:div>
        <w:div w:id="2035383845">
          <w:marLeft w:val="0"/>
          <w:marRight w:val="0"/>
          <w:marTop w:val="0"/>
          <w:marBottom w:val="0"/>
          <w:divBdr>
            <w:top w:val="none" w:sz="0" w:space="0" w:color="auto"/>
            <w:left w:val="none" w:sz="0" w:space="0" w:color="auto"/>
            <w:bottom w:val="none" w:sz="0" w:space="0" w:color="auto"/>
            <w:right w:val="none" w:sz="0" w:space="0" w:color="auto"/>
          </w:divBdr>
          <w:divsChild>
            <w:div w:id="1385980461">
              <w:marLeft w:val="0"/>
              <w:marRight w:val="0"/>
              <w:marTop w:val="0"/>
              <w:marBottom w:val="0"/>
              <w:divBdr>
                <w:top w:val="none" w:sz="0" w:space="0" w:color="auto"/>
                <w:left w:val="none" w:sz="0" w:space="0" w:color="auto"/>
                <w:bottom w:val="none" w:sz="0" w:space="0" w:color="auto"/>
                <w:right w:val="none" w:sz="0" w:space="0" w:color="auto"/>
              </w:divBdr>
            </w:div>
          </w:divsChild>
        </w:div>
        <w:div w:id="2114127914">
          <w:marLeft w:val="0"/>
          <w:marRight w:val="0"/>
          <w:marTop w:val="0"/>
          <w:marBottom w:val="0"/>
          <w:divBdr>
            <w:top w:val="none" w:sz="0" w:space="0" w:color="auto"/>
            <w:left w:val="none" w:sz="0" w:space="0" w:color="auto"/>
            <w:bottom w:val="none" w:sz="0" w:space="0" w:color="auto"/>
            <w:right w:val="none" w:sz="0" w:space="0" w:color="auto"/>
          </w:divBdr>
          <w:divsChild>
            <w:div w:id="17967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0164">
      <w:bodyDiv w:val="1"/>
      <w:marLeft w:val="0"/>
      <w:marRight w:val="0"/>
      <w:marTop w:val="0"/>
      <w:marBottom w:val="0"/>
      <w:divBdr>
        <w:top w:val="none" w:sz="0" w:space="0" w:color="auto"/>
        <w:left w:val="none" w:sz="0" w:space="0" w:color="auto"/>
        <w:bottom w:val="none" w:sz="0" w:space="0" w:color="auto"/>
        <w:right w:val="none" w:sz="0" w:space="0" w:color="auto"/>
      </w:divBdr>
      <w:divsChild>
        <w:div w:id="1142041355">
          <w:marLeft w:val="0"/>
          <w:marRight w:val="0"/>
          <w:marTop w:val="0"/>
          <w:marBottom w:val="0"/>
          <w:divBdr>
            <w:top w:val="none" w:sz="0" w:space="0" w:color="auto"/>
            <w:left w:val="none" w:sz="0" w:space="0" w:color="auto"/>
            <w:bottom w:val="none" w:sz="0" w:space="0" w:color="auto"/>
            <w:right w:val="none" w:sz="0" w:space="0" w:color="auto"/>
          </w:divBdr>
          <w:divsChild>
            <w:div w:id="676999681">
              <w:marLeft w:val="0"/>
              <w:marRight w:val="0"/>
              <w:marTop w:val="0"/>
              <w:marBottom w:val="0"/>
              <w:divBdr>
                <w:top w:val="none" w:sz="0" w:space="0" w:color="auto"/>
                <w:left w:val="none" w:sz="0" w:space="0" w:color="auto"/>
                <w:bottom w:val="none" w:sz="0" w:space="0" w:color="auto"/>
                <w:right w:val="none" w:sz="0" w:space="0" w:color="auto"/>
              </w:divBdr>
              <w:divsChild>
                <w:div w:id="1941328783">
                  <w:marLeft w:val="0"/>
                  <w:marRight w:val="0"/>
                  <w:marTop w:val="30"/>
                  <w:marBottom w:val="30"/>
                  <w:divBdr>
                    <w:top w:val="none" w:sz="0" w:space="0" w:color="auto"/>
                    <w:left w:val="none" w:sz="0" w:space="0" w:color="auto"/>
                    <w:bottom w:val="none" w:sz="0" w:space="0" w:color="auto"/>
                    <w:right w:val="none" w:sz="0" w:space="0" w:color="auto"/>
                  </w:divBdr>
                  <w:divsChild>
                    <w:div w:id="755710368">
                      <w:marLeft w:val="0"/>
                      <w:marRight w:val="0"/>
                      <w:marTop w:val="0"/>
                      <w:marBottom w:val="0"/>
                      <w:divBdr>
                        <w:top w:val="none" w:sz="0" w:space="0" w:color="auto"/>
                        <w:left w:val="none" w:sz="0" w:space="0" w:color="auto"/>
                        <w:bottom w:val="none" w:sz="0" w:space="0" w:color="auto"/>
                        <w:right w:val="none" w:sz="0" w:space="0" w:color="auto"/>
                      </w:divBdr>
                      <w:divsChild>
                        <w:div w:id="862981362">
                          <w:marLeft w:val="0"/>
                          <w:marRight w:val="0"/>
                          <w:marTop w:val="0"/>
                          <w:marBottom w:val="0"/>
                          <w:divBdr>
                            <w:top w:val="none" w:sz="0" w:space="0" w:color="auto"/>
                            <w:left w:val="none" w:sz="0" w:space="0" w:color="auto"/>
                            <w:bottom w:val="none" w:sz="0" w:space="0" w:color="auto"/>
                            <w:right w:val="none" w:sz="0" w:space="0" w:color="auto"/>
                          </w:divBdr>
                        </w:div>
                      </w:divsChild>
                    </w:div>
                    <w:div w:id="1097405235">
                      <w:marLeft w:val="0"/>
                      <w:marRight w:val="0"/>
                      <w:marTop w:val="0"/>
                      <w:marBottom w:val="0"/>
                      <w:divBdr>
                        <w:top w:val="none" w:sz="0" w:space="0" w:color="auto"/>
                        <w:left w:val="none" w:sz="0" w:space="0" w:color="auto"/>
                        <w:bottom w:val="none" w:sz="0" w:space="0" w:color="auto"/>
                        <w:right w:val="none" w:sz="0" w:space="0" w:color="auto"/>
                      </w:divBdr>
                      <w:divsChild>
                        <w:div w:id="11732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822168">
              <w:marLeft w:val="0"/>
              <w:marRight w:val="0"/>
              <w:marTop w:val="0"/>
              <w:marBottom w:val="0"/>
              <w:divBdr>
                <w:top w:val="none" w:sz="0" w:space="0" w:color="auto"/>
                <w:left w:val="none" w:sz="0" w:space="0" w:color="auto"/>
                <w:bottom w:val="none" w:sz="0" w:space="0" w:color="auto"/>
                <w:right w:val="none" w:sz="0" w:space="0" w:color="auto"/>
              </w:divBdr>
            </w:div>
          </w:divsChild>
        </w:div>
        <w:div w:id="1657417405">
          <w:marLeft w:val="0"/>
          <w:marRight w:val="0"/>
          <w:marTop w:val="0"/>
          <w:marBottom w:val="0"/>
          <w:divBdr>
            <w:top w:val="none" w:sz="0" w:space="0" w:color="auto"/>
            <w:left w:val="none" w:sz="0" w:space="0" w:color="auto"/>
            <w:bottom w:val="none" w:sz="0" w:space="0" w:color="auto"/>
            <w:right w:val="none" w:sz="0" w:space="0" w:color="auto"/>
          </w:divBdr>
          <w:divsChild>
            <w:div w:id="1284383188">
              <w:marLeft w:val="0"/>
              <w:marRight w:val="0"/>
              <w:marTop w:val="0"/>
              <w:marBottom w:val="0"/>
              <w:divBdr>
                <w:top w:val="none" w:sz="0" w:space="0" w:color="auto"/>
                <w:left w:val="none" w:sz="0" w:space="0" w:color="auto"/>
                <w:bottom w:val="none" w:sz="0" w:space="0" w:color="auto"/>
                <w:right w:val="none" w:sz="0" w:space="0" w:color="auto"/>
              </w:divBdr>
            </w:div>
          </w:divsChild>
        </w:div>
        <w:div w:id="1670477010">
          <w:marLeft w:val="0"/>
          <w:marRight w:val="0"/>
          <w:marTop w:val="0"/>
          <w:marBottom w:val="0"/>
          <w:divBdr>
            <w:top w:val="none" w:sz="0" w:space="0" w:color="auto"/>
            <w:left w:val="none" w:sz="0" w:space="0" w:color="auto"/>
            <w:bottom w:val="none" w:sz="0" w:space="0" w:color="auto"/>
            <w:right w:val="none" w:sz="0" w:space="0" w:color="auto"/>
          </w:divBdr>
          <w:divsChild>
            <w:div w:id="1642267851">
              <w:marLeft w:val="0"/>
              <w:marRight w:val="0"/>
              <w:marTop w:val="0"/>
              <w:marBottom w:val="0"/>
              <w:divBdr>
                <w:top w:val="none" w:sz="0" w:space="0" w:color="auto"/>
                <w:left w:val="none" w:sz="0" w:space="0" w:color="auto"/>
                <w:bottom w:val="none" w:sz="0" w:space="0" w:color="auto"/>
                <w:right w:val="none" w:sz="0" w:space="0" w:color="auto"/>
              </w:divBdr>
            </w:div>
          </w:divsChild>
        </w:div>
        <w:div w:id="1768036623">
          <w:marLeft w:val="0"/>
          <w:marRight w:val="0"/>
          <w:marTop w:val="0"/>
          <w:marBottom w:val="0"/>
          <w:divBdr>
            <w:top w:val="none" w:sz="0" w:space="0" w:color="auto"/>
            <w:left w:val="none" w:sz="0" w:space="0" w:color="auto"/>
            <w:bottom w:val="none" w:sz="0" w:space="0" w:color="auto"/>
            <w:right w:val="none" w:sz="0" w:space="0" w:color="auto"/>
          </w:divBdr>
          <w:divsChild>
            <w:div w:id="1791506132">
              <w:marLeft w:val="0"/>
              <w:marRight w:val="0"/>
              <w:marTop w:val="0"/>
              <w:marBottom w:val="0"/>
              <w:divBdr>
                <w:top w:val="none" w:sz="0" w:space="0" w:color="auto"/>
                <w:left w:val="none" w:sz="0" w:space="0" w:color="auto"/>
                <w:bottom w:val="none" w:sz="0" w:space="0" w:color="auto"/>
                <w:right w:val="none" w:sz="0" w:space="0" w:color="auto"/>
              </w:divBdr>
            </w:div>
          </w:divsChild>
        </w:div>
        <w:div w:id="1831747963">
          <w:marLeft w:val="0"/>
          <w:marRight w:val="0"/>
          <w:marTop w:val="0"/>
          <w:marBottom w:val="0"/>
          <w:divBdr>
            <w:top w:val="none" w:sz="0" w:space="0" w:color="auto"/>
            <w:left w:val="none" w:sz="0" w:space="0" w:color="auto"/>
            <w:bottom w:val="none" w:sz="0" w:space="0" w:color="auto"/>
            <w:right w:val="none" w:sz="0" w:space="0" w:color="auto"/>
          </w:divBdr>
          <w:divsChild>
            <w:div w:id="1483545328">
              <w:marLeft w:val="0"/>
              <w:marRight w:val="0"/>
              <w:marTop w:val="0"/>
              <w:marBottom w:val="0"/>
              <w:divBdr>
                <w:top w:val="none" w:sz="0" w:space="0" w:color="auto"/>
                <w:left w:val="none" w:sz="0" w:space="0" w:color="auto"/>
                <w:bottom w:val="none" w:sz="0" w:space="0" w:color="auto"/>
                <w:right w:val="none" w:sz="0" w:space="0" w:color="auto"/>
              </w:divBdr>
            </w:div>
          </w:divsChild>
        </w:div>
        <w:div w:id="1867206207">
          <w:marLeft w:val="0"/>
          <w:marRight w:val="0"/>
          <w:marTop w:val="0"/>
          <w:marBottom w:val="0"/>
          <w:divBdr>
            <w:top w:val="none" w:sz="0" w:space="0" w:color="auto"/>
            <w:left w:val="none" w:sz="0" w:space="0" w:color="auto"/>
            <w:bottom w:val="none" w:sz="0" w:space="0" w:color="auto"/>
            <w:right w:val="none" w:sz="0" w:space="0" w:color="auto"/>
          </w:divBdr>
          <w:divsChild>
            <w:div w:id="4713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8795">
      <w:bodyDiv w:val="1"/>
      <w:marLeft w:val="0"/>
      <w:marRight w:val="0"/>
      <w:marTop w:val="0"/>
      <w:marBottom w:val="0"/>
      <w:divBdr>
        <w:top w:val="none" w:sz="0" w:space="0" w:color="auto"/>
        <w:left w:val="none" w:sz="0" w:space="0" w:color="auto"/>
        <w:bottom w:val="none" w:sz="0" w:space="0" w:color="auto"/>
        <w:right w:val="none" w:sz="0" w:space="0" w:color="auto"/>
      </w:divBdr>
      <w:divsChild>
        <w:div w:id="55132189">
          <w:marLeft w:val="0"/>
          <w:marRight w:val="0"/>
          <w:marTop w:val="0"/>
          <w:marBottom w:val="0"/>
          <w:divBdr>
            <w:top w:val="none" w:sz="0" w:space="0" w:color="auto"/>
            <w:left w:val="none" w:sz="0" w:space="0" w:color="auto"/>
            <w:bottom w:val="none" w:sz="0" w:space="0" w:color="auto"/>
            <w:right w:val="none" w:sz="0" w:space="0" w:color="auto"/>
          </w:divBdr>
          <w:divsChild>
            <w:div w:id="475612181">
              <w:marLeft w:val="0"/>
              <w:marRight w:val="0"/>
              <w:marTop w:val="0"/>
              <w:marBottom w:val="0"/>
              <w:divBdr>
                <w:top w:val="none" w:sz="0" w:space="0" w:color="auto"/>
                <w:left w:val="none" w:sz="0" w:space="0" w:color="auto"/>
                <w:bottom w:val="none" w:sz="0" w:space="0" w:color="auto"/>
                <w:right w:val="none" w:sz="0" w:space="0" w:color="auto"/>
              </w:divBdr>
            </w:div>
            <w:div w:id="1061058726">
              <w:marLeft w:val="0"/>
              <w:marRight w:val="0"/>
              <w:marTop w:val="0"/>
              <w:marBottom w:val="0"/>
              <w:divBdr>
                <w:top w:val="none" w:sz="0" w:space="0" w:color="auto"/>
                <w:left w:val="none" w:sz="0" w:space="0" w:color="auto"/>
                <w:bottom w:val="none" w:sz="0" w:space="0" w:color="auto"/>
                <w:right w:val="none" w:sz="0" w:space="0" w:color="auto"/>
              </w:divBdr>
              <w:divsChild>
                <w:div w:id="1666855004">
                  <w:marLeft w:val="0"/>
                  <w:marRight w:val="0"/>
                  <w:marTop w:val="30"/>
                  <w:marBottom w:val="30"/>
                  <w:divBdr>
                    <w:top w:val="none" w:sz="0" w:space="0" w:color="auto"/>
                    <w:left w:val="none" w:sz="0" w:space="0" w:color="auto"/>
                    <w:bottom w:val="none" w:sz="0" w:space="0" w:color="auto"/>
                    <w:right w:val="none" w:sz="0" w:space="0" w:color="auto"/>
                  </w:divBdr>
                  <w:divsChild>
                    <w:div w:id="1784113627">
                      <w:marLeft w:val="0"/>
                      <w:marRight w:val="0"/>
                      <w:marTop w:val="0"/>
                      <w:marBottom w:val="0"/>
                      <w:divBdr>
                        <w:top w:val="none" w:sz="0" w:space="0" w:color="auto"/>
                        <w:left w:val="none" w:sz="0" w:space="0" w:color="auto"/>
                        <w:bottom w:val="none" w:sz="0" w:space="0" w:color="auto"/>
                        <w:right w:val="none" w:sz="0" w:space="0" w:color="auto"/>
                      </w:divBdr>
                      <w:divsChild>
                        <w:div w:id="1944729566">
                          <w:marLeft w:val="0"/>
                          <w:marRight w:val="0"/>
                          <w:marTop w:val="0"/>
                          <w:marBottom w:val="0"/>
                          <w:divBdr>
                            <w:top w:val="none" w:sz="0" w:space="0" w:color="auto"/>
                            <w:left w:val="none" w:sz="0" w:space="0" w:color="auto"/>
                            <w:bottom w:val="none" w:sz="0" w:space="0" w:color="auto"/>
                            <w:right w:val="none" w:sz="0" w:space="0" w:color="auto"/>
                          </w:divBdr>
                        </w:div>
                      </w:divsChild>
                    </w:div>
                    <w:div w:id="1787850666">
                      <w:marLeft w:val="0"/>
                      <w:marRight w:val="0"/>
                      <w:marTop w:val="0"/>
                      <w:marBottom w:val="0"/>
                      <w:divBdr>
                        <w:top w:val="none" w:sz="0" w:space="0" w:color="auto"/>
                        <w:left w:val="none" w:sz="0" w:space="0" w:color="auto"/>
                        <w:bottom w:val="none" w:sz="0" w:space="0" w:color="auto"/>
                        <w:right w:val="none" w:sz="0" w:space="0" w:color="auto"/>
                      </w:divBdr>
                      <w:divsChild>
                        <w:div w:id="143655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390509">
          <w:marLeft w:val="0"/>
          <w:marRight w:val="0"/>
          <w:marTop w:val="0"/>
          <w:marBottom w:val="0"/>
          <w:divBdr>
            <w:top w:val="none" w:sz="0" w:space="0" w:color="auto"/>
            <w:left w:val="none" w:sz="0" w:space="0" w:color="auto"/>
            <w:bottom w:val="none" w:sz="0" w:space="0" w:color="auto"/>
            <w:right w:val="none" w:sz="0" w:space="0" w:color="auto"/>
          </w:divBdr>
          <w:divsChild>
            <w:div w:id="591662661">
              <w:marLeft w:val="0"/>
              <w:marRight w:val="0"/>
              <w:marTop w:val="0"/>
              <w:marBottom w:val="0"/>
              <w:divBdr>
                <w:top w:val="none" w:sz="0" w:space="0" w:color="auto"/>
                <w:left w:val="none" w:sz="0" w:space="0" w:color="auto"/>
                <w:bottom w:val="none" w:sz="0" w:space="0" w:color="auto"/>
                <w:right w:val="none" w:sz="0" w:space="0" w:color="auto"/>
              </w:divBdr>
              <w:divsChild>
                <w:div w:id="1304893055">
                  <w:marLeft w:val="0"/>
                  <w:marRight w:val="0"/>
                  <w:marTop w:val="30"/>
                  <w:marBottom w:val="30"/>
                  <w:divBdr>
                    <w:top w:val="none" w:sz="0" w:space="0" w:color="auto"/>
                    <w:left w:val="none" w:sz="0" w:space="0" w:color="auto"/>
                    <w:bottom w:val="none" w:sz="0" w:space="0" w:color="auto"/>
                    <w:right w:val="none" w:sz="0" w:space="0" w:color="auto"/>
                  </w:divBdr>
                  <w:divsChild>
                    <w:div w:id="226114619">
                      <w:marLeft w:val="0"/>
                      <w:marRight w:val="0"/>
                      <w:marTop w:val="0"/>
                      <w:marBottom w:val="0"/>
                      <w:divBdr>
                        <w:top w:val="none" w:sz="0" w:space="0" w:color="auto"/>
                        <w:left w:val="none" w:sz="0" w:space="0" w:color="auto"/>
                        <w:bottom w:val="none" w:sz="0" w:space="0" w:color="auto"/>
                        <w:right w:val="none" w:sz="0" w:space="0" w:color="auto"/>
                      </w:divBdr>
                      <w:divsChild>
                        <w:div w:id="2070181520">
                          <w:marLeft w:val="0"/>
                          <w:marRight w:val="0"/>
                          <w:marTop w:val="0"/>
                          <w:marBottom w:val="0"/>
                          <w:divBdr>
                            <w:top w:val="none" w:sz="0" w:space="0" w:color="auto"/>
                            <w:left w:val="none" w:sz="0" w:space="0" w:color="auto"/>
                            <w:bottom w:val="none" w:sz="0" w:space="0" w:color="auto"/>
                            <w:right w:val="none" w:sz="0" w:space="0" w:color="auto"/>
                          </w:divBdr>
                        </w:div>
                      </w:divsChild>
                    </w:div>
                    <w:div w:id="921983893">
                      <w:marLeft w:val="0"/>
                      <w:marRight w:val="0"/>
                      <w:marTop w:val="0"/>
                      <w:marBottom w:val="0"/>
                      <w:divBdr>
                        <w:top w:val="none" w:sz="0" w:space="0" w:color="auto"/>
                        <w:left w:val="none" w:sz="0" w:space="0" w:color="auto"/>
                        <w:bottom w:val="none" w:sz="0" w:space="0" w:color="auto"/>
                        <w:right w:val="none" w:sz="0" w:space="0" w:color="auto"/>
                      </w:divBdr>
                      <w:divsChild>
                        <w:div w:id="1790319943">
                          <w:marLeft w:val="0"/>
                          <w:marRight w:val="0"/>
                          <w:marTop w:val="0"/>
                          <w:marBottom w:val="0"/>
                          <w:divBdr>
                            <w:top w:val="none" w:sz="0" w:space="0" w:color="auto"/>
                            <w:left w:val="none" w:sz="0" w:space="0" w:color="auto"/>
                            <w:bottom w:val="none" w:sz="0" w:space="0" w:color="auto"/>
                            <w:right w:val="none" w:sz="0" w:space="0" w:color="auto"/>
                          </w:divBdr>
                        </w:div>
                      </w:divsChild>
                    </w:div>
                    <w:div w:id="1376388213">
                      <w:marLeft w:val="0"/>
                      <w:marRight w:val="0"/>
                      <w:marTop w:val="0"/>
                      <w:marBottom w:val="0"/>
                      <w:divBdr>
                        <w:top w:val="none" w:sz="0" w:space="0" w:color="auto"/>
                        <w:left w:val="none" w:sz="0" w:space="0" w:color="auto"/>
                        <w:bottom w:val="none" w:sz="0" w:space="0" w:color="auto"/>
                        <w:right w:val="none" w:sz="0" w:space="0" w:color="auto"/>
                      </w:divBdr>
                      <w:divsChild>
                        <w:div w:id="379204834">
                          <w:marLeft w:val="0"/>
                          <w:marRight w:val="0"/>
                          <w:marTop w:val="0"/>
                          <w:marBottom w:val="0"/>
                          <w:divBdr>
                            <w:top w:val="none" w:sz="0" w:space="0" w:color="auto"/>
                            <w:left w:val="none" w:sz="0" w:space="0" w:color="auto"/>
                            <w:bottom w:val="none" w:sz="0" w:space="0" w:color="auto"/>
                            <w:right w:val="none" w:sz="0" w:space="0" w:color="auto"/>
                          </w:divBdr>
                        </w:div>
                      </w:divsChild>
                    </w:div>
                    <w:div w:id="1739084846">
                      <w:marLeft w:val="0"/>
                      <w:marRight w:val="0"/>
                      <w:marTop w:val="0"/>
                      <w:marBottom w:val="0"/>
                      <w:divBdr>
                        <w:top w:val="none" w:sz="0" w:space="0" w:color="auto"/>
                        <w:left w:val="none" w:sz="0" w:space="0" w:color="auto"/>
                        <w:bottom w:val="none" w:sz="0" w:space="0" w:color="auto"/>
                        <w:right w:val="none" w:sz="0" w:space="0" w:color="auto"/>
                      </w:divBdr>
                      <w:divsChild>
                        <w:div w:id="755128048">
                          <w:marLeft w:val="0"/>
                          <w:marRight w:val="0"/>
                          <w:marTop w:val="0"/>
                          <w:marBottom w:val="0"/>
                          <w:divBdr>
                            <w:top w:val="none" w:sz="0" w:space="0" w:color="auto"/>
                            <w:left w:val="none" w:sz="0" w:space="0" w:color="auto"/>
                            <w:bottom w:val="none" w:sz="0" w:space="0" w:color="auto"/>
                            <w:right w:val="none" w:sz="0" w:space="0" w:color="auto"/>
                          </w:divBdr>
                        </w:div>
                      </w:divsChild>
                    </w:div>
                    <w:div w:id="1797139557">
                      <w:marLeft w:val="0"/>
                      <w:marRight w:val="0"/>
                      <w:marTop w:val="0"/>
                      <w:marBottom w:val="0"/>
                      <w:divBdr>
                        <w:top w:val="none" w:sz="0" w:space="0" w:color="auto"/>
                        <w:left w:val="none" w:sz="0" w:space="0" w:color="auto"/>
                        <w:bottom w:val="none" w:sz="0" w:space="0" w:color="auto"/>
                        <w:right w:val="none" w:sz="0" w:space="0" w:color="auto"/>
                      </w:divBdr>
                      <w:divsChild>
                        <w:div w:id="243926633">
                          <w:marLeft w:val="0"/>
                          <w:marRight w:val="0"/>
                          <w:marTop w:val="0"/>
                          <w:marBottom w:val="0"/>
                          <w:divBdr>
                            <w:top w:val="none" w:sz="0" w:space="0" w:color="auto"/>
                            <w:left w:val="none" w:sz="0" w:space="0" w:color="auto"/>
                            <w:bottom w:val="none" w:sz="0" w:space="0" w:color="auto"/>
                            <w:right w:val="none" w:sz="0" w:space="0" w:color="auto"/>
                          </w:divBdr>
                        </w:div>
                      </w:divsChild>
                    </w:div>
                    <w:div w:id="2140760951">
                      <w:marLeft w:val="0"/>
                      <w:marRight w:val="0"/>
                      <w:marTop w:val="0"/>
                      <w:marBottom w:val="0"/>
                      <w:divBdr>
                        <w:top w:val="none" w:sz="0" w:space="0" w:color="auto"/>
                        <w:left w:val="none" w:sz="0" w:space="0" w:color="auto"/>
                        <w:bottom w:val="none" w:sz="0" w:space="0" w:color="auto"/>
                        <w:right w:val="none" w:sz="0" w:space="0" w:color="auto"/>
                      </w:divBdr>
                      <w:divsChild>
                        <w:div w:id="209046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236340">
              <w:marLeft w:val="0"/>
              <w:marRight w:val="0"/>
              <w:marTop w:val="0"/>
              <w:marBottom w:val="0"/>
              <w:divBdr>
                <w:top w:val="none" w:sz="0" w:space="0" w:color="auto"/>
                <w:left w:val="none" w:sz="0" w:space="0" w:color="auto"/>
                <w:bottom w:val="none" w:sz="0" w:space="0" w:color="auto"/>
                <w:right w:val="none" w:sz="0" w:space="0" w:color="auto"/>
              </w:divBdr>
            </w:div>
          </w:divsChild>
        </w:div>
        <w:div w:id="809588868">
          <w:marLeft w:val="0"/>
          <w:marRight w:val="0"/>
          <w:marTop w:val="0"/>
          <w:marBottom w:val="0"/>
          <w:divBdr>
            <w:top w:val="none" w:sz="0" w:space="0" w:color="auto"/>
            <w:left w:val="none" w:sz="0" w:space="0" w:color="auto"/>
            <w:bottom w:val="none" w:sz="0" w:space="0" w:color="auto"/>
            <w:right w:val="none" w:sz="0" w:space="0" w:color="auto"/>
          </w:divBdr>
          <w:divsChild>
            <w:div w:id="7341751">
              <w:marLeft w:val="0"/>
              <w:marRight w:val="0"/>
              <w:marTop w:val="0"/>
              <w:marBottom w:val="0"/>
              <w:divBdr>
                <w:top w:val="none" w:sz="0" w:space="0" w:color="auto"/>
                <w:left w:val="none" w:sz="0" w:space="0" w:color="auto"/>
                <w:bottom w:val="none" w:sz="0" w:space="0" w:color="auto"/>
                <w:right w:val="none" w:sz="0" w:space="0" w:color="auto"/>
              </w:divBdr>
            </w:div>
          </w:divsChild>
        </w:div>
        <w:div w:id="1353070252">
          <w:marLeft w:val="0"/>
          <w:marRight w:val="0"/>
          <w:marTop w:val="0"/>
          <w:marBottom w:val="0"/>
          <w:divBdr>
            <w:top w:val="none" w:sz="0" w:space="0" w:color="auto"/>
            <w:left w:val="none" w:sz="0" w:space="0" w:color="auto"/>
            <w:bottom w:val="none" w:sz="0" w:space="0" w:color="auto"/>
            <w:right w:val="none" w:sz="0" w:space="0" w:color="auto"/>
          </w:divBdr>
          <w:divsChild>
            <w:div w:id="1187867808">
              <w:marLeft w:val="0"/>
              <w:marRight w:val="0"/>
              <w:marTop w:val="0"/>
              <w:marBottom w:val="0"/>
              <w:divBdr>
                <w:top w:val="none" w:sz="0" w:space="0" w:color="auto"/>
                <w:left w:val="none" w:sz="0" w:space="0" w:color="auto"/>
                <w:bottom w:val="none" w:sz="0" w:space="0" w:color="auto"/>
                <w:right w:val="none" w:sz="0" w:space="0" w:color="auto"/>
              </w:divBdr>
            </w:div>
          </w:divsChild>
        </w:div>
        <w:div w:id="1389763399">
          <w:marLeft w:val="0"/>
          <w:marRight w:val="0"/>
          <w:marTop w:val="0"/>
          <w:marBottom w:val="0"/>
          <w:divBdr>
            <w:top w:val="none" w:sz="0" w:space="0" w:color="auto"/>
            <w:left w:val="none" w:sz="0" w:space="0" w:color="auto"/>
            <w:bottom w:val="none" w:sz="0" w:space="0" w:color="auto"/>
            <w:right w:val="none" w:sz="0" w:space="0" w:color="auto"/>
          </w:divBdr>
          <w:divsChild>
            <w:div w:id="1730836170">
              <w:marLeft w:val="0"/>
              <w:marRight w:val="0"/>
              <w:marTop w:val="0"/>
              <w:marBottom w:val="0"/>
              <w:divBdr>
                <w:top w:val="none" w:sz="0" w:space="0" w:color="auto"/>
                <w:left w:val="none" w:sz="0" w:space="0" w:color="auto"/>
                <w:bottom w:val="none" w:sz="0" w:space="0" w:color="auto"/>
                <w:right w:val="none" w:sz="0" w:space="0" w:color="auto"/>
              </w:divBdr>
            </w:div>
          </w:divsChild>
        </w:div>
        <w:div w:id="1866673187">
          <w:marLeft w:val="0"/>
          <w:marRight w:val="0"/>
          <w:marTop w:val="0"/>
          <w:marBottom w:val="0"/>
          <w:divBdr>
            <w:top w:val="none" w:sz="0" w:space="0" w:color="auto"/>
            <w:left w:val="none" w:sz="0" w:space="0" w:color="auto"/>
            <w:bottom w:val="none" w:sz="0" w:space="0" w:color="auto"/>
            <w:right w:val="none" w:sz="0" w:space="0" w:color="auto"/>
          </w:divBdr>
          <w:divsChild>
            <w:div w:id="896015205">
              <w:marLeft w:val="0"/>
              <w:marRight w:val="0"/>
              <w:marTop w:val="0"/>
              <w:marBottom w:val="0"/>
              <w:divBdr>
                <w:top w:val="none" w:sz="0" w:space="0" w:color="auto"/>
                <w:left w:val="none" w:sz="0" w:space="0" w:color="auto"/>
                <w:bottom w:val="none" w:sz="0" w:space="0" w:color="auto"/>
                <w:right w:val="none" w:sz="0" w:space="0" w:color="auto"/>
              </w:divBdr>
            </w:div>
          </w:divsChild>
        </w:div>
        <w:div w:id="1941569602">
          <w:marLeft w:val="0"/>
          <w:marRight w:val="0"/>
          <w:marTop w:val="0"/>
          <w:marBottom w:val="0"/>
          <w:divBdr>
            <w:top w:val="none" w:sz="0" w:space="0" w:color="auto"/>
            <w:left w:val="none" w:sz="0" w:space="0" w:color="auto"/>
            <w:bottom w:val="none" w:sz="0" w:space="0" w:color="auto"/>
            <w:right w:val="none" w:sz="0" w:space="0" w:color="auto"/>
          </w:divBdr>
          <w:divsChild>
            <w:div w:id="1535927710">
              <w:marLeft w:val="0"/>
              <w:marRight w:val="0"/>
              <w:marTop w:val="0"/>
              <w:marBottom w:val="0"/>
              <w:divBdr>
                <w:top w:val="none" w:sz="0" w:space="0" w:color="auto"/>
                <w:left w:val="none" w:sz="0" w:space="0" w:color="auto"/>
                <w:bottom w:val="none" w:sz="0" w:space="0" w:color="auto"/>
                <w:right w:val="none" w:sz="0" w:space="0" w:color="auto"/>
              </w:divBdr>
            </w:div>
          </w:divsChild>
        </w:div>
        <w:div w:id="2104178150">
          <w:marLeft w:val="0"/>
          <w:marRight w:val="0"/>
          <w:marTop w:val="0"/>
          <w:marBottom w:val="0"/>
          <w:divBdr>
            <w:top w:val="none" w:sz="0" w:space="0" w:color="auto"/>
            <w:left w:val="none" w:sz="0" w:space="0" w:color="auto"/>
            <w:bottom w:val="none" w:sz="0" w:space="0" w:color="auto"/>
            <w:right w:val="none" w:sz="0" w:space="0" w:color="auto"/>
          </w:divBdr>
          <w:divsChild>
            <w:div w:id="19601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8368">
      <w:bodyDiv w:val="1"/>
      <w:marLeft w:val="0"/>
      <w:marRight w:val="0"/>
      <w:marTop w:val="0"/>
      <w:marBottom w:val="0"/>
      <w:divBdr>
        <w:top w:val="none" w:sz="0" w:space="0" w:color="auto"/>
        <w:left w:val="none" w:sz="0" w:space="0" w:color="auto"/>
        <w:bottom w:val="none" w:sz="0" w:space="0" w:color="auto"/>
        <w:right w:val="none" w:sz="0" w:space="0" w:color="auto"/>
      </w:divBdr>
      <w:divsChild>
        <w:div w:id="28990672">
          <w:marLeft w:val="0"/>
          <w:marRight w:val="0"/>
          <w:marTop w:val="0"/>
          <w:marBottom w:val="0"/>
          <w:divBdr>
            <w:top w:val="none" w:sz="0" w:space="0" w:color="auto"/>
            <w:left w:val="none" w:sz="0" w:space="0" w:color="auto"/>
            <w:bottom w:val="none" w:sz="0" w:space="0" w:color="auto"/>
            <w:right w:val="none" w:sz="0" w:space="0" w:color="auto"/>
          </w:divBdr>
          <w:divsChild>
            <w:div w:id="2066683088">
              <w:marLeft w:val="0"/>
              <w:marRight w:val="0"/>
              <w:marTop w:val="0"/>
              <w:marBottom w:val="0"/>
              <w:divBdr>
                <w:top w:val="none" w:sz="0" w:space="0" w:color="auto"/>
                <w:left w:val="none" w:sz="0" w:space="0" w:color="auto"/>
                <w:bottom w:val="none" w:sz="0" w:space="0" w:color="auto"/>
                <w:right w:val="none" w:sz="0" w:space="0" w:color="auto"/>
              </w:divBdr>
            </w:div>
          </w:divsChild>
        </w:div>
        <w:div w:id="48501854">
          <w:marLeft w:val="0"/>
          <w:marRight w:val="0"/>
          <w:marTop w:val="0"/>
          <w:marBottom w:val="0"/>
          <w:divBdr>
            <w:top w:val="none" w:sz="0" w:space="0" w:color="auto"/>
            <w:left w:val="none" w:sz="0" w:space="0" w:color="auto"/>
            <w:bottom w:val="none" w:sz="0" w:space="0" w:color="auto"/>
            <w:right w:val="none" w:sz="0" w:space="0" w:color="auto"/>
          </w:divBdr>
          <w:divsChild>
            <w:div w:id="883637005">
              <w:marLeft w:val="0"/>
              <w:marRight w:val="0"/>
              <w:marTop w:val="0"/>
              <w:marBottom w:val="0"/>
              <w:divBdr>
                <w:top w:val="none" w:sz="0" w:space="0" w:color="auto"/>
                <w:left w:val="none" w:sz="0" w:space="0" w:color="auto"/>
                <w:bottom w:val="none" w:sz="0" w:space="0" w:color="auto"/>
                <w:right w:val="none" w:sz="0" w:space="0" w:color="auto"/>
              </w:divBdr>
            </w:div>
          </w:divsChild>
        </w:div>
        <w:div w:id="716858524">
          <w:marLeft w:val="0"/>
          <w:marRight w:val="0"/>
          <w:marTop w:val="0"/>
          <w:marBottom w:val="0"/>
          <w:divBdr>
            <w:top w:val="none" w:sz="0" w:space="0" w:color="auto"/>
            <w:left w:val="none" w:sz="0" w:space="0" w:color="auto"/>
            <w:bottom w:val="none" w:sz="0" w:space="0" w:color="auto"/>
            <w:right w:val="none" w:sz="0" w:space="0" w:color="auto"/>
          </w:divBdr>
          <w:divsChild>
            <w:div w:id="771782342">
              <w:marLeft w:val="0"/>
              <w:marRight w:val="0"/>
              <w:marTop w:val="0"/>
              <w:marBottom w:val="0"/>
              <w:divBdr>
                <w:top w:val="none" w:sz="0" w:space="0" w:color="auto"/>
                <w:left w:val="none" w:sz="0" w:space="0" w:color="auto"/>
                <w:bottom w:val="none" w:sz="0" w:space="0" w:color="auto"/>
                <w:right w:val="none" w:sz="0" w:space="0" w:color="auto"/>
              </w:divBdr>
            </w:div>
            <w:div w:id="1765103553">
              <w:marLeft w:val="0"/>
              <w:marRight w:val="0"/>
              <w:marTop w:val="0"/>
              <w:marBottom w:val="0"/>
              <w:divBdr>
                <w:top w:val="none" w:sz="0" w:space="0" w:color="auto"/>
                <w:left w:val="none" w:sz="0" w:space="0" w:color="auto"/>
                <w:bottom w:val="none" w:sz="0" w:space="0" w:color="auto"/>
                <w:right w:val="none" w:sz="0" w:space="0" w:color="auto"/>
              </w:divBdr>
              <w:divsChild>
                <w:div w:id="987825902">
                  <w:marLeft w:val="0"/>
                  <w:marRight w:val="0"/>
                  <w:marTop w:val="30"/>
                  <w:marBottom w:val="30"/>
                  <w:divBdr>
                    <w:top w:val="none" w:sz="0" w:space="0" w:color="auto"/>
                    <w:left w:val="none" w:sz="0" w:space="0" w:color="auto"/>
                    <w:bottom w:val="none" w:sz="0" w:space="0" w:color="auto"/>
                    <w:right w:val="none" w:sz="0" w:space="0" w:color="auto"/>
                  </w:divBdr>
                  <w:divsChild>
                    <w:div w:id="161431461">
                      <w:marLeft w:val="0"/>
                      <w:marRight w:val="0"/>
                      <w:marTop w:val="0"/>
                      <w:marBottom w:val="0"/>
                      <w:divBdr>
                        <w:top w:val="none" w:sz="0" w:space="0" w:color="auto"/>
                        <w:left w:val="none" w:sz="0" w:space="0" w:color="auto"/>
                        <w:bottom w:val="none" w:sz="0" w:space="0" w:color="auto"/>
                        <w:right w:val="none" w:sz="0" w:space="0" w:color="auto"/>
                      </w:divBdr>
                      <w:divsChild>
                        <w:div w:id="142237476">
                          <w:marLeft w:val="0"/>
                          <w:marRight w:val="0"/>
                          <w:marTop w:val="0"/>
                          <w:marBottom w:val="0"/>
                          <w:divBdr>
                            <w:top w:val="none" w:sz="0" w:space="0" w:color="auto"/>
                            <w:left w:val="none" w:sz="0" w:space="0" w:color="auto"/>
                            <w:bottom w:val="none" w:sz="0" w:space="0" w:color="auto"/>
                            <w:right w:val="none" w:sz="0" w:space="0" w:color="auto"/>
                          </w:divBdr>
                        </w:div>
                      </w:divsChild>
                    </w:div>
                    <w:div w:id="287127276">
                      <w:marLeft w:val="0"/>
                      <w:marRight w:val="0"/>
                      <w:marTop w:val="0"/>
                      <w:marBottom w:val="0"/>
                      <w:divBdr>
                        <w:top w:val="none" w:sz="0" w:space="0" w:color="auto"/>
                        <w:left w:val="none" w:sz="0" w:space="0" w:color="auto"/>
                        <w:bottom w:val="none" w:sz="0" w:space="0" w:color="auto"/>
                        <w:right w:val="none" w:sz="0" w:space="0" w:color="auto"/>
                      </w:divBdr>
                      <w:divsChild>
                        <w:div w:id="1281063475">
                          <w:marLeft w:val="0"/>
                          <w:marRight w:val="0"/>
                          <w:marTop w:val="0"/>
                          <w:marBottom w:val="0"/>
                          <w:divBdr>
                            <w:top w:val="none" w:sz="0" w:space="0" w:color="auto"/>
                            <w:left w:val="none" w:sz="0" w:space="0" w:color="auto"/>
                            <w:bottom w:val="none" w:sz="0" w:space="0" w:color="auto"/>
                            <w:right w:val="none" w:sz="0" w:space="0" w:color="auto"/>
                          </w:divBdr>
                        </w:div>
                      </w:divsChild>
                    </w:div>
                    <w:div w:id="1319768047">
                      <w:marLeft w:val="0"/>
                      <w:marRight w:val="0"/>
                      <w:marTop w:val="0"/>
                      <w:marBottom w:val="0"/>
                      <w:divBdr>
                        <w:top w:val="none" w:sz="0" w:space="0" w:color="auto"/>
                        <w:left w:val="none" w:sz="0" w:space="0" w:color="auto"/>
                        <w:bottom w:val="none" w:sz="0" w:space="0" w:color="auto"/>
                        <w:right w:val="none" w:sz="0" w:space="0" w:color="auto"/>
                      </w:divBdr>
                      <w:divsChild>
                        <w:div w:id="655916643">
                          <w:marLeft w:val="0"/>
                          <w:marRight w:val="0"/>
                          <w:marTop w:val="0"/>
                          <w:marBottom w:val="0"/>
                          <w:divBdr>
                            <w:top w:val="none" w:sz="0" w:space="0" w:color="auto"/>
                            <w:left w:val="none" w:sz="0" w:space="0" w:color="auto"/>
                            <w:bottom w:val="none" w:sz="0" w:space="0" w:color="auto"/>
                            <w:right w:val="none" w:sz="0" w:space="0" w:color="auto"/>
                          </w:divBdr>
                        </w:div>
                      </w:divsChild>
                    </w:div>
                    <w:div w:id="1380396480">
                      <w:marLeft w:val="0"/>
                      <w:marRight w:val="0"/>
                      <w:marTop w:val="0"/>
                      <w:marBottom w:val="0"/>
                      <w:divBdr>
                        <w:top w:val="none" w:sz="0" w:space="0" w:color="auto"/>
                        <w:left w:val="none" w:sz="0" w:space="0" w:color="auto"/>
                        <w:bottom w:val="none" w:sz="0" w:space="0" w:color="auto"/>
                        <w:right w:val="none" w:sz="0" w:space="0" w:color="auto"/>
                      </w:divBdr>
                      <w:divsChild>
                        <w:div w:id="1674797058">
                          <w:marLeft w:val="0"/>
                          <w:marRight w:val="0"/>
                          <w:marTop w:val="0"/>
                          <w:marBottom w:val="0"/>
                          <w:divBdr>
                            <w:top w:val="none" w:sz="0" w:space="0" w:color="auto"/>
                            <w:left w:val="none" w:sz="0" w:space="0" w:color="auto"/>
                            <w:bottom w:val="none" w:sz="0" w:space="0" w:color="auto"/>
                            <w:right w:val="none" w:sz="0" w:space="0" w:color="auto"/>
                          </w:divBdr>
                        </w:div>
                      </w:divsChild>
                    </w:div>
                    <w:div w:id="1830171417">
                      <w:marLeft w:val="0"/>
                      <w:marRight w:val="0"/>
                      <w:marTop w:val="0"/>
                      <w:marBottom w:val="0"/>
                      <w:divBdr>
                        <w:top w:val="none" w:sz="0" w:space="0" w:color="auto"/>
                        <w:left w:val="none" w:sz="0" w:space="0" w:color="auto"/>
                        <w:bottom w:val="none" w:sz="0" w:space="0" w:color="auto"/>
                        <w:right w:val="none" w:sz="0" w:space="0" w:color="auto"/>
                      </w:divBdr>
                      <w:divsChild>
                        <w:div w:id="1665351887">
                          <w:marLeft w:val="0"/>
                          <w:marRight w:val="0"/>
                          <w:marTop w:val="0"/>
                          <w:marBottom w:val="0"/>
                          <w:divBdr>
                            <w:top w:val="none" w:sz="0" w:space="0" w:color="auto"/>
                            <w:left w:val="none" w:sz="0" w:space="0" w:color="auto"/>
                            <w:bottom w:val="none" w:sz="0" w:space="0" w:color="auto"/>
                            <w:right w:val="none" w:sz="0" w:space="0" w:color="auto"/>
                          </w:divBdr>
                        </w:div>
                      </w:divsChild>
                    </w:div>
                    <w:div w:id="2079278810">
                      <w:marLeft w:val="0"/>
                      <w:marRight w:val="0"/>
                      <w:marTop w:val="0"/>
                      <w:marBottom w:val="0"/>
                      <w:divBdr>
                        <w:top w:val="none" w:sz="0" w:space="0" w:color="auto"/>
                        <w:left w:val="none" w:sz="0" w:space="0" w:color="auto"/>
                        <w:bottom w:val="none" w:sz="0" w:space="0" w:color="auto"/>
                        <w:right w:val="none" w:sz="0" w:space="0" w:color="auto"/>
                      </w:divBdr>
                      <w:divsChild>
                        <w:div w:id="111575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059123">
          <w:marLeft w:val="0"/>
          <w:marRight w:val="0"/>
          <w:marTop w:val="0"/>
          <w:marBottom w:val="0"/>
          <w:divBdr>
            <w:top w:val="none" w:sz="0" w:space="0" w:color="auto"/>
            <w:left w:val="none" w:sz="0" w:space="0" w:color="auto"/>
            <w:bottom w:val="none" w:sz="0" w:space="0" w:color="auto"/>
            <w:right w:val="none" w:sz="0" w:space="0" w:color="auto"/>
          </w:divBdr>
          <w:divsChild>
            <w:div w:id="1739598312">
              <w:marLeft w:val="0"/>
              <w:marRight w:val="0"/>
              <w:marTop w:val="0"/>
              <w:marBottom w:val="0"/>
              <w:divBdr>
                <w:top w:val="none" w:sz="0" w:space="0" w:color="auto"/>
                <w:left w:val="none" w:sz="0" w:space="0" w:color="auto"/>
                <w:bottom w:val="none" w:sz="0" w:space="0" w:color="auto"/>
                <w:right w:val="none" w:sz="0" w:space="0" w:color="auto"/>
              </w:divBdr>
            </w:div>
          </w:divsChild>
        </w:div>
        <w:div w:id="945699445">
          <w:marLeft w:val="0"/>
          <w:marRight w:val="0"/>
          <w:marTop w:val="0"/>
          <w:marBottom w:val="0"/>
          <w:divBdr>
            <w:top w:val="none" w:sz="0" w:space="0" w:color="auto"/>
            <w:left w:val="none" w:sz="0" w:space="0" w:color="auto"/>
            <w:bottom w:val="none" w:sz="0" w:space="0" w:color="auto"/>
            <w:right w:val="none" w:sz="0" w:space="0" w:color="auto"/>
          </w:divBdr>
          <w:divsChild>
            <w:div w:id="783497788">
              <w:marLeft w:val="0"/>
              <w:marRight w:val="0"/>
              <w:marTop w:val="0"/>
              <w:marBottom w:val="0"/>
              <w:divBdr>
                <w:top w:val="none" w:sz="0" w:space="0" w:color="auto"/>
                <w:left w:val="none" w:sz="0" w:space="0" w:color="auto"/>
                <w:bottom w:val="none" w:sz="0" w:space="0" w:color="auto"/>
                <w:right w:val="none" w:sz="0" w:space="0" w:color="auto"/>
              </w:divBdr>
            </w:div>
          </w:divsChild>
        </w:div>
        <w:div w:id="1209949684">
          <w:marLeft w:val="0"/>
          <w:marRight w:val="0"/>
          <w:marTop w:val="0"/>
          <w:marBottom w:val="0"/>
          <w:divBdr>
            <w:top w:val="none" w:sz="0" w:space="0" w:color="auto"/>
            <w:left w:val="none" w:sz="0" w:space="0" w:color="auto"/>
            <w:bottom w:val="none" w:sz="0" w:space="0" w:color="auto"/>
            <w:right w:val="none" w:sz="0" w:space="0" w:color="auto"/>
          </w:divBdr>
          <w:divsChild>
            <w:div w:id="122313489">
              <w:marLeft w:val="0"/>
              <w:marRight w:val="0"/>
              <w:marTop w:val="0"/>
              <w:marBottom w:val="0"/>
              <w:divBdr>
                <w:top w:val="none" w:sz="0" w:space="0" w:color="auto"/>
                <w:left w:val="none" w:sz="0" w:space="0" w:color="auto"/>
                <w:bottom w:val="none" w:sz="0" w:space="0" w:color="auto"/>
                <w:right w:val="none" w:sz="0" w:space="0" w:color="auto"/>
              </w:divBdr>
            </w:div>
          </w:divsChild>
        </w:div>
        <w:div w:id="1818376611">
          <w:marLeft w:val="0"/>
          <w:marRight w:val="0"/>
          <w:marTop w:val="0"/>
          <w:marBottom w:val="0"/>
          <w:divBdr>
            <w:top w:val="none" w:sz="0" w:space="0" w:color="auto"/>
            <w:left w:val="none" w:sz="0" w:space="0" w:color="auto"/>
            <w:bottom w:val="none" w:sz="0" w:space="0" w:color="auto"/>
            <w:right w:val="none" w:sz="0" w:space="0" w:color="auto"/>
          </w:divBdr>
          <w:divsChild>
            <w:div w:id="1021977905">
              <w:marLeft w:val="0"/>
              <w:marRight w:val="0"/>
              <w:marTop w:val="0"/>
              <w:marBottom w:val="0"/>
              <w:divBdr>
                <w:top w:val="none" w:sz="0" w:space="0" w:color="auto"/>
                <w:left w:val="none" w:sz="0" w:space="0" w:color="auto"/>
                <w:bottom w:val="none" w:sz="0" w:space="0" w:color="auto"/>
                <w:right w:val="none" w:sz="0" w:space="0" w:color="auto"/>
              </w:divBdr>
            </w:div>
          </w:divsChild>
        </w:div>
        <w:div w:id="1919097182">
          <w:marLeft w:val="0"/>
          <w:marRight w:val="0"/>
          <w:marTop w:val="0"/>
          <w:marBottom w:val="0"/>
          <w:divBdr>
            <w:top w:val="none" w:sz="0" w:space="0" w:color="auto"/>
            <w:left w:val="none" w:sz="0" w:space="0" w:color="auto"/>
            <w:bottom w:val="none" w:sz="0" w:space="0" w:color="auto"/>
            <w:right w:val="none" w:sz="0" w:space="0" w:color="auto"/>
          </w:divBdr>
          <w:divsChild>
            <w:div w:id="747387527">
              <w:marLeft w:val="0"/>
              <w:marRight w:val="0"/>
              <w:marTop w:val="0"/>
              <w:marBottom w:val="0"/>
              <w:divBdr>
                <w:top w:val="none" w:sz="0" w:space="0" w:color="auto"/>
                <w:left w:val="none" w:sz="0" w:space="0" w:color="auto"/>
                <w:bottom w:val="none" w:sz="0" w:space="0" w:color="auto"/>
                <w:right w:val="none" w:sz="0" w:space="0" w:color="auto"/>
              </w:divBdr>
            </w:div>
            <w:div w:id="2092508994">
              <w:marLeft w:val="0"/>
              <w:marRight w:val="0"/>
              <w:marTop w:val="0"/>
              <w:marBottom w:val="0"/>
              <w:divBdr>
                <w:top w:val="none" w:sz="0" w:space="0" w:color="auto"/>
                <w:left w:val="none" w:sz="0" w:space="0" w:color="auto"/>
                <w:bottom w:val="none" w:sz="0" w:space="0" w:color="auto"/>
                <w:right w:val="none" w:sz="0" w:space="0" w:color="auto"/>
              </w:divBdr>
              <w:divsChild>
                <w:div w:id="274292863">
                  <w:marLeft w:val="0"/>
                  <w:marRight w:val="0"/>
                  <w:marTop w:val="30"/>
                  <w:marBottom w:val="30"/>
                  <w:divBdr>
                    <w:top w:val="none" w:sz="0" w:space="0" w:color="auto"/>
                    <w:left w:val="none" w:sz="0" w:space="0" w:color="auto"/>
                    <w:bottom w:val="none" w:sz="0" w:space="0" w:color="auto"/>
                    <w:right w:val="none" w:sz="0" w:space="0" w:color="auto"/>
                  </w:divBdr>
                  <w:divsChild>
                    <w:div w:id="1398897561">
                      <w:marLeft w:val="0"/>
                      <w:marRight w:val="0"/>
                      <w:marTop w:val="0"/>
                      <w:marBottom w:val="0"/>
                      <w:divBdr>
                        <w:top w:val="none" w:sz="0" w:space="0" w:color="auto"/>
                        <w:left w:val="none" w:sz="0" w:space="0" w:color="auto"/>
                        <w:bottom w:val="none" w:sz="0" w:space="0" w:color="auto"/>
                        <w:right w:val="none" w:sz="0" w:space="0" w:color="auto"/>
                      </w:divBdr>
                      <w:divsChild>
                        <w:div w:id="1872381549">
                          <w:marLeft w:val="0"/>
                          <w:marRight w:val="0"/>
                          <w:marTop w:val="0"/>
                          <w:marBottom w:val="0"/>
                          <w:divBdr>
                            <w:top w:val="none" w:sz="0" w:space="0" w:color="auto"/>
                            <w:left w:val="none" w:sz="0" w:space="0" w:color="auto"/>
                            <w:bottom w:val="none" w:sz="0" w:space="0" w:color="auto"/>
                            <w:right w:val="none" w:sz="0" w:space="0" w:color="auto"/>
                          </w:divBdr>
                        </w:div>
                      </w:divsChild>
                    </w:div>
                    <w:div w:id="1747605007">
                      <w:marLeft w:val="0"/>
                      <w:marRight w:val="0"/>
                      <w:marTop w:val="0"/>
                      <w:marBottom w:val="0"/>
                      <w:divBdr>
                        <w:top w:val="none" w:sz="0" w:space="0" w:color="auto"/>
                        <w:left w:val="none" w:sz="0" w:space="0" w:color="auto"/>
                        <w:bottom w:val="none" w:sz="0" w:space="0" w:color="auto"/>
                        <w:right w:val="none" w:sz="0" w:space="0" w:color="auto"/>
                      </w:divBdr>
                      <w:divsChild>
                        <w:div w:id="1535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558092">
          <w:marLeft w:val="0"/>
          <w:marRight w:val="0"/>
          <w:marTop w:val="0"/>
          <w:marBottom w:val="0"/>
          <w:divBdr>
            <w:top w:val="none" w:sz="0" w:space="0" w:color="auto"/>
            <w:left w:val="none" w:sz="0" w:space="0" w:color="auto"/>
            <w:bottom w:val="none" w:sz="0" w:space="0" w:color="auto"/>
            <w:right w:val="none" w:sz="0" w:space="0" w:color="auto"/>
          </w:divBdr>
          <w:divsChild>
            <w:div w:id="2092310306">
              <w:marLeft w:val="0"/>
              <w:marRight w:val="0"/>
              <w:marTop w:val="0"/>
              <w:marBottom w:val="0"/>
              <w:divBdr>
                <w:top w:val="none" w:sz="0" w:space="0" w:color="auto"/>
                <w:left w:val="none" w:sz="0" w:space="0" w:color="auto"/>
                <w:bottom w:val="none" w:sz="0" w:space="0" w:color="auto"/>
                <w:right w:val="none" w:sz="0" w:space="0" w:color="auto"/>
              </w:divBdr>
            </w:div>
          </w:divsChild>
        </w:div>
        <w:div w:id="2099132420">
          <w:marLeft w:val="0"/>
          <w:marRight w:val="0"/>
          <w:marTop w:val="0"/>
          <w:marBottom w:val="0"/>
          <w:divBdr>
            <w:top w:val="none" w:sz="0" w:space="0" w:color="auto"/>
            <w:left w:val="none" w:sz="0" w:space="0" w:color="auto"/>
            <w:bottom w:val="none" w:sz="0" w:space="0" w:color="auto"/>
            <w:right w:val="none" w:sz="0" w:space="0" w:color="auto"/>
          </w:divBdr>
          <w:divsChild>
            <w:div w:id="195332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411">
      <w:bodyDiv w:val="1"/>
      <w:marLeft w:val="0"/>
      <w:marRight w:val="0"/>
      <w:marTop w:val="0"/>
      <w:marBottom w:val="0"/>
      <w:divBdr>
        <w:top w:val="none" w:sz="0" w:space="0" w:color="auto"/>
        <w:left w:val="none" w:sz="0" w:space="0" w:color="auto"/>
        <w:bottom w:val="none" w:sz="0" w:space="0" w:color="auto"/>
        <w:right w:val="none" w:sz="0" w:space="0" w:color="auto"/>
      </w:divBdr>
      <w:divsChild>
        <w:div w:id="113598933">
          <w:marLeft w:val="0"/>
          <w:marRight w:val="0"/>
          <w:marTop w:val="0"/>
          <w:marBottom w:val="0"/>
          <w:divBdr>
            <w:top w:val="none" w:sz="0" w:space="0" w:color="auto"/>
            <w:left w:val="none" w:sz="0" w:space="0" w:color="auto"/>
            <w:bottom w:val="none" w:sz="0" w:space="0" w:color="auto"/>
            <w:right w:val="none" w:sz="0" w:space="0" w:color="auto"/>
          </w:divBdr>
          <w:divsChild>
            <w:div w:id="642581621">
              <w:marLeft w:val="0"/>
              <w:marRight w:val="0"/>
              <w:marTop w:val="0"/>
              <w:marBottom w:val="0"/>
              <w:divBdr>
                <w:top w:val="none" w:sz="0" w:space="0" w:color="auto"/>
                <w:left w:val="none" w:sz="0" w:space="0" w:color="auto"/>
                <w:bottom w:val="none" w:sz="0" w:space="0" w:color="auto"/>
                <w:right w:val="none" w:sz="0" w:space="0" w:color="auto"/>
              </w:divBdr>
            </w:div>
            <w:div w:id="1483692650">
              <w:marLeft w:val="0"/>
              <w:marRight w:val="0"/>
              <w:marTop w:val="0"/>
              <w:marBottom w:val="0"/>
              <w:divBdr>
                <w:top w:val="none" w:sz="0" w:space="0" w:color="auto"/>
                <w:left w:val="none" w:sz="0" w:space="0" w:color="auto"/>
                <w:bottom w:val="none" w:sz="0" w:space="0" w:color="auto"/>
                <w:right w:val="none" w:sz="0" w:space="0" w:color="auto"/>
              </w:divBdr>
              <w:divsChild>
                <w:div w:id="9643403">
                  <w:marLeft w:val="0"/>
                  <w:marRight w:val="0"/>
                  <w:marTop w:val="30"/>
                  <w:marBottom w:val="30"/>
                  <w:divBdr>
                    <w:top w:val="none" w:sz="0" w:space="0" w:color="auto"/>
                    <w:left w:val="none" w:sz="0" w:space="0" w:color="auto"/>
                    <w:bottom w:val="none" w:sz="0" w:space="0" w:color="auto"/>
                    <w:right w:val="none" w:sz="0" w:space="0" w:color="auto"/>
                  </w:divBdr>
                  <w:divsChild>
                    <w:div w:id="405884416">
                      <w:marLeft w:val="0"/>
                      <w:marRight w:val="0"/>
                      <w:marTop w:val="0"/>
                      <w:marBottom w:val="0"/>
                      <w:divBdr>
                        <w:top w:val="none" w:sz="0" w:space="0" w:color="auto"/>
                        <w:left w:val="none" w:sz="0" w:space="0" w:color="auto"/>
                        <w:bottom w:val="none" w:sz="0" w:space="0" w:color="auto"/>
                        <w:right w:val="none" w:sz="0" w:space="0" w:color="auto"/>
                      </w:divBdr>
                      <w:divsChild>
                        <w:div w:id="1556695466">
                          <w:marLeft w:val="0"/>
                          <w:marRight w:val="0"/>
                          <w:marTop w:val="0"/>
                          <w:marBottom w:val="0"/>
                          <w:divBdr>
                            <w:top w:val="none" w:sz="0" w:space="0" w:color="auto"/>
                            <w:left w:val="none" w:sz="0" w:space="0" w:color="auto"/>
                            <w:bottom w:val="none" w:sz="0" w:space="0" w:color="auto"/>
                            <w:right w:val="none" w:sz="0" w:space="0" w:color="auto"/>
                          </w:divBdr>
                        </w:div>
                      </w:divsChild>
                    </w:div>
                    <w:div w:id="1295521756">
                      <w:marLeft w:val="0"/>
                      <w:marRight w:val="0"/>
                      <w:marTop w:val="0"/>
                      <w:marBottom w:val="0"/>
                      <w:divBdr>
                        <w:top w:val="none" w:sz="0" w:space="0" w:color="auto"/>
                        <w:left w:val="none" w:sz="0" w:space="0" w:color="auto"/>
                        <w:bottom w:val="none" w:sz="0" w:space="0" w:color="auto"/>
                        <w:right w:val="none" w:sz="0" w:space="0" w:color="auto"/>
                      </w:divBdr>
                      <w:divsChild>
                        <w:div w:id="17155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777512">
          <w:marLeft w:val="0"/>
          <w:marRight w:val="0"/>
          <w:marTop w:val="0"/>
          <w:marBottom w:val="0"/>
          <w:divBdr>
            <w:top w:val="none" w:sz="0" w:space="0" w:color="auto"/>
            <w:left w:val="none" w:sz="0" w:space="0" w:color="auto"/>
            <w:bottom w:val="none" w:sz="0" w:space="0" w:color="auto"/>
            <w:right w:val="none" w:sz="0" w:space="0" w:color="auto"/>
          </w:divBdr>
          <w:divsChild>
            <w:div w:id="1203321681">
              <w:marLeft w:val="0"/>
              <w:marRight w:val="0"/>
              <w:marTop w:val="0"/>
              <w:marBottom w:val="0"/>
              <w:divBdr>
                <w:top w:val="none" w:sz="0" w:space="0" w:color="auto"/>
                <w:left w:val="none" w:sz="0" w:space="0" w:color="auto"/>
                <w:bottom w:val="none" w:sz="0" w:space="0" w:color="auto"/>
                <w:right w:val="none" w:sz="0" w:space="0" w:color="auto"/>
              </w:divBdr>
            </w:div>
          </w:divsChild>
        </w:div>
        <w:div w:id="1190100856">
          <w:marLeft w:val="0"/>
          <w:marRight w:val="0"/>
          <w:marTop w:val="0"/>
          <w:marBottom w:val="0"/>
          <w:divBdr>
            <w:top w:val="none" w:sz="0" w:space="0" w:color="auto"/>
            <w:left w:val="none" w:sz="0" w:space="0" w:color="auto"/>
            <w:bottom w:val="none" w:sz="0" w:space="0" w:color="auto"/>
            <w:right w:val="none" w:sz="0" w:space="0" w:color="auto"/>
          </w:divBdr>
          <w:divsChild>
            <w:div w:id="186529434">
              <w:marLeft w:val="0"/>
              <w:marRight w:val="0"/>
              <w:marTop w:val="0"/>
              <w:marBottom w:val="0"/>
              <w:divBdr>
                <w:top w:val="none" w:sz="0" w:space="0" w:color="auto"/>
                <w:left w:val="none" w:sz="0" w:space="0" w:color="auto"/>
                <w:bottom w:val="none" w:sz="0" w:space="0" w:color="auto"/>
                <w:right w:val="none" w:sz="0" w:space="0" w:color="auto"/>
              </w:divBdr>
            </w:div>
          </w:divsChild>
        </w:div>
        <w:div w:id="1762412609">
          <w:marLeft w:val="0"/>
          <w:marRight w:val="0"/>
          <w:marTop w:val="0"/>
          <w:marBottom w:val="0"/>
          <w:divBdr>
            <w:top w:val="none" w:sz="0" w:space="0" w:color="auto"/>
            <w:left w:val="none" w:sz="0" w:space="0" w:color="auto"/>
            <w:bottom w:val="none" w:sz="0" w:space="0" w:color="auto"/>
            <w:right w:val="none" w:sz="0" w:space="0" w:color="auto"/>
          </w:divBdr>
          <w:divsChild>
            <w:div w:id="3821796">
              <w:marLeft w:val="0"/>
              <w:marRight w:val="0"/>
              <w:marTop w:val="0"/>
              <w:marBottom w:val="0"/>
              <w:divBdr>
                <w:top w:val="none" w:sz="0" w:space="0" w:color="auto"/>
                <w:left w:val="none" w:sz="0" w:space="0" w:color="auto"/>
                <w:bottom w:val="none" w:sz="0" w:space="0" w:color="auto"/>
                <w:right w:val="none" w:sz="0" w:space="0" w:color="auto"/>
              </w:divBdr>
            </w:div>
          </w:divsChild>
        </w:div>
        <w:div w:id="1814102535">
          <w:marLeft w:val="0"/>
          <w:marRight w:val="0"/>
          <w:marTop w:val="0"/>
          <w:marBottom w:val="0"/>
          <w:divBdr>
            <w:top w:val="none" w:sz="0" w:space="0" w:color="auto"/>
            <w:left w:val="none" w:sz="0" w:space="0" w:color="auto"/>
            <w:bottom w:val="none" w:sz="0" w:space="0" w:color="auto"/>
            <w:right w:val="none" w:sz="0" w:space="0" w:color="auto"/>
          </w:divBdr>
          <w:divsChild>
            <w:div w:id="263807389">
              <w:marLeft w:val="0"/>
              <w:marRight w:val="0"/>
              <w:marTop w:val="0"/>
              <w:marBottom w:val="0"/>
              <w:divBdr>
                <w:top w:val="none" w:sz="0" w:space="0" w:color="auto"/>
                <w:left w:val="none" w:sz="0" w:space="0" w:color="auto"/>
                <w:bottom w:val="none" w:sz="0" w:space="0" w:color="auto"/>
                <w:right w:val="none" w:sz="0" w:space="0" w:color="auto"/>
              </w:divBdr>
            </w:div>
          </w:divsChild>
        </w:div>
        <w:div w:id="1905485458">
          <w:marLeft w:val="0"/>
          <w:marRight w:val="0"/>
          <w:marTop w:val="0"/>
          <w:marBottom w:val="0"/>
          <w:divBdr>
            <w:top w:val="none" w:sz="0" w:space="0" w:color="auto"/>
            <w:left w:val="none" w:sz="0" w:space="0" w:color="auto"/>
            <w:bottom w:val="none" w:sz="0" w:space="0" w:color="auto"/>
            <w:right w:val="none" w:sz="0" w:space="0" w:color="auto"/>
          </w:divBdr>
          <w:divsChild>
            <w:div w:id="101426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7016">
      <w:bodyDiv w:val="1"/>
      <w:marLeft w:val="0"/>
      <w:marRight w:val="0"/>
      <w:marTop w:val="0"/>
      <w:marBottom w:val="0"/>
      <w:divBdr>
        <w:top w:val="none" w:sz="0" w:space="0" w:color="auto"/>
        <w:left w:val="none" w:sz="0" w:space="0" w:color="auto"/>
        <w:bottom w:val="none" w:sz="0" w:space="0" w:color="auto"/>
        <w:right w:val="none" w:sz="0" w:space="0" w:color="auto"/>
      </w:divBdr>
      <w:divsChild>
        <w:div w:id="524681559">
          <w:marLeft w:val="0"/>
          <w:marRight w:val="0"/>
          <w:marTop w:val="0"/>
          <w:marBottom w:val="0"/>
          <w:divBdr>
            <w:top w:val="none" w:sz="0" w:space="0" w:color="auto"/>
            <w:left w:val="none" w:sz="0" w:space="0" w:color="auto"/>
            <w:bottom w:val="none" w:sz="0" w:space="0" w:color="auto"/>
            <w:right w:val="none" w:sz="0" w:space="0" w:color="auto"/>
          </w:divBdr>
          <w:divsChild>
            <w:div w:id="518588349">
              <w:marLeft w:val="0"/>
              <w:marRight w:val="0"/>
              <w:marTop w:val="0"/>
              <w:marBottom w:val="0"/>
              <w:divBdr>
                <w:top w:val="none" w:sz="0" w:space="0" w:color="auto"/>
                <w:left w:val="none" w:sz="0" w:space="0" w:color="auto"/>
                <w:bottom w:val="none" w:sz="0" w:space="0" w:color="auto"/>
                <w:right w:val="none" w:sz="0" w:space="0" w:color="auto"/>
              </w:divBdr>
            </w:div>
            <w:div w:id="809131552">
              <w:marLeft w:val="0"/>
              <w:marRight w:val="0"/>
              <w:marTop w:val="0"/>
              <w:marBottom w:val="0"/>
              <w:divBdr>
                <w:top w:val="none" w:sz="0" w:space="0" w:color="auto"/>
                <w:left w:val="none" w:sz="0" w:space="0" w:color="auto"/>
                <w:bottom w:val="none" w:sz="0" w:space="0" w:color="auto"/>
                <w:right w:val="none" w:sz="0" w:space="0" w:color="auto"/>
              </w:divBdr>
            </w:div>
            <w:div w:id="1679387716">
              <w:marLeft w:val="0"/>
              <w:marRight w:val="0"/>
              <w:marTop w:val="0"/>
              <w:marBottom w:val="0"/>
              <w:divBdr>
                <w:top w:val="none" w:sz="0" w:space="0" w:color="auto"/>
                <w:left w:val="none" w:sz="0" w:space="0" w:color="auto"/>
                <w:bottom w:val="none" w:sz="0" w:space="0" w:color="auto"/>
                <w:right w:val="none" w:sz="0" w:space="0" w:color="auto"/>
              </w:divBdr>
            </w:div>
          </w:divsChild>
        </w:div>
        <w:div w:id="1205681558">
          <w:marLeft w:val="0"/>
          <w:marRight w:val="0"/>
          <w:marTop w:val="0"/>
          <w:marBottom w:val="0"/>
          <w:divBdr>
            <w:top w:val="none" w:sz="0" w:space="0" w:color="auto"/>
            <w:left w:val="none" w:sz="0" w:space="0" w:color="auto"/>
            <w:bottom w:val="none" w:sz="0" w:space="0" w:color="auto"/>
            <w:right w:val="none" w:sz="0" w:space="0" w:color="auto"/>
          </w:divBdr>
        </w:div>
        <w:div w:id="1240795244">
          <w:marLeft w:val="0"/>
          <w:marRight w:val="0"/>
          <w:marTop w:val="0"/>
          <w:marBottom w:val="0"/>
          <w:divBdr>
            <w:top w:val="none" w:sz="0" w:space="0" w:color="auto"/>
            <w:left w:val="none" w:sz="0" w:space="0" w:color="auto"/>
            <w:bottom w:val="none" w:sz="0" w:space="0" w:color="auto"/>
            <w:right w:val="none" w:sz="0" w:space="0" w:color="auto"/>
          </w:divBdr>
        </w:div>
        <w:div w:id="1565405716">
          <w:marLeft w:val="0"/>
          <w:marRight w:val="0"/>
          <w:marTop w:val="0"/>
          <w:marBottom w:val="0"/>
          <w:divBdr>
            <w:top w:val="none" w:sz="0" w:space="0" w:color="auto"/>
            <w:left w:val="none" w:sz="0" w:space="0" w:color="auto"/>
            <w:bottom w:val="none" w:sz="0" w:space="0" w:color="auto"/>
            <w:right w:val="none" w:sz="0" w:space="0" w:color="auto"/>
          </w:divBdr>
          <w:divsChild>
            <w:div w:id="338392655">
              <w:marLeft w:val="0"/>
              <w:marRight w:val="0"/>
              <w:marTop w:val="0"/>
              <w:marBottom w:val="0"/>
              <w:divBdr>
                <w:top w:val="none" w:sz="0" w:space="0" w:color="auto"/>
                <w:left w:val="none" w:sz="0" w:space="0" w:color="auto"/>
                <w:bottom w:val="none" w:sz="0" w:space="0" w:color="auto"/>
                <w:right w:val="none" w:sz="0" w:space="0" w:color="auto"/>
              </w:divBdr>
            </w:div>
            <w:div w:id="543442756">
              <w:marLeft w:val="0"/>
              <w:marRight w:val="0"/>
              <w:marTop w:val="0"/>
              <w:marBottom w:val="0"/>
              <w:divBdr>
                <w:top w:val="none" w:sz="0" w:space="0" w:color="auto"/>
                <w:left w:val="none" w:sz="0" w:space="0" w:color="auto"/>
                <w:bottom w:val="none" w:sz="0" w:space="0" w:color="auto"/>
                <w:right w:val="none" w:sz="0" w:space="0" w:color="auto"/>
              </w:divBdr>
            </w:div>
            <w:div w:id="1142238260">
              <w:marLeft w:val="0"/>
              <w:marRight w:val="0"/>
              <w:marTop w:val="0"/>
              <w:marBottom w:val="0"/>
              <w:divBdr>
                <w:top w:val="none" w:sz="0" w:space="0" w:color="auto"/>
                <w:left w:val="none" w:sz="0" w:space="0" w:color="auto"/>
                <w:bottom w:val="none" w:sz="0" w:space="0" w:color="auto"/>
                <w:right w:val="none" w:sz="0" w:space="0" w:color="auto"/>
              </w:divBdr>
            </w:div>
            <w:div w:id="1677999288">
              <w:marLeft w:val="0"/>
              <w:marRight w:val="0"/>
              <w:marTop w:val="0"/>
              <w:marBottom w:val="0"/>
              <w:divBdr>
                <w:top w:val="none" w:sz="0" w:space="0" w:color="auto"/>
                <w:left w:val="none" w:sz="0" w:space="0" w:color="auto"/>
                <w:bottom w:val="none" w:sz="0" w:space="0" w:color="auto"/>
                <w:right w:val="none" w:sz="0" w:space="0" w:color="auto"/>
              </w:divBdr>
            </w:div>
            <w:div w:id="1755588339">
              <w:marLeft w:val="0"/>
              <w:marRight w:val="0"/>
              <w:marTop w:val="0"/>
              <w:marBottom w:val="0"/>
              <w:divBdr>
                <w:top w:val="none" w:sz="0" w:space="0" w:color="auto"/>
                <w:left w:val="none" w:sz="0" w:space="0" w:color="auto"/>
                <w:bottom w:val="none" w:sz="0" w:space="0" w:color="auto"/>
                <w:right w:val="none" w:sz="0" w:space="0" w:color="auto"/>
              </w:divBdr>
            </w:div>
          </w:divsChild>
        </w:div>
        <w:div w:id="1612397154">
          <w:marLeft w:val="0"/>
          <w:marRight w:val="0"/>
          <w:marTop w:val="0"/>
          <w:marBottom w:val="0"/>
          <w:divBdr>
            <w:top w:val="none" w:sz="0" w:space="0" w:color="auto"/>
            <w:left w:val="none" w:sz="0" w:space="0" w:color="auto"/>
            <w:bottom w:val="none" w:sz="0" w:space="0" w:color="auto"/>
            <w:right w:val="none" w:sz="0" w:space="0" w:color="auto"/>
          </w:divBdr>
          <w:divsChild>
            <w:div w:id="1366365301">
              <w:marLeft w:val="0"/>
              <w:marRight w:val="0"/>
              <w:marTop w:val="0"/>
              <w:marBottom w:val="0"/>
              <w:divBdr>
                <w:top w:val="none" w:sz="0" w:space="0" w:color="auto"/>
                <w:left w:val="none" w:sz="0" w:space="0" w:color="auto"/>
                <w:bottom w:val="none" w:sz="0" w:space="0" w:color="auto"/>
                <w:right w:val="none" w:sz="0" w:space="0" w:color="auto"/>
              </w:divBdr>
            </w:div>
          </w:divsChild>
        </w:div>
        <w:div w:id="1971204327">
          <w:marLeft w:val="0"/>
          <w:marRight w:val="0"/>
          <w:marTop w:val="0"/>
          <w:marBottom w:val="0"/>
          <w:divBdr>
            <w:top w:val="none" w:sz="0" w:space="0" w:color="auto"/>
            <w:left w:val="none" w:sz="0" w:space="0" w:color="auto"/>
            <w:bottom w:val="none" w:sz="0" w:space="0" w:color="auto"/>
            <w:right w:val="none" w:sz="0" w:space="0" w:color="auto"/>
          </w:divBdr>
          <w:divsChild>
            <w:div w:id="1207988039">
              <w:marLeft w:val="0"/>
              <w:marRight w:val="0"/>
              <w:marTop w:val="0"/>
              <w:marBottom w:val="0"/>
              <w:divBdr>
                <w:top w:val="none" w:sz="0" w:space="0" w:color="auto"/>
                <w:left w:val="none" w:sz="0" w:space="0" w:color="auto"/>
                <w:bottom w:val="none" w:sz="0" w:space="0" w:color="auto"/>
                <w:right w:val="none" w:sz="0" w:space="0" w:color="auto"/>
              </w:divBdr>
            </w:div>
            <w:div w:id="1394737998">
              <w:marLeft w:val="0"/>
              <w:marRight w:val="0"/>
              <w:marTop w:val="0"/>
              <w:marBottom w:val="0"/>
              <w:divBdr>
                <w:top w:val="none" w:sz="0" w:space="0" w:color="auto"/>
                <w:left w:val="none" w:sz="0" w:space="0" w:color="auto"/>
                <w:bottom w:val="none" w:sz="0" w:space="0" w:color="auto"/>
                <w:right w:val="none" w:sz="0" w:space="0" w:color="auto"/>
              </w:divBdr>
            </w:div>
            <w:div w:id="1819031242">
              <w:marLeft w:val="0"/>
              <w:marRight w:val="0"/>
              <w:marTop w:val="0"/>
              <w:marBottom w:val="0"/>
              <w:divBdr>
                <w:top w:val="none" w:sz="0" w:space="0" w:color="auto"/>
                <w:left w:val="none" w:sz="0" w:space="0" w:color="auto"/>
                <w:bottom w:val="none" w:sz="0" w:space="0" w:color="auto"/>
                <w:right w:val="none" w:sz="0" w:space="0" w:color="auto"/>
              </w:divBdr>
            </w:div>
          </w:divsChild>
        </w:div>
        <w:div w:id="2108425854">
          <w:marLeft w:val="0"/>
          <w:marRight w:val="0"/>
          <w:marTop w:val="0"/>
          <w:marBottom w:val="0"/>
          <w:divBdr>
            <w:top w:val="none" w:sz="0" w:space="0" w:color="auto"/>
            <w:left w:val="none" w:sz="0" w:space="0" w:color="auto"/>
            <w:bottom w:val="none" w:sz="0" w:space="0" w:color="auto"/>
            <w:right w:val="none" w:sz="0" w:space="0" w:color="auto"/>
          </w:divBdr>
          <w:divsChild>
            <w:div w:id="1108693788">
              <w:marLeft w:val="0"/>
              <w:marRight w:val="0"/>
              <w:marTop w:val="0"/>
              <w:marBottom w:val="0"/>
              <w:divBdr>
                <w:top w:val="none" w:sz="0" w:space="0" w:color="auto"/>
                <w:left w:val="none" w:sz="0" w:space="0" w:color="auto"/>
                <w:bottom w:val="none" w:sz="0" w:space="0" w:color="auto"/>
                <w:right w:val="none" w:sz="0" w:space="0" w:color="auto"/>
              </w:divBdr>
            </w:div>
            <w:div w:id="119160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621">
      <w:bodyDiv w:val="1"/>
      <w:marLeft w:val="0"/>
      <w:marRight w:val="0"/>
      <w:marTop w:val="0"/>
      <w:marBottom w:val="0"/>
      <w:divBdr>
        <w:top w:val="none" w:sz="0" w:space="0" w:color="auto"/>
        <w:left w:val="none" w:sz="0" w:space="0" w:color="auto"/>
        <w:bottom w:val="none" w:sz="0" w:space="0" w:color="auto"/>
        <w:right w:val="none" w:sz="0" w:space="0" w:color="auto"/>
      </w:divBdr>
      <w:divsChild>
        <w:div w:id="30544367">
          <w:marLeft w:val="0"/>
          <w:marRight w:val="0"/>
          <w:marTop w:val="0"/>
          <w:marBottom w:val="0"/>
          <w:divBdr>
            <w:top w:val="none" w:sz="0" w:space="0" w:color="auto"/>
            <w:left w:val="none" w:sz="0" w:space="0" w:color="auto"/>
            <w:bottom w:val="none" w:sz="0" w:space="0" w:color="auto"/>
            <w:right w:val="none" w:sz="0" w:space="0" w:color="auto"/>
          </w:divBdr>
          <w:divsChild>
            <w:div w:id="644940553">
              <w:marLeft w:val="0"/>
              <w:marRight w:val="0"/>
              <w:marTop w:val="30"/>
              <w:marBottom w:val="30"/>
              <w:divBdr>
                <w:top w:val="none" w:sz="0" w:space="0" w:color="auto"/>
                <w:left w:val="none" w:sz="0" w:space="0" w:color="auto"/>
                <w:bottom w:val="none" w:sz="0" w:space="0" w:color="auto"/>
                <w:right w:val="none" w:sz="0" w:space="0" w:color="auto"/>
              </w:divBdr>
              <w:divsChild>
                <w:div w:id="93718853">
                  <w:marLeft w:val="0"/>
                  <w:marRight w:val="0"/>
                  <w:marTop w:val="0"/>
                  <w:marBottom w:val="0"/>
                  <w:divBdr>
                    <w:top w:val="none" w:sz="0" w:space="0" w:color="auto"/>
                    <w:left w:val="none" w:sz="0" w:space="0" w:color="auto"/>
                    <w:bottom w:val="none" w:sz="0" w:space="0" w:color="auto"/>
                    <w:right w:val="none" w:sz="0" w:space="0" w:color="auto"/>
                  </w:divBdr>
                  <w:divsChild>
                    <w:div w:id="1419979826">
                      <w:marLeft w:val="0"/>
                      <w:marRight w:val="0"/>
                      <w:marTop w:val="0"/>
                      <w:marBottom w:val="0"/>
                      <w:divBdr>
                        <w:top w:val="none" w:sz="0" w:space="0" w:color="auto"/>
                        <w:left w:val="none" w:sz="0" w:space="0" w:color="auto"/>
                        <w:bottom w:val="none" w:sz="0" w:space="0" w:color="auto"/>
                        <w:right w:val="none" w:sz="0" w:space="0" w:color="auto"/>
                      </w:divBdr>
                    </w:div>
                  </w:divsChild>
                </w:div>
                <w:div w:id="187455779">
                  <w:marLeft w:val="0"/>
                  <w:marRight w:val="0"/>
                  <w:marTop w:val="0"/>
                  <w:marBottom w:val="0"/>
                  <w:divBdr>
                    <w:top w:val="none" w:sz="0" w:space="0" w:color="auto"/>
                    <w:left w:val="none" w:sz="0" w:space="0" w:color="auto"/>
                    <w:bottom w:val="none" w:sz="0" w:space="0" w:color="auto"/>
                    <w:right w:val="none" w:sz="0" w:space="0" w:color="auto"/>
                  </w:divBdr>
                  <w:divsChild>
                    <w:div w:id="522061318">
                      <w:marLeft w:val="0"/>
                      <w:marRight w:val="0"/>
                      <w:marTop w:val="0"/>
                      <w:marBottom w:val="0"/>
                      <w:divBdr>
                        <w:top w:val="none" w:sz="0" w:space="0" w:color="auto"/>
                        <w:left w:val="none" w:sz="0" w:space="0" w:color="auto"/>
                        <w:bottom w:val="none" w:sz="0" w:space="0" w:color="auto"/>
                        <w:right w:val="none" w:sz="0" w:space="0" w:color="auto"/>
                      </w:divBdr>
                    </w:div>
                  </w:divsChild>
                </w:div>
                <w:div w:id="206651987">
                  <w:marLeft w:val="0"/>
                  <w:marRight w:val="0"/>
                  <w:marTop w:val="0"/>
                  <w:marBottom w:val="0"/>
                  <w:divBdr>
                    <w:top w:val="none" w:sz="0" w:space="0" w:color="auto"/>
                    <w:left w:val="none" w:sz="0" w:space="0" w:color="auto"/>
                    <w:bottom w:val="none" w:sz="0" w:space="0" w:color="auto"/>
                    <w:right w:val="none" w:sz="0" w:space="0" w:color="auto"/>
                  </w:divBdr>
                  <w:divsChild>
                    <w:div w:id="399985102">
                      <w:marLeft w:val="0"/>
                      <w:marRight w:val="0"/>
                      <w:marTop w:val="0"/>
                      <w:marBottom w:val="0"/>
                      <w:divBdr>
                        <w:top w:val="none" w:sz="0" w:space="0" w:color="auto"/>
                        <w:left w:val="none" w:sz="0" w:space="0" w:color="auto"/>
                        <w:bottom w:val="none" w:sz="0" w:space="0" w:color="auto"/>
                        <w:right w:val="none" w:sz="0" w:space="0" w:color="auto"/>
                      </w:divBdr>
                    </w:div>
                  </w:divsChild>
                </w:div>
                <w:div w:id="218172358">
                  <w:marLeft w:val="0"/>
                  <w:marRight w:val="0"/>
                  <w:marTop w:val="0"/>
                  <w:marBottom w:val="0"/>
                  <w:divBdr>
                    <w:top w:val="none" w:sz="0" w:space="0" w:color="auto"/>
                    <w:left w:val="none" w:sz="0" w:space="0" w:color="auto"/>
                    <w:bottom w:val="none" w:sz="0" w:space="0" w:color="auto"/>
                    <w:right w:val="none" w:sz="0" w:space="0" w:color="auto"/>
                  </w:divBdr>
                  <w:divsChild>
                    <w:div w:id="505172905">
                      <w:marLeft w:val="0"/>
                      <w:marRight w:val="0"/>
                      <w:marTop w:val="0"/>
                      <w:marBottom w:val="0"/>
                      <w:divBdr>
                        <w:top w:val="none" w:sz="0" w:space="0" w:color="auto"/>
                        <w:left w:val="none" w:sz="0" w:space="0" w:color="auto"/>
                        <w:bottom w:val="none" w:sz="0" w:space="0" w:color="auto"/>
                        <w:right w:val="none" w:sz="0" w:space="0" w:color="auto"/>
                      </w:divBdr>
                    </w:div>
                  </w:divsChild>
                </w:div>
                <w:div w:id="303898865">
                  <w:marLeft w:val="0"/>
                  <w:marRight w:val="0"/>
                  <w:marTop w:val="0"/>
                  <w:marBottom w:val="0"/>
                  <w:divBdr>
                    <w:top w:val="none" w:sz="0" w:space="0" w:color="auto"/>
                    <w:left w:val="none" w:sz="0" w:space="0" w:color="auto"/>
                    <w:bottom w:val="none" w:sz="0" w:space="0" w:color="auto"/>
                    <w:right w:val="none" w:sz="0" w:space="0" w:color="auto"/>
                  </w:divBdr>
                  <w:divsChild>
                    <w:div w:id="2041514012">
                      <w:marLeft w:val="0"/>
                      <w:marRight w:val="0"/>
                      <w:marTop w:val="0"/>
                      <w:marBottom w:val="0"/>
                      <w:divBdr>
                        <w:top w:val="none" w:sz="0" w:space="0" w:color="auto"/>
                        <w:left w:val="none" w:sz="0" w:space="0" w:color="auto"/>
                        <w:bottom w:val="none" w:sz="0" w:space="0" w:color="auto"/>
                        <w:right w:val="none" w:sz="0" w:space="0" w:color="auto"/>
                      </w:divBdr>
                    </w:div>
                  </w:divsChild>
                </w:div>
                <w:div w:id="355741384">
                  <w:marLeft w:val="0"/>
                  <w:marRight w:val="0"/>
                  <w:marTop w:val="0"/>
                  <w:marBottom w:val="0"/>
                  <w:divBdr>
                    <w:top w:val="none" w:sz="0" w:space="0" w:color="auto"/>
                    <w:left w:val="none" w:sz="0" w:space="0" w:color="auto"/>
                    <w:bottom w:val="none" w:sz="0" w:space="0" w:color="auto"/>
                    <w:right w:val="none" w:sz="0" w:space="0" w:color="auto"/>
                  </w:divBdr>
                  <w:divsChild>
                    <w:div w:id="178813804">
                      <w:marLeft w:val="0"/>
                      <w:marRight w:val="0"/>
                      <w:marTop w:val="0"/>
                      <w:marBottom w:val="0"/>
                      <w:divBdr>
                        <w:top w:val="none" w:sz="0" w:space="0" w:color="auto"/>
                        <w:left w:val="none" w:sz="0" w:space="0" w:color="auto"/>
                        <w:bottom w:val="none" w:sz="0" w:space="0" w:color="auto"/>
                        <w:right w:val="none" w:sz="0" w:space="0" w:color="auto"/>
                      </w:divBdr>
                    </w:div>
                  </w:divsChild>
                </w:div>
                <w:div w:id="381368203">
                  <w:marLeft w:val="0"/>
                  <w:marRight w:val="0"/>
                  <w:marTop w:val="0"/>
                  <w:marBottom w:val="0"/>
                  <w:divBdr>
                    <w:top w:val="none" w:sz="0" w:space="0" w:color="auto"/>
                    <w:left w:val="none" w:sz="0" w:space="0" w:color="auto"/>
                    <w:bottom w:val="none" w:sz="0" w:space="0" w:color="auto"/>
                    <w:right w:val="none" w:sz="0" w:space="0" w:color="auto"/>
                  </w:divBdr>
                  <w:divsChild>
                    <w:div w:id="1718432916">
                      <w:marLeft w:val="0"/>
                      <w:marRight w:val="0"/>
                      <w:marTop w:val="0"/>
                      <w:marBottom w:val="0"/>
                      <w:divBdr>
                        <w:top w:val="none" w:sz="0" w:space="0" w:color="auto"/>
                        <w:left w:val="none" w:sz="0" w:space="0" w:color="auto"/>
                        <w:bottom w:val="none" w:sz="0" w:space="0" w:color="auto"/>
                        <w:right w:val="none" w:sz="0" w:space="0" w:color="auto"/>
                      </w:divBdr>
                    </w:div>
                  </w:divsChild>
                </w:div>
                <w:div w:id="419911245">
                  <w:marLeft w:val="0"/>
                  <w:marRight w:val="0"/>
                  <w:marTop w:val="0"/>
                  <w:marBottom w:val="0"/>
                  <w:divBdr>
                    <w:top w:val="none" w:sz="0" w:space="0" w:color="auto"/>
                    <w:left w:val="none" w:sz="0" w:space="0" w:color="auto"/>
                    <w:bottom w:val="none" w:sz="0" w:space="0" w:color="auto"/>
                    <w:right w:val="none" w:sz="0" w:space="0" w:color="auto"/>
                  </w:divBdr>
                  <w:divsChild>
                    <w:div w:id="1301230936">
                      <w:marLeft w:val="0"/>
                      <w:marRight w:val="0"/>
                      <w:marTop w:val="0"/>
                      <w:marBottom w:val="0"/>
                      <w:divBdr>
                        <w:top w:val="none" w:sz="0" w:space="0" w:color="auto"/>
                        <w:left w:val="none" w:sz="0" w:space="0" w:color="auto"/>
                        <w:bottom w:val="none" w:sz="0" w:space="0" w:color="auto"/>
                        <w:right w:val="none" w:sz="0" w:space="0" w:color="auto"/>
                      </w:divBdr>
                    </w:div>
                  </w:divsChild>
                </w:div>
                <w:div w:id="548342564">
                  <w:marLeft w:val="0"/>
                  <w:marRight w:val="0"/>
                  <w:marTop w:val="0"/>
                  <w:marBottom w:val="0"/>
                  <w:divBdr>
                    <w:top w:val="none" w:sz="0" w:space="0" w:color="auto"/>
                    <w:left w:val="none" w:sz="0" w:space="0" w:color="auto"/>
                    <w:bottom w:val="none" w:sz="0" w:space="0" w:color="auto"/>
                    <w:right w:val="none" w:sz="0" w:space="0" w:color="auto"/>
                  </w:divBdr>
                  <w:divsChild>
                    <w:div w:id="823819013">
                      <w:marLeft w:val="0"/>
                      <w:marRight w:val="0"/>
                      <w:marTop w:val="0"/>
                      <w:marBottom w:val="0"/>
                      <w:divBdr>
                        <w:top w:val="none" w:sz="0" w:space="0" w:color="auto"/>
                        <w:left w:val="none" w:sz="0" w:space="0" w:color="auto"/>
                        <w:bottom w:val="none" w:sz="0" w:space="0" w:color="auto"/>
                        <w:right w:val="none" w:sz="0" w:space="0" w:color="auto"/>
                      </w:divBdr>
                    </w:div>
                  </w:divsChild>
                </w:div>
                <w:div w:id="554852472">
                  <w:marLeft w:val="0"/>
                  <w:marRight w:val="0"/>
                  <w:marTop w:val="0"/>
                  <w:marBottom w:val="0"/>
                  <w:divBdr>
                    <w:top w:val="none" w:sz="0" w:space="0" w:color="auto"/>
                    <w:left w:val="none" w:sz="0" w:space="0" w:color="auto"/>
                    <w:bottom w:val="none" w:sz="0" w:space="0" w:color="auto"/>
                    <w:right w:val="none" w:sz="0" w:space="0" w:color="auto"/>
                  </w:divBdr>
                  <w:divsChild>
                    <w:div w:id="583150015">
                      <w:marLeft w:val="0"/>
                      <w:marRight w:val="0"/>
                      <w:marTop w:val="0"/>
                      <w:marBottom w:val="0"/>
                      <w:divBdr>
                        <w:top w:val="none" w:sz="0" w:space="0" w:color="auto"/>
                        <w:left w:val="none" w:sz="0" w:space="0" w:color="auto"/>
                        <w:bottom w:val="none" w:sz="0" w:space="0" w:color="auto"/>
                        <w:right w:val="none" w:sz="0" w:space="0" w:color="auto"/>
                      </w:divBdr>
                    </w:div>
                  </w:divsChild>
                </w:div>
                <w:div w:id="570237895">
                  <w:marLeft w:val="0"/>
                  <w:marRight w:val="0"/>
                  <w:marTop w:val="0"/>
                  <w:marBottom w:val="0"/>
                  <w:divBdr>
                    <w:top w:val="none" w:sz="0" w:space="0" w:color="auto"/>
                    <w:left w:val="none" w:sz="0" w:space="0" w:color="auto"/>
                    <w:bottom w:val="none" w:sz="0" w:space="0" w:color="auto"/>
                    <w:right w:val="none" w:sz="0" w:space="0" w:color="auto"/>
                  </w:divBdr>
                  <w:divsChild>
                    <w:div w:id="2026592430">
                      <w:marLeft w:val="0"/>
                      <w:marRight w:val="0"/>
                      <w:marTop w:val="0"/>
                      <w:marBottom w:val="0"/>
                      <w:divBdr>
                        <w:top w:val="none" w:sz="0" w:space="0" w:color="auto"/>
                        <w:left w:val="none" w:sz="0" w:space="0" w:color="auto"/>
                        <w:bottom w:val="none" w:sz="0" w:space="0" w:color="auto"/>
                        <w:right w:val="none" w:sz="0" w:space="0" w:color="auto"/>
                      </w:divBdr>
                    </w:div>
                  </w:divsChild>
                </w:div>
                <w:div w:id="607346549">
                  <w:marLeft w:val="0"/>
                  <w:marRight w:val="0"/>
                  <w:marTop w:val="0"/>
                  <w:marBottom w:val="0"/>
                  <w:divBdr>
                    <w:top w:val="none" w:sz="0" w:space="0" w:color="auto"/>
                    <w:left w:val="none" w:sz="0" w:space="0" w:color="auto"/>
                    <w:bottom w:val="none" w:sz="0" w:space="0" w:color="auto"/>
                    <w:right w:val="none" w:sz="0" w:space="0" w:color="auto"/>
                  </w:divBdr>
                  <w:divsChild>
                    <w:div w:id="334193075">
                      <w:marLeft w:val="0"/>
                      <w:marRight w:val="0"/>
                      <w:marTop w:val="0"/>
                      <w:marBottom w:val="0"/>
                      <w:divBdr>
                        <w:top w:val="none" w:sz="0" w:space="0" w:color="auto"/>
                        <w:left w:val="none" w:sz="0" w:space="0" w:color="auto"/>
                        <w:bottom w:val="none" w:sz="0" w:space="0" w:color="auto"/>
                        <w:right w:val="none" w:sz="0" w:space="0" w:color="auto"/>
                      </w:divBdr>
                    </w:div>
                  </w:divsChild>
                </w:div>
                <w:div w:id="610212437">
                  <w:marLeft w:val="0"/>
                  <w:marRight w:val="0"/>
                  <w:marTop w:val="0"/>
                  <w:marBottom w:val="0"/>
                  <w:divBdr>
                    <w:top w:val="none" w:sz="0" w:space="0" w:color="auto"/>
                    <w:left w:val="none" w:sz="0" w:space="0" w:color="auto"/>
                    <w:bottom w:val="none" w:sz="0" w:space="0" w:color="auto"/>
                    <w:right w:val="none" w:sz="0" w:space="0" w:color="auto"/>
                  </w:divBdr>
                  <w:divsChild>
                    <w:div w:id="1773207736">
                      <w:marLeft w:val="0"/>
                      <w:marRight w:val="0"/>
                      <w:marTop w:val="0"/>
                      <w:marBottom w:val="0"/>
                      <w:divBdr>
                        <w:top w:val="none" w:sz="0" w:space="0" w:color="auto"/>
                        <w:left w:val="none" w:sz="0" w:space="0" w:color="auto"/>
                        <w:bottom w:val="none" w:sz="0" w:space="0" w:color="auto"/>
                        <w:right w:val="none" w:sz="0" w:space="0" w:color="auto"/>
                      </w:divBdr>
                    </w:div>
                  </w:divsChild>
                </w:div>
                <w:div w:id="627007809">
                  <w:marLeft w:val="0"/>
                  <w:marRight w:val="0"/>
                  <w:marTop w:val="0"/>
                  <w:marBottom w:val="0"/>
                  <w:divBdr>
                    <w:top w:val="none" w:sz="0" w:space="0" w:color="auto"/>
                    <w:left w:val="none" w:sz="0" w:space="0" w:color="auto"/>
                    <w:bottom w:val="none" w:sz="0" w:space="0" w:color="auto"/>
                    <w:right w:val="none" w:sz="0" w:space="0" w:color="auto"/>
                  </w:divBdr>
                  <w:divsChild>
                    <w:div w:id="1146823063">
                      <w:marLeft w:val="0"/>
                      <w:marRight w:val="0"/>
                      <w:marTop w:val="0"/>
                      <w:marBottom w:val="0"/>
                      <w:divBdr>
                        <w:top w:val="none" w:sz="0" w:space="0" w:color="auto"/>
                        <w:left w:val="none" w:sz="0" w:space="0" w:color="auto"/>
                        <w:bottom w:val="none" w:sz="0" w:space="0" w:color="auto"/>
                        <w:right w:val="none" w:sz="0" w:space="0" w:color="auto"/>
                      </w:divBdr>
                    </w:div>
                  </w:divsChild>
                </w:div>
                <w:div w:id="708846417">
                  <w:marLeft w:val="0"/>
                  <w:marRight w:val="0"/>
                  <w:marTop w:val="0"/>
                  <w:marBottom w:val="0"/>
                  <w:divBdr>
                    <w:top w:val="none" w:sz="0" w:space="0" w:color="auto"/>
                    <w:left w:val="none" w:sz="0" w:space="0" w:color="auto"/>
                    <w:bottom w:val="none" w:sz="0" w:space="0" w:color="auto"/>
                    <w:right w:val="none" w:sz="0" w:space="0" w:color="auto"/>
                  </w:divBdr>
                  <w:divsChild>
                    <w:div w:id="768813080">
                      <w:marLeft w:val="0"/>
                      <w:marRight w:val="0"/>
                      <w:marTop w:val="0"/>
                      <w:marBottom w:val="0"/>
                      <w:divBdr>
                        <w:top w:val="none" w:sz="0" w:space="0" w:color="auto"/>
                        <w:left w:val="none" w:sz="0" w:space="0" w:color="auto"/>
                        <w:bottom w:val="none" w:sz="0" w:space="0" w:color="auto"/>
                        <w:right w:val="none" w:sz="0" w:space="0" w:color="auto"/>
                      </w:divBdr>
                    </w:div>
                  </w:divsChild>
                </w:div>
                <w:div w:id="822894508">
                  <w:marLeft w:val="0"/>
                  <w:marRight w:val="0"/>
                  <w:marTop w:val="0"/>
                  <w:marBottom w:val="0"/>
                  <w:divBdr>
                    <w:top w:val="none" w:sz="0" w:space="0" w:color="auto"/>
                    <w:left w:val="none" w:sz="0" w:space="0" w:color="auto"/>
                    <w:bottom w:val="none" w:sz="0" w:space="0" w:color="auto"/>
                    <w:right w:val="none" w:sz="0" w:space="0" w:color="auto"/>
                  </w:divBdr>
                  <w:divsChild>
                    <w:div w:id="1046950566">
                      <w:marLeft w:val="0"/>
                      <w:marRight w:val="0"/>
                      <w:marTop w:val="0"/>
                      <w:marBottom w:val="0"/>
                      <w:divBdr>
                        <w:top w:val="none" w:sz="0" w:space="0" w:color="auto"/>
                        <w:left w:val="none" w:sz="0" w:space="0" w:color="auto"/>
                        <w:bottom w:val="none" w:sz="0" w:space="0" w:color="auto"/>
                        <w:right w:val="none" w:sz="0" w:space="0" w:color="auto"/>
                      </w:divBdr>
                    </w:div>
                  </w:divsChild>
                </w:div>
                <w:div w:id="823467437">
                  <w:marLeft w:val="0"/>
                  <w:marRight w:val="0"/>
                  <w:marTop w:val="0"/>
                  <w:marBottom w:val="0"/>
                  <w:divBdr>
                    <w:top w:val="none" w:sz="0" w:space="0" w:color="auto"/>
                    <w:left w:val="none" w:sz="0" w:space="0" w:color="auto"/>
                    <w:bottom w:val="none" w:sz="0" w:space="0" w:color="auto"/>
                    <w:right w:val="none" w:sz="0" w:space="0" w:color="auto"/>
                  </w:divBdr>
                  <w:divsChild>
                    <w:div w:id="1488590677">
                      <w:marLeft w:val="0"/>
                      <w:marRight w:val="0"/>
                      <w:marTop w:val="0"/>
                      <w:marBottom w:val="0"/>
                      <w:divBdr>
                        <w:top w:val="none" w:sz="0" w:space="0" w:color="auto"/>
                        <w:left w:val="none" w:sz="0" w:space="0" w:color="auto"/>
                        <w:bottom w:val="none" w:sz="0" w:space="0" w:color="auto"/>
                        <w:right w:val="none" w:sz="0" w:space="0" w:color="auto"/>
                      </w:divBdr>
                    </w:div>
                  </w:divsChild>
                </w:div>
                <w:div w:id="910695005">
                  <w:marLeft w:val="0"/>
                  <w:marRight w:val="0"/>
                  <w:marTop w:val="0"/>
                  <w:marBottom w:val="0"/>
                  <w:divBdr>
                    <w:top w:val="none" w:sz="0" w:space="0" w:color="auto"/>
                    <w:left w:val="none" w:sz="0" w:space="0" w:color="auto"/>
                    <w:bottom w:val="none" w:sz="0" w:space="0" w:color="auto"/>
                    <w:right w:val="none" w:sz="0" w:space="0" w:color="auto"/>
                  </w:divBdr>
                  <w:divsChild>
                    <w:div w:id="955990702">
                      <w:marLeft w:val="0"/>
                      <w:marRight w:val="0"/>
                      <w:marTop w:val="0"/>
                      <w:marBottom w:val="0"/>
                      <w:divBdr>
                        <w:top w:val="none" w:sz="0" w:space="0" w:color="auto"/>
                        <w:left w:val="none" w:sz="0" w:space="0" w:color="auto"/>
                        <w:bottom w:val="none" w:sz="0" w:space="0" w:color="auto"/>
                        <w:right w:val="none" w:sz="0" w:space="0" w:color="auto"/>
                      </w:divBdr>
                    </w:div>
                  </w:divsChild>
                </w:div>
                <w:div w:id="977493373">
                  <w:marLeft w:val="0"/>
                  <w:marRight w:val="0"/>
                  <w:marTop w:val="0"/>
                  <w:marBottom w:val="0"/>
                  <w:divBdr>
                    <w:top w:val="none" w:sz="0" w:space="0" w:color="auto"/>
                    <w:left w:val="none" w:sz="0" w:space="0" w:color="auto"/>
                    <w:bottom w:val="none" w:sz="0" w:space="0" w:color="auto"/>
                    <w:right w:val="none" w:sz="0" w:space="0" w:color="auto"/>
                  </w:divBdr>
                  <w:divsChild>
                    <w:div w:id="1498837288">
                      <w:marLeft w:val="0"/>
                      <w:marRight w:val="0"/>
                      <w:marTop w:val="0"/>
                      <w:marBottom w:val="0"/>
                      <w:divBdr>
                        <w:top w:val="none" w:sz="0" w:space="0" w:color="auto"/>
                        <w:left w:val="none" w:sz="0" w:space="0" w:color="auto"/>
                        <w:bottom w:val="none" w:sz="0" w:space="0" w:color="auto"/>
                        <w:right w:val="none" w:sz="0" w:space="0" w:color="auto"/>
                      </w:divBdr>
                    </w:div>
                  </w:divsChild>
                </w:div>
                <w:div w:id="1038505200">
                  <w:marLeft w:val="0"/>
                  <w:marRight w:val="0"/>
                  <w:marTop w:val="0"/>
                  <w:marBottom w:val="0"/>
                  <w:divBdr>
                    <w:top w:val="none" w:sz="0" w:space="0" w:color="auto"/>
                    <w:left w:val="none" w:sz="0" w:space="0" w:color="auto"/>
                    <w:bottom w:val="none" w:sz="0" w:space="0" w:color="auto"/>
                    <w:right w:val="none" w:sz="0" w:space="0" w:color="auto"/>
                  </w:divBdr>
                  <w:divsChild>
                    <w:div w:id="117377219">
                      <w:marLeft w:val="0"/>
                      <w:marRight w:val="0"/>
                      <w:marTop w:val="0"/>
                      <w:marBottom w:val="0"/>
                      <w:divBdr>
                        <w:top w:val="none" w:sz="0" w:space="0" w:color="auto"/>
                        <w:left w:val="none" w:sz="0" w:space="0" w:color="auto"/>
                        <w:bottom w:val="none" w:sz="0" w:space="0" w:color="auto"/>
                        <w:right w:val="none" w:sz="0" w:space="0" w:color="auto"/>
                      </w:divBdr>
                    </w:div>
                  </w:divsChild>
                </w:div>
                <w:div w:id="1075737349">
                  <w:marLeft w:val="0"/>
                  <w:marRight w:val="0"/>
                  <w:marTop w:val="0"/>
                  <w:marBottom w:val="0"/>
                  <w:divBdr>
                    <w:top w:val="none" w:sz="0" w:space="0" w:color="auto"/>
                    <w:left w:val="none" w:sz="0" w:space="0" w:color="auto"/>
                    <w:bottom w:val="none" w:sz="0" w:space="0" w:color="auto"/>
                    <w:right w:val="none" w:sz="0" w:space="0" w:color="auto"/>
                  </w:divBdr>
                  <w:divsChild>
                    <w:div w:id="188882944">
                      <w:marLeft w:val="0"/>
                      <w:marRight w:val="0"/>
                      <w:marTop w:val="0"/>
                      <w:marBottom w:val="0"/>
                      <w:divBdr>
                        <w:top w:val="none" w:sz="0" w:space="0" w:color="auto"/>
                        <w:left w:val="none" w:sz="0" w:space="0" w:color="auto"/>
                        <w:bottom w:val="none" w:sz="0" w:space="0" w:color="auto"/>
                        <w:right w:val="none" w:sz="0" w:space="0" w:color="auto"/>
                      </w:divBdr>
                    </w:div>
                  </w:divsChild>
                </w:div>
                <w:div w:id="1091662038">
                  <w:marLeft w:val="0"/>
                  <w:marRight w:val="0"/>
                  <w:marTop w:val="0"/>
                  <w:marBottom w:val="0"/>
                  <w:divBdr>
                    <w:top w:val="none" w:sz="0" w:space="0" w:color="auto"/>
                    <w:left w:val="none" w:sz="0" w:space="0" w:color="auto"/>
                    <w:bottom w:val="none" w:sz="0" w:space="0" w:color="auto"/>
                    <w:right w:val="none" w:sz="0" w:space="0" w:color="auto"/>
                  </w:divBdr>
                  <w:divsChild>
                    <w:div w:id="1752582714">
                      <w:marLeft w:val="0"/>
                      <w:marRight w:val="0"/>
                      <w:marTop w:val="0"/>
                      <w:marBottom w:val="0"/>
                      <w:divBdr>
                        <w:top w:val="none" w:sz="0" w:space="0" w:color="auto"/>
                        <w:left w:val="none" w:sz="0" w:space="0" w:color="auto"/>
                        <w:bottom w:val="none" w:sz="0" w:space="0" w:color="auto"/>
                        <w:right w:val="none" w:sz="0" w:space="0" w:color="auto"/>
                      </w:divBdr>
                    </w:div>
                  </w:divsChild>
                </w:div>
                <w:div w:id="1106728122">
                  <w:marLeft w:val="0"/>
                  <w:marRight w:val="0"/>
                  <w:marTop w:val="0"/>
                  <w:marBottom w:val="0"/>
                  <w:divBdr>
                    <w:top w:val="none" w:sz="0" w:space="0" w:color="auto"/>
                    <w:left w:val="none" w:sz="0" w:space="0" w:color="auto"/>
                    <w:bottom w:val="none" w:sz="0" w:space="0" w:color="auto"/>
                    <w:right w:val="none" w:sz="0" w:space="0" w:color="auto"/>
                  </w:divBdr>
                  <w:divsChild>
                    <w:div w:id="456995151">
                      <w:marLeft w:val="0"/>
                      <w:marRight w:val="0"/>
                      <w:marTop w:val="0"/>
                      <w:marBottom w:val="0"/>
                      <w:divBdr>
                        <w:top w:val="none" w:sz="0" w:space="0" w:color="auto"/>
                        <w:left w:val="none" w:sz="0" w:space="0" w:color="auto"/>
                        <w:bottom w:val="none" w:sz="0" w:space="0" w:color="auto"/>
                        <w:right w:val="none" w:sz="0" w:space="0" w:color="auto"/>
                      </w:divBdr>
                    </w:div>
                  </w:divsChild>
                </w:div>
                <w:div w:id="1155101392">
                  <w:marLeft w:val="0"/>
                  <w:marRight w:val="0"/>
                  <w:marTop w:val="0"/>
                  <w:marBottom w:val="0"/>
                  <w:divBdr>
                    <w:top w:val="none" w:sz="0" w:space="0" w:color="auto"/>
                    <w:left w:val="none" w:sz="0" w:space="0" w:color="auto"/>
                    <w:bottom w:val="none" w:sz="0" w:space="0" w:color="auto"/>
                    <w:right w:val="none" w:sz="0" w:space="0" w:color="auto"/>
                  </w:divBdr>
                  <w:divsChild>
                    <w:div w:id="574899203">
                      <w:marLeft w:val="0"/>
                      <w:marRight w:val="0"/>
                      <w:marTop w:val="0"/>
                      <w:marBottom w:val="0"/>
                      <w:divBdr>
                        <w:top w:val="none" w:sz="0" w:space="0" w:color="auto"/>
                        <w:left w:val="none" w:sz="0" w:space="0" w:color="auto"/>
                        <w:bottom w:val="none" w:sz="0" w:space="0" w:color="auto"/>
                        <w:right w:val="none" w:sz="0" w:space="0" w:color="auto"/>
                      </w:divBdr>
                    </w:div>
                  </w:divsChild>
                </w:div>
                <w:div w:id="1155950244">
                  <w:marLeft w:val="0"/>
                  <w:marRight w:val="0"/>
                  <w:marTop w:val="0"/>
                  <w:marBottom w:val="0"/>
                  <w:divBdr>
                    <w:top w:val="none" w:sz="0" w:space="0" w:color="auto"/>
                    <w:left w:val="none" w:sz="0" w:space="0" w:color="auto"/>
                    <w:bottom w:val="none" w:sz="0" w:space="0" w:color="auto"/>
                    <w:right w:val="none" w:sz="0" w:space="0" w:color="auto"/>
                  </w:divBdr>
                  <w:divsChild>
                    <w:div w:id="1925844044">
                      <w:marLeft w:val="0"/>
                      <w:marRight w:val="0"/>
                      <w:marTop w:val="0"/>
                      <w:marBottom w:val="0"/>
                      <w:divBdr>
                        <w:top w:val="none" w:sz="0" w:space="0" w:color="auto"/>
                        <w:left w:val="none" w:sz="0" w:space="0" w:color="auto"/>
                        <w:bottom w:val="none" w:sz="0" w:space="0" w:color="auto"/>
                        <w:right w:val="none" w:sz="0" w:space="0" w:color="auto"/>
                      </w:divBdr>
                    </w:div>
                  </w:divsChild>
                </w:div>
                <w:div w:id="1212962190">
                  <w:marLeft w:val="0"/>
                  <w:marRight w:val="0"/>
                  <w:marTop w:val="0"/>
                  <w:marBottom w:val="0"/>
                  <w:divBdr>
                    <w:top w:val="none" w:sz="0" w:space="0" w:color="auto"/>
                    <w:left w:val="none" w:sz="0" w:space="0" w:color="auto"/>
                    <w:bottom w:val="none" w:sz="0" w:space="0" w:color="auto"/>
                    <w:right w:val="none" w:sz="0" w:space="0" w:color="auto"/>
                  </w:divBdr>
                  <w:divsChild>
                    <w:div w:id="131751070">
                      <w:marLeft w:val="0"/>
                      <w:marRight w:val="0"/>
                      <w:marTop w:val="0"/>
                      <w:marBottom w:val="0"/>
                      <w:divBdr>
                        <w:top w:val="none" w:sz="0" w:space="0" w:color="auto"/>
                        <w:left w:val="none" w:sz="0" w:space="0" w:color="auto"/>
                        <w:bottom w:val="none" w:sz="0" w:space="0" w:color="auto"/>
                        <w:right w:val="none" w:sz="0" w:space="0" w:color="auto"/>
                      </w:divBdr>
                    </w:div>
                  </w:divsChild>
                </w:div>
                <w:div w:id="1385131176">
                  <w:marLeft w:val="0"/>
                  <w:marRight w:val="0"/>
                  <w:marTop w:val="0"/>
                  <w:marBottom w:val="0"/>
                  <w:divBdr>
                    <w:top w:val="none" w:sz="0" w:space="0" w:color="auto"/>
                    <w:left w:val="none" w:sz="0" w:space="0" w:color="auto"/>
                    <w:bottom w:val="none" w:sz="0" w:space="0" w:color="auto"/>
                    <w:right w:val="none" w:sz="0" w:space="0" w:color="auto"/>
                  </w:divBdr>
                  <w:divsChild>
                    <w:div w:id="1976107070">
                      <w:marLeft w:val="0"/>
                      <w:marRight w:val="0"/>
                      <w:marTop w:val="0"/>
                      <w:marBottom w:val="0"/>
                      <w:divBdr>
                        <w:top w:val="none" w:sz="0" w:space="0" w:color="auto"/>
                        <w:left w:val="none" w:sz="0" w:space="0" w:color="auto"/>
                        <w:bottom w:val="none" w:sz="0" w:space="0" w:color="auto"/>
                        <w:right w:val="none" w:sz="0" w:space="0" w:color="auto"/>
                      </w:divBdr>
                    </w:div>
                  </w:divsChild>
                </w:div>
                <w:div w:id="1401832945">
                  <w:marLeft w:val="0"/>
                  <w:marRight w:val="0"/>
                  <w:marTop w:val="0"/>
                  <w:marBottom w:val="0"/>
                  <w:divBdr>
                    <w:top w:val="none" w:sz="0" w:space="0" w:color="auto"/>
                    <w:left w:val="none" w:sz="0" w:space="0" w:color="auto"/>
                    <w:bottom w:val="none" w:sz="0" w:space="0" w:color="auto"/>
                    <w:right w:val="none" w:sz="0" w:space="0" w:color="auto"/>
                  </w:divBdr>
                  <w:divsChild>
                    <w:div w:id="957956163">
                      <w:marLeft w:val="0"/>
                      <w:marRight w:val="0"/>
                      <w:marTop w:val="0"/>
                      <w:marBottom w:val="0"/>
                      <w:divBdr>
                        <w:top w:val="none" w:sz="0" w:space="0" w:color="auto"/>
                        <w:left w:val="none" w:sz="0" w:space="0" w:color="auto"/>
                        <w:bottom w:val="none" w:sz="0" w:space="0" w:color="auto"/>
                        <w:right w:val="none" w:sz="0" w:space="0" w:color="auto"/>
                      </w:divBdr>
                    </w:div>
                  </w:divsChild>
                </w:div>
                <w:div w:id="1419406544">
                  <w:marLeft w:val="0"/>
                  <w:marRight w:val="0"/>
                  <w:marTop w:val="0"/>
                  <w:marBottom w:val="0"/>
                  <w:divBdr>
                    <w:top w:val="none" w:sz="0" w:space="0" w:color="auto"/>
                    <w:left w:val="none" w:sz="0" w:space="0" w:color="auto"/>
                    <w:bottom w:val="none" w:sz="0" w:space="0" w:color="auto"/>
                    <w:right w:val="none" w:sz="0" w:space="0" w:color="auto"/>
                  </w:divBdr>
                  <w:divsChild>
                    <w:div w:id="1504658786">
                      <w:marLeft w:val="0"/>
                      <w:marRight w:val="0"/>
                      <w:marTop w:val="0"/>
                      <w:marBottom w:val="0"/>
                      <w:divBdr>
                        <w:top w:val="none" w:sz="0" w:space="0" w:color="auto"/>
                        <w:left w:val="none" w:sz="0" w:space="0" w:color="auto"/>
                        <w:bottom w:val="none" w:sz="0" w:space="0" w:color="auto"/>
                        <w:right w:val="none" w:sz="0" w:space="0" w:color="auto"/>
                      </w:divBdr>
                    </w:div>
                  </w:divsChild>
                </w:div>
                <w:div w:id="1421290030">
                  <w:marLeft w:val="0"/>
                  <w:marRight w:val="0"/>
                  <w:marTop w:val="0"/>
                  <w:marBottom w:val="0"/>
                  <w:divBdr>
                    <w:top w:val="none" w:sz="0" w:space="0" w:color="auto"/>
                    <w:left w:val="none" w:sz="0" w:space="0" w:color="auto"/>
                    <w:bottom w:val="none" w:sz="0" w:space="0" w:color="auto"/>
                    <w:right w:val="none" w:sz="0" w:space="0" w:color="auto"/>
                  </w:divBdr>
                  <w:divsChild>
                    <w:div w:id="287052273">
                      <w:marLeft w:val="0"/>
                      <w:marRight w:val="0"/>
                      <w:marTop w:val="0"/>
                      <w:marBottom w:val="0"/>
                      <w:divBdr>
                        <w:top w:val="none" w:sz="0" w:space="0" w:color="auto"/>
                        <w:left w:val="none" w:sz="0" w:space="0" w:color="auto"/>
                        <w:bottom w:val="none" w:sz="0" w:space="0" w:color="auto"/>
                        <w:right w:val="none" w:sz="0" w:space="0" w:color="auto"/>
                      </w:divBdr>
                    </w:div>
                  </w:divsChild>
                </w:div>
                <w:div w:id="1497653515">
                  <w:marLeft w:val="0"/>
                  <w:marRight w:val="0"/>
                  <w:marTop w:val="0"/>
                  <w:marBottom w:val="0"/>
                  <w:divBdr>
                    <w:top w:val="none" w:sz="0" w:space="0" w:color="auto"/>
                    <w:left w:val="none" w:sz="0" w:space="0" w:color="auto"/>
                    <w:bottom w:val="none" w:sz="0" w:space="0" w:color="auto"/>
                    <w:right w:val="none" w:sz="0" w:space="0" w:color="auto"/>
                  </w:divBdr>
                  <w:divsChild>
                    <w:div w:id="884173307">
                      <w:marLeft w:val="0"/>
                      <w:marRight w:val="0"/>
                      <w:marTop w:val="0"/>
                      <w:marBottom w:val="0"/>
                      <w:divBdr>
                        <w:top w:val="none" w:sz="0" w:space="0" w:color="auto"/>
                        <w:left w:val="none" w:sz="0" w:space="0" w:color="auto"/>
                        <w:bottom w:val="none" w:sz="0" w:space="0" w:color="auto"/>
                        <w:right w:val="none" w:sz="0" w:space="0" w:color="auto"/>
                      </w:divBdr>
                    </w:div>
                  </w:divsChild>
                </w:div>
                <w:div w:id="1533805836">
                  <w:marLeft w:val="0"/>
                  <w:marRight w:val="0"/>
                  <w:marTop w:val="0"/>
                  <w:marBottom w:val="0"/>
                  <w:divBdr>
                    <w:top w:val="none" w:sz="0" w:space="0" w:color="auto"/>
                    <w:left w:val="none" w:sz="0" w:space="0" w:color="auto"/>
                    <w:bottom w:val="none" w:sz="0" w:space="0" w:color="auto"/>
                    <w:right w:val="none" w:sz="0" w:space="0" w:color="auto"/>
                  </w:divBdr>
                  <w:divsChild>
                    <w:div w:id="1176310998">
                      <w:marLeft w:val="0"/>
                      <w:marRight w:val="0"/>
                      <w:marTop w:val="0"/>
                      <w:marBottom w:val="0"/>
                      <w:divBdr>
                        <w:top w:val="none" w:sz="0" w:space="0" w:color="auto"/>
                        <w:left w:val="none" w:sz="0" w:space="0" w:color="auto"/>
                        <w:bottom w:val="none" w:sz="0" w:space="0" w:color="auto"/>
                        <w:right w:val="none" w:sz="0" w:space="0" w:color="auto"/>
                      </w:divBdr>
                    </w:div>
                  </w:divsChild>
                </w:div>
                <w:div w:id="1574584359">
                  <w:marLeft w:val="0"/>
                  <w:marRight w:val="0"/>
                  <w:marTop w:val="0"/>
                  <w:marBottom w:val="0"/>
                  <w:divBdr>
                    <w:top w:val="none" w:sz="0" w:space="0" w:color="auto"/>
                    <w:left w:val="none" w:sz="0" w:space="0" w:color="auto"/>
                    <w:bottom w:val="none" w:sz="0" w:space="0" w:color="auto"/>
                    <w:right w:val="none" w:sz="0" w:space="0" w:color="auto"/>
                  </w:divBdr>
                  <w:divsChild>
                    <w:div w:id="1770006049">
                      <w:marLeft w:val="0"/>
                      <w:marRight w:val="0"/>
                      <w:marTop w:val="0"/>
                      <w:marBottom w:val="0"/>
                      <w:divBdr>
                        <w:top w:val="none" w:sz="0" w:space="0" w:color="auto"/>
                        <w:left w:val="none" w:sz="0" w:space="0" w:color="auto"/>
                        <w:bottom w:val="none" w:sz="0" w:space="0" w:color="auto"/>
                        <w:right w:val="none" w:sz="0" w:space="0" w:color="auto"/>
                      </w:divBdr>
                    </w:div>
                  </w:divsChild>
                </w:div>
                <w:div w:id="1603104919">
                  <w:marLeft w:val="0"/>
                  <w:marRight w:val="0"/>
                  <w:marTop w:val="0"/>
                  <w:marBottom w:val="0"/>
                  <w:divBdr>
                    <w:top w:val="none" w:sz="0" w:space="0" w:color="auto"/>
                    <w:left w:val="none" w:sz="0" w:space="0" w:color="auto"/>
                    <w:bottom w:val="none" w:sz="0" w:space="0" w:color="auto"/>
                    <w:right w:val="none" w:sz="0" w:space="0" w:color="auto"/>
                  </w:divBdr>
                  <w:divsChild>
                    <w:div w:id="999888676">
                      <w:marLeft w:val="0"/>
                      <w:marRight w:val="0"/>
                      <w:marTop w:val="0"/>
                      <w:marBottom w:val="0"/>
                      <w:divBdr>
                        <w:top w:val="none" w:sz="0" w:space="0" w:color="auto"/>
                        <w:left w:val="none" w:sz="0" w:space="0" w:color="auto"/>
                        <w:bottom w:val="none" w:sz="0" w:space="0" w:color="auto"/>
                        <w:right w:val="none" w:sz="0" w:space="0" w:color="auto"/>
                      </w:divBdr>
                    </w:div>
                  </w:divsChild>
                </w:div>
                <w:div w:id="1616059191">
                  <w:marLeft w:val="0"/>
                  <w:marRight w:val="0"/>
                  <w:marTop w:val="0"/>
                  <w:marBottom w:val="0"/>
                  <w:divBdr>
                    <w:top w:val="none" w:sz="0" w:space="0" w:color="auto"/>
                    <w:left w:val="none" w:sz="0" w:space="0" w:color="auto"/>
                    <w:bottom w:val="none" w:sz="0" w:space="0" w:color="auto"/>
                    <w:right w:val="none" w:sz="0" w:space="0" w:color="auto"/>
                  </w:divBdr>
                  <w:divsChild>
                    <w:div w:id="955065115">
                      <w:marLeft w:val="0"/>
                      <w:marRight w:val="0"/>
                      <w:marTop w:val="0"/>
                      <w:marBottom w:val="0"/>
                      <w:divBdr>
                        <w:top w:val="none" w:sz="0" w:space="0" w:color="auto"/>
                        <w:left w:val="none" w:sz="0" w:space="0" w:color="auto"/>
                        <w:bottom w:val="none" w:sz="0" w:space="0" w:color="auto"/>
                        <w:right w:val="none" w:sz="0" w:space="0" w:color="auto"/>
                      </w:divBdr>
                    </w:div>
                  </w:divsChild>
                </w:div>
                <w:div w:id="1633288616">
                  <w:marLeft w:val="0"/>
                  <w:marRight w:val="0"/>
                  <w:marTop w:val="0"/>
                  <w:marBottom w:val="0"/>
                  <w:divBdr>
                    <w:top w:val="none" w:sz="0" w:space="0" w:color="auto"/>
                    <w:left w:val="none" w:sz="0" w:space="0" w:color="auto"/>
                    <w:bottom w:val="none" w:sz="0" w:space="0" w:color="auto"/>
                    <w:right w:val="none" w:sz="0" w:space="0" w:color="auto"/>
                  </w:divBdr>
                  <w:divsChild>
                    <w:div w:id="308561557">
                      <w:marLeft w:val="0"/>
                      <w:marRight w:val="0"/>
                      <w:marTop w:val="0"/>
                      <w:marBottom w:val="0"/>
                      <w:divBdr>
                        <w:top w:val="none" w:sz="0" w:space="0" w:color="auto"/>
                        <w:left w:val="none" w:sz="0" w:space="0" w:color="auto"/>
                        <w:bottom w:val="none" w:sz="0" w:space="0" w:color="auto"/>
                        <w:right w:val="none" w:sz="0" w:space="0" w:color="auto"/>
                      </w:divBdr>
                    </w:div>
                  </w:divsChild>
                </w:div>
                <w:div w:id="1664430923">
                  <w:marLeft w:val="0"/>
                  <w:marRight w:val="0"/>
                  <w:marTop w:val="0"/>
                  <w:marBottom w:val="0"/>
                  <w:divBdr>
                    <w:top w:val="none" w:sz="0" w:space="0" w:color="auto"/>
                    <w:left w:val="none" w:sz="0" w:space="0" w:color="auto"/>
                    <w:bottom w:val="none" w:sz="0" w:space="0" w:color="auto"/>
                    <w:right w:val="none" w:sz="0" w:space="0" w:color="auto"/>
                  </w:divBdr>
                  <w:divsChild>
                    <w:div w:id="1260867338">
                      <w:marLeft w:val="0"/>
                      <w:marRight w:val="0"/>
                      <w:marTop w:val="0"/>
                      <w:marBottom w:val="0"/>
                      <w:divBdr>
                        <w:top w:val="none" w:sz="0" w:space="0" w:color="auto"/>
                        <w:left w:val="none" w:sz="0" w:space="0" w:color="auto"/>
                        <w:bottom w:val="none" w:sz="0" w:space="0" w:color="auto"/>
                        <w:right w:val="none" w:sz="0" w:space="0" w:color="auto"/>
                      </w:divBdr>
                    </w:div>
                  </w:divsChild>
                </w:div>
                <w:div w:id="1746103212">
                  <w:marLeft w:val="0"/>
                  <w:marRight w:val="0"/>
                  <w:marTop w:val="0"/>
                  <w:marBottom w:val="0"/>
                  <w:divBdr>
                    <w:top w:val="none" w:sz="0" w:space="0" w:color="auto"/>
                    <w:left w:val="none" w:sz="0" w:space="0" w:color="auto"/>
                    <w:bottom w:val="none" w:sz="0" w:space="0" w:color="auto"/>
                    <w:right w:val="none" w:sz="0" w:space="0" w:color="auto"/>
                  </w:divBdr>
                  <w:divsChild>
                    <w:div w:id="707803546">
                      <w:marLeft w:val="0"/>
                      <w:marRight w:val="0"/>
                      <w:marTop w:val="0"/>
                      <w:marBottom w:val="0"/>
                      <w:divBdr>
                        <w:top w:val="none" w:sz="0" w:space="0" w:color="auto"/>
                        <w:left w:val="none" w:sz="0" w:space="0" w:color="auto"/>
                        <w:bottom w:val="none" w:sz="0" w:space="0" w:color="auto"/>
                        <w:right w:val="none" w:sz="0" w:space="0" w:color="auto"/>
                      </w:divBdr>
                    </w:div>
                  </w:divsChild>
                </w:div>
                <w:div w:id="1779904902">
                  <w:marLeft w:val="0"/>
                  <w:marRight w:val="0"/>
                  <w:marTop w:val="0"/>
                  <w:marBottom w:val="0"/>
                  <w:divBdr>
                    <w:top w:val="none" w:sz="0" w:space="0" w:color="auto"/>
                    <w:left w:val="none" w:sz="0" w:space="0" w:color="auto"/>
                    <w:bottom w:val="none" w:sz="0" w:space="0" w:color="auto"/>
                    <w:right w:val="none" w:sz="0" w:space="0" w:color="auto"/>
                  </w:divBdr>
                  <w:divsChild>
                    <w:div w:id="1311248685">
                      <w:marLeft w:val="0"/>
                      <w:marRight w:val="0"/>
                      <w:marTop w:val="0"/>
                      <w:marBottom w:val="0"/>
                      <w:divBdr>
                        <w:top w:val="none" w:sz="0" w:space="0" w:color="auto"/>
                        <w:left w:val="none" w:sz="0" w:space="0" w:color="auto"/>
                        <w:bottom w:val="none" w:sz="0" w:space="0" w:color="auto"/>
                        <w:right w:val="none" w:sz="0" w:space="0" w:color="auto"/>
                      </w:divBdr>
                    </w:div>
                  </w:divsChild>
                </w:div>
                <w:div w:id="1875773722">
                  <w:marLeft w:val="0"/>
                  <w:marRight w:val="0"/>
                  <w:marTop w:val="0"/>
                  <w:marBottom w:val="0"/>
                  <w:divBdr>
                    <w:top w:val="none" w:sz="0" w:space="0" w:color="auto"/>
                    <w:left w:val="none" w:sz="0" w:space="0" w:color="auto"/>
                    <w:bottom w:val="none" w:sz="0" w:space="0" w:color="auto"/>
                    <w:right w:val="none" w:sz="0" w:space="0" w:color="auto"/>
                  </w:divBdr>
                  <w:divsChild>
                    <w:div w:id="100228139">
                      <w:marLeft w:val="0"/>
                      <w:marRight w:val="0"/>
                      <w:marTop w:val="0"/>
                      <w:marBottom w:val="0"/>
                      <w:divBdr>
                        <w:top w:val="none" w:sz="0" w:space="0" w:color="auto"/>
                        <w:left w:val="none" w:sz="0" w:space="0" w:color="auto"/>
                        <w:bottom w:val="none" w:sz="0" w:space="0" w:color="auto"/>
                        <w:right w:val="none" w:sz="0" w:space="0" w:color="auto"/>
                      </w:divBdr>
                    </w:div>
                  </w:divsChild>
                </w:div>
                <w:div w:id="1876191490">
                  <w:marLeft w:val="0"/>
                  <w:marRight w:val="0"/>
                  <w:marTop w:val="0"/>
                  <w:marBottom w:val="0"/>
                  <w:divBdr>
                    <w:top w:val="none" w:sz="0" w:space="0" w:color="auto"/>
                    <w:left w:val="none" w:sz="0" w:space="0" w:color="auto"/>
                    <w:bottom w:val="none" w:sz="0" w:space="0" w:color="auto"/>
                    <w:right w:val="none" w:sz="0" w:space="0" w:color="auto"/>
                  </w:divBdr>
                  <w:divsChild>
                    <w:div w:id="412704614">
                      <w:marLeft w:val="0"/>
                      <w:marRight w:val="0"/>
                      <w:marTop w:val="0"/>
                      <w:marBottom w:val="0"/>
                      <w:divBdr>
                        <w:top w:val="none" w:sz="0" w:space="0" w:color="auto"/>
                        <w:left w:val="none" w:sz="0" w:space="0" w:color="auto"/>
                        <w:bottom w:val="none" w:sz="0" w:space="0" w:color="auto"/>
                        <w:right w:val="none" w:sz="0" w:space="0" w:color="auto"/>
                      </w:divBdr>
                    </w:div>
                  </w:divsChild>
                </w:div>
                <w:div w:id="1962150889">
                  <w:marLeft w:val="0"/>
                  <w:marRight w:val="0"/>
                  <w:marTop w:val="0"/>
                  <w:marBottom w:val="0"/>
                  <w:divBdr>
                    <w:top w:val="none" w:sz="0" w:space="0" w:color="auto"/>
                    <w:left w:val="none" w:sz="0" w:space="0" w:color="auto"/>
                    <w:bottom w:val="none" w:sz="0" w:space="0" w:color="auto"/>
                    <w:right w:val="none" w:sz="0" w:space="0" w:color="auto"/>
                  </w:divBdr>
                  <w:divsChild>
                    <w:div w:id="1594896153">
                      <w:marLeft w:val="0"/>
                      <w:marRight w:val="0"/>
                      <w:marTop w:val="0"/>
                      <w:marBottom w:val="0"/>
                      <w:divBdr>
                        <w:top w:val="none" w:sz="0" w:space="0" w:color="auto"/>
                        <w:left w:val="none" w:sz="0" w:space="0" w:color="auto"/>
                        <w:bottom w:val="none" w:sz="0" w:space="0" w:color="auto"/>
                        <w:right w:val="none" w:sz="0" w:space="0" w:color="auto"/>
                      </w:divBdr>
                    </w:div>
                  </w:divsChild>
                </w:div>
                <w:div w:id="1983536340">
                  <w:marLeft w:val="0"/>
                  <w:marRight w:val="0"/>
                  <w:marTop w:val="0"/>
                  <w:marBottom w:val="0"/>
                  <w:divBdr>
                    <w:top w:val="none" w:sz="0" w:space="0" w:color="auto"/>
                    <w:left w:val="none" w:sz="0" w:space="0" w:color="auto"/>
                    <w:bottom w:val="none" w:sz="0" w:space="0" w:color="auto"/>
                    <w:right w:val="none" w:sz="0" w:space="0" w:color="auto"/>
                  </w:divBdr>
                  <w:divsChild>
                    <w:div w:id="403065400">
                      <w:marLeft w:val="0"/>
                      <w:marRight w:val="0"/>
                      <w:marTop w:val="0"/>
                      <w:marBottom w:val="0"/>
                      <w:divBdr>
                        <w:top w:val="none" w:sz="0" w:space="0" w:color="auto"/>
                        <w:left w:val="none" w:sz="0" w:space="0" w:color="auto"/>
                        <w:bottom w:val="none" w:sz="0" w:space="0" w:color="auto"/>
                        <w:right w:val="none" w:sz="0" w:space="0" w:color="auto"/>
                      </w:divBdr>
                    </w:div>
                  </w:divsChild>
                </w:div>
                <w:div w:id="2092120595">
                  <w:marLeft w:val="0"/>
                  <w:marRight w:val="0"/>
                  <w:marTop w:val="0"/>
                  <w:marBottom w:val="0"/>
                  <w:divBdr>
                    <w:top w:val="none" w:sz="0" w:space="0" w:color="auto"/>
                    <w:left w:val="none" w:sz="0" w:space="0" w:color="auto"/>
                    <w:bottom w:val="none" w:sz="0" w:space="0" w:color="auto"/>
                    <w:right w:val="none" w:sz="0" w:space="0" w:color="auto"/>
                  </w:divBdr>
                  <w:divsChild>
                    <w:div w:id="173600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12497">
          <w:marLeft w:val="0"/>
          <w:marRight w:val="0"/>
          <w:marTop w:val="0"/>
          <w:marBottom w:val="0"/>
          <w:divBdr>
            <w:top w:val="none" w:sz="0" w:space="0" w:color="auto"/>
            <w:left w:val="none" w:sz="0" w:space="0" w:color="auto"/>
            <w:bottom w:val="none" w:sz="0" w:space="0" w:color="auto"/>
            <w:right w:val="none" w:sz="0" w:space="0" w:color="auto"/>
          </w:divBdr>
        </w:div>
        <w:div w:id="482477061">
          <w:marLeft w:val="0"/>
          <w:marRight w:val="0"/>
          <w:marTop w:val="0"/>
          <w:marBottom w:val="0"/>
          <w:divBdr>
            <w:top w:val="none" w:sz="0" w:space="0" w:color="auto"/>
            <w:left w:val="none" w:sz="0" w:space="0" w:color="auto"/>
            <w:bottom w:val="none" w:sz="0" w:space="0" w:color="auto"/>
            <w:right w:val="none" w:sz="0" w:space="0" w:color="auto"/>
          </w:divBdr>
        </w:div>
        <w:div w:id="728725034">
          <w:marLeft w:val="0"/>
          <w:marRight w:val="0"/>
          <w:marTop w:val="0"/>
          <w:marBottom w:val="0"/>
          <w:divBdr>
            <w:top w:val="none" w:sz="0" w:space="0" w:color="auto"/>
            <w:left w:val="none" w:sz="0" w:space="0" w:color="auto"/>
            <w:bottom w:val="none" w:sz="0" w:space="0" w:color="auto"/>
            <w:right w:val="none" w:sz="0" w:space="0" w:color="auto"/>
          </w:divBdr>
        </w:div>
        <w:div w:id="1037195575">
          <w:marLeft w:val="0"/>
          <w:marRight w:val="0"/>
          <w:marTop w:val="0"/>
          <w:marBottom w:val="0"/>
          <w:divBdr>
            <w:top w:val="none" w:sz="0" w:space="0" w:color="auto"/>
            <w:left w:val="none" w:sz="0" w:space="0" w:color="auto"/>
            <w:bottom w:val="none" w:sz="0" w:space="0" w:color="auto"/>
            <w:right w:val="none" w:sz="0" w:space="0" w:color="auto"/>
          </w:divBdr>
        </w:div>
        <w:div w:id="1171406215">
          <w:marLeft w:val="0"/>
          <w:marRight w:val="0"/>
          <w:marTop w:val="0"/>
          <w:marBottom w:val="0"/>
          <w:divBdr>
            <w:top w:val="none" w:sz="0" w:space="0" w:color="auto"/>
            <w:left w:val="none" w:sz="0" w:space="0" w:color="auto"/>
            <w:bottom w:val="none" w:sz="0" w:space="0" w:color="auto"/>
            <w:right w:val="none" w:sz="0" w:space="0" w:color="auto"/>
          </w:divBdr>
        </w:div>
        <w:div w:id="1380516889">
          <w:marLeft w:val="0"/>
          <w:marRight w:val="0"/>
          <w:marTop w:val="0"/>
          <w:marBottom w:val="0"/>
          <w:divBdr>
            <w:top w:val="none" w:sz="0" w:space="0" w:color="auto"/>
            <w:left w:val="none" w:sz="0" w:space="0" w:color="auto"/>
            <w:bottom w:val="none" w:sz="0" w:space="0" w:color="auto"/>
            <w:right w:val="none" w:sz="0" w:space="0" w:color="auto"/>
          </w:divBdr>
        </w:div>
        <w:div w:id="1540774347">
          <w:marLeft w:val="0"/>
          <w:marRight w:val="0"/>
          <w:marTop w:val="0"/>
          <w:marBottom w:val="0"/>
          <w:divBdr>
            <w:top w:val="none" w:sz="0" w:space="0" w:color="auto"/>
            <w:left w:val="none" w:sz="0" w:space="0" w:color="auto"/>
            <w:bottom w:val="none" w:sz="0" w:space="0" w:color="auto"/>
            <w:right w:val="none" w:sz="0" w:space="0" w:color="auto"/>
          </w:divBdr>
        </w:div>
        <w:div w:id="1683777237">
          <w:marLeft w:val="0"/>
          <w:marRight w:val="0"/>
          <w:marTop w:val="0"/>
          <w:marBottom w:val="0"/>
          <w:divBdr>
            <w:top w:val="none" w:sz="0" w:space="0" w:color="auto"/>
            <w:left w:val="none" w:sz="0" w:space="0" w:color="auto"/>
            <w:bottom w:val="none" w:sz="0" w:space="0" w:color="auto"/>
            <w:right w:val="none" w:sz="0" w:space="0" w:color="auto"/>
          </w:divBdr>
        </w:div>
        <w:div w:id="2146846168">
          <w:marLeft w:val="0"/>
          <w:marRight w:val="0"/>
          <w:marTop w:val="0"/>
          <w:marBottom w:val="0"/>
          <w:divBdr>
            <w:top w:val="none" w:sz="0" w:space="0" w:color="auto"/>
            <w:left w:val="none" w:sz="0" w:space="0" w:color="auto"/>
            <w:bottom w:val="none" w:sz="0" w:space="0" w:color="auto"/>
            <w:right w:val="none" w:sz="0" w:space="0" w:color="auto"/>
          </w:divBdr>
        </w:div>
      </w:divsChild>
    </w:div>
    <w:div w:id="159471536">
      <w:bodyDiv w:val="1"/>
      <w:marLeft w:val="0"/>
      <w:marRight w:val="0"/>
      <w:marTop w:val="0"/>
      <w:marBottom w:val="0"/>
      <w:divBdr>
        <w:top w:val="none" w:sz="0" w:space="0" w:color="auto"/>
        <w:left w:val="none" w:sz="0" w:space="0" w:color="auto"/>
        <w:bottom w:val="none" w:sz="0" w:space="0" w:color="auto"/>
        <w:right w:val="none" w:sz="0" w:space="0" w:color="auto"/>
      </w:divBdr>
      <w:divsChild>
        <w:div w:id="278806000">
          <w:marLeft w:val="0"/>
          <w:marRight w:val="0"/>
          <w:marTop w:val="0"/>
          <w:marBottom w:val="0"/>
          <w:divBdr>
            <w:top w:val="none" w:sz="0" w:space="0" w:color="auto"/>
            <w:left w:val="none" w:sz="0" w:space="0" w:color="auto"/>
            <w:bottom w:val="none" w:sz="0" w:space="0" w:color="auto"/>
            <w:right w:val="none" w:sz="0" w:space="0" w:color="auto"/>
          </w:divBdr>
          <w:divsChild>
            <w:div w:id="933123589">
              <w:marLeft w:val="0"/>
              <w:marRight w:val="0"/>
              <w:marTop w:val="0"/>
              <w:marBottom w:val="0"/>
              <w:divBdr>
                <w:top w:val="none" w:sz="0" w:space="0" w:color="auto"/>
                <w:left w:val="none" w:sz="0" w:space="0" w:color="auto"/>
                <w:bottom w:val="none" w:sz="0" w:space="0" w:color="auto"/>
                <w:right w:val="none" w:sz="0" w:space="0" w:color="auto"/>
              </w:divBdr>
            </w:div>
          </w:divsChild>
        </w:div>
        <w:div w:id="669141089">
          <w:marLeft w:val="0"/>
          <w:marRight w:val="0"/>
          <w:marTop w:val="0"/>
          <w:marBottom w:val="0"/>
          <w:divBdr>
            <w:top w:val="none" w:sz="0" w:space="0" w:color="auto"/>
            <w:left w:val="none" w:sz="0" w:space="0" w:color="auto"/>
            <w:bottom w:val="none" w:sz="0" w:space="0" w:color="auto"/>
            <w:right w:val="none" w:sz="0" w:space="0" w:color="auto"/>
          </w:divBdr>
          <w:divsChild>
            <w:div w:id="2066247105">
              <w:marLeft w:val="0"/>
              <w:marRight w:val="0"/>
              <w:marTop w:val="0"/>
              <w:marBottom w:val="0"/>
              <w:divBdr>
                <w:top w:val="none" w:sz="0" w:space="0" w:color="auto"/>
                <w:left w:val="none" w:sz="0" w:space="0" w:color="auto"/>
                <w:bottom w:val="none" w:sz="0" w:space="0" w:color="auto"/>
                <w:right w:val="none" w:sz="0" w:space="0" w:color="auto"/>
              </w:divBdr>
            </w:div>
          </w:divsChild>
        </w:div>
        <w:div w:id="673992216">
          <w:marLeft w:val="0"/>
          <w:marRight w:val="0"/>
          <w:marTop w:val="0"/>
          <w:marBottom w:val="0"/>
          <w:divBdr>
            <w:top w:val="none" w:sz="0" w:space="0" w:color="auto"/>
            <w:left w:val="none" w:sz="0" w:space="0" w:color="auto"/>
            <w:bottom w:val="none" w:sz="0" w:space="0" w:color="auto"/>
            <w:right w:val="none" w:sz="0" w:space="0" w:color="auto"/>
          </w:divBdr>
          <w:divsChild>
            <w:div w:id="123079792">
              <w:marLeft w:val="0"/>
              <w:marRight w:val="0"/>
              <w:marTop w:val="0"/>
              <w:marBottom w:val="0"/>
              <w:divBdr>
                <w:top w:val="none" w:sz="0" w:space="0" w:color="auto"/>
                <w:left w:val="none" w:sz="0" w:space="0" w:color="auto"/>
                <w:bottom w:val="none" w:sz="0" w:space="0" w:color="auto"/>
                <w:right w:val="none" w:sz="0" w:space="0" w:color="auto"/>
              </w:divBdr>
            </w:div>
          </w:divsChild>
        </w:div>
        <w:div w:id="676690840">
          <w:marLeft w:val="0"/>
          <w:marRight w:val="0"/>
          <w:marTop w:val="0"/>
          <w:marBottom w:val="0"/>
          <w:divBdr>
            <w:top w:val="none" w:sz="0" w:space="0" w:color="auto"/>
            <w:left w:val="none" w:sz="0" w:space="0" w:color="auto"/>
            <w:bottom w:val="none" w:sz="0" w:space="0" w:color="auto"/>
            <w:right w:val="none" w:sz="0" w:space="0" w:color="auto"/>
          </w:divBdr>
          <w:divsChild>
            <w:div w:id="1823353276">
              <w:marLeft w:val="0"/>
              <w:marRight w:val="0"/>
              <w:marTop w:val="0"/>
              <w:marBottom w:val="0"/>
              <w:divBdr>
                <w:top w:val="none" w:sz="0" w:space="0" w:color="auto"/>
                <w:left w:val="none" w:sz="0" w:space="0" w:color="auto"/>
                <w:bottom w:val="none" w:sz="0" w:space="0" w:color="auto"/>
                <w:right w:val="none" w:sz="0" w:space="0" w:color="auto"/>
              </w:divBdr>
            </w:div>
          </w:divsChild>
        </w:div>
        <w:div w:id="698165925">
          <w:marLeft w:val="0"/>
          <w:marRight w:val="0"/>
          <w:marTop w:val="0"/>
          <w:marBottom w:val="0"/>
          <w:divBdr>
            <w:top w:val="none" w:sz="0" w:space="0" w:color="auto"/>
            <w:left w:val="none" w:sz="0" w:space="0" w:color="auto"/>
            <w:bottom w:val="none" w:sz="0" w:space="0" w:color="auto"/>
            <w:right w:val="none" w:sz="0" w:space="0" w:color="auto"/>
          </w:divBdr>
          <w:divsChild>
            <w:div w:id="1387097230">
              <w:marLeft w:val="0"/>
              <w:marRight w:val="0"/>
              <w:marTop w:val="0"/>
              <w:marBottom w:val="0"/>
              <w:divBdr>
                <w:top w:val="none" w:sz="0" w:space="0" w:color="auto"/>
                <w:left w:val="none" w:sz="0" w:space="0" w:color="auto"/>
                <w:bottom w:val="none" w:sz="0" w:space="0" w:color="auto"/>
                <w:right w:val="none" w:sz="0" w:space="0" w:color="auto"/>
              </w:divBdr>
            </w:div>
          </w:divsChild>
        </w:div>
        <w:div w:id="1032001822">
          <w:marLeft w:val="0"/>
          <w:marRight w:val="0"/>
          <w:marTop w:val="0"/>
          <w:marBottom w:val="0"/>
          <w:divBdr>
            <w:top w:val="none" w:sz="0" w:space="0" w:color="auto"/>
            <w:left w:val="none" w:sz="0" w:space="0" w:color="auto"/>
            <w:bottom w:val="none" w:sz="0" w:space="0" w:color="auto"/>
            <w:right w:val="none" w:sz="0" w:space="0" w:color="auto"/>
          </w:divBdr>
          <w:divsChild>
            <w:div w:id="132479609">
              <w:marLeft w:val="0"/>
              <w:marRight w:val="0"/>
              <w:marTop w:val="0"/>
              <w:marBottom w:val="0"/>
              <w:divBdr>
                <w:top w:val="none" w:sz="0" w:space="0" w:color="auto"/>
                <w:left w:val="none" w:sz="0" w:space="0" w:color="auto"/>
                <w:bottom w:val="none" w:sz="0" w:space="0" w:color="auto"/>
                <w:right w:val="none" w:sz="0" w:space="0" w:color="auto"/>
              </w:divBdr>
              <w:divsChild>
                <w:div w:id="1736780643">
                  <w:marLeft w:val="0"/>
                  <w:marRight w:val="0"/>
                  <w:marTop w:val="30"/>
                  <w:marBottom w:val="30"/>
                  <w:divBdr>
                    <w:top w:val="none" w:sz="0" w:space="0" w:color="auto"/>
                    <w:left w:val="none" w:sz="0" w:space="0" w:color="auto"/>
                    <w:bottom w:val="none" w:sz="0" w:space="0" w:color="auto"/>
                    <w:right w:val="none" w:sz="0" w:space="0" w:color="auto"/>
                  </w:divBdr>
                  <w:divsChild>
                    <w:div w:id="75787610">
                      <w:marLeft w:val="0"/>
                      <w:marRight w:val="0"/>
                      <w:marTop w:val="0"/>
                      <w:marBottom w:val="0"/>
                      <w:divBdr>
                        <w:top w:val="none" w:sz="0" w:space="0" w:color="auto"/>
                        <w:left w:val="none" w:sz="0" w:space="0" w:color="auto"/>
                        <w:bottom w:val="none" w:sz="0" w:space="0" w:color="auto"/>
                        <w:right w:val="none" w:sz="0" w:space="0" w:color="auto"/>
                      </w:divBdr>
                      <w:divsChild>
                        <w:div w:id="1728411817">
                          <w:marLeft w:val="0"/>
                          <w:marRight w:val="0"/>
                          <w:marTop w:val="0"/>
                          <w:marBottom w:val="0"/>
                          <w:divBdr>
                            <w:top w:val="none" w:sz="0" w:space="0" w:color="auto"/>
                            <w:left w:val="none" w:sz="0" w:space="0" w:color="auto"/>
                            <w:bottom w:val="none" w:sz="0" w:space="0" w:color="auto"/>
                            <w:right w:val="none" w:sz="0" w:space="0" w:color="auto"/>
                          </w:divBdr>
                        </w:div>
                      </w:divsChild>
                    </w:div>
                    <w:div w:id="313142495">
                      <w:marLeft w:val="0"/>
                      <w:marRight w:val="0"/>
                      <w:marTop w:val="0"/>
                      <w:marBottom w:val="0"/>
                      <w:divBdr>
                        <w:top w:val="none" w:sz="0" w:space="0" w:color="auto"/>
                        <w:left w:val="none" w:sz="0" w:space="0" w:color="auto"/>
                        <w:bottom w:val="none" w:sz="0" w:space="0" w:color="auto"/>
                        <w:right w:val="none" w:sz="0" w:space="0" w:color="auto"/>
                      </w:divBdr>
                      <w:divsChild>
                        <w:div w:id="1367490428">
                          <w:marLeft w:val="0"/>
                          <w:marRight w:val="0"/>
                          <w:marTop w:val="0"/>
                          <w:marBottom w:val="0"/>
                          <w:divBdr>
                            <w:top w:val="none" w:sz="0" w:space="0" w:color="auto"/>
                            <w:left w:val="none" w:sz="0" w:space="0" w:color="auto"/>
                            <w:bottom w:val="none" w:sz="0" w:space="0" w:color="auto"/>
                            <w:right w:val="none" w:sz="0" w:space="0" w:color="auto"/>
                          </w:divBdr>
                        </w:div>
                      </w:divsChild>
                    </w:div>
                    <w:div w:id="628122116">
                      <w:marLeft w:val="0"/>
                      <w:marRight w:val="0"/>
                      <w:marTop w:val="0"/>
                      <w:marBottom w:val="0"/>
                      <w:divBdr>
                        <w:top w:val="none" w:sz="0" w:space="0" w:color="auto"/>
                        <w:left w:val="none" w:sz="0" w:space="0" w:color="auto"/>
                        <w:bottom w:val="none" w:sz="0" w:space="0" w:color="auto"/>
                        <w:right w:val="none" w:sz="0" w:space="0" w:color="auto"/>
                      </w:divBdr>
                      <w:divsChild>
                        <w:div w:id="737170469">
                          <w:marLeft w:val="0"/>
                          <w:marRight w:val="0"/>
                          <w:marTop w:val="0"/>
                          <w:marBottom w:val="0"/>
                          <w:divBdr>
                            <w:top w:val="none" w:sz="0" w:space="0" w:color="auto"/>
                            <w:left w:val="none" w:sz="0" w:space="0" w:color="auto"/>
                            <w:bottom w:val="none" w:sz="0" w:space="0" w:color="auto"/>
                            <w:right w:val="none" w:sz="0" w:space="0" w:color="auto"/>
                          </w:divBdr>
                        </w:div>
                      </w:divsChild>
                    </w:div>
                    <w:div w:id="854198475">
                      <w:marLeft w:val="0"/>
                      <w:marRight w:val="0"/>
                      <w:marTop w:val="0"/>
                      <w:marBottom w:val="0"/>
                      <w:divBdr>
                        <w:top w:val="none" w:sz="0" w:space="0" w:color="auto"/>
                        <w:left w:val="none" w:sz="0" w:space="0" w:color="auto"/>
                        <w:bottom w:val="none" w:sz="0" w:space="0" w:color="auto"/>
                        <w:right w:val="none" w:sz="0" w:space="0" w:color="auto"/>
                      </w:divBdr>
                      <w:divsChild>
                        <w:div w:id="412898965">
                          <w:marLeft w:val="0"/>
                          <w:marRight w:val="0"/>
                          <w:marTop w:val="0"/>
                          <w:marBottom w:val="0"/>
                          <w:divBdr>
                            <w:top w:val="none" w:sz="0" w:space="0" w:color="auto"/>
                            <w:left w:val="none" w:sz="0" w:space="0" w:color="auto"/>
                            <w:bottom w:val="none" w:sz="0" w:space="0" w:color="auto"/>
                            <w:right w:val="none" w:sz="0" w:space="0" w:color="auto"/>
                          </w:divBdr>
                        </w:div>
                      </w:divsChild>
                    </w:div>
                    <w:div w:id="1173453728">
                      <w:marLeft w:val="0"/>
                      <w:marRight w:val="0"/>
                      <w:marTop w:val="0"/>
                      <w:marBottom w:val="0"/>
                      <w:divBdr>
                        <w:top w:val="none" w:sz="0" w:space="0" w:color="auto"/>
                        <w:left w:val="none" w:sz="0" w:space="0" w:color="auto"/>
                        <w:bottom w:val="none" w:sz="0" w:space="0" w:color="auto"/>
                        <w:right w:val="none" w:sz="0" w:space="0" w:color="auto"/>
                      </w:divBdr>
                      <w:divsChild>
                        <w:div w:id="1822884709">
                          <w:marLeft w:val="0"/>
                          <w:marRight w:val="0"/>
                          <w:marTop w:val="0"/>
                          <w:marBottom w:val="0"/>
                          <w:divBdr>
                            <w:top w:val="none" w:sz="0" w:space="0" w:color="auto"/>
                            <w:left w:val="none" w:sz="0" w:space="0" w:color="auto"/>
                            <w:bottom w:val="none" w:sz="0" w:space="0" w:color="auto"/>
                            <w:right w:val="none" w:sz="0" w:space="0" w:color="auto"/>
                          </w:divBdr>
                        </w:div>
                      </w:divsChild>
                    </w:div>
                    <w:div w:id="1635870342">
                      <w:marLeft w:val="0"/>
                      <w:marRight w:val="0"/>
                      <w:marTop w:val="0"/>
                      <w:marBottom w:val="0"/>
                      <w:divBdr>
                        <w:top w:val="none" w:sz="0" w:space="0" w:color="auto"/>
                        <w:left w:val="none" w:sz="0" w:space="0" w:color="auto"/>
                        <w:bottom w:val="none" w:sz="0" w:space="0" w:color="auto"/>
                        <w:right w:val="none" w:sz="0" w:space="0" w:color="auto"/>
                      </w:divBdr>
                      <w:divsChild>
                        <w:div w:id="198292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998743">
              <w:marLeft w:val="0"/>
              <w:marRight w:val="0"/>
              <w:marTop w:val="0"/>
              <w:marBottom w:val="0"/>
              <w:divBdr>
                <w:top w:val="none" w:sz="0" w:space="0" w:color="auto"/>
                <w:left w:val="none" w:sz="0" w:space="0" w:color="auto"/>
                <w:bottom w:val="none" w:sz="0" w:space="0" w:color="auto"/>
                <w:right w:val="none" w:sz="0" w:space="0" w:color="auto"/>
              </w:divBdr>
            </w:div>
          </w:divsChild>
        </w:div>
        <w:div w:id="1754276699">
          <w:marLeft w:val="0"/>
          <w:marRight w:val="0"/>
          <w:marTop w:val="0"/>
          <w:marBottom w:val="0"/>
          <w:divBdr>
            <w:top w:val="none" w:sz="0" w:space="0" w:color="auto"/>
            <w:left w:val="none" w:sz="0" w:space="0" w:color="auto"/>
            <w:bottom w:val="none" w:sz="0" w:space="0" w:color="auto"/>
            <w:right w:val="none" w:sz="0" w:space="0" w:color="auto"/>
          </w:divBdr>
          <w:divsChild>
            <w:div w:id="81267495">
              <w:marLeft w:val="0"/>
              <w:marRight w:val="0"/>
              <w:marTop w:val="0"/>
              <w:marBottom w:val="0"/>
              <w:divBdr>
                <w:top w:val="none" w:sz="0" w:space="0" w:color="auto"/>
                <w:left w:val="none" w:sz="0" w:space="0" w:color="auto"/>
                <w:bottom w:val="none" w:sz="0" w:space="0" w:color="auto"/>
                <w:right w:val="none" w:sz="0" w:space="0" w:color="auto"/>
              </w:divBdr>
            </w:div>
            <w:div w:id="503710567">
              <w:marLeft w:val="0"/>
              <w:marRight w:val="0"/>
              <w:marTop w:val="0"/>
              <w:marBottom w:val="0"/>
              <w:divBdr>
                <w:top w:val="none" w:sz="0" w:space="0" w:color="auto"/>
                <w:left w:val="none" w:sz="0" w:space="0" w:color="auto"/>
                <w:bottom w:val="none" w:sz="0" w:space="0" w:color="auto"/>
                <w:right w:val="none" w:sz="0" w:space="0" w:color="auto"/>
              </w:divBdr>
              <w:divsChild>
                <w:div w:id="1561205999">
                  <w:marLeft w:val="0"/>
                  <w:marRight w:val="0"/>
                  <w:marTop w:val="30"/>
                  <w:marBottom w:val="30"/>
                  <w:divBdr>
                    <w:top w:val="none" w:sz="0" w:space="0" w:color="auto"/>
                    <w:left w:val="none" w:sz="0" w:space="0" w:color="auto"/>
                    <w:bottom w:val="none" w:sz="0" w:space="0" w:color="auto"/>
                    <w:right w:val="none" w:sz="0" w:space="0" w:color="auto"/>
                  </w:divBdr>
                  <w:divsChild>
                    <w:div w:id="1181242756">
                      <w:marLeft w:val="0"/>
                      <w:marRight w:val="0"/>
                      <w:marTop w:val="0"/>
                      <w:marBottom w:val="0"/>
                      <w:divBdr>
                        <w:top w:val="none" w:sz="0" w:space="0" w:color="auto"/>
                        <w:left w:val="none" w:sz="0" w:space="0" w:color="auto"/>
                        <w:bottom w:val="none" w:sz="0" w:space="0" w:color="auto"/>
                        <w:right w:val="none" w:sz="0" w:space="0" w:color="auto"/>
                      </w:divBdr>
                      <w:divsChild>
                        <w:div w:id="1859155641">
                          <w:marLeft w:val="0"/>
                          <w:marRight w:val="0"/>
                          <w:marTop w:val="0"/>
                          <w:marBottom w:val="0"/>
                          <w:divBdr>
                            <w:top w:val="none" w:sz="0" w:space="0" w:color="auto"/>
                            <w:left w:val="none" w:sz="0" w:space="0" w:color="auto"/>
                            <w:bottom w:val="none" w:sz="0" w:space="0" w:color="auto"/>
                            <w:right w:val="none" w:sz="0" w:space="0" w:color="auto"/>
                          </w:divBdr>
                        </w:div>
                      </w:divsChild>
                    </w:div>
                    <w:div w:id="1727140973">
                      <w:marLeft w:val="0"/>
                      <w:marRight w:val="0"/>
                      <w:marTop w:val="0"/>
                      <w:marBottom w:val="0"/>
                      <w:divBdr>
                        <w:top w:val="none" w:sz="0" w:space="0" w:color="auto"/>
                        <w:left w:val="none" w:sz="0" w:space="0" w:color="auto"/>
                        <w:bottom w:val="none" w:sz="0" w:space="0" w:color="auto"/>
                        <w:right w:val="none" w:sz="0" w:space="0" w:color="auto"/>
                      </w:divBdr>
                      <w:divsChild>
                        <w:div w:id="11209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22835">
          <w:marLeft w:val="0"/>
          <w:marRight w:val="0"/>
          <w:marTop w:val="0"/>
          <w:marBottom w:val="0"/>
          <w:divBdr>
            <w:top w:val="none" w:sz="0" w:space="0" w:color="auto"/>
            <w:left w:val="none" w:sz="0" w:space="0" w:color="auto"/>
            <w:bottom w:val="none" w:sz="0" w:space="0" w:color="auto"/>
            <w:right w:val="none" w:sz="0" w:space="0" w:color="auto"/>
          </w:divBdr>
          <w:divsChild>
            <w:div w:id="524365677">
              <w:marLeft w:val="0"/>
              <w:marRight w:val="0"/>
              <w:marTop w:val="0"/>
              <w:marBottom w:val="0"/>
              <w:divBdr>
                <w:top w:val="none" w:sz="0" w:space="0" w:color="auto"/>
                <w:left w:val="none" w:sz="0" w:space="0" w:color="auto"/>
                <w:bottom w:val="none" w:sz="0" w:space="0" w:color="auto"/>
                <w:right w:val="none" w:sz="0" w:space="0" w:color="auto"/>
              </w:divBdr>
            </w:div>
          </w:divsChild>
        </w:div>
        <w:div w:id="1851331328">
          <w:marLeft w:val="0"/>
          <w:marRight w:val="0"/>
          <w:marTop w:val="0"/>
          <w:marBottom w:val="0"/>
          <w:divBdr>
            <w:top w:val="none" w:sz="0" w:space="0" w:color="auto"/>
            <w:left w:val="none" w:sz="0" w:space="0" w:color="auto"/>
            <w:bottom w:val="none" w:sz="0" w:space="0" w:color="auto"/>
            <w:right w:val="none" w:sz="0" w:space="0" w:color="auto"/>
          </w:divBdr>
          <w:divsChild>
            <w:div w:id="819035341">
              <w:marLeft w:val="0"/>
              <w:marRight w:val="0"/>
              <w:marTop w:val="0"/>
              <w:marBottom w:val="0"/>
              <w:divBdr>
                <w:top w:val="none" w:sz="0" w:space="0" w:color="auto"/>
                <w:left w:val="none" w:sz="0" w:space="0" w:color="auto"/>
                <w:bottom w:val="none" w:sz="0" w:space="0" w:color="auto"/>
                <w:right w:val="none" w:sz="0" w:space="0" w:color="auto"/>
              </w:divBdr>
            </w:div>
          </w:divsChild>
        </w:div>
        <w:div w:id="2072578790">
          <w:marLeft w:val="0"/>
          <w:marRight w:val="0"/>
          <w:marTop w:val="0"/>
          <w:marBottom w:val="0"/>
          <w:divBdr>
            <w:top w:val="none" w:sz="0" w:space="0" w:color="auto"/>
            <w:left w:val="none" w:sz="0" w:space="0" w:color="auto"/>
            <w:bottom w:val="none" w:sz="0" w:space="0" w:color="auto"/>
            <w:right w:val="none" w:sz="0" w:space="0" w:color="auto"/>
          </w:divBdr>
          <w:divsChild>
            <w:div w:id="78558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852">
      <w:bodyDiv w:val="1"/>
      <w:marLeft w:val="0"/>
      <w:marRight w:val="0"/>
      <w:marTop w:val="0"/>
      <w:marBottom w:val="0"/>
      <w:divBdr>
        <w:top w:val="none" w:sz="0" w:space="0" w:color="auto"/>
        <w:left w:val="none" w:sz="0" w:space="0" w:color="auto"/>
        <w:bottom w:val="none" w:sz="0" w:space="0" w:color="auto"/>
        <w:right w:val="none" w:sz="0" w:space="0" w:color="auto"/>
      </w:divBdr>
      <w:divsChild>
        <w:div w:id="129175247">
          <w:marLeft w:val="0"/>
          <w:marRight w:val="0"/>
          <w:marTop w:val="0"/>
          <w:marBottom w:val="0"/>
          <w:divBdr>
            <w:top w:val="none" w:sz="0" w:space="0" w:color="auto"/>
            <w:left w:val="none" w:sz="0" w:space="0" w:color="auto"/>
            <w:bottom w:val="none" w:sz="0" w:space="0" w:color="auto"/>
            <w:right w:val="none" w:sz="0" w:space="0" w:color="auto"/>
          </w:divBdr>
          <w:divsChild>
            <w:div w:id="632099184">
              <w:marLeft w:val="0"/>
              <w:marRight w:val="0"/>
              <w:marTop w:val="0"/>
              <w:marBottom w:val="0"/>
              <w:divBdr>
                <w:top w:val="none" w:sz="0" w:space="0" w:color="auto"/>
                <w:left w:val="none" w:sz="0" w:space="0" w:color="auto"/>
                <w:bottom w:val="none" w:sz="0" w:space="0" w:color="auto"/>
                <w:right w:val="none" w:sz="0" w:space="0" w:color="auto"/>
              </w:divBdr>
              <w:divsChild>
                <w:div w:id="1977103064">
                  <w:marLeft w:val="0"/>
                  <w:marRight w:val="0"/>
                  <w:marTop w:val="30"/>
                  <w:marBottom w:val="30"/>
                  <w:divBdr>
                    <w:top w:val="none" w:sz="0" w:space="0" w:color="auto"/>
                    <w:left w:val="none" w:sz="0" w:space="0" w:color="auto"/>
                    <w:bottom w:val="none" w:sz="0" w:space="0" w:color="auto"/>
                    <w:right w:val="none" w:sz="0" w:space="0" w:color="auto"/>
                  </w:divBdr>
                  <w:divsChild>
                    <w:div w:id="1625623848">
                      <w:marLeft w:val="0"/>
                      <w:marRight w:val="0"/>
                      <w:marTop w:val="0"/>
                      <w:marBottom w:val="0"/>
                      <w:divBdr>
                        <w:top w:val="none" w:sz="0" w:space="0" w:color="auto"/>
                        <w:left w:val="none" w:sz="0" w:space="0" w:color="auto"/>
                        <w:bottom w:val="none" w:sz="0" w:space="0" w:color="auto"/>
                        <w:right w:val="none" w:sz="0" w:space="0" w:color="auto"/>
                      </w:divBdr>
                      <w:divsChild>
                        <w:div w:id="1081610273">
                          <w:marLeft w:val="0"/>
                          <w:marRight w:val="0"/>
                          <w:marTop w:val="0"/>
                          <w:marBottom w:val="0"/>
                          <w:divBdr>
                            <w:top w:val="none" w:sz="0" w:space="0" w:color="auto"/>
                            <w:left w:val="none" w:sz="0" w:space="0" w:color="auto"/>
                            <w:bottom w:val="none" w:sz="0" w:space="0" w:color="auto"/>
                            <w:right w:val="none" w:sz="0" w:space="0" w:color="auto"/>
                          </w:divBdr>
                        </w:div>
                      </w:divsChild>
                    </w:div>
                    <w:div w:id="1737390587">
                      <w:marLeft w:val="0"/>
                      <w:marRight w:val="0"/>
                      <w:marTop w:val="0"/>
                      <w:marBottom w:val="0"/>
                      <w:divBdr>
                        <w:top w:val="none" w:sz="0" w:space="0" w:color="auto"/>
                        <w:left w:val="none" w:sz="0" w:space="0" w:color="auto"/>
                        <w:bottom w:val="none" w:sz="0" w:space="0" w:color="auto"/>
                        <w:right w:val="none" w:sz="0" w:space="0" w:color="auto"/>
                      </w:divBdr>
                      <w:divsChild>
                        <w:div w:id="71134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79288">
              <w:marLeft w:val="0"/>
              <w:marRight w:val="0"/>
              <w:marTop w:val="0"/>
              <w:marBottom w:val="0"/>
              <w:divBdr>
                <w:top w:val="none" w:sz="0" w:space="0" w:color="auto"/>
                <w:left w:val="none" w:sz="0" w:space="0" w:color="auto"/>
                <w:bottom w:val="none" w:sz="0" w:space="0" w:color="auto"/>
                <w:right w:val="none" w:sz="0" w:space="0" w:color="auto"/>
              </w:divBdr>
            </w:div>
          </w:divsChild>
        </w:div>
        <w:div w:id="355546430">
          <w:marLeft w:val="0"/>
          <w:marRight w:val="0"/>
          <w:marTop w:val="0"/>
          <w:marBottom w:val="0"/>
          <w:divBdr>
            <w:top w:val="none" w:sz="0" w:space="0" w:color="auto"/>
            <w:left w:val="none" w:sz="0" w:space="0" w:color="auto"/>
            <w:bottom w:val="none" w:sz="0" w:space="0" w:color="auto"/>
            <w:right w:val="none" w:sz="0" w:space="0" w:color="auto"/>
          </w:divBdr>
          <w:divsChild>
            <w:div w:id="1317152815">
              <w:marLeft w:val="0"/>
              <w:marRight w:val="0"/>
              <w:marTop w:val="0"/>
              <w:marBottom w:val="0"/>
              <w:divBdr>
                <w:top w:val="none" w:sz="0" w:space="0" w:color="auto"/>
                <w:left w:val="none" w:sz="0" w:space="0" w:color="auto"/>
                <w:bottom w:val="none" w:sz="0" w:space="0" w:color="auto"/>
                <w:right w:val="none" w:sz="0" w:space="0" w:color="auto"/>
              </w:divBdr>
            </w:div>
          </w:divsChild>
        </w:div>
        <w:div w:id="508567619">
          <w:marLeft w:val="0"/>
          <w:marRight w:val="0"/>
          <w:marTop w:val="0"/>
          <w:marBottom w:val="0"/>
          <w:divBdr>
            <w:top w:val="none" w:sz="0" w:space="0" w:color="auto"/>
            <w:left w:val="none" w:sz="0" w:space="0" w:color="auto"/>
            <w:bottom w:val="none" w:sz="0" w:space="0" w:color="auto"/>
            <w:right w:val="none" w:sz="0" w:space="0" w:color="auto"/>
          </w:divBdr>
          <w:divsChild>
            <w:div w:id="1630013414">
              <w:marLeft w:val="0"/>
              <w:marRight w:val="0"/>
              <w:marTop w:val="0"/>
              <w:marBottom w:val="0"/>
              <w:divBdr>
                <w:top w:val="none" w:sz="0" w:space="0" w:color="auto"/>
                <w:left w:val="none" w:sz="0" w:space="0" w:color="auto"/>
                <w:bottom w:val="none" w:sz="0" w:space="0" w:color="auto"/>
                <w:right w:val="none" w:sz="0" w:space="0" w:color="auto"/>
              </w:divBdr>
            </w:div>
          </w:divsChild>
        </w:div>
        <w:div w:id="653796884">
          <w:marLeft w:val="0"/>
          <w:marRight w:val="0"/>
          <w:marTop w:val="0"/>
          <w:marBottom w:val="0"/>
          <w:divBdr>
            <w:top w:val="none" w:sz="0" w:space="0" w:color="auto"/>
            <w:left w:val="none" w:sz="0" w:space="0" w:color="auto"/>
            <w:bottom w:val="none" w:sz="0" w:space="0" w:color="auto"/>
            <w:right w:val="none" w:sz="0" w:space="0" w:color="auto"/>
          </w:divBdr>
          <w:divsChild>
            <w:div w:id="560138688">
              <w:marLeft w:val="0"/>
              <w:marRight w:val="0"/>
              <w:marTop w:val="0"/>
              <w:marBottom w:val="0"/>
              <w:divBdr>
                <w:top w:val="none" w:sz="0" w:space="0" w:color="auto"/>
                <w:left w:val="none" w:sz="0" w:space="0" w:color="auto"/>
                <w:bottom w:val="none" w:sz="0" w:space="0" w:color="auto"/>
                <w:right w:val="none" w:sz="0" w:space="0" w:color="auto"/>
              </w:divBdr>
            </w:div>
            <w:div w:id="1615821456">
              <w:marLeft w:val="0"/>
              <w:marRight w:val="0"/>
              <w:marTop w:val="0"/>
              <w:marBottom w:val="0"/>
              <w:divBdr>
                <w:top w:val="none" w:sz="0" w:space="0" w:color="auto"/>
                <w:left w:val="none" w:sz="0" w:space="0" w:color="auto"/>
                <w:bottom w:val="none" w:sz="0" w:space="0" w:color="auto"/>
                <w:right w:val="none" w:sz="0" w:space="0" w:color="auto"/>
              </w:divBdr>
              <w:divsChild>
                <w:div w:id="57823083">
                  <w:marLeft w:val="0"/>
                  <w:marRight w:val="0"/>
                  <w:marTop w:val="30"/>
                  <w:marBottom w:val="30"/>
                  <w:divBdr>
                    <w:top w:val="none" w:sz="0" w:space="0" w:color="auto"/>
                    <w:left w:val="none" w:sz="0" w:space="0" w:color="auto"/>
                    <w:bottom w:val="none" w:sz="0" w:space="0" w:color="auto"/>
                    <w:right w:val="none" w:sz="0" w:space="0" w:color="auto"/>
                  </w:divBdr>
                  <w:divsChild>
                    <w:div w:id="103116846">
                      <w:marLeft w:val="0"/>
                      <w:marRight w:val="0"/>
                      <w:marTop w:val="0"/>
                      <w:marBottom w:val="0"/>
                      <w:divBdr>
                        <w:top w:val="none" w:sz="0" w:space="0" w:color="auto"/>
                        <w:left w:val="none" w:sz="0" w:space="0" w:color="auto"/>
                        <w:bottom w:val="none" w:sz="0" w:space="0" w:color="auto"/>
                        <w:right w:val="none" w:sz="0" w:space="0" w:color="auto"/>
                      </w:divBdr>
                      <w:divsChild>
                        <w:div w:id="1406993722">
                          <w:marLeft w:val="0"/>
                          <w:marRight w:val="0"/>
                          <w:marTop w:val="0"/>
                          <w:marBottom w:val="0"/>
                          <w:divBdr>
                            <w:top w:val="none" w:sz="0" w:space="0" w:color="auto"/>
                            <w:left w:val="none" w:sz="0" w:space="0" w:color="auto"/>
                            <w:bottom w:val="none" w:sz="0" w:space="0" w:color="auto"/>
                            <w:right w:val="none" w:sz="0" w:space="0" w:color="auto"/>
                          </w:divBdr>
                        </w:div>
                      </w:divsChild>
                    </w:div>
                    <w:div w:id="297956477">
                      <w:marLeft w:val="0"/>
                      <w:marRight w:val="0"/>
                      <w:marTop w:val="0"/>
                      <w:marBottom w:val="0"/>
                      <w:divBdr>
                        <w:top w:val="none" w:sz="0" w:space="0" w:color="auto"/>
                        <w:left w:val="none" w:sz="0" w:space="0" w:color="auto"/>
                        <w:bottom w:val="none" w:sz="0" w:space="0" w:color="auto"/>
                        <w:right w:val="none" w:sz="0" w:space="0" w:color="auto"/>
                      </w:divBdr>
                      <w:divsChild>
                        <w:div w:id="417211208">
                          <w:marLeft w:val="0"/>
                          <w:marRight w:val="0"/>
                          <w:marTop w:val="0"/>
                          <w:marBottom w:val="0"/>
                          <w:divBdr>
                            <w:top w:val="none" w:sz="0" w:space="0" w:color="auto"/>
                            <w:left w:val="none" w:sz="0" w:space="0" w:color="auto"/>
                            <w:bottom w:val="none" w:sz="0" w:space="0" w:color="auto"/>
                            <w:right w:val="none" w:sz="0" w:space="0" w:color="auto"/>
                          </w:divBdr>
                        </w:div>
                      </w:divsChild>
                    </w:div>
                    <w:div w:id="417022102">
                      <w:marLeft w:val="0"/>
                      <w:marRight w:val="0"/>
                      <w:marTop w:val="0"/>
                      <w:marBottom w:val="0"/>
                      <w:divBdr>
                        <w:top w:val="none" w:sz="0" w:space="0" w:color="auto"/>
                        <w:left w:val="none" w:sz="0" w:space="0" w:color="auto"/>
                        <w:bottom w:val="none" w:sz="0" w:space="0" w:color="auto"/>
                        <w:right w:val="none" w:sz="0" w:space="0" w:color="auto"/>
                      </w:divBdr>
                      <w:divsChild>
                        <w:div w:id="2008239517">
                          <w:marLeft w:val="0"/>
                          <w:marRight w:val="0"/>
                          <w:marTop w:val="0"/>
                          <w:marBottom w:val="0"/>
                          <w:divBdr>
                            <w:top w:val="none" w:sz="0" w:space="0" w:color="auto"/>
                            <w:left w:val="none" w:sz="0" w:space="0" w:color="auto"/>
                            <w:bottom w:val="none" w:sz="0" w:space="0" w:color="auto"/>
                            <w:right w:val="none" w:sz="0" w:space="0" w:color="auto"/>
                          </w:divBdr>
                        </w:div>
                      </w:divsChild>
                    </w:div>
                    <w:div w:id="535436619">
                      <w:marLeft w:val="0"/>
                      <w:marRight w:val="0"/>
                      <w:marTop w:val="0"/>
                      <w:marBottom w:val="0"/>
                      <w:divBdr>
                        <w:top w:val="none" w:sz="0" w:space="0" w:color="auto"/>
                        <w:left w:val="none" w:sz="0" w:space="0" w:color="auto"/>
                        <w:bottom w:val="none" w:sz="0" w:space="0" w:color="auto"/>
                        <w:right w:val="none" w:sz="0" w:space="0" w:color="auto"/>
                      </w:divBdr>
                      <w:divsChild>
                        <w:div w:id="2083331905">
                          <w:marLeft w:val="0"/>
                          <w:marRight w:val="0"/>
                          <w:marTop w:val="0"/>
                          <w:marBottom w:val="0"/>
                          <w:divBdr>
                            <w:top w:val="none" w:sz="0" w:space="0" w:color="auto"/>
                            <w:left w:val="none" w:sz="0" w:space="0" w:color="auto"/>
                            <w:bottom w:val="none" w:sz="0" w:space="0" w:color="auto"/>
                            <w:right w:val="none" w:sz="0" w:space="0" w:color="auto"/>
                          </w:divBdr>
                        </w:div>
                      </w:divsChild>
                    </w:div>
                    <w:div w:id="880551808">
                      <w:marLeft w:val="0"/>
                      <w:marRight w:val="0"/>
                      <w:marTop w:val="0"/>
                      <w:marBottom w:val="0"/>
                      <w:divBdr>
                        <w:top w:val="none" w:sz="0" w:space="0" w:color="auto"/>
                        <w:left w:val="none" w:sz="0" w:space="0" w:color="auto"/>
                        <w:bottom w:val="none" w:sz="0" w:space="0" w:color="auto"/>
                        <w:right w:val="none" w:sz="0" w:space="0" w:color="auto"/>
                      </w:divBdr>
                      <w:divsChild>
                        <w:div w:id="911769480">
                          <w:marLeft w:val="0"/>
                          <w:marRight w:val="0"/>
                          <w:marTop w:val="0"/>
                          <w:marBottom w:val="0"/>
                          <w:divBdr>
                            <w:top w:val="none" w:sz="0" w:space="0" w:color="auto"/>
                            <w:left w:val="none" w:sz="0" w:space="0" w:color="auto"/>
                            <w:bottom w:val="none" w:sz="0" w:space="0" w:color="auto"/>
                            <w:right w:val="none" w:sz="0" w:space="0" w:color="auto"/>
                          </w:divBdr>
                        </w:div>
                      </w:divsChild>
                    </w:div>
                    <w:div w:id="1890845016">
                      <w:marLeft w:val="0"/>
                      <w:marRight w:val="0"/>
                      <w:marTop w:val="0"/>
                      <w:marBottom w:val="0"/>
                      <w:divBdr>
                        <w:top w:val="none" w:sz="0" w:space="0" w:color="auto"/>
                        <w:left w:val="none" w:sz="0" w:space="0" w:color="auto"/>
                        <w:bottom w:val="none" w:sz="0" w:space="0" w:color="auto"/>
                        <w:right w:val="none" w:sz="0" w:space="0" w:color="auto"/>
                      </w:divBdr>
                      <w:divsChild>
                        <w:div w:id="105928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325512">
          <w:marLeft w:val="0"/>
          <w:marRight w:val="0"/>
          <w:marTop w:val="0"/>
          <w:marBottom w:val="0"/>
          <w:divBdr>
            <w:top w:val="none" w:sz="0" w:space="0" w:color="auto"/>
            <w:left w:val="none" w:sz="0" w:space="0" w:color="auto"/>
            <w:bottom w:val="none" w:sz="0" w:space="0" w:color="auto"/>
            <w:right w:val="none" w:sz="0" w:space="0" w:color="auto"/>
          </w:divBdr>
          <w:divsChild>
            <w:div w:id="1304459257">
              <w:marLeft w:val="0"/>
              <w:marRight w:val="0"/>
              <w:marTop w:val="0"/>
              <w:marBottom w:val="0"/>
              <w:divBdr>
                <w:top w:val="none" w:sz="0" w:space="0" w:color="auto"/>
                <w:left w:val="none" w:sz="0" w:space="0" w:color="auto"/>
                <w:bottom w:val="none" w:sz="0" w:space="0" w:color="auto"/>
                <w:right w:val="none" w:sz="0" w:space="0" w:color="auto"/>
              </w:divBdr>
            </w:div>
          </w:divsChild>
        </w:div>
        <w:div w:id="858008321">
          <w:marLeft w:val="0"/>
          <w:marRight w:val="0"/>
          <w:marTop w:val="0"/>
          <w:marBottom w:val="0"/>
          <w:divBdr>
            <w:top w:val="none" w:sz="0" w:space="0" w:color="auto"/>
            <w:left w:val="none" w:sz="0" w:space="0" w:color="auto"/>
            <w:bottom w:val="none" w:sz="0" w:space="0" w:color="auto"/>
            <w:right w:val="none" w:sz="0" w:space="0" w:color="auto"/>
          </w:divBdr>
          <w:divsChild>
            <w:div w:id="736322311">
              <w:marLeft w:val="0"/>
              <w:marRight w:val="0"/>
              <w:marTop w:val="0"/>
              <w:marBottom w:val="0"/>
              <w:divBdr>
                <w:top w:val="none" w:sz="0" w:space="0" w:color="auto"/>
                <w:left w:val="none" w:sz="0" w:space="0" w:color="auto"/>
                <w:bottom w:val="none" w:sz="0" w:space="0" w:color="auto"/>
                <w:right w:val="none" w:sz="0" w:space="0" w:color="auto"/>
              </w:divBdr>
            </w:div>
          </w:divsChild>
        </w:div>
        <w:div w:id="1311442515">
          <w:marLeft w:val="0"/>
          <w:marRight w:val="0"/>
          <w:marTop w:val="0"/>
          <w:marBottom w:val="0"/>
          <w:divBdr>
            <w:top w:val="none" w:sz="0" w:space="0" w:color="auto"/>
            <w:left w:val="none" w:sz="0" w:space="0" w:color="auto"/>
            <w:bottom w:val="none" w:sz="0" w:space="0" w:color="auto"/>
            <w:right w:val="none" w:sz="0" w:space="0" w:color="auto"/>
          </w:divBdr>
          <w:divsChild>
            <w:div w:id="495076405">
              <w:marLeft w:val="0"/>
              <w:marRight w:val="0"/>
              <w:marTop w:val="0"/>
              <w:marBottom w:val="0"/>
              <w:divBdr>
                <w:top w:val="none" w:sz="0" w:space="0" w:color="auto"/>
                <w:left w:val="none" w:sz="0" w:space="0" w:color="auto"/>
                <w:bottom w:val="none" w:sz="0" w:space="0" w:color="auto"/>
                <w:right w:val="none" w:sz="0" w:space="0" w:color="auto"/>
              </w:divBdr>
            </w:div>
          </w:divsChild>
        </w:div>
        <w:div w:id="1545217819">
          <w:marLeft w:val="0"/>
          <w:marRight w:val="0"/>
          <w:marTop w:val="0"/>
          <w:marBottom w:val="0"/>
          <w:divBdr>
            <w:top w:val="none" w:sz="0" w:space="0" w:color="auto"/>
            <w:left w:val="none" w:sz="0" w:space="0" w:color="auto"/>
            <w:bottom w:val="none" w:sz="0" w:space="0" w:color="auto"/>
            <w:right w:val="none" w:sz="0" w:space="0" w:color="auto"/>
          </w:divBdr>
          <w:divsChild>
            <w:div w:id="68717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5070">
      <w:bodyDiv w:val="1"/>
      <w:marLeft w:val="0"/>
      <w:marRight w:val="0"/>
      <w:marTop w:val="0"/>
      <w:marBottom w:val="0"/>
      <w:divBdr>
        <w:top w:val="none" w:sz="0" w:space="0" w:color="auto"/>
        <w:left w:val="none" w:sz="0" w:space="0" w:color="auto"/>
        <w:bottom w:val="none" w:sz="0" w:space="0" w:color="auto"/>
        <w:right w:val="none" w:sz="0" w:space="0" w:color="auto"/>
      </w:divBdr>
      <w:divsChild>
        <w:div w:id="661857083">
          <w:marLeft w:val="0"/>
          <w:marRight w:val="0"/>
          <w:marTop w:val="0"/>
          <w:marBottom w:val="0"/>
          <w:divBdr>
            <w:top w:val="none" w:sz="0" w:space="0" w:color="auto"/>
            <w:left w:val="none" w:sz="0" w:space="0" w:color="auto"/>
            <w:bottom w:val="none" w:sz="0" w:space="0" w:color="auto"/>
            <w:right w:val="none" w:sz="0" w:space="0" w:color="auto"/>
          </w:divBdr>
        </w:div>
        <w:div w:id="791287281">
          <w:marLeft w:val="0"/>
          <w:marRight w:val="0"/>
          <w:marTop w:val="0"/>
          <w:marBottom w:val="0"/>
          <w:divBdr>
            <w:top w:val="none" w:sz="0" w:space="0" w:color="auto"/>
            <w:left w:val="none" w:sz="0" w:space="0" w:color="auto"/>
            <w:bottom w:val="none" w:sz="0" w:space="0" w:color="auto"/>
            <w:right w:val="none" w:sz="0" w:space="0" w:color="auto"/>
          </w:divBdr>
        </w:div>
        <w:div w:id="878123623">
          <w:marLeft w:val="0"/>
          <w:marRight w:val="0"/>
          <w:marTop w:val="0"/>
          <w:marBottom w:val="0"/>
          <w:divBdr>
            <w:top w:val="none" w:sz="0" w:space="0" w:color="auto"/>
            <w:left w:val="none" w:sz="0" w:space="0" w:color="auto"/>
            <w:bottom w:val="none" w:sz="0" w:space="0" w:color="auto"/>
            <w:right w:val="none" w:sz="0" w:space="0" w:color="auto"/>
          </w:divBdr>
        </w:div>
        <w:div w:id="1006127180">
          <w:marLeft w:val="0"/>
          <w:marRight w:val="0"/>
          <w:marTop w:val="0"/>
          <w:marBottom w:val="0"/>
          <w:divBdr>
            <w:top w:val="none" w:sz="0" w:space="0" w:color="auto"/>
            <w:left w:val="none" w:sz="0" w:space="0" w:color="auto"/>
            <w:bottom w:val="none" w:sz="0" w:space="0" w:color="auto"/>
            <w:right w:val="none" w:sz="0" w:space="0" w:color="auto"/>
          </w:divBdr>
        </w:div>
        <w:div w:id="1507550825">
          <w:marLeft w:val="0"/>
          <w:marRight w:val="0"/>
          <w:marTop w:val="0"/>
          <w:marBottom w:val="0"/>
          <w:divBdr>
            <w:top w:val="none" w:sz="0" w:space="0" w:color="auto"/>
            <w:left w:val="none" w:sz="0" w:space="0" w:color="auto"/>
            <w:bottom w:val="none" w:sz="0" w:space="0" w:color="auto"/>
            <w:right w:val="none" w:sz="0" w:space="0" w:color="auto"/>
          </w:divBdr>
        </w:div>
        <w:div w:id="1615553214">
          <w:marLeft w:val="0"/>
          <w:marRight w:val="0"/>
          <w:marTop w:val="0"/>
          <w:marBottom w:val="0"/>
          <w:divBdr>
            <w:top w:val="none" w:sz="0" w:space="0" w:color="auto"/>
            <w:left w:val="none" w:sz="0" w:space="0" w:color="auto"/>
            <w:bottom w:val="none" w:sz="0" w:space="0" w:color="auto"/>
            <w:right w:val="none" w:sz="0" w:space="0" w:color="auto"/>
          </w:divBdr>
        </w:div>
        <w:div w:id="1688481108">
          <w:marLeft w:val="0"/>
          <w:marRight w:val="0"/>
          <w:marTop w:val="0"/>
          <w:marBottom w:val="0"/>
          <w:divBdr>
            <w:top w:val="none" w:sz="0" w:space="0" w:color="auto"/>
            <w:left w:val="none" w:sz="0" w:space="0" w:color="auto"/>
            <w:bottom w:val="none" w:sz="0" w:space="0" w:color="auto"/>
            <w:right w:val="none" w:sz="0" w:space="0" w:color="auto"/>
          </w:divBdr>
        </w:div>
      </w:divsChild>
    </w:div>
    <w:div w:id="190338161">
      <w:bodyDiv w:val="1"/>
      <w:marLeft w:val="0"/>
      <w:marRight w:val="0"/>
      <w:marTop w:val="0"/>
      <w:marBottom w:val="0"/>
      <w:divBdr>
        <w:top w:val="none" w:sz="0" w:space="0" w:color="auto"/>
        <w:left w:val="none" w:sz="0" w:space="0" w:color="auto"/>
        <w:bottom w:val="none" w:sz="0" w:space="0" w:color="auto"/>
        <w:right w:val="none" w:sz="0" w:space="0" w:color="auto"/>
      </w:divBdr>
      <w:divsChild>
        <w:div w:id="10114233">
          <w:marLeft w:val="0"/>
          <w:marRight w:val="0"/>
          <w:marTop w:val="0"/>
          <w:marBottom w:val="0"/>
          <w:divBdr>
            <w:top w:val="none" w:sz="0" w:space="0" w:color="auto"/>
            <w:left w:val="none" w:sz="0" w:space="0" w:color="auto"/>
            <w:bottom w:val="none" w:sz="0" w:space="0" w:color="auto"/>
            <w:right w:val="none" w:sz="0" w:space="0" w:color="auto"/>
          </w:divBdr>
          <w:divsChild>
            <w:div w:id="1117484434">
              <w:marLeft w:val="0"/>
              <w:marRight w:val="0"/>
              <w:marTop w:val="0"/>
              <w:marBottom w:val="0"/>
              <w:divBdr>
                <w:top w:val="none" w:sz="0" w:space="0" w:color="auto"/>
                <w:left w:val="none" w:sz="0" w:space="0" w:color="auto"/>
                <w:bottom w:val="none" w:sz="0" w:space="0" w:color="auto"/>
                <w:right w:val="none" w:sz="0" w:space="0" w:color="auto"/>
              </w:divBdr>
            </w:div>
          </w:divsChild>
        </w:div>
        <w:div w:id="97020788">
          <w:marLeft w:val="0"/>
          <w:marRight w:val="0"/>
          <w:marTop w:val="0"/>
          <w:marBottom w:val="0"/>
          <w:divBdr>
            <w:top w:val="none" w:sz="0" w:space="0" w:color="auto"/>
            <w:left w:val="none" w:sz="0" w:space="0" w:color="auto"/>
            <w:bottom w:val="none" w:sz="0" w:space="0" w:color="auto"/>
            <w:right w:val="none" w:sz="0" w:space="0" w:color="auto"/>
          </w:divBdr>
          <w:divsChild>
            <w:div w:id="1015503291">
              <w:marLeft w:val="0"/>
              <w:marRight w:val="0"/>
              <w:marTop w:val="0"/>
              <w:marBottom w:val="0"/>
              <w:divBdr>
                <w:top w:val="none" w:sz="0" w:space="0" w:color="auto"/>
                <w:left w:val="none" w:sz="0" w:space="0" w:color="auto"/>
                <w:bottom w:val="none" w:sz="0" w:space="0" w:color="auto"/>
                <w:right w:val="none" w:sz="0" w:space="0" w:color="auto"/>
              </w:divBdr>
            </w:div>
          </w:divsChild>
        </w:div>
        <w:div w:id="183178831">
          <w:marLeft w:val="0"/>
          <w:marRight w:val="0"/>
          <w:marTop w:val="0"/>
          <w:marBottom w:val="0"/>
          <w:divBdr>
            <w:top w:val="none" w:sz="0" w:space="0" w:color="auto"/>
            <w:left w:val="none" w:sz="0" w:space="0" w:color="auto"/>
            <w:bottom w:val="none" w:sz="0" w:space="0" w:color="auto"/>
            <w:right w:val="none" w:sz="0" w:space="0" w:color="auto"/>
          </w:divBdr>
          <w:divsChild>
            <w:div w:id="1558390777">
              <w:marLeft w:val="0"/>
              <w:marRight w:val="0"/>
              <w:marTop w:val="0"/>
              <w:marBottom w:val="0"/>
              <w:divBdr>
                <w:top w:val="none" w:sz="0" w:space="0" w:color="auto"/>
                <w:left w:val="none" w:sz="0" w:space="0" w:color="auto"/>
                <w:bottom w:val="none" w:sz="0" w:space="0" w:color="auto"/>
                <w:right w:val="none" w:sz="0" w:space="0" w:color="auto"/>
              </w:divBdr>
            </w:div>
          </w:divsChild>
        </w:div>
        <w:div w:id="308049267">
          <w:marLeft w:val="0"/>
          <w:marRight w:val="0"/>
          <w:marTop w:val="0"/>
          <w:marBottom w:val="0"/>
          <w:divBdr>
            <w:top w:val="none" w:sz="0" w:space="0" w:color="auto"/>
            <w:left w:val="none" w:sz="0" w:space="0" w:color="auto"/>
            <w:bottom w:val="none" w:sz="0" w:space="0" w:color="auto"/>
            <w:right w:val="none" w:sz="0" w:space="0" w:color="auto"/>
          </w:divBdr>
          <w:divsChild>
            <w:div w:id="1130708340">
              <w:marLeft w:val="0"/>
              <w:marRight w:val="0"/>
              <w:marTop w:val="0"/>
              <w:marBottom w:val="0"/>
              <w:divBdr>
                <w:top w:val="none" w:sz="0" w:space="0" w:color="auto"/>
                <w:left w:val="none" w:sz="0" w:space="0" w:color="auto"/>
                <w:bottom w:val="none" w:sz="0" w:space="0" w:color="auto"/>
                <w:right w:val="none" w:sz="0" w:space="0" w:color="auto"/>
              </w:divBdr>
            </w:div>
          </w:divsChild>
        </w:div>
        <w:div w:id="442652189">
          <w:marLeft w:val="0"/>
          <w:marRight w:val="0"/>
          <w:marTop w:val="0"/>
          <w:marBottom w:val="0"/>
          <w:divBdr>
            <w:top w:val="none" w:sz="0" w:space="0" w:color="auto"/>
            <w:left w:val="none" w:sz="0" w:space="0" w:color="auto"/>
            <w:bottom w:val="none" w:sz="0" w:space="0" w:color="auto"/>
            <w:right w:val="none" w:sz="0" w:space="0" w:color="auto"/>
          </w:divBdr>
          <w:divsChild>
            <w:div w:id="1633093266">
              <w:marLeft w:val="0"/>
              <w:marRight w:val="0"/>
              <w:marTop w:val="0"/>
              <w:marBottom w:val="0"/>
              <w:divBdr>
                <w:top w:val="none" w:sz="0" w:space="0" w:color="auto"/>
                <w:left w:val="none" w:sz="0" w:space="0" w:color="auto"/>
                <w:bottom w:val="none" w:sz="0" w:space="0" w:color="auto"/>
                <w:right w:val="none" w:sz="0" w:space="0" w:color="auto"/>
              </w:divBdr>
            </w:div>
          </w:divsChild>
        </w:div>
        <w:div w:id="645668165">
          <w:marLeft w:val="0"/>
          <w:marRight w:val="0"/>
          <w:marTop w:val="0"/>
          <w:marBottom w:val="0"/>
          <w:divBdr>
            <w:top w:val="none" w:sz="0" w:space="0" w:color="auto"/>
            <w:left w:val="none" w:sz="0" w:space="0" w:color="auto"/>
            <w:bottom w:val="none" w:sz="0" w:space="0" w:color="auto"/>
            <w:right w:val="none" w:sz="0" w:space="0" w:color="auto"/>
          </w:divBdr>
          <w:divsChild>
            <w:div w:id="204606042">
              <w:marLeft w:val="0"/>
              <w:marRight w:val="0"/>
              <w:marTop w:val="0"/>
              <w:marBottom w:val="0"/>
              <w:divBdr>
                <w:top w:val="none" w:sz="0" w:space="0" w:color="auto"/>
                <w:left w:val="none" w:sz="0" w:space="0" w:color="auto"/>
                <w:bottom w:val="none" w:sz="0" w:space="0" w:color="auto"/>
                <w:right w:val="none" w:sz="0" w:space="0" w:color="auto"/>
              </w:divBdr>
              <w:divsChild>
                <w:div w:id="1806311039">
                  <w:marLeft w:val="0"/>
                  <w:marRight w:val="0"/>
                  <w:marTop w:val="30"/>
                  <w:marBottom w:val="30"/>
                  <w:divBdr>
                    <w:top w:val="none" w:sz="0" w:space="0" w:color="auto"/>
                    <w:left w:val="none" w:sz="0" w:space="0" w:color="auto"/>
                    <w:bottom w:val="none" w:sz="0" w:space="0" w:color="auto"/>
                    <w:right w:val="none" w:sz="0" w:space="0" w:color="auto"/>
                  </w:divBdr>
                  <w:divsChild>
                    <w:div w:id="1290472943">
                      <w:marLeft w:val="0"/>
                      <w:marRight w:val="0"/>
                      <w:marTop w:val="0"/>
                      <w:marBottom w:val="0"/>
                      <w:divBdr>
                        <w:top w:val="none" w:sz="0" w:space="0" w:color="auto"/>
                        <w:left w:val="none" w:sz="0" w:space="0" w:color="auto"/>
                        <w:bottom w:val="none" w:sz="0" w:space="0" w:color="auto"/>
                        <w:right w:val="none" w:sz="0" w:space="0" w:color="auto"/>
                      </w:divBdr>
                      <w:divsChild>
                        <w:div w:id="1989702679">
                          <w:marLeft w:val="0"/>
                          <w:marRight w:val="0"/>
                          <w:marTop w:val="0"/>
                          <w:marBottom w:val="0"/>
                          <w:divBdr>
                            <w:top w:val="none" w:sz="0" w:space="0" w:color="auto"/>
                            <w:left w:val="none" w:sz="0" w:space="0" w:color="auto"/>
                            <w:bottom w:val="none" w:sz="0" w:space="0" w:color="auto"/>
                            <w:right w:val="none" w:sz="0" w:space="0" w:color="auto"/>
                          </w:divBdr>
                        </w:div>
                      </w:divsChild>
                    </w:div>
                    <w:div w:id="1899589358">
                      <w:marLeft w:val="0"/>
                      <w:marRight w:val="0"/>
                      <w:marTop w:val="0"/>
                      <w:marBottom w:val="0"/>
                      <w:divBdr>
                        <w:top w:val="none" w:sz="0" w:space="0" w:color="auto"/>
                        <w:left w:val="none" w:sz="0" w:space="0" w:color="auto"/>
                        <w:bottom w:val="none" w:sz="0" w:space="0" w:color="auto"/>
                        <w:right w:val="none" w:sz="0" w:space="0" w:color="auto"/>
                      </w:divBdr>
                      <w:divsChild>
                        <w:div w:id="62535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528194">
              <w:marLeft w:val="0"/>
              <w:marRight w:val="0"/>
              <w:marTop w:val="0"/>
              <w:marBottom w:val="0"/>
              <w:divBdr>
                <w:top w:val="none" w:sz="0" w:space="0" w:color="auto"/>
                <w:left w:val="none" w:sz="0" w:space="0" w:color="auto"/>
                <w:bottom w:val="none" w:sz="0" w:space="0" w:color="auto"/>
                <w:right w:val="none" w:sz="0" w:space="0" w:color="auto"/>
              </w:divBdr>
            </w:div>
          </w:divsChild>
        </w:div>
        <w:div w:id="841941421">
          <w:marLeft w:val="0"/>
          <w:marRight w:val="0"/>
          <w:marTop w:val="0"/>
          <w:marBottom w:val="0"/>
          <w:divBdr>
            <w:top w:val="none" w:sz="0" w:space="0" w:color="auto"/>
            <w:left w:val="none" w:sz="0" w:space="0" w:color="auto"/>
            <w:bottom w:val="none" w:sz="0" w:space="0" w:color="auto"/>
            <w:right w:val="none" w:sz="0" w:space="0" w:color="auto"/>
          </w:divBdr>
          <w:divsChild>
            <w:div w:id="1246770488">
              <w:marLeft w:val="0"/>
              <w:marRight w:val="0"/>
              <w:marTop w:val="0"/>
              <w:marBottom w:val="0"/>
              <w:divBdr>
                <w:top w:val="none" w:sz="0" w:space="0" w:color="auto"/>
                <w:left w:val="none" w:sz="0" w:space="0" w:color="auto"/>
                <w:bottom w:val="none" w:sz="0" w:space="0" w:color="auto"/>
                <w:right w:val="none" w:sz="0" w:space="0" w:color="auto"/>
              </w:divBdr>
              <w:divsChild>
                <w:div w:id="191505776">
                  <w:marLeft w:val="0"/>
                  <w:marRight w:val="0"/>
                  <w:marTop w:val="30"/>
                  <w:marBottom w:val="30"/>
                  <w:divBdr>
                    <w:top w:val="none" w:sz="0" w:space="0" w:color="auto"/>
                    <w:left w:val="none" w:sz="0" w:space="0" w:color="auto"/>
                    <w:bottom w:val="none" w:sz="0" w:space="0" w:color="auto"/>
                    <w:right w:val="none" w:sz="0" w:space="0" w:color="auto"/>
                  </w:divBdr>
                  <w:divsChild>
                    <w:div w:id="671567894">
                      <w:marLeft w:val="0"/>
                      <w:marRight w:val="0"/>
                      <w:marTop w:val="0"/>
                      <w:marBottom w:val="0"/>
                      <w:divBdr>
                        <w:top w:val="none" w:sz="0" w:space="0" w:color="auto"/>
                        <w:left w:val="none" w:sz="0" w:space="0" w:color="auto"/>
                        <w:bottom w:val="none" w:sz="0" w:space="0" w:color="auto"/>
                        <w:right w:val="none" w:sz="0" w:space="0" w:color="auto"/>
                      </w:divBdr>
                      <w:divsChild>
                        <w:div w:id="1255866632">
                          <w:marLeft w:val="0"/>
                          <w:marRight w:val="0"/>
                          <w:marTop w:val="0"/>
                          <w:marBottom w:val="0"/>
                          <w:divBdr>
                            <w:top w:val="none" w:sz="0" w:space="0" w:color="auto"/>
                            <w:left w:val="none" w:sz="0" w:space="0" w:color="auto"/>
                            <w:bottom w:val="none" w:sz="0" w:space="0" w:color="auto"/>
                            <w:right w:val="none" w:sz="0" w:space="0" w:color="auto"/>
                          </w:divBdr>
                        </w:div>
                      </w:divsChild>
                    </w:div>
                    <w:div w:id="856233201">
                      <w:marLeft w:val="0"/>
                      <w:marRight w:val="0"/>
                      <w:marTop w:val="0"/>
                      <w:marBottom w:val="0"/>
                      <w:divBdr>
                        <w:top w:val="none" w:sz="0" w:space="0" w:color="auto"/>
                        <w:left w:val="none" w:sz="0" w:space="0" w:color="auto"/>
                        <w:bottom w:val="none" w:sz="0" w:space="0" w:color="auto"/>
                        <w:right w:val="none" w:sz="0" w:space="0" w:color="auto"/>
                      </w:divBdr>
                      <w:divsChild>
                        <w:div w:id="1748763780">
                          <w:marLeft w:val="0"/>
                          <w:marRight w:val="0"/>
                          <w:marTop w:val="0"/>
                          <w:marBottom w:val="0"/>
                          <w:divBdr>
                            <w:top w:val="none" w:sz="0" w:space="0" w:color="auto"/>
                            <w:left w:val="none" w:sz="0" w:space="0" w:color="auto"/>
                            <w:bottom w:val="none" w:sz="0" w:space="0" w:color="auto"/>
                            <w:right w:val="none" w:sz="0" w:space="0" w:color="auto"/>
                          </w:divBdr>
                        </w:div>
                      </w:divsChild>
                    </w:div>
                    <w:div w:id="926888889">
                      <w:marLeft w:val="0"/>
                      <w:marRight w:val="0"/>
                      <w:marTop w:val="0"/>
                      <w:marBottom w:val="0"/>
                      <w:divBdr>
                        <w:top w:val="none" w:sz="0" w:space="0" w:color="auto"/>
                        <w:left w:val="none" w:sz="0" w:space="0" w:color="auto"/>
                        <w:bottom w:val="none" w:sz="0" w:space="0" w:color="auto"/>
                        <w:right w:val="none" w:sz="0" w:space="0" w:color="auto"/>
                      </w:divBdr>
                      <w:divsChild>
                        <w:div w:id="921913564">
                          <w:marLeft w:val="0"/>
                          <w:marRight w:val="0"/>
                          <w:marTop w:val="0"/>
                          <w:marBottom w:val="0"/>
                          <w:divBdr>
                            <w:top w:val="none" w:sz="0" w:space="0" w:color="auto"/>
                            <w:left w:val="none" w:sz="0" w:space="0" w:color="auto"/>
                            <w:bottom w:val="none" w:sz="0" w:space="0" w:color="auto"/>
                            <w:right w:val="none" w:sz="0" w:space="0" w:color="auto"/>
                          </w:divBdr>
                        </w:div>
                      </w:divsChild>
                    </w:div>
                    <w:div w:id="1018897753">
                      <w:marLeft w:val="0"/>
                      <w:marRight w:val="0"/>
                      <w:marTop w:val="0"/>
                      <w:marBottom w:val="0"/>
                      <w:divBdr>
                        <w:top w:val="none" w:sz="0" w:space="0" w:color="auto"/>
                        <w:left w:val="none" w:sz="0" w:space="0" w:color="auto"/>
                        <w:bottom w:val="none" w:sz="0" w:space="0" w:color="auto"/>
                        <w:right w:val="none" w:sz="0" w:space="0" w:color="auto"/>
                      </w:divBdr>
                      <w:divsChild>
                        <w:div w:id="1037507034">
                          <w:marLeft w:val="0"/>
                          <w:marRight w:val="0"/>
                          <w:marTop w:val="0"/>
                          <w:marBottom w:val="0"/>
                          <w:divBdr>
                            <w:top w:val="none" w:sz="0" w:space="0" w:color="auto"/>
                            <w:left w:val="none" w:sz="0" w:space="0" w:color="auto"/>
                            <w:bottom w:val="none" w:sz="0" w:space="0" w:color="auto"/>
                            <w:right w:val="none" w:sz="0" w:space="0" w:color="auto"/>
                          </w:divBdr>
                        </w:div>
                      </w:divsChild>
                    </w:div>
                    <w:div w:id="1125274809">
                      <w:marLeft w:val="0"/>
                      <w:marRight w:val="0"/>
                      <w:marTop w:val="0"/>
                      <w:marBottom w:val="0"/>
                      <w:divBdr>
                        <w:top w:val="none" w:sz="0" w:space="0" w:color="auto"/>
                        <w:left w:val="none" w:sz="0" w:space="0" w:color="auto"/>
                        <w:bottom w:val="none" w:sz="0" w:space="0" w:color="auto"/>
                        <w:right w:val="none" w:sz="0" w:space="0" w:color="auto"/>
                      </w:divBdr>
                      <w:divsChild>
                        <w:div w:id="1442991465">
                          <w:marLeft w:val="0"/>
                          <w:marRight w:val="0"/>
                          <w:marTop w:val="0"/>
                          <w:marBottom w:val="0"/>
                          <w:divBdr>
                            <w:top w:val="none" w:sz="0" w:space="0" w:color="auto"/>
                            <w:left w:val="none" w:sz="0" w:space="0" w:color="auto"/>
                            <w:bottom w:val="none" w:sz="0" w:space="0" w:color="auto"/>
                            <w:right w:val="none" w:sz="0" w:space="0" w:color="auto"/>
                          </w:divBdr>
                        </w:div>
                      </w:divsChild>
                    </w:div>
                    <w:div w:id="1616476970">
                      <w:marLeft w:val="0"/>
                      <w:marRight w:val="0"/>
                      <w:marTop w:val="0"/>
                      <w:marBottom w:val="0"/>
                      <w:divBdr>
                        <w:top w:val="none" w:sz="0" w:space="0" w:color="auto"/>
                        <w:left w:val="none" w:sz="0" w:space="0" w:color="auto"/>
                        <w:bottom w:val="none" w:sz="0" w:space="0" w:color="auto"/>
                        <w:right w:val="none" w:sz="0" w:space="0" w:color="auto"/>
                      </w:divBdr>
                      <w:divsChild>
                        <w:div w:id="180080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763270">
              <w:marLeft w:val="0"/>
              <w:marRight w:val="0"/>
              <w:marTop w:val="0"/>
              <w:marBottom w:val="0"/>
              <w:divBdr>
                <w:top w:val="none" w:sz="0" w:space="0" w:color="auto"/>
                <w:left w:val="none" w:sz="0" w:space="0" w:color="auto"/>
                <w:bottom w:val="none" w:sz="0" w:space="0" w:color="auto"/>
                <w:right w:val="none" w:sz="0" w:space="0" w:color="auto"/>
              </w:divBdr>
            </w:div>
          </w:divsChild>
        </w:div>
        <w:div w:id="848328373">
          <w:marLeft w:val="0"/>
          <w:marRight w:val="0"/>
          <w:marTop w:val="0"/>
          <w:marBottom w:val="0"/>
          <w:divBdr>
            <w:top w:val="none" w:sz="0" w:space="0" w:color="auto"/>
            <w:left w:val="none" w:sz="0" w:space="0" w:color="auto"/>
            <w:bottom w:val="none" w:sz="0" w:space="0" w:color="auto"/>
            <w:right w:val="none" w:sz="0" w:space="0" w:color="auto"/>
          </w:divBdr>
          <w:divsChild>
            <w:div w:id="1230339489">
              <w:marLeft w:val="0"/>
              <w:marRight w:val="0"/>
              <w:marTop w:val="0"/>
              <w:marBottom w:val="0"/>
              <w:divBdr>
                <w:top w:val="none" w:sz="0" w:space="0" w:color="auto"/>
                <w:left w:val="none" w:sz="0" w:space="0" w:color="auto"/>
                <w:bottom w:val="none" w:sz="0" w:space="0" w:color="auto"/>
                <w:right w:val="none" w:sz="0" w:space="0" w:color="auto"/>
              </w:divBdr>
            </w:div>
          </w:divsChild>
        </w:div>
        <w:div w:id="1010988369">
          <w:marLeft w:val="0"/>
          <w:marRight w:val="0"/>
          <w:marTop w:val="0"/>
          <w:marBottom w:val="0"/>
          <w:divBdr>
            <w:top w:val="none" w:sz="0" w:space="0" w:color="auto"/>
            <w:left w:val="none" w:sz="0" w:space="0" w:color="auto"/>
            <w:bottom w:val="none" w:sz="0" w:space="0" w:color="auto"/>
            <w:right w:val="none" w:sz="0" w:space="0" w:color="auto"/>
          </w:divBdr>
          <w:divsChild>
            <w:div w:id="557588894">
              <w:marLeft w:val="0"/>
              <w:marRight w:val="0"/>
              <w:marTop w:val="0"/>
              <w:marBottom w:val="0"/>
              <w:divBdr>
                <w:top w:val="none" w:sz="0" w:space="0" w:color="auto"/>
                <w:left w:val="none" w:sz="0" w:space="0" w:color="auto"/>
                <w:bottom w:val="none" w:sz="0" w:space="0" w:color="auto"/>
                <w:right w:val="none" w:sz="0" w:space="0" w:color="auto"/>
              </w:divBdr>
            </w:div>
          </w:divsChild>
        </w:div>
        <w:div w:id="1713067132">
          <w:marLeft w:val="0"/>
          <w:marRight w:val="0"/>
          <w:marTop w:val="0"/>
          <w:marBottom w:val="0"/>
          <w:divBdr>
            <w:top w:val="none" w:sz="0" w:space="0" w:color="auto"/>
            <w:left w:val="none" w:sz="0" w:space="0" w:color="auto"/>
            <w:bottom w:val="none" w:sz="0" w:space="0" w:color="auto"/>
            <w:right w:val="none" w:sz="0" w:space="0" w:color="auto"/>
          </w:divBdr>
          <w:divsChild>
            <w:div w:id="17888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104">
      <w:bodyDiv w:val="1"/>
      <w:marLeft w:val="0"/>
      <w:marRight w:val="0"/>
      <w:marTop w:val="0"/>
      <w:marBottom w:val="0"/>
      <w:divBdr>
        <w:top w:val="none" w:sz="0" w:space="0" w:color="auto"/>
        <w:left w:val="none" w:sz="0" w:space="0" w:color="auto"/>
        <w:bottom w:val="none" w:sz="0" w:space="0" w:color="auto"/>
        <w:right w:val="none" w:sz="0" w:space="0" w:color="auto"/>
      </w:divBdr>
      <w:divsChild>
        <w:div w:id="47727220">
          <w:marLeft w:val="0"/>
          <w:marRight w:val="0"/>
          <w:marTop w:val="0"/>
          <w:marBottom w:val="0"/>
          <w:divBdr>
            <w:top w:val="none" w:sz="0" w:space="0" w:color="auto"/>
            <w:left w:val="none" w:sz="0" w:space="0" w:color="auto"/>
            <w:bottom w:val="none" w:sz="0" w:space="0" w:color="auto"/>
            <w:right w:val="none" w:sz="0" w:space="0" w:color="auto"/>
          </w:divBdr>
          <w:divsChild>
            <w:div w:id="125781631">
              <w:marLeft w:val="0"/>
              <w:marRight w:val="0"/>
              <w:marTop w:val="0"/>
              <w:marBottom w:val="0"/>
              <w:divBdr>
                <w:top w:val="none" w:sz="0" w:space="0" w:color="auto"/>
                <w:left w:val="none" w:sz="0" w:space="0" w:color="auto"/>
                <w:bottom w:val="none" w:sz="0" w:space="0" w:color="auto"/>
                <w:right w:val="none" w:sz="0" w:space="0" w:color="auto"/>
              </w:divBdr>
            </w:div>
          </w:divsChild>
        </w:div>
        <w:div w:id="330109747">
          <w:marLeft w:val="0"/>
          <w:marRight w:val="0"/>
          <w:marTop w:val="0"/>
          <w:marBottom w:val="0"/>
          <w:divBdr>
            <w:top w:val="none" w:sz="0" w:space="0" w:color="auto"/>
            <w:left w:val="none" w:sz="0" w:space="0" w:color="auto"/>
            <w:bottom w:val="none" w:sz="0" w:space="0" w:color="auto"/>
            <w:right w:val="none" w:sz="0" w:space="0" w:color="auto"/>
          </w:divBdr>
          <w:divsChild>
            <w:div w:id="1077022865">
              <w:marLeft w:val="0"/>
              <w:marRight w:val="0"/>
              <w:marTop w:val="0"/>
              <w:marBottom w:val="0"/>
              <w:divBdr>
                <w:top w:val="none" w:sz="0" w:space="0" w:color="auto"/>
                <w:left w:val="none" w:sz="0" w:space="0" w:color="auto"/>
                <w:bottom w:val="none" w:sz="0" w:space="0" w:color="auto"/>
                <w:right w:val="none" w:sz="0" w:space="0" w:color="auto"/>
              </w:divBdr>
            </w:div>
          </w:divsChild>
        </w:div>
        <w:div w:id="681705492">
          <w:marLeft w:val="0"/>
          <w:marRight w:val="0"/>
          <w:marTop w:val="0"/>
          <w:marBottom w:val="0"/>
          <w:divBdr>
            <w:top w:val="none" w:sz="0" w:space="0" w:color="auto"/>
            <w:left w:val="none" w:sz="0" w:space="0" w:color="auto"/>
            <w:bottom w:val="none" w:sz="0" w:space="0" w:color="auto"/>
            <w:right w:val="none" w:sz="0" w:space="0" w:color="auto"/>
          </w:divBdr>
          <w:divsChild>
            <w:div w:id="945575312">
              <w:marLeft w:val="0"/>
              <w:marRight w:val="0"/>
              <w:marTop w:val="0"/>
              <w:marBottom w:val="0"/>
              <w:divBdr>
                <w:top w:val="none" w:sz="0" w:space="0" w:color="auto"/>
                <w:left w:val="none" w:sz="0" w:space="0" w:color="auto"/>
                <w:bottom w:val="none" w:sz="0" w:space="0" w:color="auto"/>
                <w:right w:val="none" w:sz="0" w:space="0" w:color="auto"/>
              </w:divBdr>
            </w:div>
            <w:div w:id="1341851350">
              <w:marLeft w:val="0"/>
              <w:marRight w:val="0"/>
              <w:marTop w:val="0"/>
              <w:marBottom w:val="0"/>
              <w:divBdr>
                <w:top w:val="none" w:sz="0" w:space="0" w:color="auto"/>
                <w:left w:val="none" w:sz="0" w:space="0" w:color="auto"/>
                <w:bottom w:val="none" w:sz="0" w:space="0" w:color="auto"/>
                <w:right w:val="none" w:sz="0" w:space="0" w:color="auto"/>
              </w:divBdr>
              <w:divsChild>
                <w:div w:id="1951471122">
                  <w:marLeft w:val="0"/>
                  <w:marRight w:val="0"/>
                  <w:marTop w:val="30"/>
                  <w:marBottom w:val="30"/>
                  <w:divBdr>
                    <w:top w:val="none" w:sz="0" w:space="0" w:color="auto"/>
                    <w:left w:val="none" w:sz="0" w:space="0" w:color="auto"/>
                    <w:bottom w:val="none" w:sz="0" w:space="0" w:color="auto"/>
                    <w:right w:val="none" w:sz="0" w:space="0" w:color="auto"/>
                  </w:divBdr>
                  <w:divsChild>
                    <w:div w:id="552272260">
                      <w:marLeft w:val="0"/>
                      <w:marRight w:val="0"/>
                      <w:marTop w:val="0"/>
                      <w:marBottom w:val="0"/>
                      <w:divBdr>
                        <w:top w:val="none" w:sz="0" w:space="0" w:color="auto"/>
                        <w:left w:val="none" w:sz="0" w:space="0" w:color="auto"/>
                        <w:bottom w:val="none" w:sz="0" w:space="0" w:color="auto"/>
                        <w:right w:val="none" w:sz="0" w:space="0" w:color="auto"/>
                      </w:divBdr>
                      <w:divsChild>
                        <w:div w:id="577600141">
                          <w:marLeft w:val="0"/>
                          <w:marRight w:val="0"/>
                          <w:marTop w:val="0"/>
                          <w:marBottom w:val="0"/>
                          <w:divBdr>
                            <w:top w:val="none" w:sz="0" w:space="0" w:color="auto"/>
                            <w:left w:val="none" w:sz="0" w:space="0" w:color="auto"/>
                            <w:bottom w:val="none" w:sz="0" w:space="0" w:color="auto"/>
                            <w:right w:val="none" w:sz="0" w:space="0" w:color="auto"/>
                          </w:divBdr>
                        </w:div>
                      </w:divsChild>
                    </w:div>
                    <w:div w:id="582027806">
                      <w:marLeft w:val="0"/>
                      <w:marRight w:val="0"/>
                      <w:marTop w:val="0"/>
                      <w:marBottom w:val="0"/>
                      <w:divBdr>
                        <w:top w:val="none" w:sz="0" w:space="0" w:color="auto"/>
                        <w:left w:val="none" w:sz="0" w:space="0" w:color="auto"/>
                        <w:bottom w:val="none" w:sz="0" w:space="0" w:color="auto"/>
                        <w:right w:val="none" w:sz="0" w:space="0" w:color="auto"/>
                      </w:divBdr>
                      <w:divsChild>
                        <w:div w:id="13893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89846">
          <w:marLeft w:val="0"/>
          <w:marRight w:val="0"/>
          <w:marTop w:val="0"/>
          <w:marBottom w:val="0"/>
          <w:divBdr>
            <w:top w:val="none" w:sz="0" w:space="0" w:color="auto"/>
            <w:left w:val="none" w:sz="0" w:space="0" w:color="auto"/>
            <w:bottom w:val="none" w:sz="0" w:space="0" w:color="auto"/>
            <w:right w:val="none" w:sz="0" w:space="0" w:color="auto"/>
          </w:divBdr>
          <w:divsChild>
            <w:div w:id="2110346441">
              <w:marLeft w:val="0"/>
              <w:marRight w:val="0"/>
              <w:marTop w:val="0"/>
              <w:marBottom w:val="0"/>
              <w:divBdr>
                <w:top w:val="none" w:sz="0" w:space="0" w:color="auto"/>
                <w:left w:val="none" w:sz="0" w:space="0" w:color="auto"/>
                <w:bottom w:val="none" w:sz="0" w:space="0" w:color="auto"/>
                <w:right w:val="none" w:sz="0" w:space="0" w:color="auto"/>
              </w:divBdr>
            </w:div>
          </w:divsChild>
        </w:div>
        <w:div w:id="1510560525">
          <w:marLeft w:val="0"/>
          <w:marRight w:val="0"/>
          <w:marTop w:val="0"/>
          <w:marBottom w:val="0"/>
          <w:divBdr>
            <w:top w:val="none" w:sz="0" w:space="0" w:color="auto"/>
            <w:left w:val="none" w:sz="0" w:space="0" w:color="auto"/>
            <w:bottom w:val="none" w:sz="0" w:space="0" w:color="auto"/>
            <w:right w:val="none" w:sz="0" w:space="0" w:color="auto"/>
          </w:divBdr>
          <w:divsChild>
            <w:div w:id="123037936">
              <w:marLeft w:val="0"/>
              <w:marRight w:val="0"/>
              <w:marTop w:val="0"/>
              <w:marBottom w:val="0"/>
              <w:divBdr>
                <w:top w:val="none" w:sz="0" w:space="0" w:color="auto"/>
                <w:left w:val="none" w:sz="0" w:space="0" w:color="auto"/>
                <w:bottom w:val="none" w:sz="0" w:space="0" w:color="auto"/>
                <w:right w:val="none" w:sz="0" w:space="0" w:color="auto"/>
              </w:divBdr>
            </w:div>
          </w:divsChild>
        </w:div>
        <w:div w:id="1664158856">
          <w:marLeft w:val="0"/>
          <w:marRight w:val="0"/>
          <w:marTop w:val="0"/>
          <w:marBottom w:val="0"/>
          <w:divBdr>
            <w:top w:val="none" w:sz="0" w:space="0" w:color="auto"/>
            <w:left w:val="none" w:sz="0" w:space="0" w:color="auto"/>
            <w:bottom w:val="none" w:sz="0" w:space="0" w:color="auto"/>
            <w:right w:val="none" w:sz="0" w:space="0" w:color="auto"/>
          </w:divBdr>
          <w:divsChild>
            <w:div w:id="951976395">
              <w:marLeft w:val="0"/>
              <w:marRight w:val="0"/>
              <w:marTop w:val="0"/>
              <w:marBottom w:val="0"/>
              <w:divBdr>
                <w:top w:val="none" w:sz="0" w:space="0" w:color="auto"/>
                <w:left w:val="none" w:sz="0" w:space="0" w:color="auto"/>
                <w:bottom w:val="none" w:sz="0" w:space="0" w:color="auto"/>
                <w:right w:val="none" w:sz="0" w:space="0" w:color="auto"/>
              </w:divBdr>
              <w:divsChild>
                <w:div w:id="1638366705">
                  <w:marLeft w:val="0"/>
                  <w:marRight w:val="0"/>
                  <w:marTop w:val="30"/>
                  <w:marBottom w:val="30"/>
                  <w:divBdr>
                    <w:top w:val="none" w:sz="0" w:space="0" w:color="auto"/>
                    <w:left w:val="none" w:sz="0" w:space="0" w:color="auto"/>
                    <w:bottom w:val="none" w:sz="0" w:space="0" w:color="auto"/>
                    <w:right w:val="none" w:sz="0" w:space="0" w:color="auto"/>
                  </w:divBdr>
                  <w:divsChild>
                    <w:div w:id="58330082">
                      <w:marLeft w:val="0"/>
                      <w:marRight w:val="0"/>
                      <w:marTop w:val="0"/>
                      <w:marBottom w:val="0"/>
                      <w:divBdr>
                        <w:top w:val="none" w:sz="0" w:space="0" w:color="auto"/>
                        <w:left w:val="none" w:sz="0" w:space="0" w:color="auto"/>
                        <w:bottom w:val="none" w:sz="0" w:space="0" w:color="auto"/>
                        <w:right w:val="none" w:sz="0" w:space="0" w:color="auto"/>
                      </w:divBdr>
                      <w:divsChild>
                        <w:div w:id="187985808">
                          <w:marLeft w:val="0"/>
                          <w:marRight w:val="0"/>
                          <w:marTop w:val="0"/>
                          <w:marBottom w:val="0"/>
                          <w:divBdr>
                            <w:top w:val="none" w:sz="0" w:space="0" w:color="auto"/>
                            <w:left w:val="none" w:sz="0" w:space="0" w:color="auto"/>
                            <w:bottom w:val="none" w:sz="0" w:space="0" w:color="auto"/>
                            <w:right w:val="none" w:sz="0" w:space="0" w:color="auto"/>
                          </w:divBdr>
                        </w:div>
                      </w:divsChild>
                    </w:div>
                    <w:div w:id="154953435">
                      <w:marLeft w:val="0"/>
                      <w:marRight w:val="0"/>
                      <w:marTop w:val="0"/>
                      <w:marBottom w:val="0"/>
                      <w:divBdr>
                        <w:top w:val="none" w:sz="0" w:space="0" w:color="auto"/>
                        <w:left w:val="none" w:sz="0" w:space="0" w:color="auto"/>
                        <w:bottom w:val="none" w:sz="0" w:space="0" w:color="auto"/>
                        <w:right w:val="none" w:sz="0" w:space="0" w:color="auto"/>
                      </w:divBdr>
                      <w:divsChild>
                        <w:div w:id="1837070124">
                          <w:marLeft w:val="0"/>
                          <w:marRight w:val="0"/>
                          <w:marTop w:val="0"/>
                          <w:marBottom w:val="0"/>
                          <w:divBdr>
                            <w:top w:val="none" w:sz="0" w:space="0" w:color="auto"/>
                            <w:left w:val="none" w:sz="0" w:space="0" w:color="auto"/>
                            <w:bottom w:val="none" w:sz="0" w:space="0" w:color="auto"/>
                            <w:right w:val="none" w:sz="0" w:space="0" w:color="auto"/>
                          </w:divBdr>
                        </w:div>
                      </w:divsChild>
                    </w:div>
                    <w:div w:id="223565148">
                      <w:marLeft w:val="0"/>
                      <w:marRight w:val="0"/>
                      <w:marTop w:val="0"/>
                      <w:marBottom w:val="0"/>
                      <w:divBdr>
                        <w:top w:val="none" w:sz="0" w:space="0" w:color="auto"/>
                        <w:left w:val="none" w:sz="0" w:space="0" w:color="auto"/>
                        <w:bottom w:val="none" w:sz="0" w:space="0" w:color="auto"/>
                        <w:right w:val="none" w:sz="0" w:space="0" w:color="auto"/>
                      </w:divBdr>
                      <w:divsChild>
                        <w:div w:id="1058557689">
                          <w:marLeft w:val="0"/>
                          <w:marRight w:val="0"/>
                          <w:marTop w:val="0"/>
                          <w:marBottom w:val="0"/>
                          <w:divBdr>
                            <w:top w:val="none" w:sz="0" w:space="0" w:color="auto"/>
                            <w:left w:val="none" w:sz="0" w:space="0" w:color="auto"/>
                            <w:bottom w:val="none" w:sz="0" w:space="0" w:color="auto"/>
                            <w:right w:val="none" w:sz="0" w:space="0" w:color="auto"/>
                          </w:divBdr>
                          <w:divsChild>
                            <w:div w:id="1713382067">
                              <w:marLeft w:val="0"/>
                              <w:marRight w:val="0"/>
                              <w:marTop w:val="30"/>
                              <w:marBottom w:val="30"/>
                              <w:divBdr>
                                <w:top w:val="none" w:sz="0" w:space="0" w:color="auto"/>
                                <w:left w:val="none" w:sz="0" w:space="0" w:color="auto"/>
                                <w:bottom w:val="none" w:sz="0" w:space="0" w:color="auto"/>
                                <w:right w:val="none" w:sz="0" w:space="0" w:color="auto"/>
                              </w:divBdr>
                              <w:divsChild>
                                <w:div w:id="1281380101">
                                  <w:marLeft w:val="0"/>
                                  <w:marRight w:val="0"/>
                                  <w:marTop w:val="0"/>
                                  <w:marBottom w:val="0"/>
                                  <w:divBdr>
                                    <w:top w:val="none" w:sz="0" w:space="0" w:color="auto"/>
                                    <w:left w:val="none" w:sz="0" w:space="0" w:color="auto"/>
                                    <w:bottom w:val="none" w:sz="0" w:space="0" w:color="auto"/>
                                    <w:right w:val="none" w:sz="0" w:space="0" w:color="auto"/>
                                  </w:divBdr>
                                  <w:divsChild>
                                    <w:div w:id="1857575470">
                                      <w:marLeft w:val="0"/>
                                      <w:marRight w:val="0"/>
                                      <w:marTop w:val="0"/>
                                      <w:marBottom w:val="0"/>
                                      <w:divBdr>
                                        <w:top w:val="none" w:sz="0" w:space="0" w:color="auto"/>
                                        <w:left w:val="none" w:sz="0" w:space="0" w:color="auto"/>
                                        <w:bottom w:val="none" w:sz="0" w:space="0" w:color="auto"/>
                                        <w:right w:val="none" w:sz="0" w:space="0" w:color="auto"/>
                                      </w:divBdr>
                                    </w:div>
                                  </w:divsChild>
                                </w:div>
                                <w:div w:id="1697729174">
                                  <w:marLeft w:val="0"/>
                                  <w:marRight w:val="0"/>
                                  <w:marTop w:val="0"/>
                                  <w:marBottom w:val="0"/>
                                  <w:divBdr>
                                    <w:top w:val="none" w:sz="0" w:space="0" w:color="auto"/>
                                    <w:left w:val="none" w:sz="0" w:space="0" w:color="auto"/>
                                    <w:bottom w:val="none" w:sz="0" w:space="0" w:color="auto"/>
                                    <w:right w:val="none" w:sz="0" w:space="0" w:color="auto"/>
                                  </w:divBdr>
                                  <w:divsChild>
                                    <w:div w:id="19621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96171">
                          <w:marLeft w:val="0"/>
                          <w:marRight w:val="0"/>
                          <w:marTop w:val="0"/>
                          <w:marBottom w:val="0"/>
                          <w:divBdr>
                            <w:top w:val="none" w:sz="0" w:space="0" w:color="auto"/>
                            <w:left w:val="none" w:sz="0" w:space="0" w:color="auto"/>
                            <w:bottom w:val="none" w:sz="0" w:space="0" w:color="auto"/>
                            <w:right w:val="none" w:sz="0" w:space="0" w:color="auto"/>
                          </w:divBdr>
                        </w:div>
                      </w:divsChild>
                    </w:div>
                    <w:div w:id="279142048">
                      <w:marLeft w:val="0"/>
                      <w:marRight w:val="0"/>
                      <w:marTop w:val="0"/>
                      <w:marBottom w:val="0"/>
                      <w:divBdr>
                        <w:top w:val="none" w:sz="0" w:space="0" w:color="auto"/>
                        <w:left w:val="none" w:sz="0" w:space="0" w:color="auto"/>
                        <w:bottom w:val="none" w:sz="0" w:space="0" w:color="auto"/>
                        <w:right w:val="none" w:sz="0" w:space="0" w:color="auto"/>
                      </w:divBdr>
                      <w:divsChild>
                        <w:div w:id="667951686">
                          <w:marLeft w:val="0"/>
                          <w:marRight w:val="0"/>
                          <w:marTop w:val="0"/>
                          <w:marBottom w:val="0"/>
                          <w:divBdr>
                            <w:top w:val="none" w:sz="0" w:space="0" w:color="auto"/>
                            <w:left w:val="none" w:sz="0" w:space="0" w:color="auto"/>
                            <w:bottom w:val="none" w:sz="0" w:space="0" w:color="auto"/>
                            <w:right w:val="none" w:sz="0" w:space="0" w:color="auto"/>
                          </w:divBdr>
                          <w:divsChild>
                            <w:div w:id="254097389">
                              <w:marLeft w:val="0"/>
                              <w:marRight w:val="0"/>
                              <w:marTop w:val="30"/>
                              <w:marBottom w:val="30"/>
                              <w:divBdr>
                                <w:top w:val="none" w:sz="0" w:space="0" w:color="auto"/>
                                <w:left w:val="none" w:sz="0" w:space="0" w:color="auto"/>
                                <w:bottom w:val="none" w:sz="0" w:space="0" w:color="auto"/>
                                <w:right w:val="none" w:sz="0" w:space="0" w:color="auto"/>
                              </w:divBdr>
                              <w:divsChild>
                                <w:div w:id="1209685525">
                                  <w:marLeft w:val="0"/>
                                  <w:marRight w:val="0"/>
                                  <w:marTop w:val="0"/>
                                  <w:marBottom w:val="0"/>
                                  <w:divBdr>
                                    <w:top w:val="none" w:sz="0" w:space="0" w:color="auto"/>
                                    <w:left w:val="none" w:sz="0" w:space="0" w:color="auto"/>
                                    <w:bottom w:val="none" w:sz="0" w:space="0" w:color="auto"/>
                                    <w:right w:val="none" w:sz="0" w:space="0" w:color="auto"/>
                                  </w:divBdr>
                                  <w:divsChild>
                                    <w:div w:id="1442340862">
                                      <w:marLeft w:val="0"/>
                                      <w:marRight w:val="0"/>
                                      <w:marTop w:val="0"/>
                                      <w:marBottom w:val="0"/>
                                      <w:divBdr>
                                        <w:top w:val="none" w:sz="0" w:space="0" w:color="auto"/>
                                        <w:left w:val="none" w:sz="0" w:space="0" w:color="auto"/>
                                        <w:bottom w:val="none" w:sz="0" w:space="0" w:color="auto"/>
                                        <w:right w:val="none" w:sz="0" w:space="0" w:color="auto"/>
                                      </w:divBdr>
                                    </w:div>
                                  </w:divsChild>
                                </w:div>
                                <w:div w:id="1754931189">
                                  <w:marLeft w:val="0"/>
                                  <w:marRight w:val="0"/>
                                  <w:marTop w:val="0"/>
                                  <w:marBottom w:val="0"/>
                                  <w:divBdr>
                                    <w:top w:val="none" w:sz="0" w:space="0" w:color="auto"/>
                                    <w:left w:val="none" w:sz="0" w:space="0" w:color="auto"/>
                                    <w:bottom w:val="none" w:sz="0" w:space="0" w:color="auto"/>
                                    <w:right w:val="none" w:sz="0" w:space="0" w:color="auto"/>
                                  </w:divBdr>
                                  <w:divsChild>
                                    <w:div w:id="1991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74942">
                          <w:marLeft w:val="0"/>
                          <w:marRight w:val="0"/>
                          <w:marTop w:val="0"/>
                          <w:marBottom w:val="0"/>
                          <w:divBdr>
                            <w:top w:val="none" w:sz="0" w:space="0" w:color="auto"/>
                            <w:left w:val="none" w:sz="0" w:space="0" w:color="auto"/>
                            <w:bottom w:val="none" w:sz="0" w:space="0" w:color="auto"/>
                            <w:right w:val="none" w:sz="0" w:space="0" w:color="auto"/>
                          </w:divBdr>
                        </w:div>
                      </w:divsChild>
                    </w:div>
                    <w:div w:id="665279287">
                      <w:marLeft w:val="0"/>
                      <w:marRight w:val="0"/>
                      <w:marTop w:val="0"/>
                      <w:marBottom w:val="0"/>
                      <w:divBdr>
                        <w:top w:val="none" w:sz="0" w:space="0" w:color="auto"/>
                        <w:left w:val="none" w:sz="0" w:space="0" w:color="auto"/>
                        <w:bottom w:val="none" w:sz="0" w:space="0" w:color="auto"/>
                        <w:right w:val="none" w:sz="0" w:space="0" w:color="auto"/>
                      </w:divBdr>
                      <w:divsChild>
                        <w:div w:id="1469131109">
                          <w:marLeft w:val="0"/>
                          <w:marRight w:val="0"/>
                          <w:marTop w:val="0"/>
                          <w:marBottom w:val="0"/>
                          <w:divBdr>
                            <w:top w:val="none" w:sz="0" w:space="0" w:color="auto"/>
                            <w:left w:val="none" w:sz="0" w:space="0" w:color="auto"/>
                            <w:bottom w:val="none" w:sz="0" w:space="0" w:color="auto"/>
                            <w:right w:val="none" w:sz="0" w:space="0" w:color="auto"/>
                          </w:divBdr>
                        </w:div>
                      </w:divsChild>
                    </w:div>
                    <w:div w:id="710694321">
                      <w:marLeft w:val="0"/>
                      <w:marRight w:val="0"/>
                      <w:marTop w:val="0"/>
                      <w:marBottom w:val="0"/>
                      <w:divBdr>
                        <w:top w:val="none" w:sz="0" w:space="0" w:color="auto"/>
                        <w:left w:val="none" w:sz="0" w:space="0" w:color="auto"/>
                        <w:bottom w:val="none" w:sz="0" w:space="0" w:color="auto"/>
                        <w:right w:val="none" w:sz="0" w:space="0" w:color="auto"/>
                      </w:divBdr>
                      <w:divsChild>
                        <w:div w:id="1105536057">
                          <w:marLeft w:val="0"/>
                          <w:marRight w:val="0"/>
                          <w:marTop w:val="0"/>
                          <w:marBottom w:val="0"/>
                          <w:divBdr>
                            <w:top w:val="none" w:sz="0" w:space="0" w:color="auto"/>
                            <w:left w:val="none" w:sz="0" w:space="0" w:color="auto"/>
                            <w:bottom w:val="none" w:sz="0" w:space="0" w:color="auto"/>
                            <w:right w:val="none" w:sz="0" w:space="0" w:color="auto"/>
                          </w:divBdr>
                        </w:div>
                      </w:divsChild>
                    </w:div>
                    <w:div w:id="865211933">
                      <w:marLeft w:val="0"/>
                      <w:marRight w:val="0"/>
                      <w:marTop w:val="0"/>
                      <w:marBottom w:val="0"/>
                      <w:divBdr>
                        <w:top w:val="none" w:sz="0" w:space="0" w:color="auto"/>
                        <w:left w:val="none" w:sz="0" w:space="0" w:color="auto"/>
                        <w:bottom w:val="none" w:sz="0" w:space="0" w:color="auto"/>
                        <w:right w:val="none" w:sz="0" w:space="0" w:color="auto"/>
                      </w:divBdr>
                      <w:divsChild>
                        <w:div w:id="1751462637">
                          <w:marLeft w:val="0"/>
                          <w:marRight w:val="0"/>
                          <w:marTop w:val="0"/>
                          <w:marBottom w:val="0"/>
                          <w:divBdr>
                            <w:top w:val="none" w:sz="0" w:space="0" w:color="auto"/>
                            <w:left w:val="none" w:sz="0" w:space="0" w:color="auto"/>
                            <w:bottom w:val="none" w:sz="0" w:space="0" w:color="auto"/>
                            <w:right w:val="none" w:sz="0" w:space="0" w:color="auto"/>
                          </w:divBdr>
                        </w:div>
                      </w:divsChild>
                    </w:div>
                    <w:div w:id="960184424">
                      <w:marLeft w:val="0"/>
                      <w:marRight w:val="0"/>
                      <w:marTop w:val="0"/>
                      <w:marBottom w:val="0"/>
                      <w:divBdr>
                        <w:top w:val="none" w:sz="0" w:space="0" w:color="auto"/>
                        <w:left w:val="none" w:sz="0" w:space="0" w:color="auto"/>
                        <w:bottom w:val="none" w:sz="0" w:space="0" w:color="auto"/>
                        <w:right w:val="none" w:sz="0" w:space="0" w:color="auto"/>
                      </w:divBdr>
                      <w:divsChild>
                        <w:div w:id="533268387">
                          <w:marLeft w:val="0"/>
                          <w:marRight w:val="0"/>
                          <w:marTop w:val="0"/>
                          <w:marBottom w:val="0"/>
                          <w:divBdr>
                            <w:top w:val="none" w:sz="0" w:space="0" w:color="auto"/>
                            <w:left w:val="none" w:sz="0" w:space="0" w:color="auto"/>
                            <w:bottom w:val="none" w:sz="0" w:space="0" w:color="auto"/>
                            <w:right w:val="none" w:sz="0" w:space="0" w:color="auto"/>
                          </w:divBdr>
                          <w:divsChild>
                            <w:div w:id="1786461379">
                              <w:marLeft w:val="0"/>
                              <w:marRight w:val="0"/>
                              <w:marTop w:val="30"/>
                              <w:marBottom w:val="30"/>
                              <w:divBdr>
                                <w:top w:val="none" w:sz="0" w:space="0" w:color="auto"/>
                                <w:left w:val="none" w:sz="0" w:space="0" w:color="auto"/>
                                <w:bottom w:val="none" w:sz="0" w:space="0" w:color="auto"/>
                                <w:right w:val="none" w:sz="0" w:space="0" w:color="auto"/>
                              </w:divBdr>
                              <w:divsChild>
                                <w:div w:id="711806571">
                                  <w:marLeft w:val="0"/>
                                  <w:marRight w:val="0"/>
                                  <w:marTop w:val="0"/>
                                  <w:marBottom w:val="0"/>
                                  <w:divBdr>
                                    <w:top w:val="none" w:sz="0" w:space="0" w:color="auto"/>
                                    <w:left w:val="none" w:sz="0" w:space="0" w:color="auto"/>
                                    <w:bottom w:val="none" w:sz="0" w:space="0" w:color="auto"/>
                                    <w:right w:val="none" w:sz="0" w:space="0" w:color="auto"/>
                                  </w:divBdr>
                                  <w:divsChild>
                                    <w:div w:id="316419163">
                                      <w:marLeft w:val="0"/>
                                      <w:marRight w:val="0"/>
                                      <w:marTop w:val="0"/>
                                      <w:marBottom w:val="0"/>
                                      <w:divBdr>
                                        <w:top w:val="none" w:sz="0" w:space="0" w:color="auto"/>
                                        <w:left w:val="none" w:sz="0" w:space="0" w:color="auto"/>
                                        <w:bottom w:val="none" w:sz="0" w:space="0" w:color="auto"/>
                                        <w:right w:val="none" w:sz="0" w:space="0" w:color="auto"/>
                                      </w:divBdr>
                                    </w:div>
                                  </w:divsChild>
                                </w:div>
                                <w:div w:id="1555120723">
                                  <w:marLeft w:val="0"/>
                                  <w:marRight w:val="0"/>
                                  <w:marTop w:val="0"/>
                                  <w:marBottom w:val="0"/>
                                  <w:divBdr>
                                    <w:top w:val="none" w:sz="0" w:space="0" w:color="auto"/>
                                    <w:left w:val="none" w:sz="0" w:space="0" w:color="auto"/>
                                    <w:bottom w:val="none" w:sz="0" w:space="0" w:color="auto"/>
                                    <w:right w:val="none" w:sz="0" w:space="0" w:color="auto"/>
                                  </w:divBdr>
                                  <w:divsChild>
                                    <w:div w:id="8816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5471">
                          <w:marLeft w:val="0"/>
                          <w:marRight w:val="0"/>
                          <w:marTop w:val="0"/>
                          <w:marBottom w:val="0"/>
                          <w:divBdr>
                            <w:top w:val="none" w:sz="0" w:space="0" w:color="auto"/>
                            <w:left w:val="none" w:sz="0" w:space="0" w:color="auto"/>
                            <w:bottom w:val="none" w:sz="0" w:space="0" w:color="auto"/>
                            <w:right w:val="none" w:sz="0" w:space="0" w:color="auto"/>
                          </w:divBdr>
                        </w:div>
                      </w:divsChild>
                    </w:div>
                    <w:div w:id="1156338292">
                      <w:marLeft w:val="0"/>
                      <w:marRight w:val="0"/>
                      <w:marTop w:val="0"/>
                      <w:marBottom w:val="0"/>
                      <w:divBdr>
                        <w:top w:val="none" w:sz="0" w:space="0" w:color="auto"/>
                        <w:left w:val="none" w:sz="0" w:space="0" w:color="auto"/>
                        <w:bottom w:val="none" w:sz="0" w:space="0" w:color="auto"/>
                        <w:right w:val="none" w:sz="0" w:space="0" w:color="auto"/>
                      </w:divBdr>
                      <w:divsChild>
                        <w:div w:id="2080781814">
                          <w:marLeft w:val="0"/>
                          <w:marRight w:val="0"/>
                          <w:marTop w:val="0"/>
                          <w:marBottom w:val="0"/>
                          <w:divBdr>
                            <w:top w:val="none" w:sz="0" w:space="0" w:color="auto"/>
                            <w:left w:val="none" w:sz="0" w:space="0" w:color="auto"/>
                            <w:bottom w:val="none" w:sz="0" w:space="0" w:color="auto"/>
                            <w:right w:val="none" w:sz="0" w:space="0" w:color="auto"/>
                          </w:divBdr>
                        </w:div>
                      </w:divsChild>
                    </w:div>
                    <w:div w:id="1290207849">
                      <w:marLeft w:val="0"/>
                      <w:marRight w:val="0"/>
                      <w:marTop w:val="0"/>
                      <w:marBottom w:val="0"/>
                      <w:divBdr>
                        <w:top w:val="none" w:sz="0" w:space="0" w:color="auto"/>
                        <w:left w:val="none" w:sz="0" w:space="0" w:color="auto"/>
                        <w:bottom w:val="none" w:sz="0" w:space="0" w:color="auto"/>
                        <w:right w:val="none" w:sz="0" w:space="0" w:color="auto"/>
                      </w:divBdr>
                      <w:divsChild>
                        <w:div w:id="2110811125">
                          <w:marLeft w:val="0"/>
                          <w:marRight w:val="0"/>
                          <w:marTop w:val="0"/>
                          <w:marBottom w:val="0"/>
                          <w:divBdr>
                            <w:top w:val="none" w:sz="0" w:space="0" w:color="auto"/>
                            <w:left w:val="none" w:sz="0" w:space="0" w:color="auto"/>
                            <w:bottom w:val="none" w:sz="0" w:space="0" w:color="auto"/>
                            <w:right w:val="none" w:sz="0" w:space="0" w:color="auto"/>
                          </w:divBdr>
                        </w:div>
                      </w:divsChild>
                    </w:div>
                    <w:div w:id="1592082385">
                      <w:marLeft w:val="0"/>
                      <w:marRight w:val="0"/>
                      <w:marTop w:val="0"/>
                      <w:marBottom w:val="0"/>
                      <w:divBdr>
                        <w:top w:val="none" w:sz="0" w:space="0" w:color="auto"/>
                        <w:left w:val="none" w:sz="0" w:space="0" w:color="auto"/>
                        <w:bottom w:val="none" w:sz="0" w:space="0" w:color="auto"/>
                        <w:right w:val="none" w:sz="0" w:space="0" w:color="auto"/>
                      </w:divBdr>
                      <w:divsChild>
                        <w:div w:id="1103384187">
                          <w:marLeft w:val="0"/>
                          <w:marRight w:val="0"/>
                          <w:marTop w:val="0"/>
                          <w:marBottom w:val="0"/>
                          <w:divBdr>
                            <w:top w:val="none" w:sz="0" w:space="0" w:color="auto"/>
                            <w:left w:val="none" w:sz="0" w:space="0" w:color="auto"/>
                            <w:bottom w:val="none" w:sz="0" w:space="0" w:color="auto"/>
                            <w:right w:val="none" w:sz="0" w:space="0" w:color="auto"/>
                          </w:divBdr>
                          <w:divsChild>
                            <w:div w:id="1847595595">
                              <w:marLeft w:val="0"/>
                              <w:marRight w:val="0"/>
                              <w:marTop w:val="30"/>
                              <w:marBottom w:val="30"/>
                              <w:divBdr>
                                <w:top w:val="none" w:sz="0" w:space="0" w:color="auto"/>
                                <w:left w:val="none" w:sz="0" w:space="0" w:color="auto"/>
                                <w:bottom w:val="none" w:sz="0" w:space="0" w:color="auto"/>
                                <w:right w:val="none" w:sz="0" w:space="0" w:color="auto"/>
                              </w:divBdr>
                              <w:divsChild>
                                <w:div w:id="465195926">
                                  <w:marLeft w:val="0"/>
                                  <w:marRight w:val="0"/>
                                  <w:marTop w:val="0"/>
                                  <w:marBottom w:val="0"/>
                                  <w:divBdr>
                                    <w:top w:val="none" w:sz="0" w:space="0" w:color="auto"/>
                                    <w:left w:val="none" w:sz="0" w:space="0" w:color="auto"/>
                                    <w:bottom w:val="none" w:sz="0" w:space="0" w:color="auto"/>
                                    <w:right w:val="none" w:sz="0" w:space="0" w:color="auto"/>
                                  </w:divBdr>
                                  <w:divsChild>
                                    <w:div w:id="1280842091">
                                      <w:marLeft w:val="0"/>
                                      <w:marRight w:val="0"/>
                                      <w:marTop w:val="0"/>
                                      <w:marBottom w:val="0"/>
                                      <w:divBdr>
                                        <w:top w:val="none" w:sz="0" w:space="0" w:color="auto"/>
                                        <w:left w:val="none" w:sz="0" w:space="0" w:color="auto"/>
                                        <w:bottom w:val="none" w:sz="0" w:space="0" w:color="auto"/>
                                        <w:right w:val="none" w:sz="0" w:space="0" w:color="auto"/>
                                      </w:divBdr>
                                    </w:div>
                                  </w:divsChild>
                                </w:div>
                                <w:div w:id="1304651411">
                                  <w:marLeft w:val="0"/>
                                  <w:marRight w:val="0"/>
                                  <w:marTop w:val="0"/>
                                  <w:marBottom w:val="0"/>
                                  <w:divBdr>
                                    <w:top w:val="none" w:sz="0" w:space="0" w:color="auto"/>
                                    <w:left w:val="none" w:sz="0" w:space="0" w:color="auto"/>
                                    <w:bottom w:val="none" w:sz="0" w:space="0" w:color="auto"/>
                                    <w:right w:val="none" w:sz="0" w:space="0" w:color="auto"/>
                                  </w:divBdr>
                                  <w:divsChild>
                                    <w:div w:id="18291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107395">
                          <w:marLeft w:val="0"/>
                          <w:marRight w:val="0"/>
                          <w:marTop w:val="0"/>
                          <w:marBottom w:val="0"/>
                          <w:divBdr>
                            <w:top w:val="none" w:sz="0" w:space="0" w:color="auto"/>
                            <w:left w:val="none" w:sz="0" w:space="0" w:color="auto"/>
                            <w:bottom w:val="none" w:sz="0" w:space="0" w:color="auto"/>
                            <w:right w:val="none" w:sz="0" w:space="0" w:color="auto"/>
                          </w:divBdr>
                        </w:div>
                      </w:divsChild>
                    </w:div>
                    <w:div w:id="1683622989">
                      <w:marLeft w:val="0"/>
                      <w:marRight w:val="0"/>
                      <w:marTop w:val="0"/>
                      <w:marBottom w:val="0"/>
                      <w:divBdr>
                        <w:top w:val="none" w:sz="0" w:space="0" w:color="auto"/>
                        <w:left w:val="none" w:sz="0" w:space="0" w:color="auto"/>
                        <w:bottom w:val="none" w:sz="0" w:space="0" w:color="auto"/>
                        <w:right w:val="none" w:sz="0" w:space="0" w:color="auto"/>
                      </w:divBdr>
                      <w:divsChild>
                        <w:div w:id="297298767">
                          <w:marLeft w:val="0"/>
                          <w:marRight w:val="0"/>
                          <w:marTop w:val="0"/>
                          <w:marBottom w:val="0"/>
                          <w:divBdr>
                            <w:top w:val="none" w:sz="0" w:space="0" w:color="auto"/>
                            <w:left w:val="none" w:sz="0" w:space="0" w:color="auto"/>
                            <w:bottom w:val="none" w:sz="0" w:space="0" w:color="auto"/>
                            <w:right w:val="none" w:sz="0" w:space="0" w:color="auto"/>
                          </w:divBdr>
                        </w:div>
                      </w:divsChild>
                    </w:div>
                    <w:div w:id="1777096630">
                      <w:marLeft w:val="0"/>
                      <w:marRight w:val="0"/>
                      <w:marTop w:val="0"/>
                      <w:marBottom w:val="0"/>
                      <w:divBdr>
                        <w:top w:val="none" w:sz="0" w:space="0" w:color="auto"/>
                        <w:left w:val="none" w:sz="0" w:space="0" w:color="auto"/>
                        <w:bottom w:val="none" w:sz="0" w:space="0" w:color="auto"/>
                        <w:right w:val="none" w:sz="0" w:space="0" w:color="auto"/>
                      </w:divBdr>
                      <w:divsChild>
                        <w:div w:id="1384209881">
                          <w:marLeft w:val="0"/>
                          <w:marRight w:val="0"/>
                          <w:marTop w:val="0"/>
                          <w:marBottom w:val="0"/>
                          <w:divBdr>
                            <w:top w:val="none" w:sz="0" w:space="0" w:color="auto"/>
                            <w:left w:val="none" w:sz="0" w:space="0" w:color="auto"/>
                            <w:bottom w:val="none" w:sz="0" w:space="0" w:color="auto"/>
                            <w:right w:val="none" w:sz="0" w:space="0" w:color="auto"/>
                          </w:divBdr>
                        </w:div>
                      </w:divsChild>
                    </w:div>
                    <w:div w:id="1931547033">
                      <w:marLeft w:val="0"/>
                      <w:marRight w:val="0"/>
                      <w:marTop w:val="0"/>
                      <w:marBottom w:val="0"/>
                      <w:divBdr>
                        <w:top w:val="none" w:sz="0" w:space="0" w:color="auto"/>
                        <w:left w:val="none" w:sz="0" w:space="0" w:color="auto"/>
                        <w:bottom w:val="none" w:sz="0" w:space="0" w:color="auto"/>
                        <w:right w:val="none" w:sz="0" w:space="0" w:color="auto"/>
                      </w:divBdr>
                      <w:divsChild>
                        <w:div w:id="1409033321">
                          <w:marLeft w:val="0"/>
                          <w:marRight w:val="0"/>
                          <w:marTop w:val="0"/>
                          <w:marBottom w:val="0"/>
                          <w:divBdr>
                            <w:top w:val="none" w:sz="0" w:space="0" w:color="auto"/>
                            <w:left w:val="none" w:sz="0" w:space="0" w:color="auto"/>
                            <w:bottom w:val="none" w:sz="0" w:space="0" w:color="auto"/>
                            <w:right w:val="none" w:sz="0" w:space="0" w:color="auto"/>
                          </w:divBdr>
                        </w:div>
                      </w:divsChild>
                    </w:div>
                    <w:div w:id="2035643142">
                      <w:marLeft w:val="0"/>
                      <w:marRight w:val="0"/>
                      <w:marTop w:val="0"/>
                      <w:marBottom w:val="0"/>
                      <w:divBdr>
                        <w:top w:val="none" w:sz="0" w:space="0" w:color="auto"/>
                        <w:left w:val="none" w:sz="0" w:space="0" w:color="auto"/>
                        <w:bottom w:val="none" w:sz="0" w:space="0" w:color="auto"/>
                        <w:right w:val="none" w:sz="0" w:space="0" w:color="auto"/>
                      </w:divBdr>
                      <w:divsChild>
                        <w:div w:id="209808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185964">
              <w:marLeft w:val="0"/>
              <w:marRight w:val="0"/>
              <w:marTop w:val="0"/>
              <w:marBottom w:val="0"/>
              <w:divBdr>
                <w:top w:val="none" w:sz="0" w:space="0" w:color="auto"/>
                <w:left w:val="none" w:sz="0" w:space="0" w:color="auto"/>
                <w:bottom w:val="none" w:sz="0" w:space="0" w:color="auto"/>
                <w:right w:val="none" w:sz="0" w:space="0" w:color="auto"/>
              </w:divBdr>
            </w:div>
          </w:divsChild>
        </w:div>
        <w:div w:id="1773238423">
          <w:marLeft w:val="0"/>
          <w:marRight w:val="0"/>
          <w:marTop w:val="0"/>
          <w:marBottom w:val="0"/>
          <w:divBdr>
            <w:top w:val="none" w:sz="0" w:space="0" w:color="auto"/>
            <w:left w:val="none" w:sz="0" w:space="0" w:color="auto"/>
            <w:bottom w:val="none" w:sz="0" w:space="0" w:color="auto"/>
            <w:right w:val="none" w:sz="0" w:space="0" w:color="auto"/>
          </w:divBdr>
          <w:divsChild>
            <w:div w:id="1272858622">
              <w:marLeft w:val="0"/>
              <w:marRight w:val="0"/>
              <w:marTop w:val="0"/>
              <w:marBottom w:val="0"/>
              <w:divBdr>
                <w:top w:val="none" w:sz="0" w:space="0" w:color="auto"/>
                <w:left w:val="none" w:sz="0" w:space="0" w:color="auto"/>
                <w:bottom w:val="none" w:sz="0" w:space="0" w:color="auto"/>
                <w:right w:val="none" w:sz="0" w:space="0" w:color="auto"/>
              </w:divBdr>
            </w:div>
          </w:divsChild>
        </w:div>
        <w:div w:id="1990861304">
          <w:marLeft w:val="0"/>
          <w:marRight w:val="0"/>
          <w:marTop w:val="0"/>
          <w:marBottom w:val="0"/>
          <w:divBdr>
            <w:top w:val="none" w:sz="0" w:space="0" w:color="auto"/>
            <w:left w:val="none" w:sz="0" w:space="0" w:color="auto"/>
            <w:bottom w:val="none" w:sz="0" w:space="0" w:color="auto"/>
            <w:right w:val="none" w:sz="0" w:space="0" w:color="auto"/>
          </w:divBdr>
          <w:divsChild>
            <w:div w:id="346446714">
              <w:marLeft w:val="0"/>
              <w:marRight w:val="0"/>
              <w:marTop w:val="0"/>
              <w:marBottom w:val="0"/>
              <w:divBdr>
                <w:top w:val="none" w:sz="0" w:space="0" w:color="auto"/>
                <w:left w:val="none" w:sz="0" w:space="0" w:color="auto"/>
                <w:bottom w:val="none" w:sz="0" w:space="0" w:color="auto"/>
                <w:right w:val="none" w:sz="0" w:space="0" w:color="auto"/>
              </w:divBdr>
            </w:div>
            <w:div w:id="1249776545">
              <w:marLeft w:val="0"/>
              <w:marRight w:val="0"/>
              <w:marTop w:val="0"/>
              <w:marBottom w:val="0"/>
              <w:divBdr>
                <w:top w:val="none" w:sz="0" w:space="0" w:color="auto"/>
                <w:left w:val="none" w:sz="0" w:space="0" w:color="auto"/>
                <w:bottom w:val="none" w:sz="0" w:space="0" w:color="auto"/>
                <w:right w:val="none" w:sz="0" w:space="0" w:color="auto"/>
              </w:divBdr>
              <w:divsChild>
                <w:div w:id="151217051">
                  <w:marLeft w:val="0"/>
                  <w:marRight w:val="0"/>
                  <w:marTop w:val="30"/>
                  <w:marBottom w:val="30"/>
                  <w:divBdr>
                    <w:top w:val="none" w:sz="0" w:space="0" w:color="auto"/>
                    <w:left w:val="none" w:sz="0" w:space="0" w:color="auto"/>
                    <w:bottom w:val="none" w:sz="0" w:space="0" w:color="auto"/>
                    <w:right w:val="none" w:sz="0" w:space="0" w:color="auto"/>
                  </w:divBdr>
                  <w:divsChild>
                    <w:div w:id="878853878">
                      <w:marLeft w:val="0"/>
                      <w:marRight w:val="0"/>
                      <w:marTop w:val="0"/>
                      <w:marBottom w:val="0"/>
                      <w:divBdr>
                        <w:top w:val="none" w:sz="0" w:space="0" w:color="auto"/>
                        <w:left w:val="none" w:sz="0" w:space="0" w:color="auto"/>
                        <w:bottom w:val="none" w:sz="0" w:space="0" w:color="auto"/>
                        <w:right w:val="none" w:sz="0" w:space="0" w:color="auto"/>
                      </w:divBdr>
                      <w:divsChild>
                        <w:div w:id="521093142">
                          <w:marLeft w:val="0"/>
                          <w:marRight w:val="0"/>
                          <w:marTop w:val="0"/>
                          <w:marBottom w:val="0"/>
                          <w:divBdr>
                            <w:top w:val="none" w:sz="0" w:space="0" w:color="auto"/>
                            <w:left w:val="none" w:sz="0" w:space="0" w:color="auto"/>
                            <w:bottom w:val="none" w:sz="0" w:space="0" w:color="auto"/>
                            <w:right w:val="none" w:sz="0" w:space="0" w:color="auto"/>
                          </w:divBdr>
                        </w:div>
                      </w:divsChild>
                    </w:div>
                    <w:div w:id="1314219561">
                      <w:marLeft w:val="0"/>
                      <w:marRight w:val="0"/>
                      <w:marTop w:val="0"/>
                      <w:marBottom w:val="0"/>
                      <w:divBdr>
                        <w:top w:val="none" w:sz="0" w:space="0" w:color="auto"/>
                        <w:left w:val="none" w:sz="0" w:space="0" w:color="auto"/>
                        <w:bottom w:val="none" w:sz="0" w:space="0" w:color="auto"/>
                        <w:right w:val="none" w:sz="0" w:space="0" w:color="auto"/>
                      </w:divBdr>
                      <w:divsChild>
                        <w:div w:id="411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723528">
      <w:bodyDiv w:val="1"/>
      <w:marLeft w:val="0"/>
      <w:marRight w:val="0"/>
      <w:marTop w:val="0"/>
      <w:marBottom w:val="0"/>
      <w:divBdr>
        <w:top w:val="none" w:sz="0" w:space="0" w:color="auto"/>
        <w:left w:val="none" w:sz="0" w:space="0" w:color="auto"/>
        <w:bottom w:val="none" w:sz="0" w:space="0" w:color="auto"/>
        <w:right w:val="none" w:sz="0" w:space="0" w:color="auto"/>
      </w:divBdr>
      <w:divsChild>
        <w:div w:id="81535717">
          <w:marLeft w:val="0"/>
          <w:marRight w:val="0"/>
          <w:marTop w:val="0"/>
          <w:marBottom w:val="0"/>
          <w:divBdr>
            <w:top w:val="none" w:sz="0" w:space="0" w:color="auto"/>
            <w:left w:val="none" w:sz="0" w:space="0" w:color="auto"/>
            <w:bottom w:val="none" w:sz="0" w:space="0" w:color="auto"/>
            <w:right w:val="none" w:sz="0" w:space="0" w:color="auto"/>
          </w:divBdr>
          <w:divsChild>
            <w:div w:id="715086708">
              <w:marLeft w:val="0"/>
              <w:marRight w:val="0"/>
              <w:marTop w:val="0"/>
              <w:marBottom w:val="0"/>
              <w:divBdr>
                <w:top w:val="none" w:sz="0" w:space="0" w:color="auto"/>
                <w:left w:val="none" w:sz="0" w:space="0" w:color="auto"/>
                <w:bottom w:val="none" w:sz="0" w:space="0" w:color="auto"/>
                <w:right w:val="none" w:sz="0" w:space="0" w:color="auto"/>
              </w:divBdr>
            </w:div>
          </w:divsChild>
        </w:div>
        <w:div w:id="111291421">
          <w:marLeft w:val="0"/>
          <w:marRight w:val="0"/>
          <w:marTop w:val="0"/>
          <w:marBottom w:val="0"/>
          <w:divBdr>
            <w:top w:val="none" w:sz="0" w:space="0" w:color="auto"/>
            <w:left w:val="none" w:sz="0" w:space="0" w:color="auto"/>
            <w:bottom w:val="none" w:sz="0" w:space="0" w:color="auto"/>
            <w:right w:val="none" w:sz="0" w:space="0" w:color="auto"/>
          </w:divBdr>
          <w:divsChild>
            <w:div w:id="99641548">
              <w:marLeft w:val="0"/>
              <w:marRight w:val="0"/>
              <w:marTop w:val="0"/>
              <w:marBottom w:val="0"/>
              <w:divBdr>
                <w:top w:val="none" w:sz="0" w:space="0" w:color="auto"/>
                <w:left w:val="none" w:sz="0" w:space="0" w:color="auto"/>
                <w:bottom w:val="none" w:sz="0" w:space="0" w:color="auto"/>
                <w:right w:val="none" w:sz="0" w:space="0" w:color="auto"/>
              </w:divBdr>
            </w:div>
          </w:divsChild>
        </w:div>
        <w:div w:id="245965593">
          <w:marLeft w:val="0"/>
          <w:marRight w:val="0"/>
          <w:marTop w:val="0"/>
          <w:marBottom w:val="0"/>
          <w:divBdr>
            <w:top w:val="none" w:sz="0" w:space="0" w:color="auto"/>
            <w:left w:val="none" w:sz="0" w:space="0" w:color="auto"/>
            <w:bottom w:val="none" w:sz="0" w:space="0" w:color="auto"/>
            <w:right w:val="none" w:sz="0" w:space="0" w:color="auto"/>
          </w:divBdr>
          <w:divsChild>
            <w:div w:id="401027699">
              <w:marLeft w:val="0"/>
              <w:marRight w:val="0"/>
              <w:marTop w:val="0"/>
              <w:marBottom w:val="0"/>
              <w:divBdr>
                <w:top w:val="none" w:sz="0" w:space="0" w:color="auto"/>
                <w:left w:val="none" w:sz="0" w:space="0" w:color="auto"/>
                <w:bottom w:val="none" w:sz="0" w:space="0" w:color="auto"/>
                <w:right w:val="none" w:sz="0" w:space="0" w:color="auto"/>
              </w:divBdr>
            </w:div>
          </w:divsChild>
        </w:div>
        <w:div w:id="738164525">
          <w:marLeft w:val="0"/>
          <w:marRight w:val="0"/>
          <w:marTop w:val="0"/>
          <w:marBottom w:val="0"/>
          <w:divBdr>
            <w:top w:val="none" w:sz="0" w:space="0" w:color="auto"/>
            <w:left w:val="none" w:sz="0" w:space="0" w:color="auto"/>
            <w:bottom w:val="none" w:sz="0" w:space="0" w:color="auto"/>
            <w:right w:val="none" w:sz="0" w:space="0" w:color="auto"/>
          </w:divBdr>
          <w:divsChild>
            <w:div w:id="498426868">
              <w:marLeft w:val="0"/>
              <w:marRight w:val="0"/>
              <w:marTop w:val="0"/>
              <w:marBottom w:val="0"/>
              <w:divBdr>
                <w:top w:val="none" w:sz="0" w:space="0" w:color="auto"/>
                <w:left w:val="none" w:sz="0" w:space="0" w:color="auto"/>
                <w:bottom w:val="none" w:sz="0" w:space="0" w:color="auto"/>
                <w:right w:val="none" w:sz="0" w:space="0" w:color="auto"/>
              </w:divBdr>
            </w:div>
          </w:divsChild>
        </w:div>
        <w:div w:id="989291264">
          <w:marLeft w:val="0"/>
          <w:marRight w:val="0"/>
          <w:marTop w:val="0"/>
          <w:marBottom w:val="0"/>
          <w:divBdr>
            <w:top w:val="none" w:sz="0" w:space="0" w:color="auto"/>
            <w:left w:val="none" w:sz="0" w:space="0" w:color="auto"/>
            <w:bottom w:val="none" w:sz="0" w:space="0" w:color="auto"/>
            <w:right w:val="none" w:sz="0" w:space="0" w:color="auto"/>
          </w:divBdr>
          <w:divsChild>
            <w:div w:id="196968128">
              <w:marLeft w:val="0"/>
              <w:marRight w:val="0"/>
              <w:marTop w:val="0"/>
              <w:marBottom w:val="0"/>
              <w:divBdr>
                <w:top w:val="none" w:sz="0" w:space="0" w:color="auto"/>
                <w:left w:val="none" w:sz="0" w:space="0" w:color="auto"/>
                <w:bottom w:val="none" w:sz="0" w:space="0" w:color="auto"/>
                <w:right w:val="none" w:sz="0" w:space="0" w:color="auto"/>
              </w:divBdr>
            </w:div>
          </w:divsChild>
        </w:div>
        <w:div w:id="1403482918">
          <w:marLeft w:val="0"/>
          <w:marRight w:val="0"/>
          <w:marTop w:val="0"/>
          <w:marBottom w:val="0"/>
          <w:divBdr>
            <w:top w:val="none" w:sz="0" w:space="0" w:color="auto"/>
            <w:left w:val="none" w:sz="0" w:space="0" w:color="auto"/>
            <w:bottom w:val="none" w:sz="0" w:space="0" w:color="auto"/>
            <w:right w:val="none" w:sz="0" w:space="0" w:color="auto"/>
          </w:divBdr>
          <w:divsChild>
            <w:div w:id="2030834218">
              <w:marLeft w:val="0"/>
              <w:marRight w:val="0"/>
              <w:marTop w:val="0"/>
              <w:marBottom w:val="0"/>
              <w:divBdr>
                <w:top w:val="none" w:sz="0" w:space="0" w:color="auto"/>
                <w:left w:val="none" w:sz="0" w:space="0" w:color="auto"/>
                <w:bottom w:val="none" w:sz="0" w:space="0" w:color="auto"/>
                <w:right w:val="none" w:sz="0" w:space="0" w:color="auto"/>
              </w:divBdr>
            </w:div>
          </w:divsChild>
        </w:div>
        <w:div w:id="1613897897">
          <w:marLeft w:val="0"/>
          <w:marRight w:val="0"/>
          <w:marTop w:val="0"/>
          <w:marBottom w:val="0"/>
          <w:divBdr>
            <w:top w:val="none" w:sz="0" w:space="0" w:color="auto"/>
            <w:left w:val="none" w:sz="0" w:space="0" w:color="auto"/>
            <w:bottom w:val="none" w:sz="0" w:space="0" w:color="auto"/>
            <w:right w:val="none" w:sz="0" w:space="0" w:color="auto"/>
          </w:divBdr>
          <w:divsChild>
            <w:div w:id="512384656">
              <w:marLeft w:val="0"/>
              <w:marRight w:val="0"/>
              <w:marTop w:val="0"/>
              <w:marBottom w:val="0"/>
              <w:divBdr>
                <w:top w:val="none" w:sz="0" w:space="0" w:color="auto"/>
                <w:left w:val="none" w:sz="0" w:space="0" w:color="auto"/>
                <w:bottom w:val="none" w:sz="0" w:space="0" w:color="auto"/>
                <w:right w:val="none" w:sz="0" w:space="0" w:color="auto"/>
              </w:divBdr>
            </w:div>
          </w:divsChild>
        </w:div>
        <w:div w:id="1700355022">
          <w:marLeft w:val="0"/>
          <w:marRight w:val="0"/>
          <w:marTop w:val="0"/>
          <w:marBottom w:val="0"/>
          <w:divBdr>
            <w:top w:val="none" w:sz="0" w:space="0" w:color="auto"/>
            <w:left w:val="none" w:sz="0" w:space="0" w:color="auto"/>
            <w:bottom w:val="none" w:sz="0" w:space="0" w:color="auto"/>
            <w:right w:val="none" w:sz="0" w:space="0" w:color="auto"/>
          </w:divBdr>
          <w:divsChild>
            <w:div w:id="1090588319">
              <w:marLeft w:val="0"/>
              <w:marRight w:val="0"/>
              <w:marTop w:val="0"/>
              <w:marBottom w:val="0"/>
              <w:divBdr>
                <w:top w:val="none" w:sz="0" w:space="0" w:color="auto"/>
                <w:left w:val="none" w:sz="0" w:space="0" w:color="auto"/>
                <w:bottom w:val="none" w:sz="0" w:space="0" w:color="auto"/>
                <w:right w:val="none" w:sz="0" w:space="0" w:color="auto"/>
              </w:divBdr>
              <w:divsChild>
                <w:div w:id="1434126872">
                  <w:marLeft w:val="0"/>
                  <w:marRight w:val="0"/>
                  <w:marTop w:val="30"/>
                  <w:marBottom w:val="30"/>
                  <w:divBdr>
                    <w:top w:val="none" w:sz="0" w:space="0" w:color="auto"/>
                    <w:left w:val="none" w:sz="0" w:space="0" w:color="auto"/>
                    <w:bottom w:val="none" w:sz="0" w:space="0" w:color="auto"/>
                    <w:right w:val="none" w:sz="0" w:space="0" w:color="auto"/>
                  </w:divBdr>
                  <w:divsChild>
                    <w:div w:id="482740953">
                      <w:marLeft w:val="0"/>
                      <w:marRight w:val="0"/>
                      <w:marTop w:val="0"/>
                      <w:marBottom w:val="0"/>
                      <w:divBdr>
                        <w:top w:val="none" w:sz="0" w:space="0" w:color="auto"/>
                        <w:left w:val="none" w:sz="0" w:space="0" w:color="auto"/>
                        <w:bottom w:val="none" w:sz="0" w:space="0" w:color="auto"/>
                        <w:right w:val="none" w:sz="0" w:space="0" w:color="auto"/>
                      </w:divBdr>
                      <w:divsChild>
                        <w:div w:id="1609267476">
                          <w:marLeft w:val="0"/>
                          <w:marRight w:val="0"/>
                          <w:marTop w:val="0"/>
                          <w:marBottom w:val="0"/>
                          <w:divBdr>
                            <w:top w:val="none" w:sz="0" w:space="0" w:color="auto"/>
                            <w:left w:val="none" w:sz="0" w:space="0" w:color="auto"/>
                            <w:bottom w:val="none" w:sz="0" w:space="0" w:color="auto"/>
                            <w:right w:val="none" w:sz="0" w:space="0" w:color="auto"/>
                          </w:divBdr>
                        </w:div>
                      </w:divsChild>
                    </w:div>
                    <w:div w:id="1728067775">
                      <w:marLeft w:val="0"/>
                      <w:marRight w:val="0"/>
                      <w:marTop w:val="0"/>
                      <w:marBottom w:val="0"/>
                      <w:divBdr>
                        <w:top w:val="none" w:sz="0" w:space="0" w:color="auto"/>
                        <w:left w:val="none" w:sz="0" w:space="0" w:color="auto"/>
                        <w:bottom w:val="none" w:sz="0" w:space="0" w:color="auto"/>
                        <w:right w:val="none" w:sz="0" w:space="0" w:color="auto"/>
                      </w:divBdr>
                      <w:divsChild>
                        <w:div w:id="8548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706730">
              <w:marLeft w:val="0"/>
              <w:marRight w:val="0"/>
              <w:marTop w:val="0"/>
              <w:marBottom w:val="0"/>
              <w:divBdr>
                <w:top w:val="none" w:sz="0" w:space="0" w:color="auto"/>
                <w:left w:val="none" w:sz="0" w:space="0" w:color="auto"/>
                <w:bottom w:val="none" w:sz="0" w:space="0" w:color="auto"/>
                <w:right w:val="none" w:sz="0" w:space="0" w:color="auto"/>
              </w:divBdr>
            </w:div>
          </w:divsChild>
        </w:div>
        <w:div w:id="1794055387">
          <w:marLeft w:val="0"/>
          <w:marRight w:val="0"/>
          <w:marTop w:val="0"/>
          <w:marBottom w:val="0"/>
          <w:divBdr>
            <w:top w:val="none" w:sz="0" w:space="0" w:color="auto"/>
            <w:left w:val="none" w:sz="0" w:space="0" w:color="auto"/>
            <w:bottom w:val="none" w:sz="0" w:space="0" w:color="auto"/>
            <w:right w:val="none" w:sz="0" w:space="0" w:color="auto"/>
          </w:divBdr>
          <w:divsChild>
            <w:div w:id="879047109">
              <w:marLeft w:val="0"/>
              <w:marRight w:val="0"/>
              <w:marTop w:val="0"/>
              <w:marBottom w:val="0"/>
              <w:divBdr>
                <w:top w:val="none" w:sz="0" w:space="0" w:color="auto"/>
                <w:left w:val="none" w:sz="0" w:space="0" w:color="auto"/>
                <w:bottom w:val="none" w:sz="0" w:space="0" w:color="auto"/>
                <w:right w:val="none" w:sz="0" w:space="0" w:color="auto"/>
              </w:divBdr>
            </w:div>
            <w:div w:id="906962684">
              <w:marLeft w:val="0"/>
              <w:marRight w:val="0"/>
              <w:marTop w:val="0"/>
              <w:marBottom w:val="0"/>
              <w:divBdr>
                <w:top w:val="none" w:sz="0" w:space="0" w:color="auto"/>
                <w:left w:val="none" w:sz="0" w:space="0" w:color="auto"/>
                <w:bottom w:val="none" w:sz="0" w:space="0" w:color="auto"/>
                <w:right w:val="none" w:sz="0" w:space="0" w:color="auto"/>
              </w:divBdr>
              <w:divsChild>
                <w:div w:id="316809840">
                  <w:marLeft w:val="0"/>
                  <w:marRight w:val="0"/>
                  <w:marTop w:val="30"/>
                  <w:marBottom w:val="30"/>
                  <w:divBdr>
                    <w:top w:val="none" w:sz="0" w:space="0" w:color="auto"/>
                    <w:left w:val="none" w:sz="0" w:space="0" w:color="auto"/>
                    <w:bottom w:val="none" w:sz="0" w:space="0" w:color="auto"/>
                    <w:right w:val="none" w:sz="0" w:space="0" w:color="auto"/>
                  </w:divBdr>
                  <w:divsChild>
                    <w:div w:id="175079291">
                      <w:marLeft w:val="0"/>
                      <w:marRight w:val="0"/>
                      <w:marTop w:val="0"/>
                      <w:marBottom w:val="0"/>
                      <w:divBdr>
                        <w:top w:val="none" w:sz="0" w:space="0" w:color="auto"/>
                        <w:left w:val="none" w:sz="0" w:space="0" w:color="auto"/>
                        <w:bottom w:val="none" w:sz="0" w:space="0" w:color="auto"/>
                        <w:right w:val="none" w:sz="0" w:space="0" w:color="auto"/>
                      </w:divBdr>
                      <w:divsChild>
                        <w:div w:id="1130439906">
                          <w:marLeft w:val="0"/>
                          <w:marRight w:val="0"/>
                          <w:marTop w:val="0"/>
                          <w:marBottom w:val="0"/>
                          <w:divBdr>
                            <w:top w:val="none" w:sz="0" w:space="0" w:color="auto"/>
                            <w:left w:val="none" w:sz="0" w:space="0" w:color="auto"/>
                            <w:bottom w:val="none" w:sz="0" w:space="0" w:color="auto"/>
                            <w:right w:val="none" w:sz="0" w:space="0" w:color="auto"/>
                          </w:divBdr>
                        </w:div>
                      </w:divsChild>
                    </w:div>
                    <w:div w:id="558789609">
                      <w:marLeft w:val="0"/>
                      <w:marRight w:val="0"/>
                      <w:marTop w:val="0"/>
                      <w:marBottom w:val="0"/>
                      <w:divBdr>
                        <w:top w:val="none" w:sz="0" w:space="0" w:color="auto"/>
                        <w:left w:val="none" w:sz="0" w:space="0" w:color="auto"/>
                        <w:bottom w:val="none" w:sz="0" w:space="0" w:color="auto"/>
                        <w:right w:val="none" w:sz="0" w:space="0" w:color="auto"/>
                      </w:divBdr>
                      <w:divsChild>
                        <w:div w:id="2099863583">
                          <w:marLeft w:val="0"/>
                          <w:marRight w:val="0"/>
                          <w:marTop w:val="0"/>
                          <w:marBottom w:val="0"/>
                          <w:divBdr>
                            <w:top w:val="none" w:sz="0" w:space="0" w:color="auto"/>
                            <w:left w:val="none" w:sz="0" w:space="0" w:color="auto"/>
                            <w:bottom w:val="none" w:sz="0" w:space="0" w:color="auto"/>
                            <w:right w:val="none" w:sz="0" w:space="0" w:color="auto"/>
                          </w:divBdr>
                        </w:div>
                      </w:divsChild>
                    </w:div>
                    <w:div w:id="669674876">
                      <w:marLeft w:val="0"/>
                      <w:marRight w:val="0"/>
                      <w:marTop w:val="0"/>
                      <w:marBottom w:val="0"/>
                      <w:divBdr>
                        <w:top w:val="none" w:sz="0" w:space="0" w:color="auto"/>
                        <w:left w:val="none" w:sz="0" w:space="0" w:color="auto"/>
                        <w:bottom w:val="none" w:sz="0" w:space="0" w:color="auto"/>
                        <w:right w:val="none" w:sz="0" w:space="0" w:color="auto"/>
                      </w:divBdr>
                      <w:divsChild>
                        <w:div w:id="1127699046">
                          <w:marLeft w:val="0"/>
                          <w:marRight w:val="0"/>
                          <w:marTop w:val="0"/>
                          <w:marBottom w:val="0"/>
                          <w:divBdr>
                            <w:top w:val="none" w:sz="0" w:space="0" w:color="auto"/>
                            <w:left w:val="none" w:sz="0" w:space="0" w:color="auto"/>
                            <w:bottom w:val="none" w:sz="0" w:space="0" w:color="auto"/>
                            <w:right w:val="none" w:sz="0" w:space="0" w:color="auto"/>
                          </w:divBdr>
                        </w:div>
                      </w:divsChild>
                    </w:div>
                    <w:div w:id="1159153944">
                      <w:marLeft w:val="0"/>
                      <w:marRight w:val="0"/>
                      <w:marTop w:val="0"/>
                      <w:marBottom w:val="0"/>
                      <w:divBdr>
                        <w:top w:val="none" w:sz="0" w:space="0" w:color="auto"/>
                        <w:left w:val="none" w:sz="0" w:space="0" w:color="auto"/>
                        <w:bottom w:val="none" w:sz="0" w:space="0" w:color="auto"/>
                        <w:right w:val="none" w:sz="0" w:space="0" w:color="auto"/>
                      </w:divBdr>
                      <w:divsChild>
                        <w:div w:id="1287928447">
                          <w:marLeft w:val="0"/>
                          <w:marRight w:val="0"/>
                          <w:marTop w:val="0"/>
                          <w:marBottom w:val="0"/>
                          <w:divBdr>
                            <w:top w:val="none" w:sz="0" w:space="0" w:color="auto"/>
                            <w:left w:val="none" w:sz="0" w:space="0" w:color="auto"/>
                            <w:bottom w:val="none" w:sz="0" w:space="0" w:color="auto"/>
                            <w:right w:val="none" w:sz="0" w:space="0" w:color="auto"/>
                          </w:divBdr>
                        </w:div>
                      </w:divsChild>
                    </w:div>
                    <w:div w:id="1392541613">
                      <w:marLeft w:val="0"/>
                      <w:marRight w:val="0"/>
                      <w:marTop w:val="0"/>
                      <w:marBottom w:val="0"/>
                      <w:divBdr>
                        <w:top w:val="none" w:sz="0" w:space="0" w:color="auto"/>
                        <w:left w:val="none" w:sz="0" w:space="0" w:color="auto"/>
                        <w:bottom w:val="none" w:sz="0" w:space="0" w:color="auto"/>
                        <w:right w:val="none" w:sz="0" w:space="0" w:color="auto"/>
                      </w:divBdr>
                      <w:divsChild>
                        <w:div w:id="279068058">
                          <w:marLeft w:val="0"/>
                          <w:marRight w:val="0"/>
                          <w:marTop w:val="0"/>
                          <w:marBottom w:val="0"/>
                          <w:divBdr>
                            <w:top w:val="none" w:sz="0" w:space="0" w:color="auto"/>
                            <w:left w:val="none" w:sz="0" w:space="0" w:color="auto"/>
                            <w:bottom w:val="none" w:sz="0" w:space="0" w:color="auto"/>
                            <w:right w:val="none" w:sz="0" w:space="0" w:color="auto"/>
                          </w:divBdr>
                        </w:div>
                      </w:divsChild>
                    </w:div>
                    <w:div w:id="1798599895">
                      <w:marLeft w:val="0"/>
                      <w:marRight w:val="0"/>
                      <w:marTop w:val="0"/>
                      <w:marBottom w:val="0"/>
                      <w:divBdr>
                        <w:top w:val="none" w:sz="0" w:space="0" w:color="auto"/>
                        <w:left w:val="none" w:sz="0" w:space="0" w:color="auto"/>
                        <w:bottom w:val="none" w:sz="0" w:space="0" w:color="auto"/>
                        <w:right w:val="none" w:sz="0" w:space="0" w:color="auto"/>
                      </w:divBdr>
                      <w:divsChild>
                        <w:div w:id="11822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070927">
          <w:marLeft w:val="0"/>
          <w:marRight w:val="0"/>
          <w:marTop w:val="0"/>
          <w:marBottom w:val="0"/>
          <w:divBdr>
            <w:top w:val="none" w:sz="0" w:space="0" w:color="auto"/>
            <w:left w:val="none" w:sz="0" w:space="0" w:color="auto"/>
            <w:bottom w:val="none" w:sz="0" w:space="0" w:color="auto"/>
            <w:right w:val="none" w:sz="0" w:space="0" w:color="auto"/>
          </w:divBdr>
          <w:divsChild>
            <w:div w:id="80832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28663">
      <w:bodyDiv w:val="1"/>
      <w:marLeft w:val="0"/>
      <w:marRight w:val="0"/>
      <w:marTop w:val="0"/>
      <w:marBottom w:val="0"/>
      <w:divBdr>
        <w:top w:val="none" w:sz="0" w:space="0" w:color="auto"/>
        <w:left w:val="none" w:sz="0" w:space="0" w:color="auto"/>
        <w:bottom w:val="none" w:sz="0" w:space="0" w:color="auto"/>
        <w:right w:val="none" w:sz="0" w:space="0" w:color="auto"/>
      </w:divBdr>
      <w:divsChild>
        <w:div w:id="503857124">
          <w:marLeft w:val="0"/>
          <w:marRight w:val="0"/>
          <w:marTop w:val="0"/>
          <w:marBottom w:val="0"/>
          <w:divBdr>
            <w:top w:val="none" w:sz="0" w:space="0" w:color="auto"/>
            <w:left w:val="none" w:sz="0" w:space="0" w:color="auto"/>
            <w:bottom w:val="none" w:sz="0" w:space="0" w:color="auto"/>
            <w:right w:val="none" w:sz="0" w:space="0" w:color="auto"/>
          </w:divBdr>
        </w:div>
        <w:div w:id="560992070">
          <w:marLeft w:val="0"/>
          <w:marRight w:val="0"/>
          <w:marTop w:val="0"/>
          <w:marBottom w:val="0"/>
          <w:divBdr>
            <w:top w:val="none" w:sz="0" w:space="0" w:color="auto"/>
            <w:left w:val="none" w:sz="0" w:space="0" w:color="auto"/>
            <w:bottom w:val="none" w:sz="0" w:space="0" w:color="auto"/>
            <w:right w:val="none" w:sz="0" w:space="0" w:color="auto"/>
          </w:divBdr>
        </w:div>
        <w:div w:id="791750893">
          <w:marLeft w:val="0"/>
          <w:marRight w:val="0"/>
          <w:marTop w:val="0"/>
          <w:marBottom w:val="0"/>
          <w:divBdr>
            <w:top w:val="none" w:sz="0" w:space="0" w:color="auto"/>
            <w:left w:val="none" w:sz="0" w:space="0" w:color="auto"/>
            <w:bottom w:val="none" w:sz="0" w:space="0" w:color="auto"/>
            <w:right w:val="none" w:sz="0" w:space="0" w:color="auto"/>
          </w:divBdr>
        </w:div>
        <w:div w:id="797801285">
          <w:marLeft w:val="0"/>
          <w:marRight w:val="0"/>
          <w:marTop w:val="0"/>
          <w:marBottom w:val="0"/>
          <w:divBdr>
            <w:top w:val="none" w:sz="0" w:space="0" w:color="auto"/>
            <w:left w:val="none" w:sz="0" w:space="0" w:color="auto"/>
            <w:bottom w:val="none" w:sz="0" w:space="0" w:color="auto"/>
            <w:right w:val="none" w:sz="0" w:space="0" w:color="auto"/>
          </w:divBdr>
        </w:div>
      </w:divsChild>
    </w:div>
    <w:div w:id="282347258">
      <w:bodyDiv w:val="1"/>
      <w:marLeft w:val="0"/>
      <w:marRight w:val="0"/>
      <w:marTop w:val="0"/>
      <w:marBottom w:val="0"/>
      <w:divBdr>
        <w:top w:val="none" w:sz="0" w:space="0" w:color="auto"/>
        <w:left w:val="none" w:sz="0" w:space="0" w:color="auto"/>
        <w:bottom w:val="none" w:sz="0" w:space="0" w:color="auto"/>
        <w:right w:val="none" w:sz="0" w:space="0" w:color="auto"/>
      </w:divBdr>
      <w:divsChild>
        <w:div w:id="164518308">
          <w:marLeft w:val="0"/>
          <w:marRight w:val="0"/>
          <w:marTop w:val="0"/>
          <w:marBottom w:val="0"/>
          <w:divBdr>
            <w:top w:val="none" w:sz="0" w:space="0" w:color="auto"/>
            <w:left w:val="none" w:sz="0" w:space="0" w:color="auto"/>
            <w:bottom w:val="none" w:sz="0" w:space="0" w:color="auto"/>
            <w:right w:val="none" w:sz="0" w:space="0" w:color="auto"/>
          </w:divBdr>
          <w:divsChild>
            <w:div w:id="578708737">
              <w:marLeft w:val="0"/>
              <w:marRight w:val="0"/>
              <w:marTop w:val="0"/>
              <w:marBottom w:val="0"/>
              <w:divBdr>
                <w:top w:val="none" w:sz="0" w:space="0" w:color="auto"/>
                <w:left w:val="none" w:sz="0" w:space="0" w:color="auto"/>
                <w:bottom w:val="none" w:sz="0" w:space="0" w:color="auto"/>
                <w:right w:val="none" w:sz="0" w:space="0" w:color="auto"/>
              </w:divBdr>
            </w:div>
          </w:divsChild>
        </w:div>
        <w:div w:id="315038644">
          <w:marLeft w:val="0"/>
          <w:marRight w:val="0"/>
          <w:marTop w:val="0"/>
          <w:marBottom w:val="0"/>
          <w:divBdr>
            <w:top w:val="none" w:sz="0" w:space="0" w:color="auto"/>
            <w:left w:val="none" w:sz="0" w:space="0" w:color="auto"/>
            <w:bottom w:val="none" w:sz="0" w:space="0" w:color="auto"/>
            <w:right w:val="none" w:sz="0" w:space="0" w:color="auto"/>
          </w:divBdr>
          <w:divsChild>
            <w:div w:id="284511296">
              <w:marLeft w:val="0"/>
              <w:marRight w:val="0"/>
              <w:marTop w:val="0"/>
              <w:marBottom w:val="0"/>
              <w:divBdr>
                <w:top w:val="none" w:sz="0" w:space="0" w:color="auto"/>
                <w:left w:val="none" w:sz="0" w:space="0" w:color="auto"/>
                <w:bottom w:val="none" w:sz="0" w:space="0" w:color="auto"/>
                <w:right w:val="none" w:sz="0" w:space="0" w:color="auto"/>
              </w:divBdr>
              <w:divsChild>
                <w:div w:id="697581316">
                  <w:marLeft w:val="0"/>
                  <w:marRight w:val="0"/>
                  <w:marTop w:val="30"/>
                  <w:marBottom w:val="30"/>
                  <w:divBdr>
                    <w:top w:val="none" w:sz="0" w:space="0" w:color="auto"/>
                    <w:left w:val="none" w:sz="0" w:space="0" w:color="auto"/>
                    <w:bottom w:val="none" w:sz="0" w:space="0" w:color="auto"/>
                    <w:right w:val="none" w:sz="0" w:space="0" w:color="auto"/>
                  </w:divBdr>
                  <w:divsChild>
                    <w:div w:id="278025876">
                      <w:marLeft w:val="0"/>
                      <w:marRight w:val="0"/>
                      <w:marTop w:val="0"/>
                      <w:marBottom w:val="0"/>
                      <w:divBdr>
                        <w:top w:val="none" w:sz="0" w:space="0" w:color="auto"/>
                        <w:left w:val="none" w:sz="0" w:space="0" w:color="auto"/>
                        <w:bottom w:val="none" w:sz="0" w:space="0" w:color="auto"/>
                        <w:right w:val="none" w:sz="0" w:space="0" w:color="auto"/>
                      </w:divBdr>
                      <w:divsChild>
                        <w:div w:id="897857874">
                          <w:marLeft w:val="0"/>
                          <w:marRight w:val="0"/>
                          <w:marTop w:val="0"/>
                          <w:marBottom w:val="0"/>
                          <w:divBdr>
                            <w:top w:val="none" w:sz="0" w:space="0" w:color="auto"/>
                            <w:left w:val="none" w:sz="0" w:space="0" w:color="auto"/>
                            <w:bottom w:val="none" w:sz="0" w:space="0" w:color="auto"/>
                            <w:right w:val="none" w:sz="0" w:space="0" w:color="auto"/>
                          </w:divBdr>
                        </w:div>
                      </w:divsChild>
                    </w:div>
                    <w:div w:id="614603513">
                      <w:marLeft w:val="0"/>
                      <w:marRight w:val="0"/>
                      <w:marTop w:val="0"/>
                      <w:marBottom w:val="0"/>
                      <w:divBdr>
                        <w:top w:val="none" w:sz="0" w:space="0" w:color="auto"/>
                        <w:left w:val="none" w:sz="0" w:space="0" w:color="auto"/>
                        <w:bottom w:val="none" w:sz="0" w:space="0" w:color="auto"/>
                        <w:right w:val="none" w:sz="0" w:space="0" w:color="auto"/>
                      </w:divBdr>
                      <w:divsChild>
                        <w:div w:id="470102400">
                          <w:marLeft w:val="0"/>
                          <w:marRight w:val="0"/>
                          <w:marTop w:val="0"/>
                          <w:marBottom w:val="0"/>
                          <w:divBdr>
                            <w:top w:val="none" w:sz="0" w:space="0" w:color="auto"/>
                            <w:left w:val="none" w:sz="0" w:space="0" w:color="auto"/>
                            <w:bottom w:val="none" w:sz="0" w:space="0" w:color="auto"/>
                            <w:right w:val="none" w:sz="0" w:space="0" w:color="auto"/>
                          </w:divBdr>
                        </w:div>
                      </w:divsChild>
                    </w:div>
                    <w:div w:id="975718279">
                      <w:marLeft w:val="0"/>
                      <w:marRight w:val="0"/>
                      <w:marTop w:val="0"/>
                      <w:marBottom w:val="0"/>
                      <w:divBdr>
                        <w:top w:val="none" w:sz="0" w:space="0" w:color="auto"/>
                        <w:left w:val="none" w:sz="0" w:space="0" w:color="auto"/>
                        <w:bottom w:val="none" w:sz="0" w:space="0" w:color="auto"/>
                        <w:right w:val="none" w:sz="0" w:space="0" w:color="auto"/>
                      </w:divBdr>
                      <w:divsChild>
                        <w:div w:id="438722775">
                          <w:marLeft w:val="0"/>
                          <w:marRight w:val="0"/>
                          <w:marTop w:val="0"/>
                          <w:marBottom w:val="0"/>
                          <w:divBdr>
                            <w:top w:val="none" w:sz="0" w:space="0" w:color="auto"/>
                            <w:left w:val="none" w:sz="0" w:space="0" w:color="auto"/>
                            <w:bottom w:val="none" w:sz="0" w:space="0" w:color="auto"/>
                            <w:right w:val="none" w:sz="0" w:space="0" w:color="auto"/>
                          </w:divBdr>
                        </w:div>
                      </w:divsChild>
                    </w:div>
                    <w:div w:id="1068958244">
                      <w:marLeft w:val="0"/>
                      <w:marRight w:val="0"/>
                      <w:marTop w:val="0"/>
                      <w:marBottom w:val="0"/>
                      <w:divBdr>
                        <w:top w:val="none" w:sz="0" w:space="0" w:color="auto"/>
                        <w:left w:val="none" w:sz="0" w:space="0" w:color="auto"/>
                        <w:bottom w:val="none" w:sz="0" w:space="0" w:color="auto"/>
                        <w:right w:val="none" w:sz="0" w:space="0" w:color="auto"/>
                      </w:divBdr>
                      <w:divsChild>
                        <w:div w:id="1476682434">
                          <w:marLeft w:val="0"/>
                          <w:marRight w:val="0"/>
                          <w:marTop w:val="0"/>
                          <w:marBottom w:val="0"/>
                          <w:divBdr>
                            <w:top w:val="none" w:sz="0" w:space="0" w:color="auto"/>
                            <w:left w:val="none" w:sz="0" w:space="0" w:color="auto"/>
                            <w:bottom w:val="none" w:sz="0" w:space="0" w:color="auto"/>
                            <w:right w:val="none" w:sz="0" w:space="0" w:color="auto"/>
                          </w:divBdr>
                        </w:div>
                      </w:divsChild>
                    </w:div>
                    <w:div w:id="1263806780">
                      <w:marLeft w:val="0"/>
                      <w:marRight w:val="0"/>
                      <w:marTop w:val="0"/>
                      <w:marBottom w:val="0"/>
                      <w:divBdr>
                        <w:top w:val="none" w:sz="0" w:space="0" w:color="auto"/>
                        <w:left w:val="none" w:sz="0" w:space="0" w:color="auto"/>
                        <w:bottom w:val="none" w:sz="0" w:space="0" w:color="auto"/>
                        <w:right w:val="none" w:sz="0" w:space="0" w:color="auto"/>
                      </w:divBdr>
                      <w:divsChild>
                        <w:div w:id="633681982">
                          <w:marLeft w:val="0"/>
                          <w:marRight w:val="0"/>
                          <w:marTop w:val="0"/>
                          <w:marBottom w:val="0"/>
                          <w:divBdr>
                            <w:top w:val="none" w:sz="0" w:space="0" w:color="auto"/>
                            <w:left w:val="none" w:sz="0" w:space="0" w:color="auto"/>
                            <w:bottom w:val="none" w:sz="0" w:space="0" w:color="auto"/>
                            <w:right w:val="none" w:sz="0" w:space="0" w:color="auto"/>
                          </w:divBdr>
                        </w:div>
                      </w:divsChild>
                    </w:div>
                    <w:div w:id="1572233401">
                      <w:marLeft w:val="0"/>
                      <w:marRight w:val="0"/>
                      <w:marTop w:val="0"/>
                      <w:marBottom w:val="0"/>
                      <w:divBdr>
                        <w:top w:val="none" w:sz="0" w:space="0" w:color="auto"/>
                        <w:left w:val="none" w:sz="0" w:space="0" w:color="auto"/>
                        <w:bottom w:val="none" w:sz="0" w:space="0" w:color="auto"/>
                        <w:right w:val="none" w:sz="0" w:space="0" w:color="auto"/>
                      </w:divBdr>
                      <w:divsChild>
                        <w:div w:id="4201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984560">
              <w:marLeft w:val="0"/>
              <w:marRight w:val="0"/>
              <w:marTop w:val="0"/>
              <w:marBottom w:val="0"/>
              <w:divBdr>
                <w:top w:val="none" w:sz="0" w:space="0" w:color="auto"/>
                <w:left w:val="none" w:sz="0" w:space="0" w:color="auto"/>
                <w:bottom w:val="none" w:sz="0" w:space="0" w:color="auto"/>
                <w:right w:val="none" w:sz="0" w:space="0" w:color="auto"/>
              </w:divBdr>
            </w:div>
          </w:divsChild>
        </w:div>
        <w:div w:id="580407467">
          <w:marLeft w:val="0"/>
          <w:marRight w:val="0"/>
          <w:marTop w:val="0"/>
          <w:marBottom w:val="0"/>
          <w:divBdr>
            <w:top w:val="none" w:sz="0" w:space="0" w:color="auto"/>
            <w:left w:val="none" w:sz="0" w:space="0" w:color="auto"/>
            <w:bottom w:val="none" w:sz="0" w:space="0" w:color="auto"/>
            <w:right w:val="none" w:sz="0" w:space="0" w:color="auto"/>
          </w:divBdr>
          <w:divsChild>
            <w:div w:id="1532380472">
              <w:marLeft w:val="0"/>
              <w:marRight w:val="0"/>
              <w:marTop w:val="0"/>
              <w:marBottom w:val="0"/>
              <w:divBdr>
                <w:top w:val="none" w:sz="0" w:space="0" w:color="auto"/>
                <w:left w:val="none" w:sz="0" w:space="0" w:color="auto"/>
                <w:bottom w:val="none" w:sz="0" w:space="0" w:color="auto"/>
                <w:right w:val="none" w:sz="0" w:space="0" w:color="auto"/>
              </w:divBdr>
            </w:div>
          </w:divsChild>
        </w:div>
        <w:div w:id="822698981">
          <w:marLeft w:val="0"/>
          <w:marRight w:val="0"/>
          <w:marTop w:val="0"/>
          <w:marBottom w:val="0"/>
          <w:divBdr>
            <w:top w:val="none" w:sz="0" w:space="0" w:color="auto"/>
            <w:left w:val="none" w:sz="0" w:space="0" w:color="auto"/>
            <w:bottom w:val="none" w:sz="0" w:space="0" w:color="auto"/>
            <w:right w:val="none" w:sz="0" w:space="0" w:color="auto"/>
          </w:divBdr>
          <w:divsChild>
            <w:div w:id="378942245">
              <w:marLeft w:val="0"/>
              <w:marRight w:val="0"/>
              <w:marTop w:val="0"/>
              <w:marBottom w:val="0"/>
              <w:divBdr>
                <w:top w:val="none" w:sz="0" w:space="0" w:color="auto"/>
                <w:left w:val="none" w:sz="0" w:space="0" w:color="auto"/>
                <w:bottom w:val="none" w:sz="0" w:space="0" w:color="auto"/>
                <w:right w:val="none" w:sz="0" w:space="0" w:color="auto"/>
              </w:divBdr>
            </w:div>
            <w:div w:id="1134369044">
              <w:marLeft w:val="0"/>
              <w:marRight w:val="0"/>
              <w:marTop w:val="0"/>
              <w:marBottom w:val="0"/>
              <w:divBdr>
                <w:top w:val="none" w:sz="0" w:space="0" w:color="auto"/>
                <w:left w:val="none" w:sz="0" w:space="0" w:color="auto"/>
                <w:bottom w:val="none" w:sz="0" w:space="0" w:color="auto"/>
                <w:right w:val="none" w:sz="0" w:space="0" w:color="auto"/>
              </w:divBdr>
              <w:divsChild>
                <w:div w:id="1015765066">
                  <w:marLeft w:val="0"/>
                  <w:marRight w:val="0"/>
                  <w:marTop w:val="30"/>
                  <w:marBottom w:val="30"/>
                  <w:divBdr>
                    <w:top w:val="none" w:sz="0" w:space="0" w:color="auto"/>
                    <w:left w:val="none" w:sz="0" w:space="0" w:color="auto"/>
                    <w:bottom w:val="none" w:sz="0" w:space="0" w:color="auto"/>
                    <w:right w:val="none" w:sz="0" w:space="0" w:color="auto"/>
                  </w:divBdr>
                  <w:divsChild>
                    <w:div w:id="861868311">
                      <w:marLeft w:val="0"/>
                      <w:marRight w:val="0"/>
                      <w:marTop w:val="0"/>
                      <w:marBottom w:val="0"/>
                      <w:divBdr>
                        <w:top w:val="none" w:sz="0" w:space="0" w:color="auto"/>
                        <w:left w:val="none" w:sz="0" w:space="0" w:color="auto"/>
                        <w:bottom w:val="none" w:sz="0" w:space="0" w:color="auto"/>
                        <w:right w:val="none" w:sz="0" w:space="0" w:color="auto"/>
                      </w:divBdr>
                      <w:divsChild>
                        <w:div w:id="1378310208">
                          <w:marLeft w:val="0"/>
                          <w:marRight w:val="0"/>
                          <w:marTop w:val="0"/>
                          <w:marBottom w:val="0"/>
                          <w:divBdr>
                            <w:top w:val="none" w:sz="0" w:space="0" w:color="auto"/>
                            <w:left w:val="none" w:sz="0" w:space="0" w:color="auto"/>
                            <w:bottom w:val="none" w:sz="0" w:space="0" w:color="auto"/>
                            <w:right w:val="none" w:sz="0" w:space="0" w:color="auto"/>
                          </w:divBdr>
                        </w:div>
                      </w:divsChild>
                    </w:div>
                    <w:div w:id="1541019238">
                      <w:marLeft w:val="0"/>
                      <w:marRight w:val="0"/>
                      <w:marTop w:val="0"/>
                      <w:marBottom w:val="0"/>
                      <w:divBdr>
                        <w:top w:val="none" w:sz="0" w:space="0" w:color="auto"/>
                        <w:left w:val="none" w:sz="0" w:space="0" w:color="auto"/>
                        <w:bottom w:val="none" w:sz="0" w:space="0" w:color="auto"/>
                        <w:right w:val="none" w:sz="0" w:space="0" w:color="auto"/>
                      </w:divBdr>
                      <w:divsChild>
                        <w:div w:id="120186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737855">
          <w:marLeft w:val="0"/>
          <w:marRight w:val="0"/>
          <w:marTop w:val="0"/>
          <w:marBottom w:val="0"/>
          <w:divBdr>
            <w:top w:val="none" w:sz="0" w:space="0" w:color="auto"/>
            <w:left w:val="none" w:sz="0" w:space="0" w:color="auto"/>
            <w:bottom w:val="none" w:sz="0" w:space="0" w:color="auto"/>
            <w:right w:val="none" w:sz="0" w:space="0" w:color="auto"/>
          </w:divBdr>
          <w:divsChild>
            <w:div w:id="237331631">
              <w:marLeft w:val="0"/>
              <w:marRight w:val="0"/>
              <w:marTop w:val="0"/>
              <w:marBottom w:val="0"/>
              <w:divBdr>
                <w:top w:val="none" w:sz="0" w:space="0" w:color="auto"/>
                <w:left w:val="none" w:sz="0" w:space="0" w:color="auto"/>
                <w:bottom w:val="none" w:sz="0" w:space="0" w:color="auto"/>
                <w:right w:val="none" w:sz="0" w:space="0" w:color="auto"/>
              </w:divBdr>
            </w:div>
          </w:divsChild>
        </w:div>
        <w:div w:id="1312636500">
          <w:marLeft w:val="0"/>
          <w:marRight w:val="0"/>
          <w:marTop w:val="0"/>
          <w:marBottom w:val="0"/>
          <w:divBdr>
            <w:top w:val="none" w:sz="0" w:space="0" w:color="auto"/>
            <w:left w:val="none" w:sz="0" w:space="0" w:color="auto"/>
            <w:bottom w:val="none" w:sz="0" w:space="0" w:color="auto"/>
            <w:right w:val="none" w:sz="0" w:space="0" w:color="auto"/>
          </w:divBdr>
          <w:divsChild>
            <w:div w:id="1115751096">
              <w:marLeft w:val="0"/>
              <w:marRight w:val="0"/>
              <w:marTop w:val="0"/>
              <w:marBottom w:val="0"/>
              <w:divBdr>
                <w:top w:val="none" w:sz="0" w:space="0" w:color="auto"/>
                <w:left w:val="none" w:sz="0" w:space="0" w:color="auto"/>
                <w:bottom w:val="none" w:sz="0" w:space="0" w:color="auto"/>
                <w:right w:val="none" w:sz="0" w:space="0" w:color="auto"/>
              </w:divBdr>
            </w:div>
          </w:divsChild>
        </w:div>
        <w:div w:id="1579972343">
          <w:marLeft w:val="0"/>
          <w:marRight w:val="0"/>
          <w:marTop w:val="0"/>
          <w:marBottom w:val="0"/>
          <w:divBdr>
            <w:top w:val="none" w:sz="0" w:space="0" w:color="auto"/>
            <w:left w:val="none" w:sz="0" w:space="0" w:color="auto"/>
            <w:bottom w:val="none" w:sz="0" w:space="0" w:color="auto"/>
            <w:right w:val="none" w:sz="0" w:space="0" w:color="auto"/>
          </w:divBdr>
          <w:divsChild>
            <w:div w:id="674960638">
              <w:marLeft w:val="0"/>
              <w:marRight w:val="0"/>
              <w:marTop w:val="0"/>
              <w:marBottom w:val="0"/>
              <w:divBdr>
                <w:top w:val="none" w:sz="0" w:space="0" w:color="auto"/>
                <w:left w:val="none" w:sz="0" w:space="0" w:color="auto"/>
                <w:bottom w:val="none" w:sz="0" w:space="0" w:color="auto"/>
                <w:right w:val="none" w:sz="0" w:space="0" w:color="auto"/>
              </w:divBdr>
            </w:div>
          </w:divsChild>
        </w:div>
        <w:div w:id="1742409991">
          <w:marLeft w:val="0"/>
          <w:marRight w:val="0"/>
          <w:marTop w:val="0"/>
          <w:marBottom w:val="0"/>
          <w:divBdr>
            <w:top w:val="none" w:sz="0" w:space="0" w:color="auto"/>
            <w:left w:val="none" w:sz="0" w:space="0" w:color="auto"/>
            <w:bottom w:val="none" w:sz="0" w:space="0" w:color="auto"/>
            <w:right w:val="none" w:sz="0" w:space="0" w:color="auto"/>
          </w:divBdr>
          <w:divsChild>
            <w:div w:id="206622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3875">
      <w:bodyDiv w:val="1"/>
      <w:marLeft w:val="0"/>
      <w:marRight w:val="0"/>
      <w:marTop w:val="0"/>
      <w:marBottom w:val="0"/>
      <w:divBdr>
        <w:top w:val="none" w:sz="0" w:space="0" w:color="auto"/>
        <w:left w:val="none" w:sz="0" w:space="0" w:color="auto"/>
        <w:bottom w:val="none" w:sz="0" w:space="0" w:color="auto"/>
        <w:right w:val="none" w:sz="0" w:space="0" w:color="auto"/>
      </w:divBdr>
      <w:divsChild>
        <w:div w:id="131405147">
          <w:marLeft w:val="0"/>
          <w:marRight w:val="0"/>
          <w:marTop w:val="0"/>
          <w:marBottom w:val="0"/>
          <w:divBdr>
            <w:top w:val="none" w:sz="0" w:space="0" w:color="auto"/>
            <w:left w:val="none" w:sz="0" w:space="0" w:color="auto"/>
            <w:bottom w:val="none" w:sz="0" w:space="0" w:color="auto"/>
            <w:right w:val="none" w:sz="0" w:space="0" w:color="auto"/>
          </w:divBdr>
          <w:divsChild>
            <w:div w:id="721296690">
              <w:marLeft w:val="0"/>
              <w:marRight w:val="0"/>
              <w:marTop w:val="0"/>
              <w:marBottom w:val="0"/>
              <w:divBdr>
                <w:top w:val="none" w:sz="0" w:space="0" w:color="auto"/>
                <w:left w:val="none" w:sz="0" w:space="0" w:color="auto"/>
                <w:bottom w:val="none" w:sz="0" w:space="0" w:color="auto"/>
                <w:right w:val="none" w:sz="0" w:space="0" w:color="auto"/>
              </w:divBdr>
            </w:div>
          </w:divsChild>
        </w:div>
        <w:div w:id="241523484">
          <w:marLeft w:val="0"/>
          <w:marRight w:val="0"/>
          <w:marTop w:val="0"/>
          <w:marBottom w:val="0"/>
          <w:divBdr>
            <w:top w:val="none" w:sz="0" w:space="0" w:color="auto"/>
            <w:left w:val="none" w:sz="0" w:space="0" w:color="auto"/>
            <w:bottom w:val="none" w:sz="0" w:space="0" w:color="auto"/>
            <w:right w:val="none" w:sz="0" w:space="0" w:color="auto"/>
          </w:divBdr>
          <w:divsChild>
            <w:div w:id="1597594854">
              <w:marLeft w:val="0"/>
              <w:marRight w:val="0"/>
              <w:marTop w:val="0"/>
              <w:marBottom w:val="0"/>
              <w:divBdr>
                <w:top w:val="none" w:sz="0" w:space="0" w:color="auto"/>
                <w:left w:val="none" w:sz="0" w:space="0" w:color="auto"/>
                <w:bottom w:val="none" w:sz="0" w:space="0" w:color="auto"/>
                <w:right w:val="none" w:sz="0" w:space="0" w:color="auto"/>
              </w:divBdr>
            </w:div>
          </w:divsChild>
        </w:div>
        <w:div w:id="514343810">
          <w:marLeft w:val="0"/>
          <w:marRight w:val="0"/>
          <w:marTop w:val="0"/>
          <w:marBottom w:val="0"/>
          <w:divBdr>
            <w:top w:val="none" w:sz="0" w:space="0" w:color="auto"/>
            <w:left w:val="none" w:sz="0" w:space="0" w:color="auto"/>
            <w:bottom w:val="none" w:sz="0" w:space="0" w:color="auto"/>
            <w:right w:val="none" w:sz="0" w:space="0" w:color="auto"/>
          </w:divBdr>
          <w:divsChild>
            <w:div w:id="1423841065">
              <w:marLeft w:val="0"/>
              <w:marRight w:val="0"/>
              <w:marTop w:val="0"/>
              <w:marBottom w:val="0"/>
              <w:divBdr>
                <w:top w:val="none" w:sz="0" w:space="0" w:color="auto"/>
                <w:left w:val="none" w:sz="0" w:space="0" w:color="auto"/>
                <w:bottom w:val="none" w:sz="0" w:space="0" w:color="auto"/>
                <w:right w:val="none" w:sz="0" w:space="0" w:color="auto"/>
              </w:divBdr>
            </w:div>
          </w:divsChild>
        </w:div>
        <w:div w:id="683097088">
          <w:marLeft w:val="0"/>
          <w:marRight w:val="0"/>
          <w:marTop w:val="0"/>
          <w:marBottom w:val="0"/>
          <w:divBdr>
            <w:top w:val="none" w:sz="0" w:space="0" w:color="auto"/>
            <w:left w:val="none" w:sz="0" w:space="0" w:color="auto"/>
            <w:bottom w:val="none" w:sz="0" w:space="0" w:color="auto"/>
            <w:right w:val="none" w:sz="0" w:space="0" w:color="auto"/>
          </w:divBdr>
          <w:divsChild>
            <w:div w:id="99422981">
              <w:marLeft w:val="0"/>
              <w:marRight w:val="0"/>
              <w:marTop w:val="0"/>
              <w:marBottom w:val="0"/>
              <w:divBdr>
                <w:top w:val="none" w:sz="0" w:space="0" w:color="auto"/>
                <w:left w:val="none" w:sz="0" w:space="0" w:color="auto"/>
                <w:bottom w:val="none" w:sz="0" w:space="0" w:color="auto"/>
                <w:right w:val="none" w:sz="0" w:space="0" w:color="auto"/>
              </w:divBdr>
            </w:div>
          </w:divsChild>
        </w:div>
        <w:div w:id="1249341689">
          <w:marLeft w:val="0"/>
          <w:marRight w:val="0"/>
          <w:marTop w:val="0"/>
          <w:marBottom w:val="0"/>
          <w:divBdr>
            <w:top w:val="none" w:sz="0" w:space="0" w:color="auto"/>
            <w:left w:val="none" w:sz="0" w:space="0" w:color="auto"/>
            <w:bottom w:val="none" w:sz="0" w:space="0" w:color="auto"/>
            <w:right w:val="none" w:sz="0" w:space="0" w:color="auto"/>
          </w:divBdr>
          <w:divsChild>
            <w:div w:id="1888908822">
              <w:marLeft w:val="0"/>
              <w:marRight w:val="0"/>
              <w:marTop w:val="0"/>
              <w:marBottom w:val="0"/>
              <w:divBdr>
                <w:top w:val="none" w:sz="0" w:space="0" w:color="auto"/>
                <w:left w:val="none" w:sz="0" w:space="0" w:color="auto"/>
                <w:bottom w:val="none" w:sz="0" w:space="0" w:color="auto"/>
                <w:right w:val="none" w:sz="0" w:space="0" w:color="auto"/>
              </w:divBdr>
            </w:div>
          </w:divsChild>
        </w:div>
        <w:div w:id="1453665761">
          <w:marLeft w:val="0"/>
          <w:marRight w:val="0"/>
          <w:marTop w:val="0"/>
          <w:marBottom w:val="0"/>
          <w:divBdr>
            <w:top w:val="none" w:sz="0" w:space="0" w:color="auto"/>
            <w:left w:val="none" w:sz="0" w:space="0" w:color="auto"/>
            <w:bottom w:val="none" w:sz="0" w:space="0" w:color="auto"/>
            <w:right w:val="none" w:sz="0" w:space="0" w:color="auto"/>
          </w:divBdr>
          <w:divsChild>
            <w:div w:id="763113705">
              <w:marLeft w:val="0"/>
              <w:marRight w:val="0"/>
              <w:marTop w:val="0"/>
              <w:marBottom w:val="0"/>
              <w:divBdr>
                <w:top w:val="none" w:sz="0" w:space="0" w:color="auto"/>
                <w:left w:val="none" w:sz="0" w:space="0" w:color="auto"/>
                <w:bottom w:val="none" w:sz="0" w:space="0" w:color="auto"/>
                <w:right w:val="none" w:sz="0" w:space="0" w:color="auto"/>
              </w:divBdr>
              <w:divsChild>
                <w:div w:id="184832881">
                  <w:marLeft w:val="0"/>
                  <w:marRight w:val="0"/>
                  <w:marTop w:val="30"/>
                  <w:marBottom w:val="30"/>
                  <w:divBdr>
                    <w:top w:val="none" w:sz="0" w:space="0" w:color="auto"/>
                    <w:left w:val="none" w:sz="0" w:space="0" w:color="auto"/>
                    <w:bottom w:val="none" w:sz="0" w:space="0" w:color="auto"/>
                    <w:right w:val="none" w:sz="0" w:space="0" w:color="auto"/>
                  </w:divBdr>
                  <w:divsChild>
                    <w:div w:id="17313397">
                      <w:marLeft w:val="0"/>
                      <w:marRight w:val="0"/>
                      <w:marTop w:val="0"/>
                      <w:marBottom w:val="0"/>
                      <w:divBdr>
                        <w:top w:val="none" w:sz="0" w:space="0" w:color="auto"/>
                        <w:left w:val="none" w:sz="0" w:space="0" w:color="auto"/>
                        <w:bottom w:val="none" w:sz="0" w:space="0" w:color="auto"/>
                        <w:right w:val="none" w:sz="0" w:space="0" w:color="auto"/>
                      </w:divBdr>
                      <w:divsChild>
                        <w:div w:id="1187334566">
                          <w:marLeft w:val="0"/>
                          <w:marRight w:val="0"/>
                          <w:marTop w:val="0"/>
                          <w:marBottom w:val="0"/>
                          <w:divBdr>
                            <w:top w:val="none" w:sz="0" w:space="0" w:color="auto"/>
                            <w:left w:val="none" w:sz="0" w:space="0" w:color="auto"/>
                            <w:bottom w:val="none" w:sz="0" w:space="0" w:color="auto"/>
                            <w:right w:val="none" w:sz="0" w:space="0" w:color="auto"/>
                          </w:divBdr>
                        </w:div>
                      </w:divsChild>
                    </w:div>
                    <w:div w:id="27294692">
                      <w:marLeft w:val="0"/>
                      <w:marRight w:val="0"/>
                      <w:marTop w:val="0"/>
                      <w:marBottom w:val="0"/>
                      <w:divBdr>
                        <w:top w:val="none" w:sz="0" w:space="0" w:color="auto"/>
                        <w:left w:val="none" w:sz="0" w:space="0" w:color="auto"/>
                        <w:bottom w:val="none" w:sz="0" w:space="0" w:color="auto"/>
                        <w:right w:val="none" w:sz="0" w:space="0" w:color="auto"/>
                      </w:divBdr>
                      <w:divsChild>
                        <w:div w:id="342778316">
                          <w:marLeft w:val="0"/>
                          <w:marRight w:val="0"/>
                          <w:marTop w:val="0"/>
                          <w:marBottom w:val="0"/>
                          <w:divBdr>
                            <w:top w:val="none" w:sz="0" w:space="0" w:color="auto"/>
                            <w:left w:val="none" w:sz="0" w:space="0" w:color="auto"/>
                            <w:bottom w:val="none" w:sz="0" w:space="0" w:color="auto"/>
                            <w:right w:val="none" w:sz="0" w:space="0" w:color="auto"/>
                          </w:divBdr>
                        </w:div>
                      </w:divsChild>
                    </w:div>
                    <w:div w:id="39016492">
                      <w:marLeft w:val="0"/>
                      <w:marRight w:val="0"/>
                      <w:marTop w:val="0"/>
                      <w:marBottom w:val="0"/>
                      <w:divBdr>
                        <w:top w:val="none" w:sz="0" w:space="0" w:color="auto"/>
                        <w:left w:val="none" w:sz="0" w:space="0" w:color="auto"/>
                        <w:bottom w:val="none" w:sz="0" w:space="0" w:color="auto"/>
                        <w:right w:val="none" w:sz="0" w:space="0" w:color="auto"/>
                      </w:divBdr>
                      <w:divsChild>
                        <w:div w:id="1568298243">
                          <w:marLeft w:val="0"/>
                          <w:marRight w:val="0"/>
                          <w:marTop w:val="0"/>
                          <w:marBottom w:val="0"/>
                          <w:divBdr>
                            <w:top w:val="none" w:sz="0" w:space="0" w:color="auto"/>
                            <w:left w:val="none" w:sz="0" w:space="0" w:color="auto"/>
                            <w:bottom w:val="none" w:sz="0" w:space="0" w:color="auto"/>
                            <w:right w:val="none" w:sz="0" w:space="0" w:color="auto"/>
                          </w:divBdr>
                        </w:div>
                      </w:divsChild>
                    </w:div>
                    <w:div w:id="52391617">
                      <w:marLeft w:val="0"/>
                      <w:marRight w:val="0"/>
                      <w:marTop w:val="0"/>
                      <w:marBottom w:val="0"/>
                      <w:divBdr>
                        <w:top w:val="none" w:sz="0" w:space="0" w:color="auto"/>
                        <w:left w:val="none" w:sz="0" w:space="0" w:color="auto"/>
                        <w:bottom w:val="none" w:sz="0" w:space="0" w:color="auto"/>
                        <w:right w:val="none" w:sz="0" w:space="0" w:color="auto"/>
                      </w:divBdr>
                      <w:divsChild>
                        <w:div w:id="1848910343">
                          <w:marLeft w:val="0"/>
                          <w:marRight w:val="0"/>
                          <w:marTop w:val="0"/>
                          <w:marBottom w:val="0"/>
                          <w:divBdr>
                            <w:top w:val="none" w:sz="0" w:space="0" w:color="auto"/>
                            <w:left w:val="none" w:sz="0" w:space="0" w:color="auto"/>
                            <w:bottom w:val="none" w:sz="0" w:space="0" w:color="auto"/>
                            <w:right w:val="none" w:sz="0" w:space="0" w:color="auto"/>
                          </w:divBdr>
                        </w:div>
                      </w:divsChild>
                    </w:div>
                    <w:div w:id="122509055">
                      <w:marLeft w:val="0"/>
                      <w:marRight w:val="0"/>
                      <w:marTop w:val="0"/>
                      <w:marBottom w:val="0"/>
                      <w:divBdr>
                        <w:top w:val="none" w:sz="0" w:space="0" w:color="auto"/>
                        <w:left w:val="none" w:sz="0" w:space="0" w:color="auto"/>
                        <w:bottom w:val="none" w:sz="0" w:space="0" w:color="auto"/>
                        <w:right w:val="none" w:sz="0" w:space="0" w:color="auto"/>
                      </w:divBdr>
                      <w:divsChild>
                        <w:div w:id="2127701015">
                          <w:marLeft w:val="0"/>
                          <w:marRight w:val="0"/>
                          <w:marTop w:val="0"/>
                          <w:marBottom w:val="0"/>
                          <w:divBdr>
                            <w:top w:val="none" w:sz="0" w:space="0" w:color="auto"/>
                            <w:left w:val="none" w:sz="0" w:space="0" w:color="auto"/>
                            <w:bottom w:val="none" w:sz="0" w:space="0" w:color="auto"/>
                            <w:right w:val="none" w:sz="0" w:space="0" w:color="auto"/>
                          </w:divBdr>
                        </w:div>
                      </w:divsChild>
                    </w:div>
                    <w:div w:id="129324821">
                      <w:marLeft w:val="0"/>
                      <w:marRight w:val="0"/>
                      <w:marTop w:val="0"/>
                      <w:marBottom w:val="0"/>
                      <w:divBdr>
                        <w:top w:val="none" w:sz="0" w:space="0" w:color="auto"/>
                        <w:left w:val="none" w:sz="0" w:space="0" w:color="auto"/>
                        <w:bottom w:val="none" w:sz="0" w:space="0" w:color="auto"/>
                        <w:right w:val="none" w:sz="0" w:space="0" w:color="auto"/>
                      </w:divBdr>
                      <w:divsChild>
                        <w:div w:id="1988123438">
                          <w:marLeft w:val="0"/>
                          <w:marRight w:val="0"/>
                          <w:marTop w:val="0"/>
                          <w:marBottom w:val="0"/>
                          <w:divBdr>
                            <w:top w:val="none" w:sz="0" w:space="0" w:color="auto"/>
                            <w:left w:val="none" w:sz="0" w:space="0" w:color="auto"/>
                            <w:bottom w:val="none" w:sz="0" w:space="0" w:color="auto"/>
                            <w:right w:val="none" w:sz="0" w:space="0" w:color="auto"/>
                          </w:divBdr>
                        </w:div>
                      </w:divsChild>
                    </w:div>
                    <w:div w:id="133722673">
                      <w:marLeft w:val="0"/>
                      <w:marRight w:val="0"/>
                      <w:marTop w:val="0"/>
                      <w:marBottom w:val="0"/>
                      <w:divBdr>
                        <w:top w:val="none" w:sz="0" w:space="0" w:color="auto"/>
                        <w:left w:val="none" w:sz="0" w:space="0" w:color="auto"/>
                        <w:bottom w:val="none" w:sz="0" w:space="0" w:color="auto"/>
                        <w:right w:val="none" w:sz="0" w:space="0" w:color="auto"/>
                      </w:divBdr>
                      <w:divsChild>
                        <w:div w:id="494222113">
                          <w:marLeft w:val="0"/>
                          <w:marRight w:val="0"/>
                          <w:marTop w:val="0"/>
                          <w:marBottom w:val="0"/>
                          <w:divBdr>
                            <w:top w:val="none" w:sz="0" w:space="0" w:color="auto"/>
                            <w:left w:val="none" w:sz="0" w:space="0" w:color="auto"/>
                            <w:bottom w:val="none" w:sz="0" w:space="0" w:color="auto"/>
                            <w:right w:val="none" w:sz="0" w:space="0" w:color="auto"/>
                          </w:divBdr>
                        </w:div>
                      </w:divsChild>
                    </w:div>
                    <w:div w:id="161625169">
                      <w:marLeft w:val="0"/>
                      <w:marRight w:val="0"/>
                      <w:marTop w:val="0"/>
                      <w:marBottom w:val="0"/>
                      <w:divBdr>
                        <w:top w:val="none" w:sz="0" w:space="0" w:color="auto"/>
                        <w:left w:val="none" w:sz="0" w:space="0" w:color="auto"/>
                        <w:bottom w:val="none" w:sz="0" w:space="0" w:color="auto"/>
                        <w:right w:val="none" w:sz="0" w:space="0" w:color="auto"/>
                      </w:divBdr>
                      <w:divsChild>
                        <w:div w:id="1194539623">
                          <w:marLeft w:val="0"/>
                          <w:marRight w:val="0"/>
                          <w:marTop w:val="0"/>
                          <w:marBottom w:val="0"/>
                          <w:divBdr>
                            <w:top w:val="none" w:sz="0" w:space="0" w:color="auto"/>
                            <w:left w:val="none" w:sz="0" w:space="0" w:color="auto"/>
                            <w:bottom w:val="none" w:sz="0" w:space="0" w:color="auto"/>
                            <w:right w:val="none" w:sz="0" w:space="0" w:color="auto"/>
                          </w:divBdr>
                        </w:div>
                      </w:divsChild>
                    </w:div>
                    <w:div w:id="247345775">
                      <w:marLeft w:val="0"/>
                      <w:marRight w:val="0"/>
                      <w:marTop w:val="0"/>
                      <w:marBottom w:val="0"/>
                      <w:divBdr>
                        <w:top w:val="none" w:sz="0" w:space="0" w:color="auto"/>
                        <w:left w:val="none" w:sz="0" w:space="0" w:color="auto"/>
                        <w:bottom w:val="none" w:sz="0" w:space="0" w:color="auto"/>
                        <w:right w:val="none" w:sz="0" w:space="0" w:color="auto"/>
                      </w:divBdr>
                      <w:divsChild>
                        <w:div w:id="1695305077">
                          <w:marLeft w:val="0"/>
                          <w:marRight w:val="0"/>
                          <w:marTop w:val="0"/>
                          <w:marBottom w:val="0"/>
                          <w:divBdr>
                            <w:top w:val="none" w:sz="0" w:space="0" w:color="auto"/>
                            <w:left w:val="none" w:sz="0" w:space="0" w:color="auto"/>
                            <w:bottom w:val="none" w:sz="0" w:space="0" w:color="auto"/>
                            <w:right w:val="none" w:sz="0" w:space="0" w:color="auto"/>
                          </w:divBdr>
                        </w:div>
                      </w:divsChild>
                    </w:div>
                    <w:div w:id="255410858">
                      <w:marLeft w:val="0"/>
                      <w:marRight w:val="0"/>
                      <w:marTop w:val="0"/>
                      <w:marBottom w:val="0"/>
                      <w:divBdr>
                        <w:top w:val="none" w:sz="0" w:space="0" w:color="auto"/>
                        <w:left w:val="none" w:sz="0" w:space="0" w:color="auto"/>
                        <w:bottom w:val="none" w:sz="0" w:space="0" w:color="auto"/>
                        <w:right w:val="none" w:sz="0" w:space="0" w:color="auto"/>
                      </w:divBdr>
                      <w:divsChild>
                        <w:div w:id="1662151181">
                          <w:marLeft w:val="0"/>
                          <w:marRight w:val="0"/>
                          <w:marTop w:val="0"/>
                          <w:marBottom w:val="0"/>
                          <w:divBdr>
                            <w:top w:val="none" w:sz="0" w:space="0" w:color="auto"/>
                            <w:left w:val="none" w:sz="0" w:space="0" w:color="auto"/>
                            <w:bottom w:val="none" w:sz="0" w:space="0" w:color="auto"/>
                            <w:right w:val="none" w:sz="0" w:space="0" w:color="auto"/>
                          </w:divBdr>
                        </w:div>
                      </w:divsChild>
                    </w:div>
                    <w:div w:id="282345450">
                      <w:marLeft w:val="0"/>
                      <w:marRight w:val="0"/>
                      <w:marTop w:val="0"/>
                      <w:marBottom w:val="0"/>
                      <w:divBdr>
                        <w:top w:val="none" w:sz="0" w:space="0" w:color="auto"/>
                        <w:left w:val="none" w:sz="0" w:space="0" w:color="auto"/>
                        <w:bottom w:val="none" w:sz="0" w:space="0" w:color="auto"/>
                        <w:right w:val="none" w:sz="0" w:space="0" w:color="auto"/>
                      </w:divBdr>
                      <w:divsChild>
                        <w:div w:id="305092027">
                          <w:marLeft w:val="0"/>
                          <w:marRight w:val="0"/>
                          <w:marTop w:val="0"/>
                          <w:marBottom w:val="0"/>
                          <w:divBdr>
                            <w:top w:val="none" w:sz="0" w:space="0" w:color="auto"/>
                            <w:left w:val="none" w:sz="0" w:space="0" w:color="auto"/>
                            <w:bottom w:val="none" w:sz="0" w:space="0" w:color="auto"/>
                            <w:right w:val="none" w:sz="0" w:space="0" w:color="auto"/>
                          </w:divBdr>
                        </w:div>
                      </w:divsChild>
                    </w:div>
                    <w:div w:id="308675610">
                      <w:marLeft w:val="0"/>
                      <w:marRight w:val="0"/>
                      <w:marTop w:val="0"/>
                      <w:marBottom w:val="0"/>
                      <w:divBdr>
                        <w:top w:val="none" w:sz="0" w:space="0" w:color="auto"/>
                        <w:left w:val="none" w:sz="0" w:space="0" w:color="auto"/>
                        <w:bottom w:val="none" w:sz="0" w:space="0" w:color="auto"/>
                        <w:right w:val="none" w:sz="0" w:space="0" w:color="auto"/>
                      </w:divBdr>
                      <w:divsChild>
                        <w:div w:id="1722174740">
                          <w:marLeft w:val="0"/>
                          <w:marRight w:val="0"/>
                          <w:marTop w:val="0"/>
                          <w:marBottom w:val="0"/>
                          <w:divBdr>
                            <w:top w:val="none" w:sz="0" w:space="0" w:color="auto"/>
                            <w:left w:val="none" w:sz="0" w:space="0" w:color="auto"/>
                            <w:bottom w:val="none" w:sz="0" w:space="0" w:color="auto"/>
                            <w:right w:val="none" w:sz="0" w:space="0" w:color="auto"/>
                          </w:divBdr>
                        </w:div>
                      </w:divsChild>
                    </w:div>
                    <w:div w:id="309135091">
                      <w:marLeft w:val="0"/>
                      <w:marRight w:val="0"/>
                      <w:marTop w:val="0"/>
                      <w:marBottom w:val="0"/>
                      <w:divBdr>
                        <w:top w:val="none" w:sz="0" w:space="0" w:color="auto"/>
                        <w:left w:val="none" w:sz="0" w:space="0" w:color="auto"/>
                        <w:bottom w:val="none" w:sz="0" w:space="0" w:color="auto"/>
                        <w:right w:val="none" w:sz="0" w:space="0" w:color="auto"/>
                      </w:divBdr>
                      <w:divsChild>
                        <w:div w:id="1642466285">
                          <w:marLeft w:val="0"/>
                          <w:marRight w:val="0"/>
                          <w:marTop w:val="0"/>
                          <w:marBottom w:val="0"/>
                          <w:divBdr>
                            <w:top w:val="none" w:sz="0" w:space="0" w:color="auto"/>
                            <w:left w:val="none" w:sz="0" w:space="0" w:color="auto"/>
                            <w:bottom w:val="none" w:sz="0" w:space="0" w:color="auto"/>
                            <w:right w:val="none" w:sz="0" w:space="0" w:color="auto"/>
                          </w:divBdr>
                        </w:div>
                      </w:divsChild>
                    </w:div>
                    <w:div w:id="389890517">
                      <w:marLeft w:val="0"/>
                      <w:marRight w:val="0"/>
                      <w:marTop w:val="0"/>
                      <w:marBottom w:val="0"/>
                      <w:divBdr>
                        <w:top w:val="none" w:sz="0" w:space="0" w:color="auto"/>
                        <w:left w:val="none" w:sz="0" w:space="0" w:color="auto"/>
                        <w:bottom w:val="none" w:sz="0" w:space="0" w:color="auto"/>
                        <w:right w:val="none" w:sz="0" w:space="0" w:color="auto"/>
                      </w:divBdr>
                      <w:divsChild>
                        <w:div w:id="1288466133">
                          <w:marLeft w:val="0"/>
                          <w:marRight w:val="0"/>
                          <w:marTop w:val="0"/>
                          <w:marBottom w:val="0"/>
                          <w:divBdr>
                            <w:top w:val="none" w:sz="0" w:space="0" w:color="auto"/>
                            <w:left w:val="none" w:sz="0" w:space="0" w:color="auto"/>
                            <w:bottom w:val="none" w:sz="0" w:space="0" w:color="auto"/>
                            <w:right w:val="none" w:sz="0" w:space="0" w:color="auto"/>
                          </w:divBdr>
                        </w:div>
                      </w:divsChild>
                    </w:div>
                    <w:div w:id="451285393">
                      <w:marLeft w:val="0"/>
                      <w:marRight w:val="0"/>
                      <w:marTop w:val="0"/>
                      <w:marBottom w:val="0"/>
                      <w:divBdr>
                        <w:top w:val="none" w:sz="0" w:space="0" w:color="auto"/>
                        <w:left w:val="none" w:sz="0" w:space="0" w:color="auto"/>
                        <w:bottom w:val="none" w:sz="0" w:space="0" w:color="auto"/>
                        <w:right w:val="none" w:sz="0" w:space="0" w:color="auto"/>
                      </w:divBdr>
                      <w:divsChild>
                        <w:div w:id="861241177">
                          <w:marLeft w:val="0"/>
                          <w:marRight w:val="0"/>
                          <w:marTop w:val="0"/>
                          <w:marBottom w:val="0"/>
                          <w:divBdr>
                            <w:top w:val="none" w:sz="0" w:space="0" w:color="auto"/>
                            <w:left w:val="none" w:sz="0" w:space="0" w:color="auto"/>
                            <w:bottom w:val="none" w:sz="0" w:space="0" w:color="auto"/>
                            <w:right w:val="none" w:sz="0" w:space="0" w:color="auto"/>
                          </w:divBdr>
                        </w:div>
                      </w:divsChild>
                    </w:div>
                    <w:div w:id="493955514">
                      <w:marLeft w:val="0"/>
                      <w:marRight w:val="0"/>
                      <w:marTop w:val="0"/>
                      <w:marBottom w:val="0"/>
                      <w:divBdr>
                        <w:top w:val="none" w:sz="0" w:space="0" w:color="auto"/>
                        <w:left w:val="none" w:sz="0" w:space="0" w:color="auto"/>
                        <w:bottom w:val="none" w:sz="0" w:space="0" w:color="auto"/>
                        <w:right w:val="none" w:sz="0" w:space="0" w:color="auto"/>
                      </w:divBdr>
                      <w:divsChild>
                        <w:div w:id="837423856">
                          <w:marLeft w:val="0"/>
                          <w:marRight w:val="0"/>
                          <w:marTop w:val="0"/>
                          <w:marBottom w:val="0"/>
                          <w:divBdr>
                            <w:top w:val="none" w:sz="0" w:space="0" w:color="auto"/>
                            <w:left w:val="none" w:sz="0" w:space="0" w:color="auto"/>
                            <w:bottom w:val="none" w:sz="0" w:space="0" w:color="auto"/>
                            <w:right w:val="none" w:sz="0" w:space="0" w:color="auto"/>
                          </w:divBdr>
                        </w:div>
                      </w:divsChild>
                    </w:div>
                    <w:div w:id="541786784">
                      <w:marLeft w:val="0"/>
                      <w:marRight w:val="0"/>
                      <w:marTop w:val="0"/>
                      <w:marBottom w:val="0"/>
                      <w:divBdr>
                        <w:top w:val="none" w:sz="0" w:space="0" w:color="auto"/>
                        <w:left w:val="none" w:sz="0" w:space="0" w:color="auto"/>
                        <w:bottom w:val="none" w:sz="0" w:space="0" w:color="auto"/>
                        <w:right w:val="none" w:sz="0" w:space="0" w:color="auto"/>
                      </w:divBdr>
                      <w:divsChild>
                        <w:div w:id="1540775433">
                          <w:marLeft w:val="0"/>
                          <w:marRight w:val="0"/>
                          <w:marTop w:val="0"/>
                          <w:marBottom w:val="0"/>
                          <w:divBdr>
                            <w:top w:val="none" w:sz="0" w:space="0" w:color="auto"/>
                            <w:left w:val="none" w:sz="0" w:space="0" w:color="auto"/>
                            <w:bottom w:val="none" w:sz="0" w:space="0" w:color="auto"/>
                            <w:right w:val="none" w:sz="0" w:space="0" w:color="auto"/>
                          </w:divBdr>
                        </w:div>
                      </w:divsChild>
                    </w:div>
                    <w:div w:id="560336584">
                      <w:marLeft w:val="0"/>
                      <w:marRight w:val="0"/>
                      <w:marTop w:val="0"/>
                      <w:marBottom w:val="0"/>
                      <w:divBdr>
                        <w:top w:val="none" w:sz="0" w:space="0" w:color="auto"/>
                        <w:left w:val="none" w:sz="0" w:space="0" w:color="auto"/>
                        <w:bottom w:val="none" w:sz="0" w:space="0" w:color="auto"/>
                        <w:right w:val="none" w:sz="0" w:space="0" w:color="auto"/>
                      </w:divBdr>
                      <w:divsChild>
                        <w:div w:id="399057459">
                          <w:marLeft w:val="0"/>
                          <w:marRight w:val="0"/>
                          <w:marTop w:val="0"/>
                          <w:marBottom w:val="0"/>
                          <w:divBdr>
                            <w:top w:val="none" w:sz="0" w:space="0" w:color="auto"/>
                            <w:left w:val="none" w:sz="0" w:space="0" w:color="auto"/>
                            <w:bottom w:val="none" w:sz="0" w:space="0" w:color="auto"/>
                            <w:right w:val="none" w:sz="0" w:space="0" w:color="auto"/>
                          </w:divBdr>
                        </w:div>
                      </w:divsChild>
                    </w:div>
                    <w:div w:id="567229861">
                      <w:marLeft w:val="0"/>
                      <w:marRight w:val="0"/>
                      <w:marTop w:val="0"/>
                      <w:marBottom w:val="0"/>
                      <w:divBdr>
                        <w:top w:val="none" w:sz="0" w:space="0" w:color="auto"/>
                        <w:left w:val="none" w:sz="0" w:space="0" w:color="auto"/>
                        <w:bottom w:val="none" w:sz="0" w:space="0" w:color="auto"/>
                        <w:right w:val="none" w:sz="0" w:space="0" w:color="auto"/>
                      </w:divBdr>
                      <w:divsChild>
                        <w:div w:id="549462159">
                          <w:marLeft w:val="0"/>
                          <w:marRight w:val="0"/>
                          <w:marTop w:val="0"/>
                          <w:marBottom w:val="0"/>
                          <w:divBdr>
                            <w:top w:val="none" w:sz="0" w:space="0" w:color="auto"/>
                            <w:left w:val="none" w:sz="0" w:space="0" w:color="auto"/>
                            <w:bottom w:val="none" w:sz="0" w:space="0" w:color="auto"/>
                            <w:right w:val="none" w:sz="0" w:space="0" w:color="auto"/>
                          </w:divBdr>
                        </w:div>
                      </w:divsChild>
                    </w:div>
                    <w:div w:id="574510037">
                      <w:marLeft w:val="0"/>
                      <w:marRight w:val="0"/>
                      <w:marTop w:val="0"/>
                      <w:marBottom w:val="0"/>
                      <w:divBdr>
                        <w:top w:val="none" w:sz="0" w:space="0" w:color="auto"/>
                        <w:left w:val="none" w:sz="0" w:space="0" w:color="auto"/>
                        <w:bottom w:val="none" w:sz="0" w:space="0" w:color="auto"/>
                        <w:right w:val="none" w:sz="0" w:space="0" w:color="auto"/>
                      </w:divBdr>
                      <w:divsChild>
                        <w:div w:id="735784410">
                          <w:marLeft w:val="0"/>
                          <w:marRight w:val="0"/>
                          <w:marTop w:val="0"/>
                          <w:marBottom w:val="0"/>
                          <w:divBdr>
                            <w:top w:val="none" w:sz="0" w:space="0" w:color="auto"/>
                            <w:left w:val="none" w:sz="0" w:space="0" w:color="auto"/>
                            <w:bottom w:val="none" w:sz="0" w:space="0" w:color="auto"/>
                            <w:right w:val="none" w:sz="0" w:space="0" w:color="auto"/>
                          </w:divBdr>
                        </w:div>
                      </w:divsChild>
                    </w:div>
                    <w:div w:id="575938525">
                      <w:marLeft w:val="0"/>
                      <w:marRight w:val="0"/>
                      <w:marTop w:val="0"/>
                      <w:marBottom w:val="0"/>
                      <w:divBdr>
                        <w:top w:val="none" w:sz="0" w:space="0" w:color="auto"/>
                        <w:left w:val="none" w:sz="0" w:space="0" w:color="auto"/>
                        <w:bottom w:val="none" w:sz="0" w:space="0" w:color="auto"/>
                        <w:right w:val="none" w:sz="0" w:space="0" w:color="auto"/>
                      </w:divBdr>
                      <w:divsChild>
                        <w:div w:id="1391269013">
                          <w:marLeft w:val="0"/>
                          <w:marRight w:val="0"/>
                          <w:marTop w:val="0"/>
                          <w:marBottom w:val="0"/>
                          <w:divBdr>
                            <w:top w:val="none" w:sz="0" w:space="0" w:color="auto"/>
                            <w:left w:val="none" w:sz="0" w:space="0" w:color="auto"/>
                            <w:bottom w:val="none" w:sz="0" w:space="0" w:color="auto"/>
                            <w:right w:val="none" w:sz="0" w:space="0" w:color="auto"/>
                          </w:divBdr>
                        </w:div>
                      </w:divsChild>
                    </w:div>
                    <w:div w:id="613293176">
                      <w:marLeft w:val="0"/>
                      <w:marRight w:val="0"/>
                      <w:marTop w:val="0"/>
                      <w:marBottom w:val="0"/>
                      <w:divBdr>
                        <w:top w:val="none" w:sz="0" w:space="0" w:color="auto"/>
                        <w:left w:val="none" w:sz="0" w:space="0" w:color="auto"/>
                        <w:bottom w:val="none" w:sz="0" w:space="0" w:color="auto"/>
                        <w:right w:val="none" w:sz="0" w:space="0" w:color="auto"/>
                      </w:divBdr>
                      <w:divsChild>
                        <w:div w:id="472714959">
                          <w:marLeft w:val="0"/>
                          <w:marRight w:val="0"/>
                          <w:marTop w:val="0"/>
                          <w:marBottom w:val="0"/>
                          <w:divBdr>
                            <w:top w:val="none" w:sz="0" w:space="0" w:color="auto"/>
                            <w:left w:val="none" w:sz="0" w:space="0" w:color="auto"/>
                            <w:bottom w:val="none" w:sz="0" w:space="0" w:color="auto"/>
                            <w:right w:val="none" w:sz="0" w:space="0" w:color="auto"/>
                          </w:divBdr>
                        </w:div>
                      </w:divsChild>
                    </w:div>
                    <w:div w:id="663168836">
                      <w:marLeft w:val="0"/>
                      <w:marRight w:val="0"/>
                      <w:marTop w:val="0"/>
                      <w:marBottom w:val="0"/>
                      <w:divBdr>
                        <w:top w:val="none" w:sz="0" w:space="0" w:color="auto"/>
                        <w:left w:val="none" w:sz="0" w:space="0" w:color="auto"/>
                        <w:bottom w:val="none" w:sz="0" w:space="0" w:color="auto"/>
                        <w:right w:val="none" w:sz="0" w:space="0" w:color="auto"/>
                      </w:divBdr>
                      <w:divsChild>
                        <w:div w:id="400955948">
                          <w:marLeft w:val="0"/>
                          <w:marRight w:val="0"/>
                          <w:marTop w:val="0"/>
                          <w:marBottom w:val="0"/>
                          <w:divBdr>
                            <w:top w:val="none" w:sz="0" w:space="0" w:color="auto"/>
                            <w:left w:val="none" w:sz="0" w:space="0" w:color="auto"/>
                            <w:bottom w:val="none" w:sz="0" w:space="0" w:color="auto"/>
                            <w:right w:val="none" w:sz="0" w:space="0" w:color="auto"/>
                          </w:divBdr>
                        </w:div>
                      </w:divsChild>
                    </w:div>
                    <w:div w:id="665859098">
                      <w:marLeft w:val="0"/>
                      <w:marRight w:val="0"/>
                      <w:marTop w:val="0"/>
                      <w:marBottom w:val="0"/>
                      <w:divBdr>
                        <w:top w:val="none" w:sz="0" w:space="0" w:color="auto"/>
                        <w:left w:val="none" w:sz="0" w:space="0" w:color="auto"/>
                        <w:bottom w:val="none" w:sz="0" w:space="0" w:color="auto"/>
                        <w:right w:val="none" w:sz="0" w:space="0" w:color="auto"/>
                      </w:divBdr>
                      <w:divsChild>
                        <w:div w:id="1546334666">
                          <w:marLeft w:val="0"/>
                          <w:marRight w:val="0"/>
                          <w:marTop w:val="0"/>
                          <w:marBottom w:val="0"/>
                          <w:divBdr>
                            <w:top w:val="none" w:sz="0" w:space="0" w:color="auto"/>
                            <w:left w:val="none" w:sz="0" w:space="0" w:color="auto"/>
                            <w:bottom w:val="none" w:sz="0" w:space="0" w:color="auto"/>
                            <w:right w:val="none" w:sz="0" w:space="0" w:color="auto"/>
                          </w:divBdr>
                        </w:div>
                      </w:divsChild>
                    </w:div>
                    <w:div w:id="676808027">
                      <w:marLeft w:val="0"/>
                      <w:marRight w:val="0"/>
                      <w:marTop w:val="0"/>
                      <w:marBottom w:val="0"/>
                      <w:divBdr>
                        <w:top w:val="none" w:sz="0" w:space="0" w:color="auto"/>
                        <w:left w:val="none" w:sz="0" w:space="0" w:color="auto"/>
                        <w:bottom w:val="none" w:sz="0" w:space="0" w:color="auto"/>
                        <w:right w:val="none" w:sz="0" w:space="0" w:color="auto"/>
                      </w:divBdr>
                      <w:divsChild>
                        <w:div w:id="985860721">
                          <w:marLeft w:val="0"/>
                          <w:marRight w:val="0"/>
                          <w:marTop w:val="0"/>
                          <w:marBottom w:val="0"/>
                          <w:divBdr>
                            <w:top w:val="none" w:sz="0" w:space="0" w:color="auto"/>
                            <w:left w:val="none" w:sz="0" w:space="0" w:color="auto"/>
                            <w:bottom w:val="none" w:sz="0" w:space="0" w:color="auto"/>
                            <w:right w:val="none" w:sz="0" w:space="0" w:color="auto"/>
                          </w:divBdr>
                        </w:div>
                      </w:divsChild>
                    </w:div>
                    <w:div w:id="682317123">
                      <w:marLeft w:val="0"/>
                      <w:marRight w:val="0"/>
                      <w:marTop w:val="0"/>
                      <w:marBottom w:val="0"/>
                      <w:divBdr>
                        <w:top w:val="none" w:sz="0" w:space="0" w:color="auto"/>
                        <w:left w:val="none" w:sz="0" w:space="0" w:color="auto"/>
                        <w:bottom w:val="none" w:sz="0" w:space="0" w:color="auto"/>
                        <w:right w:val="none" w:sz="0" w:space="0" w:color="auto"/>
                      </w:divBdr>
                      <w:divsChild>
                        <w:div w:id="1875923167">
                          <w:marLeft w:val="0"/>
                          <w:marRight w:val="0"/>
                          <w:marTop w:val="0"/>
                          <w:marBottom w:val="0"/>
                          <w:divBdr>
                            <w:top w:val="none" w:sz="0" w:space="0" w:color="auto"/>
                            <w:left w:val="none" w:sz="0" w:space="0" w:color="auto"/>
                            <w:bottom w:val="none" w:sz="0" w:space="0" w:color="auto"/>
                            <w:right w:val="none" w:sz="0" w:space="0" w:color="auto"/>
                          </w:divBdr>
                        </w:div>
                      </w:divsChild>
                    </w:div>
                    <w:div w:id="712929094">
                      <w:marLeft w:val="0"/>
                      <w:marRight w:val="0"/>
                      <w:marTop w:val="0"/>
                      <w:marBottom w:val="0"/>
                      <w:divBdr>
                        <w:top w:val="none" w:sz="0" w:space="0" w:color="auto"/>
                        <w:left w:val="none" w:sz="0" w:space="0" w:color="auto"/>
                        <w:bottom w:val="none" w:sz="0" w:space="0" w:color="auto"/>
                        <w:right w:val="none" w:sz="0" w:space="0" w:color="auto"/>
                      </w:divBdr>
                      <w:divsChild>
                        <w:div w:id="1848446594">
                          <w:marLeft w:val="0"/>
                          <w:marRight w:val="0"/>
                          <w:marTop w:val="0"/>
                          <w:marBottom w:val="0"/>
                          <w:divBdr>
                            <w:top w:val="none" w:sz="0" w:space="0" w:color="auto"/>
                            <w:left w:val="none" w:sz="0" w:space="0" w:color="auto"/>
                            <w:bottom w:val="none" w:sz="0" w:space="0" w:color="auto"/>
                            <w:right w:val="none" w:sz="0" w:space="0" w:color="auto"/>
                          </w:divBdr>
                        </w:div>
                      </w:divsChild>
                    </w:div>
                    <w:div w:id="787512381">
                      <w:marLeft w:val="0"/>
                      <w:marRight w:val="0"/>
                      <w:marTop w:val="0"/>
                      <w:marBottom w:val="0"/>
                      <w:divBdr>
                        <w:top w:val="none" w:sz="0" w:space="0" w:color="auto"/>
                        <w:left w:val="none" w:sz="0" w:space="0" w:color="auto"/>
                        <w:bottom w:val="none" w:sz="0" w:space="0" w:color="auto"/>
                        <w:right w:val="none" w:sz="0" w:space="0" w:color="auto"/>
                      </w:divBdr>
                      <w:divsChild>
                        <w:div w:id="1412510531">
                          <w:marLeft w:val="0"/>
                          <w:marRight w:val="0"/>
                          <w:marTop w:val="0"/>
                          <w:marBottom w:val="0"/>
                          <w:divBdr>
                            <w:top w:val="none" w:sz="0" w:space="0" w:color="auto"/>
                            <w:left w:val="none" w:sz="0" w:space="0" w:color="auto"/>
                            <w:bottom w:val="none" w:sz="0" w:space="0" w:color="auto"/>
                            <w:right w:val="none" w:sz="0" w:space="0" w:color="auto"/>
                          </w:divBdr>
                        </w:div>
                      </w:divsChild>
                    </w:div>
                    <w:div w:id="809205187">
                      <w:marLeft w:val="0"/>
                      <w:marRight w:val="0"/>
                      <w:marTop w:val="0"/>
                      <w:marBottom w:val="0"/>
                      <w:divBdr>
                        <w:top w:val="none" w:sz="0" w:space="0" w:color="auto"/>
                        <w:left w:val="none" w:sz="0" w:space="0" w:color="auto"/>
                        <w:bottom w:val="none" w:sz="0" w:space="0" w:color="auto"/>
                        <w:right w:val="none" w:sz="0" w:space="0" w:color="auto"/>
                      </w:divBdr>
                      <w:divsChild>
                        <w:div w:id="320736632">
                          <w:marLeft w:val="0"/>
                          <w:marRight w:val="0"/>
                          <w:marTop w:val="0"/>
                          <w:marBottom w:val="0"/>
                          <w:divBdr>
                            <w:top w:val="none" w:sz="0" w:space="0" w:color="auto"/>
                            <w:left w:val="none" w:sz="0" w:space="0" w:color="auto"/>
                            <w:bottom w:val="none" w:sz="0" w:space="0" w:color="auto"/>
                            <w:right w:val="none" w:sz="0" w:space="0" w:color="auto"/>
                          </w:divBdr>
                        </w:div>
                      </w:divsChild>
                    </w:div>
                    <w:div w:id="841511724">
                      <w:marLeft w:val="0"/>
                      <w:marRight w:val="0"/>
                      <w:marTop w:val="0"/>
                      <w:marBottom w:val="0"/>
                      <w:divBdr>
                        <w:top w:val="none" w:sz="0" w:space="0" w:color="auto"/>
                        <w:left w:val="none" w:sz="0" w:space="0" w:color="auto"/>
                        <w:bottom w:val="none" w:sz="0" w:space="0" w:color="auto"/>
                        <w:right w:val="none" w:sz="0" w:space="0" w:color="auto"/>
                      </w:divBdr>
                      <w:divsChild>
                        <w:div w:id="452870777">
                          <w:marLeft w:val="0"/>
                          <w:marRight w:val="0"/>
                          <w:marTop w:val="0"/>
                          <w:marBottom w:val="0"/>
                          <w:divBdr>
                            <w:top w:val="none" w:sz="0" w:space="0" w:color="auto"/>
                            <w:left w:val="none" w:sz="0" w:space="0" w:color="auto"/>
                            <w:bottom w:val="none" w:sz="0" w:space="0" w:color="auto"/>
                            <w:right w:val="none" w:sz="0" w:space="0" w:color="auto"/>
                          </w:divBdr>
                        </w:div>
                      </w:divsChild>
                    </w:div>
                    <w:div w:id="845829351">
                      <w:marLeft w:val="0"/>
                      <w:marRight w:val="0"/>
                      <w:marTop w:val="0"/>
                      <w:marBottom w:val="0"/>
                      <w:divBdr>
                        <w:top w:val="none" w:sz="0" w:space="0" w:color="auto"/>
                        <w:left w:val="none" w:sz="0" w:space="0" w:color="auto"/>
                        <w:bottom w:val="none" w:sz="0" w:space="0" w:color="auto"/>
                        <w:right w:val="none" w:sz="0" w:space="0" w:color="auto"/>
                      </w:divBdr>
                      <w:divsChild>
                        <w:div w:id="10037626">
                          <w:marLeft w:val="0"/>
                          <w:marRight w:val="0"/>
                          <w:marTop w:val="0"/>
                          <w:marBottom w:val="0"/>
                          <w:divBdr>
                            <w:top w:val="none" w:sz="0" w:space="0" w:color="auto"/>
                            <w:left w:val="none" w:sz="0" w:space="0" w:color="auto"/>
                            <w:bottom w:val="none" w:sz="0" w:space="0" w:color="auto"/>
                            <w:right w:val="none" w:sz="0" w:space="0" w:color="auto"/>
                          </w:divBdr>
                        </w:div>
                      </w:divsChild>
                    </w:div>
                    <w:div w:id="901451895">
                      <w:marLeft w:val="0"/>
                      <w:marRight w:val="0"/>
                      <w:marTop w:val="0"/>
                      <w:marBottom w:val="0"/>
                      <w:divBdr>
                        <w:top w:val="none" w:sz="0" w:space="0" w:color="auto"/>
                        <w:left w:val="none" w:sz="0" w:space="0" w:color="auto"/>
                        <w:bottom w:val="none" w:sz="0" w:space="0" w:color="auto"/>
                        <w:right w:val="none" w:sz="0" w:space="0" w:color="auto"/>
                      </w:divBdr>
                      <w:divsChild>
                        <w:div w:id="1937009202">
                          <w:marLeft w:val="0"/>
                          <w:marRight w:val="0"/>
                          <w:marTop w:val="0"/>
                          <w:marBottom w:val="0"/>
                          <w:divBdr>
                            <w:top w:val="none" w:sz="0" w:space="0" w:color="auto"/>
                            <w:left w:val="none" w:sz="0" w:space="0" w:color="auto"/>
                            <w:bottom w:val="none" w:sz="0" w:space="0" w:color="auto"/>
                            <w:right w:val="none" w:sz="0" w:space="0" w:color="auto"/>
                          </w:divBdr>
                        </w:div>
                      </w:divsChild>
                    </w:div>
                    <w:div w:id="908810184">
                      <w:marLeft w:val="0"/>
                      <w:marRight w:val="0"/>
                      <w:marTop w:val="0"/>
                      <w:marBottom w:val="0"/>
                      <w:divBdr>
                        <w:top w:val="none" w:sz="0" w:space="0" w:color="auto"/>
                        <w:left w:val="none" w:sz="0" w:space="0" w:color="auto"/>
                        <w:bottom w:val="none" w:sz="0" w:space="0" w:color="auto"/>
                        <w:right w:val="none" w:sz="0" w:space="0" w:color="auto"/>
                      </w:divBdr>
                      <w:divsChild>
                        <w:div w:id="532575171">
                          <w:marLeft w:val="0"/>
                          <w:marRight w:val="0"/>
                          <w:marTop w:val="0"/>
                          <w:marBottom w:val="0"/>
                          <w:divBdr>
                            <w:top w:val="none" w:sz="0" w:space="0" w:color="auto"/>
                            <w:left w:val="none" w:sz="0" w:space="0" w:color="auto"/>
                            <w:bottom w:val="none" w:sz="0" w:space="0" w:color="auto"/>
                            <w:right w:val="none" w:sz="0" w:space="0" w:color="auto"/>
                          </w:divBdr>
                        </w:div>
                      </w:divsChild>
                    </w:div>
                    <w:div w:id="926839801">
                      <w:marLeft w:val="0"/>
                      <w:marRight w:val="0"/>
                      <w:marTop w:val="0"/>
                      <w:marBottom w:val="0"/>
                      <w:divBdr>
                        <w:top w:val="none" w:sz="0" w:space="0" w:color="auto"/>
                        <w:left w:val="none" w:sz="0" w:space="0" w:color="auto"/>
                        <w:bottom w:val="none" w:sz="0" w:space="0" w:color="auto"/>
                        <w:right w:val="none" w:sz="0" w:space="0" w:color="auto"/>
                      </w:divBdr>
                      <w:divsChild>
                        <w:div w:id="902108967">
                          <w:marLeft w:val="0"/>
                          <w:marRight w:val="0"/>
                          <w:marTop w:val="0"/>
                          <w:marBottom w:val="0"/>
                          <w:divBdr>
                            <w:top w:val="none" w:sz="0" w:space="0" w:color="auto"/>
                            <w:left w:val="none" w:sz="0" w:space="0" w:color="auto"/>
                            <w:bottom w:val="none" w:sz="0" w:space="0" w:color="auto"/>
                            <w:right w:val="none" w:sz="0" w:space="0" w:color="auto"/>
                          </w:divBdr>
                        </w:div>
                      </w:divsChild>
                    </w:div>
                    <w:div w:id="946812646">
                      <w:marLeft w:val="0"/>
                      <w:marRight w:val="0"/>
                      <w:marTop w:val="0"/>
                      <w:marBottom w:val="0"/>
                      <w:divBdr>
                        <w:top w:val="none" w:sz="0" w:space="0" w:color="auto"/>
                        <w:left w:val="none" w:sz="0" w:space="0" w:color="auto"/>
                        <w:bottom w:val="none" w:sz="0" w:space="0" w:color="auto"/>
                        <w:right w:val="none" w:sz="0" w:space="0" w:color="auto"/>
                      </w:divBdr>
                      <w:divsChild>
                        <w:div w:id="167452152">
                          <w:marLeft w:val="0"/>
                          <w:marRight w:val="0"/>
                          <w:marTop w:val="0"/>
                          <w:marBottom w:val="0"/>
                          <w:divBdr>
                            <w:top w:val="none" w:sz="0" w:space="0" w:color="auto"/>
                            <w:left w:val="none" w:sz="0" w:space="0" w:color="auto"/>
                            <w:bottom w:val="none" w:sz="0" w:space="0" w:color="auto"/>
                            <w:right w:val="none" w:sz="0" w:space="0" w:color="auto"/>
                          </w:divBdr>
                        </w:div>
                      </w:divsChild>
                    </w:div>
                    <w:div w:id="1027096792">
                      <w:marLeft w:val="0"/>
                      <w:marRight w:val="0"/>
                      <w:marTop w:val="0"/>
                      <w:marBottom w:val="0"/>
                      <w:divBdr>
                        <w:top w:val="none" w:sz="0" w:space="0" w:color="auto"/>
                        <w:left w:val="none" w:sz="0" w:space="0" w:color="auto"/>
                        <w:bottom w:val="none" w:sz="0" w:space="0" w:color="auto"/>
                        <w:right w:val="none" w:sz="0" w:space="0" w:color="auto"/>
                      </w:divBdr>
                      <w:divsChild>
                        <w:div w:id="1358658310">
                          <w:marLeft w:val="0"/>
                          <w:marRight w:val="0"/>
                          <w:marTop w:val="0"/>
                          <w:marBottom w:val="0"/>
                          <w:divBdr>
                            <w:top w:val="none" w:sz="0" w:space="0" w:color="auto"/>
                            <w:left w:val="none" w:sz="0" w:space="0" w:color="auto"/>
                            <w:bottom w:val="none" w:sz="0" w:space="0" w:color="auto"/>
                            <w:right w:val="none" w:sz="0" w:space="0" w:color="auto"/>
                          </w:divBdr>
                        </w:div>
                      </w:divsChild>
                    </w:div>
                    <w:div w:id="1115172518">
                      <w:marLeft w:val="0"/>
                      <w:marRight w:val="0"/>
                      <w:marTop w:val="0"/>
                      <w:marBottom w:val="0"/>
                      <w:divBdr>
                        <w:top w:val="none" w:sz="0" w:space="0" w:color="auto"/>
                        <w:left w:val="none" w:sz="0" w:space="0" w:color="auto"/>
                        <w:bottom w:val="none" w:sz="0" w:space="0" w:color="auto"/>
                        <w:right w:val="none" w:sz="0" w:space="0" w:color="auto"/>
                      </w:divBdr>
                      <w:divsChild>
                        <w:div w:id="467628505">
                          <w:marLeft w:val="0"/>
                          <w:marRight w:val="0"/>
                          <w:marTop w:val="0"/>
                          <w:marBottom w:val="0"/>
                          <w:divBdr>
                            <w:top w:val="none" w:sz="0" w:space="0" w:color="auto"/>
                            <w:left w:val="none" w:sz="0" w:space="0" w:color="auto"/>
                            <w:bottom w:val="none" w:sz="0" w:space="0" w:color="auto"/>
                            <w:right w:val="none" w:sz="0" w:space="0" w:color="auto"/>
                          </w:divBdr>
                        </w:div>
                      </w:divsChild>
                    </w:div>
                    <w:div w:id="1221209997">
                      <w:marLeft w:val="0"/>
                      <w:marRight w:val="0"/>
                      <w:marTop w:val="0"/>
                      <w:marBottom w:val="0"/>
                      <w:divBdr>
                        <w:top w:val="none" w:sz="0" w:space="0" w:color="auto"/>
                        <w:left w:val="none" w:sz="0" w:space="0" w:color="auto"/>
                        <w:bottom w:val="none" w:sz="0" w:space="0" w:color="auto"/>
                        <w:right w:val="none" w:sz="0" w:space="0" w:color="auto"/>
                      </w:divBdr>
                      <w:divsChild>
                        <w:div w:id="834884105">
                          <w:marLeft w:val="0"/>
                          <w:marRight w:val="0"/>
                          <w:marTop w:val="0"/>
                          <w:marBottom w:val="0"/>
                          <w:divBdr>
                            <w:top w:val="none" w:sz="0" w:space="0" w:color="auto"/>
                            <w:left w:val="none" w:sz="0" w:space="0" w:color="auto"/>
                            <w:bottom w:val="none" w:sz="0" w:space="0" w:color="auto"/>
                            <w:right w:val="none" w:sz="0" w:space="0" w:color="auto"/>
                          </w:divBdr>
                        </w:div>
                      </w:divsChild>
                    </w:div>
                    <w:div w:id="1306854348">
                      <w:marLeft w:val="0"/>
                      <w:marRight w:val="0"/>
                      <w:marTop w:val="0"/>
                      <w:marBottom w:val="0"/>
                      <w:divBdr>
                        <w:top w:val="none" w:sz="0" w:space="0" w:color="auto"/>
                        <w:left w:val="none" w:sz="0" w:space="0" w:color="auto"/>
                        <w:bottom w:val="none" w:sz="0" w:space="0" w:color="auto"/>
                        <w:right w:val="none" w:sz="0" w:space="0" w:color="auto"/>
                      </w:divBdr>
                      <w:divsChild>
                        <w:div w:id="133183560">
                          <w:marLeft w:val="0"/>
                          <w:marRight w:val="0"/>
                          <w:marTop w:val="0"/>
                          <w:marBottom w:val="0"/>
                          <w:divBdr>
                            <w:top w:val="none" w:sz="0" w:space="0" w:color="auto"/>
                            <w:left w:val="none" w:sz="0" w:space="0" w:color="auto"/>
                            <w:bottom w:val="none" w:sz="0" w:space="0" w:color="auto"/>
                            <w:right w:val="none" w:sz="0" w:space="0" w:color="auto"/>
                          </w:divBdr>
                        </w:div>
                      </w:divsChild>
                    </w:div>
                    <w:div w:id="1405760016">
                      <w:marLeft w:val="0"/>
                      <w:marRight w:val="0"/>
                      <w:marTop w:val="0"/>
                      <w:marBottom w:val="0"/>
                      <w:divBdr>
                        <w:top w:val="none" w:sz="0" w:space="0" w:color="auto"/>
                        <w:left w:val="none" w:sz="0" w:space="0" w:color="auto"/>
                        <w:bottom w:val="none" w:sz="0" w:space="0" w:color="auto"/>
                        <w:right w:val="none" w:sz="0" w:space="0" w:color="auto"/>
                      </w:divBdr>
                      <w:divsChild>
                        <w:div w:id="1494568227">
                          <w:marLeft w:val="0"/>
                          <w:marRight w:val="0"/>
                          <w:marTop w:val="0"/>
                          <w:marBottom w:val="0"/>
                          <w:divBdr>
                            <w:top w:val="none" w:sz="0" w:space="0" w:color="auto"/>
                            <w:left w:val="none" w:sz="0" w:space="0" w:color="auto"/>
                            <w:bottom w:val="none" w:sz="0" w:space="0" w:color="auto"/>
                            <w:right w:val="none" w:sz="0" w:space="0" w:color="auto"/>
                          </w:divBdr>
                        </w:div>
                      </w:divsChild>
                    </w:div>
                    <w:div w:id="1512570898">
                      <w:marLeft w:val="0"/>
                      <w:marRight w:val="0"/>
                      <w:marTop w:val="0"/>
                      <w:marBottom w:val="0"/>
                      <w:divBdr>
                        <w:top w:val="none" w:sz="0" w:space="0" w:color="auto"/>
                        <w:left w:val="none" w:sz="0" w:space="0" w:color="auto"/>
                        <w:bottom w:val="none" w:sz="0" w:space="0" w:color="auto"/>
                        <w:right w:val="none" w:sz="0" w:space="0" w:color="auto"/>
                      </w:divBdr>
                      <w:divsChild>
                        <w:div w:id="1152216551">
                          <w:marLeft w:val="0"/>
                          <w:marRight w:val="0"/>
                          <w:marTop w:val="0"/>
                          <w:marBottom w:val="0"/>
                          <w:divBdr>
                            <w:top w:val="none" w:sz="0" w:space="0" w:color="auto"/>
                            <w:left w:val="none" w:sz="0" w:space="0" w:color="auto"/>
                            <w:bottom w:val="none" w:sz="0" w:space="0" w:color="auto"/>
                            <w:right w:val="none" w:sz="0" w:space="0" w:color="auto"/>
                          </w:divBdr>
                        </w:div>
                      </w:divsChild>
                    </w:div>
                    <w:div w:id="1517571730">
                      <w:marLeft w:val="0"/>
                      <w:marRight w:val="0"/>
                      <w:marTop w:val="0"/>
                      <w:marBottom w:val="0"/>
                      <w:divBdr>
                        <w:top w:val="none" w:sz="0" w:space="0" w:color="auto"/>
                        <w:left w:val="none" w:sz="0" w:space="0" w:color="auto"/>
                        <w:bottom w:val="none" w:sz="0" w:space="0" w:color="auto"/>
                        <w:right w:val="none" w:sz="0" w:space="0" w:color="auto"/>
                      </w:divBdr>
                      <w:divsChild>
                        <w:div w:id="764613669">
                          <w:marLeft w:val="0"/>
                          <w:marRight w:val="0"/>
                          <w:marTop w:val="0"/>
                          <w:marBottom w:val="0"/>
                          <w:divBdr>
                            <w:top w:val="none" w:sz="0" w:space="0" w:color="auto"/>
                            <w:left w:val="none" w:sz="0" w:space="0" w:color="auto"/>
                            <w:bottom w:val="none" w:sz="0" w:space="0" w:color="auto"/>
                            <w:right w:val="none" w:sz="0" w:space="0" w:color="auto"/>
                          </w:divBdr>
                        </w:div>
                      </w:divsChild>
                    </w:div>
                    <w:div w:id="1549680486">
                      <w:marLeft w:val="0"/>
                      <w:marRight w:val="0"/>
                      <w:marTop w:val="0"/>
                      <w:marBottom w:val="0"/>
                      <w:divBdr>
                        <w:top w:val="none" w:sz="0" w:space="0" w:color="auto"/>
                        <w:left w:val="none" w:sz="0" w:space="0" w:color="auto"/>
                        <w:bottom w:val="none" w:sz="0" w:space="0" w:color="auto"/>
                        <w:right w:val="none" w:sz="0" w:space="0" w:color="auto"/>
                      </w:divBdr>
                      <w:divsChild>
                        <w:div w:id="1096287495">
                          <w:marLeft w:val="0"/>
                          <w:marRight w:val="0"/>
                          <w:marTop w:val="0"/>
                          <w:marBottom w:val="0"/>
                          <w:divBdr>
                            <w:top w:val="none" w:sz="0" w:space="0" w:color="auto"/>
                            <w:left w:val="none" w:sz="0" w:space="0" w:color="auto"/>
                            <w:bottom w:val="none" w:sz="0" w:space="0" w:color="auto"/>
                            <w:right w:val="none" w:sz="0" w:space="0" w:color="auto"/>
                          </w:divBdr>
                        </w:div>
                      </w:divsChild>
                    </w:div>
                    <w:div w:id="1551452242">
                      <w:marLeft w:val="0"/>
                      <w:marRight w:val="0"/>
                      <w:marTop w:val="0"/>
                      <w:marBottom w:val="0"/>
                      <w:divBdr>
                        <w:top w:val="none" w:sz="0" w:space="0" w:color="auto"/>
                        <w:left w:val="none" w:sz="0" w:space="0" w:color="auto"/>
                        <w:bottom w:val="none" w:sz="0" w:space="0" w:color="auto"/>
                        <w:right w:val="none" w:sz="0" w:space="0" w:color="auto"/>
                      </w:divBdr>
                      <w:divsChild>
                        <w:div w:id="486552949">
                          <w:marLeft w:val="0"/>
                          <w:marRight w:val="0"/>
                          <w:marTop w:val="0"/>
                          <w:marBottom w:val="0"/>
                          <w:divBdr>
                            <w:top w:val="none" w:sz="0" w:space="0" w:color="auto"/>
                            <w:left w:val="none" w:sz="0" w:space="0" w:color="auto"/>
                            <w:bottom w:val="none" w:sz="0" w:space="0" w:color="auto"/>
                            <w:right w:val="none" w:sz="0" w:space="0" w:color="auto"/>
                          </w:divBdr>
                        </w:div>
                      </w:divsChild>
                    </w:div>
                    <w:div w:id="1588731922">
                      <w:marLeft w:val="0"/>
                      <w:marRight w:val="0"/>
                      <w:marTop w:val="0"/>
                      <w:marBottom w:val="0"/>
                      <w:divBdr>
                        <w:top w:val="none" w:sz="0" w:space="0" w:color="auto"/>
                        <w:left w:val="none" w:sz="0" w:space="0" w:color="auto"/>
                        <w:bottom w:val="none" w:sz="0" w:space="0" w:color="auto"/>
                        <w:right w:val="none" w:sz="0" w:space="0" w:color="auto"/>
                      </w:divBdr>
                      <w:divsChild>
                        <w:div w:id="1056202477">
                          <w:marLeft w:val="0"/>
                          <w:marRight w:val="0"/>
                          <w:marTop w:val="0"/>
                          <w:marBottom w:val="0"/>
                          <w:divBdr>
                            <w:top w:val="none" w:sz="0" w:space="0" w:color="auto"/>
                            <w:left w:val="none" w:sz="0" w:space="0" w:color="auto"/>
                            <w:bottom w:val="none" w:sz="0" w:space="0" w:color="auto"/>
                            <w:right w:val="none" w:sz="0" w:space="0" w:color="auto"/>
                          </w:divBdr>
                        </w:div>
                      </w:divsChild>
                    </w:div>
                    <w:div w:id="1598296045">
                      <w:marLeft w:val="0"/>
                      <w:marRight w:val="0"/>
                      <w:marTop w:val="0"/>
                      <w:marBottom w:val="0"/>
                      <w:divBdr>
                        <w:top w:val="none" w:sz="0" w:space="0" w:color="auto"/>
                        <w:left w:val="none" w:sz="0" w:space="0" w:color="auto"/>
                        <w:bottom w:val="none" w:sz="0" w:space="0" w:color="auto"/>
                        <w:right w:val="none" w:sz="0" w:space="0" w:color="auto"/>
                      </w:divBdr>
                      <w:divsChild>
                        <w:div w:id="1102145402">
                          <w:marLeft w:val="0"/>
                          <w:marRight w:val="0"/>
                          <w:marTop w:val="0"/>
                          <w:marBottom w:val="0"/>
                          <w:divBdr>
                            <w:top w:val="none" w:sz="0" w:space="0" w:color="auto"/>
                            <w:left w:val="none" w:sz="0" w:space="0" w:color="auto"/>
                            <w:bottom w:val="none" w:sz="0" w:space="0" w:color="auto"/>
                            <w:right w:val="none" w:sz="0" w:space="0" w:color="auto"/>
                          </w:divBdr>
                        </w:div>
                      </w:divsChild>
                    </w:div>
                    <w:div w:id="1665670680">
                      <w:marLeft w:val="0"/>
                      <w:marRight w:val="0"/>
                      <w:marTop w:val="0"/>
                      <w:marBottom w:val="0"/>
                      <w:divBdr>
                        <w:top w:val="none" w:sz="0" w:space="0" w:color="auto"/>
                        <w:left w:val="none" w:sz="0" w:space="0" w:color="auto"/>
                        <w:bottom w:val="none" w:sz="0" w:space="0" w:color="auto"/>
                        <w:right w:val="none" w:sz="0" w:space="0" w:color="auto"/>
                      </w:divBdr>
                      <w:divsChild>
                        <w:div w:id="1273585713">
                          <w:marLeft w:val="0"/>
                          <w:marRight w:val="0"/>
                          <w:marTop w:val="0"/>
                          <w:marBottom w:val="0"/>
                          <w:divBdr>
                            <w:top w:val="none" w:sz="0" w:space="0" w:color="auto"/>
                            <w:left w:val="none" w:sz="0" w:space="0" w:color="auto"/>
                            <w:bottom w:val="none" w:sz="0" w:space="0" w:color="auto"/>
                            <w:right w:val="none" w:sz="0" w:space="0" w:color="auto"/>
                          </w:divBdr>
                        </w:div>
                      </w:divsChild>
                    </w:div>
                    <w:div w:id="1750493477">
                      <w:marLeft w:val="0"/>
                      <w:marRight w:val="0"/>
                      <w:marTop w:val="0"/>
                      <w:marBottom w:val="0"/>
                      <w:divBdr>
                        <w:top w:val="none" w:sz="0" w:space="0" w:color="auto"/>
                        <w:left w:val="none" w:sz="0" w:space="0" w:color="auto"/>
                        <w:bottom w:val="none" w:sz="0" w:space="0" w:color="auto"/>
                        <w:right w:val="none" w:sz="0" w:space="0" w:color="auto"/>
                      </w:divBdr>
                      <w:divsChild>
                        <w:div w:id="21976933">
                          <w:marLeft w:val="0"/>
                          <w:marRight w:val="0"/>
                          <w:marTop w:val="0"/>
                          <w:marBottom w:val="0"/>
                          <w:divBdr>
                            <w:top w:val="none" w:sz="0" w:space="0" w:color="auto"/>
                            <w:left w:val="none" w:sz="0" w:space="0" w:color="auto"/>
                            <w:bottom w:val="none" w:sz="0" w:space="0" w:color="auto"/>
                            <w:right w:val="none" w:sz="0" w:space="0" w:color="auto"/>
                          </w:divBdr>
                        </w:div>
                      </w:divsChild>
                    </w:div>
                    <w:div w:id="1771854968">
                      <w:marLeft w:val="0"/>
                      <w:marRight w:val="0"/>
                      <w:marTop w:val="0"/>
                      <w:marBottom w:val="0"/>
                      <w:divBdr>
                        <w:top w:val="none" w:sz="0" w:space="0" w:color="auto"/>
                        <w:left w:val="none" w:sz="0" w:space="0" w:color="auto"/>
                        <w:bottom w:val="none" w:sz="0" w:space="0" w:color="auto"/>
                        <w:right w:val="none" w:sz="0" w:space="0" w:color="auto"/>
                      </w:divBdr>
                      <w:divsChild>
                        <w:div w:id="2011249207">
                          <w:marLeft w:val="0"/>
                          <w:marRight w:val="0"/>
                          <w:marTop w:val="0"/>
                          <w:marBottom w:val="0"/>
                          <w:divBdr>
                            <w:top w:val="none" w:sz="0" w:space="0" w:color="auto"/>
                            <w:left w:val="none" w:sz="0" w:space="0" w:color="auto"/>
                            <w:bottom w:val="none" w:sz="0" w:space="0" w:color="auto"/>
                            <w:right w:val="none" w:sz="0" w:space="0" w:color="auto"/>
                          </w:divBdr>
                        </w:div>
                      </w:divsChild>
                    </w:div>
                    <w:div w:id="1776291283">
                      <w:marLeft w:val="0"/>
                      <w:marRight w:val="0"/>
                      <w:marTop w:val="0"/>
                      <w:marBottom w:val="0"/>
                      <w:divBdr>
                        <w:top w:val="none" w:sz="0" w:space="0" w:color="auto"/>
                        <w:left w:val="none" w:sz="0" w:space="0" w:color="auto"/>
                        <w:bottom w:val="none" w:sz="0" w:space="0" w:color="auto"/>
                        <w:right w:val="none" w:sz="0" w:space="0" w:color="auto"/>
                      </w:divBdr>
                      <w:divsChild>
                        <w:div w:id="852763653">
                          <w:marLeft w:val="0"/>
                          <w:marRight w:val="0"/>
                          <w:marTop w:val="0"/>
                          <w:marBottom w:val="0"/>
                          <w:divBdr>
                            <w:top w:val="none" w:sz="0" w:space="0" w:color="auto"/>
                            <w:left w:val="none" w:sz="0" w:space="0" w:color="auto"/>
                            <w:bottom w:val="none" w:sz="0" w:space="0" w:color="auto"/>
                            <w:right w:val="none" w:sz="0" w:space="0" w:color="auto"/>
                          </w:divBdr>
                        </w:div>
                      </w:divsChild>
                    </w:div>
                    <w:div w:id="1820077169">
                      <w:marLeft w:val="0"/>
                      <w:marRight w:val="0"/>
                      <w:marTop w:val="0"/>
                      <w:marBottom w:val="0"/>
                      <w:divBdr>
                        <w:top w:val="none" w:sz="0" w:space="0" w:color="auto"/>
                        <w:left w:val="none" w:sz="0" w:space="0" w:color="auto"/>
                        <w:bottom w:val="none" w:sz="0" w:space="0" w:color="auto"/>
                        <w:right w:val="none" w:sz="0" w:space="0" w:color="auto"/>
                      </w:divBdr>
                      <w:divsChild>
                        <w:div w:id="1652517872">
                          <w:marLeft w:val="0"/>
                          <w:marRight w:val="0"/>
                          <w:marTop w:val="0"/>
                          <w:marBottom w:val="0"/>
                          <w:divBdr>
                            <w:top w:val="none" w:sz="0" w:space="0" w:color="auto"/>
                            <w:left w:val="none" w:sz="0" w:space="0" w:color="auto"/>
                            <w:bottom w:val="none" w:sz="0" w:space="0" w:color="auto"/>
                            <w:right w:val="none" w:sz="0" w:space="0" w:color="auto"/>
                          </w:divBdr>
                        </w:div>
                      </w:divsChild>
                    </w:div>
                    <w:div w:id="2074808977">
                      <w:marLeft w:val="0"/>
                      <w:marRight w:val="0"/>
                      <w:marTop w:val="0"/>
                      <w:marBottom w:val="0"/>
                      <w:divBdr>
                        <w:top w:val="none" w:sz="0" w:space="0" w:color="auto"/>
                        <w:left w:val="none" w:sz="0" w:space="0" w:color="auto"/>
                        <w:bottom w:val="none" w:sz="0" w:space="0" w:color="auto"/>
                        <w:right w:val="none" w:sz="0" w:space="0" w:color="auto"/>
                      </w:divBdr>
                      <w:divsChild>
                        <w:div w:id="2101096114">
                          <w:marLeft w:val="0"/>
                          <w:marRight w:val="0"/>
                          <w:marTop w:val="0"/>
                          <w:marBottom w:val="0"/>
                          <w:divBdr>
                            <w:top w:val="none" w:sz="0" w:space="0" w:color="auto"/>
                            <w:left w:val="none" w:sz="0" w:space="0" w:color="auto"/>
                            <w:bottom w:val="none" w:sz="0" w:space="0" w:color="auto"/>
                            <w:right w:val="none" w:sz="0" w:space="0" w:color="auto"/>
                          </w:divBdr>
                        </w:div>
                      </w:divsChild>
                    </w:div>
                    <w:div w:id="2098942406">
                      <w:marLeft w:val="0"/>
                      <w:marRight w:val="0"/>
                      <w:marTop w:val="0"/>
                      <w:marBottom w:val="0"/>
                      <w:divBdr>
                        <w:top w:val="none" w:sz="0" w:space="0" w:color="auto"/>
                        <w:left w:val="none" w:sz="0" w:space="0" w:color="auto"/>
                        <w:bottom w:val="none" w:sz="0" w:space="0" w:color="auto"/>
                        <w:right w:val="none" w:sz="0" w:space="0" w:color="auto"/>
                      </w:divBdr>
                      <w:divsChild>
                        <w:div w:id="353850487">
                          <w:marLeft w:val="0"/>
                          <w:marRight w:val="0"/>
                          <w:marTop w:val="0"/>
                          <w:marBottom w:val="0"/>
                          <w:divBdr>
                            <w:top w:val="none" w:sz="0" w:space="0" w:color="auto"/>
                            <w:left w:val="none" w:sz="0" w:space="0" w:color="auto"/>
                            <w:bottom w:val="none" w:sz="0" w:space="0" w:color="auto"/>
                            <w:right w:val="none" w:sz="0" w:space="0" w:color="auto"/>
                          </w:divBdr>
                        </w:div>
                      </w:divsChild>
                    </w:div>
                    <w:div w:id="2144810891">
                      <w:marLeft w:val="0"/>
                      <w:marRight w:val="0"/>
                      <w:marTop w:val="0"/>
                      <w:marBottom w:val="0"/>
                      <w:divBdr>
                        <w:top w:val="none" w:sz="0" w:space="0" w:color="auto"/>
                        <w:left w:val="none" w:sz="0" w:space="0" w:color="auto"/>
                        <w:bottom w:val="none" w:sz="0" w:space="0" w:color="auto"/>
                        <w:right w:val="none" w:sz="0" w:space="0" w:color="auto"/>
                      </w:divBdr>
                      <w:divsChild>
                        <w:div w:id="15348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84925">
              <w:marLeft w:val="0"/>
              <w:marRight w:val="0"/>
              <w:marTop w:val="0"/>
              <w:marBottom w:val="0"/>
              <w:divBdr>
                <w:top w:val="none" w:sz="0" w:space="0" w:color="auto"/>
                <w:left w:val="none" w:sz="0" w:space="0" w:color="auto"/>
                <w:bottom w:val="none" w:sz="0" w:space="0" w:color="auto"/>
                <w:right w:val="none" w:sz="0" w:space="0" w:color="auto"/>
              </w:divBdr>
            </w:div>
          </w:divsChild>
        </w:div>
        <w:div w:id="1586265496">
          <w:marLeft w:val="0"/>
          <w:marRight w:val="0"/>
          <w:marTop w:val="0"/>
          <w:marBottom w:val="0"/>
          <w:divBdr>
            <w:top w:val="none" w:sz="0" w:space="0" w:color="auto"/>
            <w:left w:val="none" w:sz="0" w:space="0" w:color="auto"/>
            <w:bottom w:val="none" w:sz="0" w:space="0" w:color="auto"/>
            <w:right w:val="none" w:sz="0" w:space="0" w:color="auto"/>
          </w:divBdr>
          <w:divsChild>
            <w:div w:id="917251677">
              <w:marLeft w:val="0"/>
              <w:marRight w:val="0"/>
              <w:marTop w:val="0"/>
              <w:marBottom w:val="0"/>
              <w:divBdr>
                <w:top w:val="none" w:sz="0" w:space="0" w:color="auto"/>
                <w:left w:val="none" w:sz="0" w:space="0" w:color="auto"/>
                <w:bottom w:val="none" w:sz="0" w:space="0" w:color="auto"/>
                <w:right w:val="none" w:sz="0" w:space="0" w:color="auto"/>
              </w:divBdr>
            </w:div>
            <w:div w:id="1040324171">
              <w:marLeft w:val="0"/>
              <w:marRight w:val="0"/>
              <w:marTop w:val="0"/>
              <w:marBottom w:val="0"/>
              <w:divBdr>
                <w:top w:val="none" w:sz="0" w:space="0" w:color="auto"/>
                <w:left w:val="none" w:sz="0" w:space="0" w:color="auto"/>
                <w:bottom w:val="none" w:sz="0" w:space="0" w:color="auto"/>
                <w:right w:val="none" w:sz="0" w:space="0" w:color="auto"/>
              </w:divBdr>
              <w:divsChild>
                <w:div w:id="339549958">
                  <w:marLeft w:val="0"/>
                  <w:marRight w:val="0"/>
                  <w:marTop w:val="30"/>
                  <w:marBottom w:val="30"/>
                  <w:divBdr>
                    <w:top w:val="none" w:sz="0" w:space="0" w:color="auto"/>
                    <w:left w:val="none" w:sz="0" w:space="0" w:color="auto"/>
                    <w:bottom w:val="none" w:sz="0" w:space="0" w:color="auto"/>
                    <w:right w:val="none" w:sz="0" w:space="0" w:color="auto"/>
                  </w:divBdr>
                  <w:divsChild>
                    <w:div w:id="359166549">
                      <w:marLeft w:val="0"/>
                      <w:marRight w:val="0"/>
                      <w:marTop w:val="0"/>
                      <w:marBottom w:val="0"/>
                      <w:divBdr>
                        <w:top w:val="none" w:sz="0" w:space="0" w:color="auto"/>
                        <w:left w:val="none" w:sz="0" w:space="0" w:color="auto"/>
                        <w:bottom w:val="none" w:sz="0" w:space="0" w:color="auto"/>
                        <w:right w:val="none" w:sz="0" w:space="0" w:color="auto"/>
                      </w:divBdr>
                      <w:divsChild>
                        <w:div w:id="1150712738">
                          <w:marLeft w:val="0"/>
                          <w:marRight w:val="0"/>
                          <w:marTop w:val="0"/>
                          <w:marBottom w:val="0"/>
                          <w:divBdr>
                            <w:top w:val="none" w:sz="0" w:space="0" w:color="auto"/>
                            <w:left w:val="none" w:sz="0" w:space="0" w:color="auto"/>
                            <w:bottom w:val="none" w:sz="0" w:space="0" w:color="auto"/>
                            <w:right w:val="none" w:sz="0" w:space="0" w:color="auto"/>
                          </w:divBdr>
                        </w:div>
                      </w:divsChild>
                    </w:div>
                    <w:div w:id="604964767">
                      <w:marLeft w:val="0"/>
                      <w:marRight w:val="0"/>
                      <w:marTop w:val="0"/>
                      <w:marBottom w:val="0"/>
                      <w:divBdr>
                        <w:top w:val="none" w:sz="0" w:space="0" w:color="auto"/>
                        <w:left w:val="none" w:sz="0" w:space="0" w:color="auto"/>
                        <w:bottom w:val="none" w:sz="0" w:space="0" w:color="auto"/>
                        <w:right w:val="none" w:sz="0" w:space="0" w:color="auto"/>
                      </w:divBdr>
                      <w:divsChild>
                        <w:div w:id="115652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991369">
          <w:marLeft w:val="0"/>
          <w:marRight w:val="0"/>
          <w:marTop w:val="0"/>
          <w:marBottom w:val="0"/>
          <w:divBdr>
            <w:top w:val="none" w:sz="0" w:space="0" w:color="auto"/>
            <w:left w:val="none" w:sz="0" w:space="0" w:color="auto"/>
            <w:bottom w:val="none" w:sz="0" w:space="0" w:color="auto"/>
            <w:right w:val="none" w:sz="0" w:space="0" w:color="auto"/>
          </w:divBdr>
          <w:divsChild>
            <w:div w:id="1260988205">
              <w:marLeft w:val="0"/>
              <w:marRight w:val="0"/>
              <w:marTop w:val="0"/>
              <w:marBottom w:val="0"/>
              <w:divBdr>
                <w:top w:val="none" w:sz="0" w:space="0" w:color="auto"/>
                <w:left w:val="none" w:sz="0" w:space="0" w:color="auto"/>
                <w:bottom w:val="none" w:sz="0" w:space="0" w:color="auto"/>
                <w:right w:val="none" w:sz="0" w:space="0" w:color="auto"/>
              </w:divBdr>
            </w:div>
            <w:div w:id="2057896772">
              <w:marLeft w:val="0"/>
              <w:marRight w:val="0"/>
              <w:marTop w:val="0"/>
              <w:marBottom w:val="0"/>
              <w:divBdr>
                <w:top w:val="none" w:sz="0" w:space="0" w:color="auto"/>
                <w:left w:val="none" w:sz="0" w:space="0" w:color="auto"/>
                <w:bottom w:val="none" w:sz="0" w:space="0" w:color="auto"/>
                <w:right w:val="none" w:sz="0" w:space="0" w:color="auto"/>
              </w:divBdr>
              <w:divsChild>
                <w:div w:id="1131629850">
                  <w:marLeft w:val="0"/>
                  <w:marRight w:val="0"/>
                  <w:marTop w:val="30"/>
                  <w:marBottom w:val="30"/>
                  <w:divBdr>
                    <w:top w:val="none" w:sz="0" w:space="0" w:color="auto"/>
                    <w:left w:val="none" w:sz="0" w:space="0" w:color="auto"/>
                    <w:bottom w:val="none" w:sz="0" w:space="0" w:color="auto"/>
                    <w:right w:val="none" w:sz="0" w:space="0" w:color="auto"/>
                  </w:divBdr>
                  <w:divsChild>
                    <w:div w:id="426001355">
                      <w:marLeft w:val="0"/>
                      <w:marRight w:val="0"/>
                      <w:marTop w:val="0"/>
                      <w:marBottom w:val="0"/>
                      <w:divBdr>
                        <w:top w:val="none" w:sz="0" w:space="0" w:color="auto"/>
                        <w:left w:val="none" w:sz="0" w:space="0" w:color="auto"/>
                        <w:bottom w:val="none" w:sz="0" w:space="0" w:color="auto"/>
                        <w:right w:val="none" w:sz="0" w:space="0" w:color="auto"/>
                      </w:divBdr>
                      <w:divsChild>
                        <w:div w:id="464157942">
                          <w:marLeft w:val="0"/>
                          <w:marRight w:val="0"/>
                          <w:marTop w:val="0"/>
                          <w:marBottom w:val="0"/>
                          <w:divBdr>
                            <w:top w:val="none" w:sz="0" w:space="0" w:color="auto"/>
                            <w:left w:val="none" w:sz="0" w:space="0" w:color="auto"/>
                            <w:bottom w:val="none" w:sz="0" w:space="0" w:color="auto"/>
                            <w:right w:val="none" w:sz="0" w:space="0" w:color="auto"/>
                          </w:divBdr>
                        </w:div>
                      </w:divsChild>
                    </w:div>
                    <w:div w:id="2092392035">
                      <w:marLeft w:val="0"/>
                      <w:marRight w:val="0"/>
                      <w:marTop w:val="0"/>
                      <w:marBottom w:val="0"/>
                      <w:divBdr>
                        <w:top w:val="none" w:sz="0" w:space="0" w:color="auto"/>
                        <w:left w:val="none" w:sz="0" w:space="0" w:color="auto"/>
                        <w:bottom w:val="none" w:sz="0" w:space="0" w:color="auto"/>
                        <w:right w:val="none" w:sz="0" w:space="0" w:color="auto"/>
                      </w:divBdr>
                      <w:divsChild>
                        <w:div w:id="212503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139309">
      <w:bodyDiv w:val="1"/>
      <w:marLeft w:val="0"/>
      <w:marRight w:val="0"/>
      <w:marTop w:val="0"/>
      <w:marBottom w:val="0"/>
      <w:divBdr>
        <w:top w:val="none" w:sz="0" w:space="0" w:color="auto"/>
        <w:left w:val="none" w:sz="0" w:space="0" w:color="auto"/>
        <w:bottom w:val="none" w:sz="0" w:space="0" w:color="auto"/>
        <w:right w:val="none" w:sz="0" w:space="0" w:color="auto"/>
      </w:divBdr>
      <w:divsChild>
        <w:div w:id="647981302">
          <w:marLeft w:val="0"/>
          <w:marRight w:val="0"/>
          <w:marTop w:val="0"/>
          <w:marBottom w:val="0"/>
          <w:divBdr>
            <w:top w:val="none" w:sz="0" w:space="0" w:color="auto"/>
            <w:left w:val="none" w:sz="0" w:space="0" w:color="auto"/>
            <w:bottom w:val="none" w:sz="0" w:space="0" w:color="auto"/>
            <w:right w:val="none" w:sz="0" w:space="0" w:color="auto"/>
          </w:divBdr>
          <w:divsChild>
            <w:div w:id="526141346">
              <w:marLeft w:val="0"/>
              <w:marRight w:val="0"/>
              <w:marTop w:val="0"/>
              <w:marBottom w:val="0"/>
              <w:divBdr>
                <w:top w:val="none" w:sz="0" w:space="0" w:color="auto"/>
                <w:left w:val="none" w:sz="0" w:space="0" w:color="auto"/>
                <w:bottom w:val="none" w:sz="0" w:space="0" w:color="auto"/>
                <w:right w:val="none" w:sz="0" w:space="0" w:color="auto"/>
              </w:divBdr>
            </w:div>
          </w:divsChild>
        </w:div>
        <w:div w:id="891187355">
          <w:marLeft w:val="0"/>
          <w:marRight w:val="0"/>
          <w:marTop w:val="0"/>
          <w:marBottom w:val="0"/>
          <w:divBdr>
            <w:top w:val="none" w:sz="0" w:space="0" w:color="auto"/>
            <w:left w:val="none" w:sz="0" w:space="0" w:color="auto"/>
            <w:bottom w:val="none" w:sz="0" w:space="0" w:color="auto"/>
            <w:right w:val="none" w:sz="0" w:space="0" w:color="auto"/>
          </w:divBdr>
          <w:divsChild>
            <w:div w:id="1565599451">
              <w:marLeft w:val="0"/>
              <w:marRight w:val="0"/>
              <w:marTop w:val="0"/>
              <w:marBottom w:val="0"/>
              <w:divBdr>
                <w:top w:val="none" w:sz="0" w:space="0" w:color="auto"/>
                <w:left w:val="none" w:sz="0" w:space="0" w:color="auto"/>
                <w:bottom w:val="none" w:sz="0" w:space="0" w:color="auto"/>
                <w:right w:val="none" w:sz="0" w:space="0" w:color="auto"/>
              </w:divBdr>
            </w:div>
          </w:divsChild>
        </w:div>
        <w:div w:id="1480924227">
          <w:marLeft w:val="0"/>
          <w:marRight w:val="0"/>
          <w:marTop w:val="0"/>
          <w:marBottom w:val="0"/>
          <w:divBdr>
            <w:top w:val="none" w:sz="0" w:space="0" w:color="auto"/>
            <w:left w:val="none" w:sz="0" w:space="0" w:color="auto"/>
            <w:bottom w:val="none" w:sz="0" w:space="0" w:color="auto"/>
            <w:right w:val="none" w:sz="0" w:space="0" w:color="auto"/>
          </w:divBdr>
          <w:divsChild>
            <w:div w:id="1002245230">
              <w:marLeft w:val="0"/>
              <w:marRight w:val="0"/>
              <w:marTop w:val="0"/>
              <w:marBottom w:val="0"/>
              <w:divBdr>
                <w:top w:val="none" w:sz="0" w:space="0" w:color="auto"/>
                <w:left w:val="none" w:sz="0" w:space="0" w:color="auto"/>
                <w:bottom w:val="none" w:sz="0" w:space="0" w:color="auto"/>
                <w:right w:val="none" w:sz="0" w:space="0" w:color="auto"/>
              </w:divBdr>
            </w:div>
          </w:divsChild>
        </w:div>
        <w:div w:id="1539199932">
          <w:marLeft w:val="0"/>
          <w:marRight w:val="0"/>
          <w:marTop w:val="0"/>
          <w:marBottom w:val="0"/>
          <w:divBdr>
            <w:top w:val="none" w:sz="0" w:space="0" w:color="auto"/>
            <w:left w:val="none" w:sz="0" w:space="0" w:color="auto"/>
            <w:bottom w:val="none" w:sz="0" w:space="0" w:color="auto"/>
            <w:right w:val="none" w:sz="0" w:space="0" w:color="auto"/>
          </w:divBdr>
          <w:divsChild>
            <w:div w:id="569772372">
              <w:marLeft w:val="0"/>
              <w:marRight w:val="0"/>
              <w:marTop w:val="0"/>
              <w:marBottom w:val="0"/>
              <w:divBdr>
                <w:top w:val="none" w:sz="0" w:space="0" w:color="auto"/>
                <w:left w:val="none" w:sz="0" w:space="0" w:color="auto"/>
                <w:bottom w:val="none" w:sz="0" w:space="0" w:color="auto"/>
                <w:right w:val="none" w:sz="0" w:space="0" w:color="auto"/>
              </w:divBdr>
              <w:divsChild>
                <w:div w:id="502941188">
                  <w:marLeft w:val="0"/>
                  <w:marRight w:val="0"/>
                  <w:marTop w:val="30"/>
                  <w:marBottom w:val="30"/>
                  <w:divBdr>
                    <w:top w:val="none" w:sz="0" w:space="0" w:color="auto"/>
                    <w:left w:val="none" w:sz="0" w:space="0" w:color="auto"/>
                    <w:bottom w:val="none" w:sz="0" w:space="0" w:color="auto"/>
                    <w:right w:val="none" w:sz="0" w:space="0" w:color="auto"/>
                  </w:divBdr>
                  <w:divsChild>
                    <w:div w:id="255403871">
                      <w:marLeft w:val="0"/>
                      <w:marRight w:val="0"/>
                      <w:marTop w:val="0"/>
                      <w:marBottom w:val="0"/>
                      <w:divBdr>
                        <w:top w:val="none" w:sz="0" w:space="0" w:color="auto"/>
                        <w:left w:val="none" w:sz="0" w:space="0" w:color="auto"/>
                        <w:bottom w:val="none" w:sz="0" w:space="0" w:color="auto"/>
                        <w:right w:val="none" w:sz="0" w:space="0" w:color="auto"/>
                      </w:divBdr>
                      <w:divsChild>
                        <w:div w:id="2131627293">
                          <w:marLeft w:val="0"/>
                          <w:marRight w:val="0"/>
                          <w:marTop w:val="0"/>
                          <w:marBottom w:val="0"/>
                          <w:divBdr>
                            <w:top w:val="none" w:sz="0" w:space="0" w:color="auto"/>
                            <w:left w:val="none" w:sz="0" w:space="0" w:color="auto"/>
                            <w:bottom w:val="none" w:sz="0" w:space="0" w:color="auto"/>
                            <w:right w:val="none" w:sz="0" w:space="0" w:color="auto"/>
                          </w:divBdr>
                        </w:div>
                      </w:divsChild>
                    </w:div>
                    <w:div w:id="950282957">
                      <w:marLeft w:val="0"/>
                      <w:marRight w:val="0"/>
                      <w:marTop w:val="0"/>
                      <w:marBottom w:val="0"/>
                      <w:divBdr>
                        <w:top w:val="none" w:sz="0" w:space="0" w:color="auto"/>
                        <w:left w:val="none" w:sz="0" w:space="0" w:color="auto"/>
                        <w:bottom w:val="none" w:sz="0" w:space="0" w:color="auto"/>
                        <w:right w:val="none" w:sz="0" w:space="0" w:color="auto"/>
                      </w:divBdr>
                      <w:divsChild>
                        <w:div w:id="9766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21605">
              <w:marLeft w:val="0"/>
              <w:marRight w:val="0"/>
              <w:marTop w:val="0"/>
              <w:marBottom w:val="0"/>
              <w:divBdr>
                <w:top w:val="none" w:sz="0" w:space="0" w:color="auto"/>
                <w:left w:val="none" w:sz="0" w:space="0" w:color="auto"/>
                <w:bottom w:val="none" w:sz="0" w:space="0" w:color="auto"/>
                <w:right w:val="none" w:sz="0" w:space="0" w:color="auto"/>
              </w:divBdr>
            </w:div>
          </w:divsChild>
        </w:div>
        <w:div w:id="1599826960">
          <w:marLeft w:val="0"/>
          <w:marRight w:val="0"/>
          <w:marTop w:val="0"/>
          <w:marBottom w:val="0"/>
          <w:divBdr>
            <w:top w:val="none" w:sz="0" w:space="0" w:color="auto"/>
            <w:left w:val="none" w:sz="0" w:space="0" w:color="auto"/>
            <w:bottom w:val="none" w:sz="0" w:space="0" w:color="auto"/>
            <w:right w:val="none" w:sz="0" w:space="0" w:color="auto"/>
          </w:divBdr>
          <w:divsChild>
            <w:div w:id="907233144">
              <w:marLeft w:val="0"/>
              <w:marRight w:val="0"/>
              <w:marTop w:val="0"/>
              <w:marBottom w:val="0"/>
              <w:divBdr>
                <w:top w:val="none" w:sz="0" w:space="0" w:color="auto"/>
                <w:left w:val="none" w:sz="0" w:space="0" w:color="auto"/>
                <w:bottom w:val="none" w:sz="0" w:space="0" w:color="auto"/>
                <w:right w:val="none" w:sz="0" w:space="0" w:color="auto"/>
              </w:divBdr>
              <w:divsChild>
                <w:div w:id="1885409246">
                  <w:marLeft w:val="0"/>
                  <w:marRight w:val="0"/>
                  <w:marTop w:val="30"/>
                  <w:marBottom w:val="30"/>
                  <w:divBdr>
                    <w:top w:val="none" w:sz="0" w:space="0" w:color="auto"/>
                    <w:left w:val="none" w:sz="0" w:space="0" w:color="auto"/>
                    <w:bottom w:val="none" w:sz="0" w:space="0" w:color="auto"/>
                    <w:right w:val="none" w:sz="0" w:space="0" w:color="auto"/>
                  </w:divBdr>
                  <w:divsChild>
                    <w:div w:id="63914233">
                      <w:marLeft w:val="0"/>
                      <w:marRight w:val="0"/>
                      <w:marTop w:val="0"/>
                      <w:marBottom w:val="0"/>
                      <w:divBdr>
                        <w:top w:val="none" w:sz="0" w:space="0" w:color="auto"/>
                        <w:left w:val="none" w:sz="0" w:space="0" w:color="auto"/>
                        <w:bottom w:val="none" w:sz="0" w:space="0" w:color="auto"/>
                        <w:right w:val="none" w:sz="0" w:space="0" w:color="auto"/>
                      </w:divBdr>
                      <w:divsChild>
                        <w:div w:id="2045058350">
                          <w:marLeft w:val="0"/>
                          <w:marRight w:val="0"/>
                          <w:marTop w:val="0"/>
                          <w:marBottom w:val="0"/>
                          <w:divBdr>
                            <w:top w:val="none" w:sz="0" w:space="0" w:color="auto"/>
                            <w:left w:val="none" w:sz="0" w:space="0" w:color="auto"/>
                            <w:bottom w:val="none" w:sz="0" w:space="0" w:color="auto"/>
                            <w:right w:val="none" w:sz="0" w:space="0" w:color="auto"/>
                          </w:divBdr>
                        </w:div>
                      </w:divsChild>
                    </w:div>
                    <w:div w:id="448861392">
                      <w:marLeft w:val="0"/>
                      <w:marRight w:val="0"/>
                      <w:marTop w:val="0"/>
                      <w:marBottom w:val="0"/>
                      <w:divBdr>
                        <w:top w:val="none" w:sz="0" w:space="0" w:color="auto"/>
                        <w:left w:val="none" w:sz="0" w:space="0" w:color="auto"/>
                        <w:bottom w:val="none" w:sz="0" w:space="0" w:color="auto"/>
                        <w:right w:val="none" w:sz="0" w:space="0" w:color="auto"/>
                      </w:divBdr>
                      <w:divsChild>
                        <w:div w:id="721902092">
                          <w:marLeft w:val="0"/>
                          <w:marRight w:val="0"/>
                          <w:marTop w:val="0"/>
                          <w:marBottom w:val="0"/>
                          <w:divBdr>
                            <w:top w:val="none" w:sz="0" w:space="0" w:color="auto"/>
                            <w:left w:val="none" w:sz="0" w:space="0" w:color="auto"/>
                            <w:bottom w:val="none" w:sz="0" w:space="0" w:color="auto"/>
                            <w:right w:val="none" w:sz="0" w:space="0" w:color="auto"/>
                          </w:divBdr>
                        </w:div>
                      </w:divsChild>
                    </w:div>
                    <w:div w:id="593128759">
                      <w:marLeft w:val="0"/>
                      <w:marRight w:val="0"/>
                      <w:marTop w:val="0"/>
                      <w:marBottom w:val="0"/>
                      <w:divBdr>
                        <w:top w:val="none" w:sz="0" w:space="0" w:color="auto"/>
                        <w:left w:val="none" w:sz="0" w:space="0" w:color="auto"/>
                        <w:bottom w:val="none" w:sz="0" w:space="0" w:color="auto"/>
                        <w:right w:val="none" w:sz="0" w:space="0" w:color="auto"/>
                      </w:divBdr>
                      <w:divsChild>
                        <w:div w:id="1924295185">
                          <w:marLeft w:val="0"/>
                          <w:marRight w:val="0"/>
                          <w:marTop w:val="0"/>
                          <w:marBottom w:val="0"/>
                          <w:divBdr>
                            <w:top w:val="none" w:sz="0" w:space="0" w:color="auto"/>
                            <w:left w:val="none" w:sz="0" w:space="0" w:color="auto"/>
                            <w:bottom w:val="none" w:sz="0" w:space="0" w:color="auto"/>
                            <w:right w:val="none" w:sz="0" w:space="0" w:color="auto"/>
                          </w:divBdr>
                        </w:div>
                      </w:divsChild>
                    </w:div>
                    <w:div w:id="772089569">
                      <w:marLeft w:val="0"/>
                      <w:marRight w:val="0"/>
                      <w:marTop w:val="0"/>
                      <w:marBottom w:val="0"/>
                      <w:divBdr>
                        <w:top w:val="none" w:sz="0" w:space="0" w:color="auto"/>
                        <w:left w:val="none" w:sz="0" w:space="0" w:color="auto"/>
                        <w:bottom w:val="none" w:sz="0" w:space="0" w:color="auto"/>
                        <w:right w:val="none" w:sz="0" w:space="0" w:color="auto"/>
                      </w:divBdr>
                      <w:divsChild>
                        <w:div w:id="1643844817">
                          <w:marLeft w:val="0"/>
                          <w:marRight w:val="0"/>
                          <w:marTop w:val="0"/>
                          <w:marBottom w:val="0"/>
                          <w:divBdr>
                            <w:top w:val="none" w:sz="0" w:space="0" w:color="auto"/>
                            <w:left w:val="none" w:sz="0" w:space="0" w:color="auto"/>
                            <w:bottom w:val="none" w:sz="0" w:space="0" w:color="auto"/>
                            <w:right w:val="none" w:sz="0" w:space="0" w:color="auto"/>
                          </w:divBdr>
                        </w:div>
                      </w:divsChild>
                    </w:div>
                    <w:div w:id="1534491892">
                      <w:marLeft w:val="0"/>
                      <w:marRight w:val="0"/>
                      <w:marTop w:val="0"/>
                      <w:marBottom w:val="0"/>
                      <w:divBdr>
                        <w:top w:val="none" w:sz="0" w:space="0" w:color="auto"/>
                        <w:left w:val="none" w:sz="0" w:space="0" w:color="auto"/>
                        <w:bottom w:val="none" w:sz="0" w:space="0" w:color="auto"/>
                        <w:right w:val="none" w:sz="0" w:space="0" w:color="auto"/>
                      </w:divBdr>
                      <w:divsChild>
                        <w:div w:id="2002538197">
                          <w:marLeft w:val="0"/>
                          <w:marRight w:val="0"/>
                          <w:marTop w:val="0"/>
                          <w:marBottom w:val="0"/>
                          <w:divBdr>
                            <w:top w:val="none" w:sz="0" w:space="0" w:color="auto"/>
                            <w:left w:val="none" w:sz="0" w:space="0" w:color="auto"/>
                            <w:bottom w:val="none" w:sz="0" w:space="0" w:color="auto"/>
                            <w:right w:val="none" w:sz="0" w:space="0" w:color="auto"/>
                          </w:divBdr>
                        </w:div>
                      </w:divsChild>
                    </w:div>
                    <w:div w:id="1577085471">
                      <w:marLeft w:val="0"/>
                      <w:marRight w:val="0"/>
                      <w:marTop w:val="0"/>
                      <w:marBottom w:val="0"/>
                      <w:divBdr>
                        <w:top w:val="none" w:sz="0" w:space="0" w:color="auto"/>
                        <w:left w:val="none" w:sz="0" w:space="0" w:color="auto"/>
                        <w:bottom w:val="none" w:sz="0" w:space="0" w:color="auto"/>
                        <w:right w:val="none" w:sz="0" w:space="0" w:color="auto"/>
                      </w:divBdr>
                      <w:divsChild>
                        <w:div w:id="14416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10544">
              <w:marLeft w:val="0"/>
              <w:marRight w:val="0"/>
              <w:marTop w:val="0"/>
              <w:marBottom w:val="0"/>
              <w:divBdr>
                <w:top w:val="none" w:sz="0" w:space="0" w:color="auto"/>
                <w:left w:val="none" w:sz="0" w:space="0" w:color="auto"/>
                <w:bottom w:val="none" w:sz="0" w:space="0" w:color="auto"/>
                <w:right w:val="none" w:sz="0" w:space="0" w:color="auto"/>
              </w:divBdr>
            </w:div>
          </w:divsChild>
        </w:div>
        <w:div w:id="1738670854">
          <w:marLeft w:val="0"/>
          <w:marRight w:val="0"/>
          <w:marTop w:val="0"/>
          <w:marBottom w:val="0"/>
          <w:divBdr>
            <w:top w:val="none" w:sz="0" w:space="0" w:color="auto"/>
            <w:left w:val="none" w:sz="0" w:space="0" w:color="auto"/>
            <w:bottom w:val="none" w:sz="0" w:space="0" w:color="auto"/>
            <w:right w:val="none" w:sz="0" w:space="0" w:color="auto"/>
          </w:divBdr>
          <w:divsChild>
            <w:div w:id="1018119446">
              <w:marLeft w:val="0"/>
              <w:marRight w:val="0"/>
              <w:marTop w:val="0"/>
              <w:marBottom w:val="0"/>
              <w:divBdr>
                <w:top w:val="none" w:sz="0" w:space="0" w:color="auto"/>
                <w:left w:val="none" w:sz="0" w:space="0" w:color="auto"/>
                <w:bottom w:val="none" w:sz="0" w:space="0" w:color="auto"/>
                <w:right w:val="none" w:sz="0" w:space="0" w:color="auto"/>
              </w:divBdr>
            </w:div>
          </w:divsChild>
        </w:div>
        <w:div w:id="1752701071">
          <w:marLeft w:val="0"/>
          <w:marRight w:val="0"/>
          <w:marTop w:val="0"/>
          <w:marBottom w:val="0"/>
          <w:divBdr>
            <w:top w:val="none" w:sz="0" w:space="0" w:color="auto"/>
            <w:left w:val="none" w:sz="0" w:space="0" w:color="auto"/>
            <w:bottom w:val="none" w:sz="0" w:space="0" w:color="auto"/>
            <w:right w:val="none" w:sz="0" w:space="0" w:color="auto"/>
          </w:divBdr>
          <w:divsChild>
            <w:div w:id="178666820">
              <w:marLeft w:val="0"/>
              <w:marRight w:val="0"/>
              <w:marTop w:val="0"/>
              <w:marBottom w:val="0"/>
              <w:divBdr>
                <w:top w:val="none" w:sz="0" w:space="0" w:color="auto"/>
                <w:left w:val="none" w:sz="0" w:space="0" w:color="auto"/>
                <w:bottom w:val="none" w:sz="0" w:space="0" w:color="auto"/>
                <w:right w:val="none" w:sz="0" w:space="0" w:color="auto"/>
              </w:divBdr>
            </w:div>
          </w:divsChild>
        </w:div>
        <w:div w:id="2105415274">
          <w:marLeft w:val="0"/>
          <w:marRight w:val="0"/>
          <w:marTop w:val="0"/>
          <w:marBottom w:val="0"/>
          <w:divBdr>
            <w:top w:val="none" w:sz="0" w:space="0" w:color="auto"/>
            <w:left w:val="none" w:sz="0" w:space="0" w:color="auto"/>
            <w:bottom w:val="none" w:sz="0" w:space="0" w:color="auto"/>
            <w:right w:val="none" w:sz="0" w:space="0" w:color="auto"/>
          </w:divBdr>
          <w:divsChild>
            <w:div w:id="141986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73767">
      <w:bodyDiv w:val="1"/>
      <w:marLeft w:val="0"/>
      <w:marRight w:val="0"/>
      <w:marTop w:val="0"/>
      <w:marBottom w:val="0"/>
      <w:divBdr>
        <w:top w:val="none" w:sz="0" w:space="0" w:color="auto"/>
        <w:left w:val="none" w:sz="0" w:space="0" w:color="auto"/>
        <w:bottom w:val="none" w:sz="0" w:space="0" w:color="auto"/>
        <w:right w:val="none" w:sz="0" w:space="0" w:color="auto"/>
      </w:divBdr>
      <w:divsChild>
        <w:div w:id="24407230">
          <w:marLeft w:val="0"/>
          <w:marRight w:val="0"/>
          <w:marTop w:val="0"/>
          <w:marBottom w:val="0"/>
          <w:divBdr>
            <w:top w:val="none" w:sz="0" w:space="0" w:color="auto"/>
            <w:left w:val="none" w:sz="0" w:space="0" w:color="auto"/>
            <w:bottom w:val="none" w:sz="0" w:space="0" w:color="auto"/>
            <w:right w:val="none" w:sz="0" w:space="0" w:color="auto"/>
          </w:divBdr>
          <w:divsChild>
            <w:div w:id="177277526">
              <w:marLeft w:val="0"/>
              <w:marRight w:val="0"/>
              <w:marTop w:val="0"/>
              <w:marBottom w:val="0"/>
              <w:divBdr>
                <w:top w:val="none" w:sz="0" w:space="0" w:color="auto"/>
                <w:left w:val="none" w:sz="0" w:space="0" w:color="auto"/>
                <w:bottom w:val="none" w:sz="0" w:space="0" w:color="auto"/>
                <w:right w:val="none" w:sz="0" w:space="0" w:color="auto"/>
              </w:divBdr>
            </w:div>
          </w:divsChild>
        </w:div>
        <w:div w:id="280722747">
          <w:marLeft w:val="0"/>
          <w:marRight w:val="0"/>
          <w:marTop w:val="0"/>
          <w:marBottom w:val="0"/>
          <w:divBdr>
            <w:top w:val="none" w:sz="0" w:space="0" w:color="auto"/>
            <w:left w:val="none" w:sz="0" w:space="0" w:color="auto"/>
            <w:bottom w:val="none" w:sz="0" w:space="0" w:color="auto"/>
            <w:right w:val="none" w:sz="0" w:space="0" w:color="auto"/>
          </w:divBdr>
          <w:divsChild>
            <w:div w:id="264582164">
              <w:marLeft w:val="0"/>
              <w:marRight w:val="0"/>
              <w:marTop w:val="0"/>
              <w:marBottom w:val="0"/>
              <w:divBdr>
                <w:top w:val="none" w:sz="0" w:space="0" w:color="auto"/>
                <w:left w:val="none" w:sz="0" w:space="0" w:color="auto"/>
                <w:bottom w:val="none" w:sz="0" w:space="0" w:color="auto"/>
                <w:right w:val="none" w:sz="0" w:space="0" w:color="auto"/>
              </w:divBdr>
              <w:divsChild>
                <w:div w:id="2047096696">
                  <w:marLeft w:val="0"/>
                  <w:marRight w:val="0"/>
                  <w:marTop w:val="30"/>
                  <w:marBottom w:val="30"/>
                  <w:divBdr>
                    <w:top w:val="none" w:sz="0" w:space="0" w:color="auto"/>
                    <w:left w:val="none" w:sz="0" w:space="0" w:color="auto"/>
                    <w:bottom w:val="none" w:sz="0" w:space="0" w:color="auto"/>
                    <w:right w:val="none" w:sz="0" w:space="0" w:color="auto"/>
                  </w:divBdr>
                  <w:divsChild>
                    <w:div w:id="93598163">
                      <w:marLeft w:val="0"/>
                      <w:marRight w:val="0"/>
                      <w:marTop w:val="0"/>
                      <w:marBottom w:val="0"/>
                      <w:divBdr>
                        <w:top w:val="none" w:sz="0" w:space="0" w:color="auto"/>
                        <w:left w:val="none" w:sz="0" w:space="0" w:color="auto"/>
                        <w:bottom w:val="none" w:sz="0" w:space="0" w:color="auto"/>
                        <w:right w:val="none" w:sz="0" w:space="0" w:color="auto"/>
                      </w:divBdr>
                      <w:divsChild>
                        <w:div w:id="932053653">
                          <w:marLeft w:val="0"/>
                          <w:marRight w:val="0"/>
                          <w:marTop w:val="0"/>
                          <w:marBottom w:val="0"/>
                          <w:divBdr>
                            <w:top w:val="none" w:sz="0" w:space="0" w:color="auto"/>
                            <w:left w:val="none" w:sz="0" w:space="0" w:color="auto"/>
                            <w:bottom w:val="none" w:sz="0" w:space="0" w:color="auto"/>
                            <w:right w:val="none" w:sz="0" w:space="0" w:color="auto"/>
                          </w:divBdr>
                        </w:div>
                      </w:divsChild>
                    </w:div>
                    <w:div w:id="1421752428">
                      <w:marLeft w:val="0"/>
                      <w:marRight w:val="0"/>
                      <w:marTop w:val="0"/>
                      <w:marBottom w:val="0"/>
                      <w:divBdr>
                        <w:top w:val="none" w:sz="0" w:space="0" w:color="auto"/>
                        <w:left w:val="none" w:sz="0" w:space="0" w:color="auto"/>
                        <w:bottom w:val="none" w:sz="0" w:space="0" w:color="auto"/>
                        <w:right w:val="none" w:sz="0" w:space="0" w:color="auto"/>
                      </w:divBdr>
                      <w:divsChild>
                        <w:div w:id="1660965889">
                          <w:marLeft w:val="0"/>
                          <w:marRight w:val="0"/>
                          <w:marTop w:val="0"/>
                          <w:marBottom w:val="0"/>
                          <w:divBdr>
                            <w:top w:val="none" w:sz="0" w:space="0" w:color="auto"/>
                            <w:left w:val="none" w:sz="0" w:space="0" w:color="auto"/>
                            <w:bottom w:val="none" w:sz="0" w:space="0" w:color="auto"/>
                            <w:right w:val="none" w:sz="0" w:space="0" w:color="auto"/>
                          </w:divBdr>
                        </w:div>
                      </w:divsChild>
                    </w:div>
                    <w:div w:id="1431505072">
                      <w:marLeft w:val="0"/>
                      <w:marRight w:val="0"/>
                      <w:marTop w:val="0"/>
                      <w:marBottom w:val="0"/>
                      <w:divBdr>
                        <w:top w:val="none" w:sz="0" w:space="0" w:color="auto"/>
                        <w:left w:val="none" w:sz="0" w:space="0" w:color="auto"/>
                        <w:bottom w:val="none" w:sz="0" w:space="0" w:color="auto"/>
                        <w:right w:val="none" w:sz="0" w:space="0" w:color="auto"/>
                      </w:divBdr>
                      <w:divsChild>
                        <w:div w:id="640770370">
                          <w:marLeft w:val="0"/>
                          <w:marRight w:val="0"/>
                          <w:marTop w:val="0"/>
                          <w:marBottom w:val="0"/>
                          <w:divBdr>
                            <w:top w:val="none" w:sz="0" w:space="0" w:color="auto"/>
                            <w:left w:val="none" w:sz="0" w:space="0" w:color="auto"/>
                            <w:bottom w:val="none" w:sz="0" w:space="0" w:color="auto"/>
                            <w:right w:val="none" w:sz="0" w:space="0" w:color="auto"/>
                          </w:divBdr>
                        </w:div>
                      </w:divsChild>
                    </w:div>
                    <w:div w:id="1456755106">
                      <w:marLeft w:val="0"/>
                      <w:marRight w:val="0"/>
                      <w:marTop w:val="0"/>
                      <w:marBottom w:val="0"/>
                      <w:divBdr>
                        <w:top w:val="none" w:sz="0" w:space="0" w:color="auto"/>
                        <w:left w:val="none" w:sz="0" w:space="0" w:color="auto"/>
                        <w:bottom w:val="none" w:sz="0" w:space="0" w:color="auto"/>
                        <w:right w:val="none" w:sz="0" w:space="0" w:color="auto"/>
                      </w:divBdr>
                      <w:divsChild>
                        <w:div w:id="1016346103">
                          <w:marLeft w:val="0"/>
                          <w:marRight w:val="0"/>
                          <w:marTop w:val="0"/>
                          <w:marBottom w:val="0"/>
                          <w:divBdr>
                            <w:top w:val="none" w:sz="0" w:space="0" w:color="auto"/>
                            <w:left w:val="none" w:sz="0" w:space="0" w:color="auto"/>
                            <w:bottom w:val="none" w:sz="0" w:space="0" w:color="auto"/>
                            <w:right w:val="none" w:sz="0" w:space="0" w:color="auto"/>
                          </w:divBdr>
                        </w:div>
                      </w:divsChild>
                    </w:div>
                    <w:div w:id="1689526546">
                      <w:marLeft w:val="0"/>
                      <w:marRight w:val="0"/>
                      <w:marTop w:val="0"/>
                      <w:marBottom w:val="0"/>
                      <w:divBdr>
                        <w:top w:val="none" w:sz="0" w:space="0" w:color="auto"/>
                        <w:left w:val="none" w:sz="0" w:space="0" w:color="auto"/>
                        <w:bottom w:val="none" w:sz="0" w:space="0" w:color="auto"/>
                        <w:right w:val="none" w:sz="0" w:space="0" w:color="auto"/>
                      </w:divBdr>
                      <w:divsChild>
                        <w:div w:id="154807372">
                          <w:marLeft w:val="0"/>
                          <w:marRight w:val="0"/>
                          <w:marTop w:val="0"/>
                          <w:marBottom w:val="0"/>
                          <w:divBdr>
                            <w:top w:val="none" w:sz="0" w:space="0" w:color="auto"/>
                            <w:left w:val="none" w:sz="0" w:space="0" w:color="auto"/>
                            <w:bottom w:val="none" w:sz="0" w:space="0" w:color="auto"/>
                            <w:right w:val="none" w:sz="0" w:space="0" w:color="auto"/>
                          </w:divBdr>
                        </w:div>
                      </w:divsChild>
                    </w:div>
                    <w:div w:id="1934704037">
                      <w:marLeft w:val="0"/>
                      <w:marRight w:val="0"/>
                      <w:marTop w:val="0"/>
                      <w:marBottom w:val="0"/>
                      <w:divBdr>
                        <w:top w:val="none" w:sz="0" w:space="0" w:color="auto"/>
                        <w:left w:val="none" w:sz="0" w:space="0" w:color="auto"/>
                        <w:bottom w:val="none" w:sz="0" w:space="0" w:color="auto"/>
                        <w:right w:val="none" w:sz="0" w:space="0" w:color="auto"/>
                      </w:divBdr>
                      <w:divsChild>
                        <w:div w:id="27591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169366">
              <w:marLeft w:val="0"/>
              <w:marRight w:val="0"/>
              <w:marTop w:val="0"/>
              <w:marBottom w:val="0"/>
              <w:divBdr>
                <w:top w:val="none" w:sz="0" w:space="0" w:color="auto"/>
                <w:left w:val="none" w:sz="0" w:space="0" w:color="auto"/>
                <w:bottom w:val="none" w:sz="0" w:space="0" w:color="auto"/>
                <w:right w:val="none" w:sz="0" w:space="0" w:color="auto"/>
              </w:divBdr>
            </w:div>
          </w:divsChild>
        </w:div>
        <w:div w:id="1044452091">
          <w:marLeft w:val="0"/>
          <w:marRight w:val="0"/>
          <w:marTop w:val="0"/>
          <w:marBottom w:val="0"/>
          <w:divBdr>
            <w:top w:val="none" w:sz="0" w:space="0" w:color="auto"/>
            <w:left w:val="none" w:sz="0" w:space="0" w:color="auto"/>
            <w:bottom w:val="none" w:sz="0" w:space="0" w:color="auto"/>
            <w:right w:val="none" w:sz="0" w:space="0" w:color="auto"/>
          </w:divBdr>
          <w:divsChild>
            <w:div w:id="1968001862">
              <w:marLeft w:val="0"/>
              <w:marRight w:val="0"/>
              <w:marTop w:val="0"/>
              <w:marBottom w:val="0"/>
              <w:divBdr>
                <w:top w:val="none" w:sz="0" w:space="0" w:color="auto"/>
                <w:left w:val="none" w:sz="0" w:space="0" w:color="auto"/>
                <w:bottom w:val="none" w:sz="0" w:space="0" w:color="auto"/>
                <w:right w:val="none" w:sz="0" w:space="0" w:color="auto"/>
              </w:divBdr>
            </w:div>
          </w:divsChild>
        </w:div>
        <w:div w:id="1159468800">
          <w:marLeft w:val="0"/>
          <w:marRight w:val="0"/>
          <w:marTop w:val="0"/>
          <w:marBottom w:val="0"/>
          <w:divBdr>
            <w:top w:val="none" w:sz="0" w:space="0" w:color="auto"/>
            <w:left w:val="none" w:sz="0" w:space="0" w:color="auto"/>
            <w:bottom w:val="none" w:sz="0" w:space="0" w:color="auto"/>
            <w:right w:val="none" w:sz="0" w:space="0" w:color="auto"/>
          </w:divBdr>
          <w:divsChild>
            <w:div w:id="1576623069">
              <w:marLeft w:val="0"/>
              <w:marRight w:val="0"/>
              <w:marTop w:val="0"/>
              <w:marBottom w:val="0"/>
              <w:divBdr>
                <w:top w:val="none" w:sz="0" w:space="0" w:color="auto"/>
                <w:left w:val="none" w:sz="0" w:space="0" w:color="auto"/>
                <w:bottom w:val="none" w:sz="0" w:space="0" w:color="auto"/>
                <w:right w:val="none" w:sz="0" w:space="0" w:color="auto"/>
              </w:divBdr>
            </w:div>
          </w:divsChild>
        </w:div>
        <w:div w:id="1260412100">
          <w:marLeft w:val="0"/>
          <w:marRight w:val="0"/>
          <w:marTop w:val="0"/>
          <w:marBottom w:val="0"/>
          <w:divBdr>
            <w:top w:val="none" w:sz="0" w:space="0" w:color="auto"/>
            <w:left w:val="none" w:sz="0" w:space="0" w:color="auto"/>
            <w:bottom w:val="none" w:sz="0" w:space="0" w:color="auto"/>
            <w:right w:val="none" w:sz="0" w:space="0" w:color="auto"/>
          </w:divBdr>
          <w:divsChild>
            <w:div w:id="1597983561">
              <w:marLeft w:val="0"/>
              <w:marRight w:val="0"/>
              <w:marTop w:val="0"/>
              <w:marBottom w:val="0"/>
              <w:divBdr>
                <w:top w:val="none" w:sz="0" w:space="0" w:color="auto"/>
                <w:left w:val="none" w:sz="0" w:space="0" w:color="auto"/>
                <w:bottom w:val="none" w:sz="0" w:space="0" w:color="auto"/>
                <w:right w:val="none" w:sz="0" w:space="0" w:color="auto"/>
              </w:divBdr>
            </w:div>
          </w:divsChild>
        </w:div>
        <w:div w:id="1363090256">
          <w:marLeft w:val="0"/>
          <w:marRight w:val="0"/>
          <w:marTop w:val="0"/>
          <w:marBottom w:val="0"/>
          <w:divBdr>
            <w:top w:val="none" w:sz="0" w:space="0" w:color="auto"/>
            <w:left w:val="none" w:sz="0" w:space="0" w:color="auto"/>
            <w:bottom w:val="none" w:sz="0" w:space="0" w:color="auto"/>
            <w:right w:val="none" w:sz="0" w:space="0" w:color="auto"/>
          </w:divBdr>
          <w:divsChild>
            <w:div w:id="377819439">
              <w:marLeft w:val="0"/>
              <w:marRight w:val="0"/>
              <w:marTop w:val="0"/>
              <w:marBottom w:val="0"/>
              <w:divBdr>
                <w:top w:val="none" w:sz="0" w:space="0" w:color="auto"/>
                <w:left w:val="none" w:sz="0" w:space="0" w:color="auto"/>
                <w:bottom w:val="none" w:sz="0" w:space="0" w:color="auto"/>
                <w:right w:val="none" w:sz="0" w:space="0" w:color="auto"/>
              </w:divBdr>
            </w:div>
            <w:div w:id="542789778">
              <w:marLeft w:val="0"/>
              <w:marRight w:val="0"/>
              <w:marTop w:val="0"/>
              <w:marBottom w:val="0"/>
              <w:divBdr>
                <w:top w:val="none" w:sz="0" w:space="0" w:color="auto"/>
                <w:left w:val="none" w:sz="0" w:space="0" w:color="auto"/>
                <w:bottom w:val="none" w:sz="0" w:space="0" w:color="auto"/>
                <w:right w:val="none" w:sz="0" w:space="0" w:color="auto"/>
              </w:divBdr>
              <w:divsChild>
                <w:div w:id="809901422">
                  <w:marLeft w:val="0"/>
                  <w:marRight w:val="0"/>
                  <w:marTop w:val="30"/>
                  <w:marBottom w:val="30"/>
                  <w:divBdr>
                    <w:top w:val="none" w:sz="0" w:space="0" w:color="auto"/>
                    <w:left w:val="none" w:sz="0" w:space="0" w:color="auto"/>
                    <w:bottom w:val="none" w:sz="0" w:space="0" w:color="auto"/>
                    <w:right w:val="none" w:sz="0" w:space="0" w:color="auto"/>
                  </w:divBdr>
                  <w:divsChild>
                    <w:div w:id="1219710212">
                      <w:marLeft w:val="0"/>
                      <w:marRight w:val="0"/>
                      <w:marTop w:val="0"/>
                      <w:marBottom w:val="0"/>
                      <w:divBdr>
                        <w:top w:val="none" w:sz="0" w:space="0" w:color="auto"/>
                        <w:left w:val="none" w:sz="0" w:space="0" w:color="auto"/>
                        <w:bottom w:val="none" w:sz="0" w:space="0" w:color="auto"/>
                        <w:right w:val="none" w:sz="0" w:space="0" w:color="auto"/>
                      </w:divBdr>
                      <w:divsChild>
                        <w:div w:id="1984431013">
                          <w:marLeft w:val="0"/>
                          <w:marRight w:val="0"/>
                          <w:marTop w:val="0"/>
                          <w:marBottom w:val="0"/>
                          <w:divBdr>
                            <w:top w:val="none" w:sz="0" w:space="0" w:color="auto"/>
                            <w:left w:val="none" w:sz="0" w:space="0" w:color="auto"/>
                            <w:bottom w:val="none" w:sz="0" w:space="0" w:color="auto"/>
                            <w:right w:val="none" w:sz="0" w:space="0" w:color="auto"/>
                          </w:divBdr>
                        </w:div>
                      </w:divsChild>
                    </w:div>
                    <w:div w:id="1254583564">
                      <w:marLeft w:val="0"/>
                      <w:marRight w:val="0"/>
                      <w:marTop w:val="0"/>
                      <w:marBottom w:val="0"/>
                      <w:divBdr>
                        <w:top w:val="none" w:sz="0" w:space="0" w:color="auto"/>
                        <w:left w:val="none" w:sz="0" w:space="0" w:color="auto"/>
                        <w:bottom w:val="none" w:sz="0" w:space="0" w:color="auto"/>
                        <w:right w:val="none" w:sz="0" w:space="0" w:color="auto"/>
                      </w:divBdr>
                      <w:divsChild>
                        <w:div w:id="9299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797218">
          <w:marLeft w:val="0"/>
          <w:marRight w:val="0"/>
          <w:marTop w:val="0"/>
          <w:marBottom w:val="0"/>
          <w:divBdr>
            <w:top w:val="none" w:sz="0" w:space="0" w:color="auto"/>
            <w:left w:val="none" w:sz="0" w:space="0" w:color="auto"/>
            <w:bottom w:val="none" w:sz="0" w:space="0" w:color="auto"/>
            <w:right w:val="none" w:sz="0" w:space="0" w:color="auto"/>
          </w:divBdr>
          <w:divsChild>
            <w:div w:id="1833255343">
              <w:marLeft w:val="0"/>
              <w:marRight w:val="0"/>
              <w:marTop w:val="0"/>
              <w:marBottom w:val="0"/>
              <w:divBdr>
                <w:top w:val="none" w:sz="0" w:space="0" w:color="auto"/>
                <w:left w:val="none" w:sz="0" w:space="0" w:color="auto"/>
                <w:bottom w:val="none" w:sz="0" w:space="0" w:color="auto"/>
                <w:right w:val="none" w:sz="0" w:space="0" w:color="auto"/>
              </w:divBdr>
            </w:div>
          </w:divsChild>
        </w:div>
        <w:div w:id="2086295125">
          <w:marLeft w:val="0"/>
          <w:marRight w:val="0"/>
          <w:marTop w:val="0"/>
          <w:marBottom w:val="0"/>
          <w:divBdr>
            <w:top w:val="none" w:sz="0" w:space="0" w:color="auto"/>
            <w:left w:val="none" w:sz="0" w:space="0" w:color="auto"/>
            <w:bottom w:val="none" w:sz="0" w:space="0" w:color="auto"/>
            <w:right w:val="none" w:sz="0" w:space="0" w:color="auto"/>
          </w:divBdr>
          <w:divsChild>
            <w:div w:id="15865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7204">
      <w:bodyDiv w:val="1"/>
      <w:marLeft w:val="0"/>
      <w:marRight w:val="0"/>
      <w:marTop w:val="0"/>
      <w:marBottom w:val="0"/>
      <w:divBdr>
        <w:top w:val="none" w:sz="0" w:space="0" w:color="auto"/>
        <w:left w:val="none" w:sz="0" w:space="0" w:color="auto"/>
        <w:bottom w:val="none" w:sz="0" w:space="0" w:color="auto"/>
        <w:right w:val="none" w:sz="0" w:space="0" w:color="auto"/>
      </w:divBdr>
      <w:divsChild>
        <w:div w:id="328169921">
          <w:marLeft w:val="0"/>
          <w:marRight w:val="0"/>
          <w:marTop w:val="0"/>
          <w:marBottom w:val="0"/>
          <w:divBdr>
            <w:top w:val="none" w:sz="0" w:space="0" w:color="auto"/>
            <w:left w:val="none" w:sz="0" w:space="0" w:color="auto"/>
            <w:bottom w:val="none" w:sz="0" w:space="0" w:color="auto"/>
            <w:right w:val="none" w:sz="0" w:space="0" w:color="auto"/>
          </w:divBdr>
          <w:divsChild>
            <w:div w:id="877009539">
              <w:marLeft w:val="0"/>
              <w:marRight w:val="0"/>
              <w:marTop w:val="0"/>
              <w:marBottom w:val="0"/>
              <w:divBdr>
                <w:top w:val="none" w:sz="0" w:space="0" w:color="auto"/>
                <w:left w:val="none" w:sz="0" w:space="0" w:color="auto"/>
                <w:bottom w:val="none" w:sz="0" w:space="0" w:color="auto"/>
                <w:right w:val="none" w:sz="0" w:space="0" w:color="auto"/>
              </w:divBdr>
            </w:div>
          </w:divsChild>
        </w:div>
        <w:div w:id="552696266">
          <w:marLeft w:val="0"/>
          <w:marRight w:val="0"/>
          <w:marTop w:val="0"/>
          <w:marBottom w:val="0"/>
          <w:divBdr>
            <w:top w:val="none" w:sz="0" w:space="0" w:color="auto"/>
            <w:left w:val="none" w:sz="0" w:space="0" w:color="auto"/>
            <w:bottom w:val="none" w:sz="0" w:space="0" w:color="auto"/>
            <w:right w:val="none" w:sz="0" w:space="0" w:color="auto"/>
          </w:divBdr>
          <w:divsChild>
            <w:div w:id="2008049919">
              <w:marLeft w:val="0"/>
              <w:marRight w:val="0"/>
              <w:marTop w:val="0"/>
              <w:marBottom w:val="0"/>
              <w:divBdr>
                <w:top w:val="none" w:sz="0" w:space="0" w:color="auto"/>
                <w:left w:val="none" w:sz="0" w:space="0" w:color="auto"/>
                <w:bottom w:val="none" w:sz="0" w:space="0" w:color="auto"/>
                <w:right w:val="none" w:sz="0" w:space="0" w:color="auto"/>
              </w:divBdr>
            </w:div>
            <w:div w:id="2033191613">
              <w:marLeft w:val="0"/>
              <w:marRight w:val="0"/>
              <w:marTop w:val="0"/>
              <w:marBottom w:val="0"/>
              <w:divBdr>
                <w:top w:val="none" w:sz="0" w:space="0" w:color="auto"/>
                <w:left w:val="none" w:sz="0" w:space="0" w:color="auto"/>
                <w:bottom w:val="none" w:sz="0" w:space="0" w:color="auto"/>
                <w:right w:val="none" w:sz="0" w:space="0" w:color="auto"/>
              </w:divBdr>
              <w:divsChild>
                <w:div w:id="272398871">
                  <w:marLeft w:val="0"/>
                  <w:marRight w:val="0"/>
                  <w:marTop w:val="30"/>
                  <w:marBottom w:val="30"/>
                  <w:divBdr>
                    <w:top w:val="none" w:sz="0" w:space="0" w:color="auto"/>
                    <w:left w:val="none" w:sz="0" w:space="0" w:color="auto"/>
                    <w:bottom w:val="none" w:sz="0" w:space="0" w:color="auto"/>
                    <w:right w:val="none" w:sz="0" w:space="0" w:color="auto"/>
                  </w:divBdr>
                  <w:divsChild>
                    <w:div w:id="1641157544">
                      <w:marLeft w:val="0"/>
                      <w:marRight w:val="0"/>
                      <w:marTop w:val="0"/>
                      <w:marBottom w:val="0"/>
                      <w:divBdr>
                        <w:top w:val="none" w:sz="0" w:space="0" w:color="auto"/>
                        <w:left w:val="none" w:sz="0" w:space="0" w:color="auto"/>
                        <w:bottom w:val="none" w:sz="0" w:space="0" w:color="auto"/>
                        <w:right w:val="none" w:sz="0" w:space="0" w:color="auto"/>
                      </w:divBdr>
                      <w:divsChild>
                        <w:div w:id="257102822">
                          <w:marLeft w:val="0"/>
                          <w:marRight w:val="0"/>
                          <w:marTop w:val="0"/>
                          <w:marBottom w:val="0"/>
                          <w:divBdr>
                            <w:top w:val="none" w:sz="0" w:space="0" w:color="auto"/>
                            <w:left w:val="none" w:sz="0" w:space="0" w:color="auto"/>
                            <w:bottom w:val="none" w:sz="0" w:space="0" w:color="auto"/>
                            <w:right w:val="none" w:sz="0" w:space="0" w:color="auto"/>
                          </w:divBdr>
                        </w:div>
                      </w:divsChild>
                    </w:div>
                    <w:div w:id="1715618392">
                      <w:marLeft w:val="0"/>
                      <w:marRight w:val="0"/>
                      <w:marTop w:val="0"/>
                      <w:marBottom w:val="0"/>
                      <w:divBdr>
                        <w:top w:val="none" w:sz="0" w:space="0" w:color="auto"/>
                        <w:left w:val="none" w:sz="0" w:space="0" w:color="auto"/>
                        <w:bottom w:val="none" w:sz="0" w:space="0" w:color="auto"/>
                        <w:right w:val="none" w:sz="0" w:space="0" w:color="auto"/>
                      </w:divBdr>
                      <w:divsChild>
                        <w:div w:id="81868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665174">
          <w:marLeft w:val="0"/>
          <w:marRight w:val="0"/>
          <w:marTop w:val="0"/>
          <w:marBottom w:val="0"/>
          <w:divBdr>
            <w:top w:val="none" w:sz="0" w:space="0" w:color="auto"/>
            <w:left w:val="none" w:sz="0" w:space="0" w:color="auto"/>
            <w:bottom w:val="none" w:sz="0" w:space="0" w:color="auto"/>
            <w:right w:val="none" w:sz="0" w:space="0" w:color="auto"/>
          </w:divBdr>
          <w:divsChild>
            <w:div w:id="1185946537">
              <w:marLeft w:val="0"/>
              <w:marRight w:val="0"/>
              <w:marTop w:val="0"/>
              <w:marBottom w:val="0"/>
              <w:divBdr>
                <w:top w:val="none" w:sz="0" w:space="0" w:color="auto"/>
                <w:left w:val="none" w:sz="0" w:space="0" w:color="auto"/>
                <w:bottom w:val="none" w:sz="0" w:space="0" w:color="auto"/>
                <w:right w:val="none" w:sz="0" w:space="0" w:color="auto"/>
              </w:divBdr>
            </w:div>
          </w:divsChild>
        </w:div>
        <w:div w:id="779959532">
          <w:marLeft w:val="0"/>
          <w:marRight w:val="0"/>
          <w:marTop w:val="0"/>
          <w:marBottom w:val="0"/>
          <w:divBdr>
            <w:top w:val="none" w:sz="0" w:space="0" w:color="auto"/>
            <w:left w:val="none" w:sz="0" w:space="0" w:color="auto"/>
            <w:bottom w:val="none" w:sz="0" w:space="0" w:color="auto"/>
            <w:right w:val="none" w:sz="0" w:space="0" w:color="auto"/>
          </w:divBdr>
          <w:divsChild>
            <w:div w:id="1208105425">
              <w:marLeft w:val="0"/>
              <w:marRight w:val="0"/>
              <w:marTop w:val="0"/>
              <w:marBottom w:val="0"/>
              <w:divBdr>
                <w:top w:val="none" w:sz="0" w:space="0" w:color="auto"/>
                <w:left w:val="none" w:sz="0" w:space="0" w:color="auto"/>
                <w:bottom w:val="none" w:sz="0" w:space="0" w:color="auto"/>
                <w:right w:val="none" w:sz="0" w:space="0" w:color="auto"/>
              </w:divBdr>
            </w:div>
          </w:divsChild>
        </w:div>
        <w:div w:id="832717093">
          <w:marLeft w:val="0"/>
          <w:marRight w:val="0"/>
          <w:marTop w:val="0"/>
          <w:marBottom w:val="0"/>
          <w:divBdr>
            <w:top w:val="none" w:sz="0" w:space="0" w:color="auto"/>
            <w:left w:val="none" w:sz="0" w:space="0" w:color="auto"/>
            <w:bottom w:val="none" w:sz="0" w:space="0" w:color="auto"/>
            <w:right w:val="none" w:sz="0" w:space="0" w:color="auto"/>
          </w:divBdr>
          <w:divsChild>
            <w:div w:id="1768430515">
              <w:marLeft w:val="0"/>
              <w:marRight w:val="0"/>
              <w:marTop w:val="0"/>
              <w:marBottom w:val="0"/>
              <w:divBdr>
                <w:top w:val="none" w:sz="0" w:space="0" w:color="auto"/>
                <w:left w:val="none" w:sz="0" w:space="0" w:color="auto"/>
                <w:bottom w:val="none" w:sz="0" w:space="0" w:color="auto"/>
                <w:right w:val="none" w:sz="0" w:space="0" w:color="auto"/>
              </w:divBdr>
            </w:div>
          </w:divsChild>
        </w:div>
        <w:div w:id="1137988030">
          <w:marLeft w:val="0"/>
          <w:marRight w:val="0"/>
          <w:marTop w:val="0"/>
          <w:marBottom w:val="0"/>
          <w:divBdr>
            <w:top w:val="none" w:sz="0" w:space="0" w:color="auto"/>
            <w:left w:val="none" w:sz="0" w:space="0" w:color="auto"/>
            <w:bottom w:val="none" w:sz="0" w:space="0" w:color="auto"/>
            <w:right w:val="none" w:sz="0" w:space="0" w:color="auto"/>
          </w:divBdr>
          <w:divsChild>
            <w:div w:id="24641716">
              <w:marLeft w:val="0"/>
              <w:marRight w:val="0"/>
              <w:marTop w:val="0"/>
              <w:marBottom w:val="0"/>
              <w:divBdr>
                <w:top w:val="none" w:sz="0" w:space="0" w:color="auto"/>
                <w:left w:val="none" w:sz="0" w:space="0" w:color="auto"/>
                <w:bottom w:val="none" w:sz="0" w:space="0" w:color="auto"/>
                <w:right w:val="none" w:sz="0" w:space="0" w:color="auto"/>
              </w:divBdr>
              <w:divsChild>
                <w:div w:id="702098101">
                  <w:marLeft w:val="0"/>
                  <w:marRight w:val="0"/>
                  <w:marTop w:val="30"/>
                  <w:marBottom w:val="30"/>
                  <w:divBdr>
                    <w:top w:val="none" w:sz="0" w:space="0" w:color="auto"/>
                    <w:left w:val="none" w:sz="0" w:space="0" w:color="auto"/>
                    <w:bottom w:val="none" w:sz="0" w:space="0" w:color="auto"/>
                    <w:right w:val="none" w:sz="0" w:space="0" w:color="auto"/>
                  </w:divBdr>
                  <w:divsChild>
                    <w:div w:id="240259036">
                      <w:marLeft w:val="0"/>
                      <w:marRight w:val="0"/>
                      <w:marTop w:val="0"/>
                      <w:marBottom w:val="0"/>
                      <w:divBdr>
                        <w:top w:val="none" w:sz="0" w:space="0" w:color="auto"/>
                        <w:left w:val="none" w:sz="0" w:space="0" w:color="auto"/>
                        <w:bottom w:val="none" w:sz="0" w:space="0" w:color="auto"/>
                        <w:right w:val="none" w:sz="0" w:space="0" w:color="auto"/>
                      </w:divBdr>
                      <w:divsChild>
                        <w:div w:id="1801875004">
                          <w:marLeft w:val="0"/>
                          <w:marRight w:val="0"/>
                          <w:marTop w:val="0"/>
                          <w:marBottom w:val="0"/>
                          <w:divBdr>
                            <w:top w:val="none" w:sz="0" w:space="0" w:color="auto"/>
                            <w:left w:val="none" w:sz="0" w:space="0" w:color="auto"/>
                            <w:bottom w:val="none" w:sz="0" w:space="0" w:color="auto"/>
                            <w:right w:val="none" w:sz="0" w:space="0" w:color="auto"/>
                          </w:divBdr>
                        </w:div>
                      </w:divsChild>
                    </w:div>
                    <w:div w:id="557787742">
                      <w:marLeft w:val="0"/>
                      <w:marRight w:val="0"/>
                      <w:marTop w:val="0"/>
                      <w:marBottom w:val="0"/>
                      <w:divBdr>
                        <w:top w:val="none" w:sz="0" w:space="0" w:color="auto"/>
                        <w:left w:val="none" w:sz="0" w:space="0" w:color="auto"/>
                        <w:bottom w:val="none" w:sz="0" w:space="0" w:color="auto"/>
                        <w:right w:val="none" w:sz="0" w:space="0" w:color="auto"/>
                      </w:divBdr>
                      <w:divsChild>
                        <w:div w:id="1717896056">
                          <w:marLeft w:val="0"/>
                          <w:marRight w:val="0"/>
                          <w:marTop w:val="0"/>
                          <w:marBottom w:val="0"/>
                          <w:divBdr>
                            <w:top w:val="none" w:sz="0" w:space="0" w:color="auto"/>
                            <w:left w:val="none" w:sz="0" w:space="0" w:color="auto"/>
                            <w:bottom w:val="none" w:sz="0" w:space="0" w:color="auto"/>
                            <w:right w:val="none" w:sz="0" w:space="0" w:color="auto"/>
                          </w:divBdr>
                        </w:div>
                      </w:divsChild>
                    </w:div>
                    <w:div w:id="1010838567">
                      <w:marLeft w:val="0"/>
                      <w:marRight w:val="0"/>
                      <w:marTop w:val="0"/>
                      <w:marBottom w:val="0"/>
                      <w:divBdr>
                        <w:top w:val="none" w:sz="0" w:space="0" w:color="auto"/>
                        <w:left w:val="none" w:sz="0" w:space="0" w:color="auto"/>
                        <w:bottom w:val="none" w:sz="0" w:space="0" w:color="auto"/>
                        <w:right w:val="none" w:sz="0" w:space="0" w:color="auto"/>
                      </w:divBdr>
                      <w:divsChild>
                        <w:div w:id="1799449973">
                          <w:marLeft w:val="0"/>
                          <w:marRight w:val="0"/>
                          <w:marTop w:val="0"/>
                          <w:marBottom w:val="0"/>
                          <w:divBdr>
                            <w:top w:val="none" w:sz="0" w:space="0" w:color="auto"/>
                            <w:left w:val="none" w:sz="0" w:space="0" w:color="auto"/>
                            <w:bottom w:val="none" w:sz="0" w:space="0" w:color="auto"/>
                            <w:right w:val="none" w:sz="0" w:space="0" w:color="auto"/>
                          </w:divBdr>
                        </w:div>
                      </w:divsChild>
                    </w:div>
                    <w:div w:id="1035037925">
                      <w:marLeft w:val="0"/>
                      <w:marRight w:val="0"/>
                      <w:marTop w:val="0"/>
                      <w:marBottom w:val="0"/>
                      <w:divBdr>
                        <w:top w:val="none" w:sz="0" w:space="0" w:color="auto"/>
                        <w:left w:val="none" w:sz="0" w:space="0" w:color="auto"/>
                        <w:bottom w:val="none" w:sz="0" w:space="0" w:color="auto"/>
                        <w:right w:val="none" w:sz="0" w:space="0" w:color="auto"/>
                      </w:divBdr>
                      <w:divsChild>
                        <w:div w:id="886380907">
                          <w:marLeft w:val="0"/>
                          <w:marRight w:val="0"/>
                          <w:marTop w:val="0"/>
                          <w:marBottom w:val="0"/>
                          <w:divBdr>
                            <w:top w:val="none" w:sz="0" w:space="0" w:color="auto"/>
                            <w:left w:val="none" w:sz="0" w:space="0" w:color="auto"/>
                            <w:bottom w:val="none" w:sz="0" w:space="0" w:color="auto"/>
                            <w:right w:val="none" w:sz="0" w:space="0" w:color="auto"/>
                          </w:divBdr>
                        </w:div>
                      </w:divsChild>
                    </w:div>
                    <w:div w:id="1527065465">
                      <w:marLeft w:val="0"/>
                      <w:marRight w:val="0"/>
                      <w:marTop w:val="0"/>
                      <w:marBottom w:val="0"/>
                      <w:divBdr>
                        <w:top w:val="none" w:sz="0" w:space="0" w:color="auto"/>
                        <w:left w:val="none" w:sz="0" w:space="0" w:color="auto"/>
                        <w:bottom w:val="none" w:sz="0" w:space="0" w:color="auto"/>
                        <w:right w:val="none" w:sz="0" w:space="0" w:color="auto"/>
                      </w:divBdr>
                      <w:divsChild>
                        <w:div w:id="1819493106">
                          <w:marLeft w:val="0"/>
                          <w:marRight w:val="0"/>
                          <w:marTop w:val="0"/>
                          <w:marBottom w:val="0"/>
                          <w:divBdr>
                            <w:top w:val="none" w:sz="0" w:space="0" w:color="auto"/>
                            <w:left w:val="none" w:sz="0" w:space="0" w:color="auto"/>
                            <w:bottom w:val="none" w:sz="0" w:space="0" w:color="auto"/>
                            <w:right w:val="none" w:sz="0" w:space="0" w:color="auto"/>
                          </w:divBdr>
                        </w:div>
                      </w:divsChild>
                    </w:div>
                    <w:div w:id="1833526155">
                      <w:marLeft w:val="0"/>
                      <w:marRight w:val="0"/>
                      <w:marTop w:val="0"/>
                      <w:marBottom w:val="0"/>
                      <w:divBdr>
                        <w:top w:val="none" w:sz="0" w:space="0" w:color="auto"/>
                        <w:left w:val="none" w:sz="0" w:space="0" w:color="auto"/>
                        <w:bottom w:val="none" w:sz="0" w:space="0" w:color="auto"/>
                        <w:right w:val="none" w:sz="0" w:space="0" w:color="auto"/>
                      </w:divBdr>
                      <w:divsChild>
                        <w:div w:id="115359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30530">
              <w:marLeft w:val="0"/>
              <w:marRight w:val="0"/>
              <w:marTop w:val="0"/>
              <w:marBottom w:val="0"/>
              <w:divBdr>
                <w:top w:val="none" w:sz="0" w:space="0" w:color="auto"/>
                <w:left w:val="none" w:sz="0" w:space="0" w:color="auto"/>
                <w:bottom w:val="none" w:sz="0" w:space="0" w:color="auto"/>
                <w:right w:val="none" w:sz="0" w:space="0" w:color="auto"/>
              </w:divBdr>
            </w:div>
          </w:divsChild>
        </w:div>
        <w:div w:id="1446847880">
          <w:marLeft w:val="0"/>
          <w:marRight w:val="0"/>
          <w:marTop w:val="0"/>
          <w:marBottom w:val="0"/>
          <w:divBdr>
            <w:top w:val="none" w:sz="0" w:space="0" w:color="auto"/>
            <w:left w:val="none" w:sz="0" w:space="0" w:color="auto"/>
            <w:bottom w:val="none" w:sz="0" w:space="0" w:color="auto"/>
            <w:right w:val="none" w:sz="0" w:space="0" w:color="auto"/>
          </w:divBdr>
          <w:divsChild>
            <w:div w:id="390929239">
              <w:marLeft w:val="0"/>
              <w:marRight w:val="0"/>
              <w:marTop w:val="0"/>
              <w:marBottom w:val="0"/>
              <w:divBdr>
                <w:top w:val="none" w:sz="0" w:space="0" w:color="auto"/>
                <w:left w:val="none" w:sz="0" w:space="0" w:color="auto"/>
                <w:bottom w:val="none" w:sz="0" w:space="0" w:color="auto"/>
                <w:right w:val="none" w:sz="0" w:space="0" w:color="auto"/>
              </w:divBdr>
            </w:div>
          </w:divsChild>
        </w:div>
        <w:div w:id="1472795324">
          <w:marLeft w:val="0"/>
          <w:marRight w:val="0"/>
          <w:marTop w:val="0"/>
          <w:marBottom w:val="0"/>
          <w:divBdr>
            <w:top w:val="none" w:sz="0" w:space="0" w:color="auto"/>
            <w:left w:val="none" w:sz="0" w:space="0" w:color="auto"/>
            <w:bottom w:val="none" w:sz="0" w:space="0" w:color="auto"/>
            <w:right w:val="none" w:sz="0" w:space="0" w:color="auto"/>
          </w:divBdr>
          <w:divsChild>
            <w:div w:id="2139954434">
              <w:marLeft w:val="0"/>
              <w:marRight w:val="0"/>
              <w:marTop w:val="0"/>
              <w:marBottom w:val="0"/>
              <w:divBdr>
                <w:top w:val="none" w:sz="0" w:space="0" w:color="auto"/>
                <w:left w:val="none" w:sz="0" w:space="0" w:color="auto"/>
                <w:bottom w:val="none" w:sz="0" w:space="0" w:color="auto"/>
                <w:right w:val="none" w:sz="0" w:space="0" w:color="auto"/>
              </w:divBdr>
            </w:div>
          </w:divsChild>
        </w:div>
        <w:div w:id="1611009947">
          <w:marLeft w:val="0"/>
          <w:marRight w:val="0"/>
          <w:marTop w:val="0"/>
          <w:marBottom w:val="0"/>
          <w:divBdr>
            <w:top w:val="none" w:sz="0" w:space="0" w:color="auto"/>
            <w:left w:val="none" w:sz="0" w:space="0" w:color="auto"/>
            <w:bottom w:val="none" w:sz="0" w:space="0" w:color="auto"/>
            <w:right w:val="none" w:sz="0" w:space="0" w:color="auto"/>
          </w:divBdr>
          <w:divsChild>
            <w:div w:id="1753966892">
              <w:marLeft w:val="0"/>
              <w:marRight w:val="0"/>
              <w:marTop w:val="0"/>
              <w:marBottom w:val="0"/>
              <w:divBdr>
                <w:top w:val="none" w:sz="0" w:space="0" w:color="auto"/>
                <w:left w:val="none" w:sz="0" w:space="0" w:color="auto"/>
                <w:bottom w:val="none" w:sz="0" w:space="0" w:color="auto"/>
                <w:right w:val="none" w:sz="0" w:space="0" w:color="auto"/>
              </w:divBdr>
            </w:div>
          </w:divsChild>
        </w:div>
        <w:div w:id="1734767967">
          <w:marLeft w:val="0"/>
          <w:marRight w:val="0"/>
          <w:marTop w:val="0"/>
          <w:marBottom w:val="0"/>
          <w:divBdr>
            <w:top w:val="none" w:sz="0" w:space="0" w:color="auto"/>
            <w:left w:val="none" w:sz="0" w:space="0" w:color="auto"/>
            <w:bottom w:val="none" w:sz="0" w:space="0" w:color="auto"/>
            <w:right w:val="none" w:sz="0" w:space="0" w:color="auto"/>
          </w:divBdr>
          <w:divsChild>
            <w:div w:id="17048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4017">
      <w:bodyDiv w:val="1"/>
      <w:marLeft w:val="0"/>
      <w:marRight w:val="0"/>
      <w:marTop w:val="0"/>
      <w:marBottom w:val="0"/>
      <w:divBdr>
        <w:top w:val="none" w:sz="0" w:space="0" w:color="auto"/>
        <w:left w:val="none" w:sz="0" w:space="0" w:color="auto"/>
        <w:bottom w:val="none" w:sz="0" w:space="0" w:color="auto"/>
        <w:right w:val="none" w:sz="0" w:space="0" w:color="auto"/>
      </w:divBdr>
      <w:divsChild>
        <w:div w:id="5062228">
          <w:marLeft w:val="0"/>
          <w:marRight w:val="0"/>
          <w:marTop w:val="0"/>
          <w:marBottom w:val="0"/>
          <w:divBdr>
            <w:top w:val="none" w:sz="0" w:space="0" w:color="auto"/>
            <w:left w:val="none" w:sz="0" w:space="0" w:color="auto"/>
            <w:bottom w:val="none" w:sz="0" w:space="0" w:color="auto"/>
            <w:right w:val="none" w:sz="0" w:space="0" w:color="auto"/>
          </w:divBdr>
          <w:divsChild>
            <w:div w:id="1611358885">
              <w:marLeft w:val="0"/>
              <w:marRight w:val="0"/>
              <w:marTop w:val="0"/>
              <w:marBottom w:val="0"/>
              <w:divBdr>
                <w:top w:val="none" w:sz="0" w:space="0" w:color="auto"/>
                <w:left w:val="none" w:sz="0" w:space="0" w:color="auto"/>
                <w:bottom w:val="none" w:sz="0" w:space="0" w:color="auto"/>
                <w:right w:val="none" w:sz="0" w:space="0" w:color="auto"/>
              </w:divBdr>
              <w:divsChild>
                <w:div w:id="1766992771">
                  <w:marLeft w:val="0"/>
                  <w:marRight w:val="0"/>
                  <w:marTop w:val="30"/>
                  <w:marBottom w:val="30"/>
                  <w:divBdr>
                    <w:top w:val="none" w:sz="0" w:space="0" w:color="auto"/>
                    <w:left w:val="none" w:sz="0" w:space="0" w:color="auto"/>
                    <w:bottom w:val="none" w:sz="0" w:space="0" w:color="auto"/>
                    <w:right w:val="none" w:sz="0" w:space="0" w:color="auto"/>
                  </w:divBdr>
                  <w:divsChild>
                    <w:div w:id="453333648">
                      <w:marLeft w:val="0"/>
                      <w:marRight w:val="0"/>
                      <w:marTop w:val="0"/>
                      <w:marBottom w:val="0"/>
                      <w:divBdr>
                        <w:top w:val="none" w:sz="0" w:space="0" w:color="auto"/>
                        <w:left w:val="none" w:sz="0" w:space="0" w:color="auto"/>
                        <w:bottom w:val="none" w:sz="0" w:space="0" w:color="auto"/>
                        <w:right w:val="none" w:sz="0" w:space="0" w:color="auto"/>
                      </w:divBdr>
                      <w:divsChild>
                        <w:div w:id="1420524503">
                          <w:marLeft w:val="0"/>
                          <w:marRight w:val="0"/>
                          <w:marTop w:val="0"/>
                          <w:marBottom w:val="0"/>
                          <w:divBdr>
                            <w:top w:val="none" w:sz="0" w:space="0" w:color="auto"/>
                            <w:left w:val="none" w:sz="0" w:space="0" w:color="auto"/>
                            <w:bottom w:val="none" w:sz="0" w:space="0" w:color="auto"/>
                            <w:right w:val="none" w:sz="0" w:space="0" w:color="auto"/>
                          </w:divBdr>
                        </w:div>
                      </w:divsChild>
                    </w:div>
                    <w:div w:id="1079445154">
                      <w:marLeft w:val="0"/>
                      <w:marRight w:val="0"/>
                      <w:marTop w:val="0"/>
                      <w:marBottom w:val="0"/>
                      <w:divBdr>
                        <w:top w:val="none" w:sz="0" w:space="0" w:color="auto"/>
                        <w:left w:val="none" w:sz="0" w:space="0" w:color="auto"/>
                        <w:bottom w:val="none" w:sz="0" w:space="0" w:color="auto"/>
                        <w:right w:val="none" w:sz="0" w:space="0" w:color="auto"/>
                      </w:divBdr>
                      <w:divsChild>
                        <w:div w:id="17650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494169">
              <w:marLeft w:val="0"/>
              <w:marRight w:val="0"/>
              <w:marTop w:val="0"/>
              <w:marBottom w:val="0"/>
              <w:divBdr>
                <w:top w:val="none" w:sz="0" w:space="0" w:color="auto"/>
                <w:left w:val="none" w:sz="0" w:space="0" w:color="auto"/>
                <w:bottom w:val="none" w:sz="0" w:space="0" w:color="auto"/>
                <w:right w:val="none" w:sz="0" w:space="0" w:color="auto"/>
              </w:divBdr>
            </w:div>
          </w:divsChild>
        </w:div>
        <w:div w:id="374473678">
          <w:marLeft w:val="0"/>
          <w:marRight w:val="0"/>
          <w:marTop w:val="0"/>
          <w:marBottom w:val="0"/>
          <w:divBdr>
            <w:top w:val="none" w:sz="0" w:space="0" w:color="auto"/>
            <w:left w:val="none" w:sz="0" w:space="0" w:color="auto"/>
            <w:bottom w:val="none" w:sz="0" w:space="0" w:color="auto"/>
            <w:right w:val="none" w:sz="0" w:space="0" w:color="auto"/>
          </w:divBdr>
          <w:divsChild>
            <w:div w:id="1114788443">
              <w:marLeft w:val="0"/>
              <w:marRight w:val="0"/>
              <w:marTop w:val="0"/>
              <w:marBottom w:val="0"/>
              <w:divBdr>
                <w:top w:val="none" w:sz="0" w:space="0" w:color="auto"/>
                <w:left w:val="none" w:sz="0" w:space="0" w:color="auto"/>
                <w:bottom w:val="none" w:sz="0" w:space="0" w:color="auto"/>
                <w:right w:val="none" w:sz="0" w:space="0" w:color="auto"/>
              </w:divBdr>
            </w:div>
          </w:divsChild>
        </w:div>
        <w:div w:id="659893493">
          <w:marLeft w:val="0"/>
          <w:marRight w:val="0"/>
          <w:marTop w:val="0"/>
          <w:marBottom w:val="0"/>
          <w:divBdr>
            <w:top w:val="none" w:sz="0" w:space="0" w:color="auto"/>
            <w:left w:val="none" w:sz="0" w:space="0" w:color="auto"/>
            <w:bottom w:val="none" w:sz="0" w:space="0" w:color="auto"/>
            <w:right w:val="none" w:sz="0" w:space="0" w:color="auto"/>
          </w:divBdr>
          <w:divsChild>
            <w:div w:id="1675454943">
              <w:marLeft w:val="0"/>
              <w:marRight w:val="0"/>
              <w:marTop w:val="0"/>
              <w:marBottom w:val="0"/>
              <w:divBdr>
                <w:top w:val="none" w:sz="0" w:space="0" w:color="auto"/>
                <w:left w:val="none" w:sz="0" w:space="0" w:color="auto"/>
                <w:bottom w:val="none" w:sz="0" w:space="0" w:color="auto"/>
                <w:right w:val="none" w:sz="0" w:space="0" w:color="auto"/>
              </w:divBdr>
            </w:div>
          </w:divsChild>
        </w:div>
        <w:div w:id="1116173176">
          <w:marLeft w:val="0"/>
          <w:marRight w:val="0"/>
          <w:marTop w:val="0"/>
          <w:marBottom w:val="0"/>
          <w:divBdr>
            <w:top w:val="none" w:sz="0" w:space="0" w:color="auto"/>
            <w:left w:val="none" w:sz="0" w:space="0" w:color="auto"/>
            <w:bottom w:val="none" w:sz="0" w:space="0" w:color="auto"/>
            <w:right w:val="none" w:sz="0" w:space="0" w:color="auto"/>
          </w:divBdr>
          <w:divsChild>
            <w:div w:id="2002004349">
              <w:marLeft w:val="0"/>
              <w:marRight w:val="0"/>
              <w:marTop w:val="0"/>
              <w:marBottom w:val="0"/>
              <w:divBdr>
                <w:top w:val="none" w:sz="0" w:space="0" w:color="auto"/>
                <w:left w:val="none" w:sz="0" w:space="0" w:color="auto"/>
                <w:bottom w:val="none" w:sz="0" w:space="0" w:color="auto"/>
                <w:right w:val="none" w:sz="0" w:space="0" w:color="auto"/>
              </w:divBdr>
            </w:div>
          </w:divsChild>
        </w:div>
        <w:div w:id="1419909633">
          <w:marLeft w:val="0"/>
          <w:marRight w:val="0"/>
          <w:marTop w:val="0"/>
          <w:marBottom w:val="0"/>
          <w:divBdr>
            <w:top w:val="none" w:sz="0" w:space="0" w:color="auto"/>
            <w:left w:val="none" w:sz="0" w:space="0" w:color="auto"/>
            <w:bottom w:val="none" w:sz="0" w:space="0" w:color="auto"/>
            <w:right w:val="none" w:sz="0" w:space="0" w:color="auto"/>
          </w:divBdr>
          <w:divsChild>
            <w:div w:id="575210355">
              <w:marLeft w:val="0"/>
              <w:marRight w:val="0"/>
              <w:marTop w:val="0"/>
              <w:marBottom w:val="0"/>
              <w:divBdr>
                <w:top w:val="none" w:sz="0" w:space="0" w:color="auto"/>
                <w:left w:val="none" w:sz="0" w:space="0" w:color="auto"/>
                <w:bottom w:val="none" w:sz="0" w:space="0" w:color="auto"/>
                <w:right w:val="none" w:sz="0" w:space="0" w:color="auto"/>
              </w:divBdr>
            </w:div>
            <w:div w:id="578948381">
              <w:marLeft w:val="0"/>
              <w:marRight w:val="0"/>
              <w:marTop w:val="0"/>
              <w:marBottom w:val="0"/>
              <w:divBdr>
                <w:top w:val="none" w:sz="0" w:space="0" w:color="auto"/>
                <w:left w:val="none" w:sz="0" w:space="0" w:color="auto"/>
                <w:bottom w:val="none" w:sz="0" w:space="0" w:color="auto"/>
                <w:right w:val="none" w:sz="0" w:space="0" w:color="auto"/>
              </w:divBdr>
              <w:divsChild>
                <w:div w:id="174617445">
                  <w:marLeft w:val="0"/>
                  <w:marRight w:val="0"/>
                  <w:marTop w:val="30"/>
                  <w:marBottom w:val="30"/>
                  <w:divBdr>
                    <w:top w:val="none" w:sz="0" w:space="0" w:color="auto"/>
                    <w:left w:val="none" w:sz="0" w:space="0" w:color="auto"/>
                    <w:bottom w:val="none" w:sz="0" w:space="0" w:color="auto"/>
                    <w:right w:val="none" w:sz="0" w:space="0" w:color="auto"/>
                  </w:divBdr>
                  <w:divsChild>
                    <w:div w:id="2086536103">
                      <w:marLeft w:val="0"/>
                      <w:marRight w:val="0"/>
                      <w:marTop w:val="0"/>
                      <w:marBottom w:val="0"/>
                      <w:divBdr>
                        <w:top w:val="none" w:sz="0" w:space="0" w:color="auto"/>
                        <w:left w:val="none" w:sz="0" w:space="0" w:color="auto"/>
                        <w:bottom w:val="none" w:sz="0" w:space="0" w:color="auto"/>
                        <w:right w:val="none" w:sz="0" w:space="0" w:color="auto"/>
                      </w:divBdr>
                      <w:divsChild>
                        <w:div w:id="1806584814">
                          <w:marLeft w:val="0"/>
                          <w:marRight w:val="0"/>
                          <w:marTop w:val="0"/>
                          <w:marBottom w:val="0"/>
                          <w:divBdr>
                            <w:top w:val="none" w:sz="0" w:space="0" w:color="auto"/>
                            <w:left w:val="none" w:sz="0" w:space="0" w:color="auto"/>
                            <w:bottom w:val="none" w:sz="0" w:space="0" w:color="auto"/>
                            <w:right w:val="none" w:sz="0" w:space="0" w:color="auto"/>
                          </w:divBdr>
                        </w:div>
                      </w:divsChild>
                    </w:div>
                    <w:div w:id="2093313375">
                      <w:marLeft w:val="0"/>
                      <w:marRight w:val="0"/>
                      <w:marTop w:val="0"/>
                      <w:marBottom w:val="0"/>
                      <w:divBdr>
                        <w:top w:val="none" w:sz="0" w:space="0" w:color="auto"/>
                        <w:left w:val="none" w:sz="0" w:space="0" w:color="auto"/>
                        <w:bottom w:val="none" w:sz="0" w:space="0" w:color="auto"/>
                        <w:right w:val="none" w:sz="0" w:space="0" w:color="auto"/>
                      </w:divBdr>
                      <w:divsChild>
                        <w:div w:id="6348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10895">
          <w:marLeft w:val="0"/>
          <w:marRight w:val="0"/>
          <w:marTop w:val="0"/>
          <w:marBottom w:val="0"/>
          <w:divBdr>
            <w:top w:val="none" w:sz="0" w:space="0" w:color="auto"/>
            <w:left w:val="none" w:sz="0" w:space="0" w:color="auto"/>
            <w:bottom w:val="none" w:sz="0" w:space="0" w:color="auto"/>
            <w:right w:val="none" w:sz="0" w:space="0" w:color="auto"/>
          </w:divBdr>
          <w:divsChild>
            <w:div w:id="640888824">
              <w:marLeft w:val="0"/>
              <w:marRight w:val="0"/>
              <w:marTop w:val="0"/>
              <w:marBottom w:val="0"/>
              <w:divBdr>
                <w:top w:val="none" w:sz="0" w:space="0" w:color="auto"/>
                <w:left w:val="none" w:sz="0" w:space="0" w:color="auto"/>
                <w:bottom w:val="none" w:sz="0" w:space="0" w:color="auto"/>
                <w:right w:val="none" w:sz="0" w:space="0" w:color="auto"/>
              </w:divBdr>
            </w:div>
          </w:divsChild>
        </w:div>
        <w:div w:id="1786267878">
          <w:marLeft w:val="0"/>
          <w:marRight w:val="0"/>
          <w:marTop w:val="0"/>
          <w:marBottom w:val="0"/>
          <w:divBdr>
            <w:top w:val="none" w:sz="0" w:space="0" w:color="auto"/>
            <w:left w:val="none" w:sz="0" w:space="0" w:color="auto"/>
            <w:bottom w:val="none" w:sz="0" w:space="0" w:color="auto"/>
            <w:right w:val="none" w:sz="0" w:space="0" w:color="auto"/>
          </w:divBdr>
          <w:divsChild>
            <w:div w:id="1463309204">
              <w:marLeft w:val="0"/>
              <w:marRight w:val="0"/>
              <w:marTop w:val="0"/>
              <w:marBottom w:val="0"/>
              <w:divBdr>
                <w:top w:val="none" w:sz="0" w:space="0" w:color="auto"/>
                <w:left w:val="none" w:sz="0" w:space="0" w:color="auto"/>
                <w:bottom w:val="none" w:sz="0" w:space="0" w:color="auto"/>
                <w:right w:val="none" w:sz="0" w:space="0" w:color="auto"/>
              </w:divBdr>
            </w:div>
          </w:divsChild>
        </w:div>
        <w:div w:id="1896970628">
          <w:marLeft w:val="0"/>
          <w:marRight w:val="0"/>
          <w:marTop w:val="0"/>
          <w:marBottom w:val="0"/>
          <w:divBdr>
            <w:top w:val="none" w:sz="0" w:space="0" w:color="auto"/>
            <w:left w:val="none" w:sz="0" w:space="0" w:color="auto"/>
            <w:bottom w:val="none" w:sz="0" w:space="0" w:color="auto"/>
            <w:right w:val="none" w:sz="0" w:space="0" w:color="auto"/>
          </w:divBdr>
          <w:divsChild>
            <w:div w:id="18578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3514">
      <w:bodyDiv w:val="1"/>
      <w:marLeft w:val="0"/>
      <w:marRight w:val="0"/>
      <w:marTop w:val="0"/>
      <w:marBottom w:val="0"/>
      <w:divBdr>
        <w:top w:val="none" w:sz="0" w:space="0" w:color="auto"/>
        <w:left w:val="none" w:sz="0" w:space="0" w:color="auto"/>
        <w:bottom w:val="none" w:sz="0" w:space="0" w:color="auto"/>
        <w:right w:val="none" w:sz="0" w:space="0" w:color="auto"/>
      </w:divBdr>
      <w:divsChild>
        <w:div w:id="44573689">
          <w:marLeft w:val="0"/>
          <w:marRight w:val="0"/>
          <w:marTop w:val="0"/>
          <w:marBottom w:val="0"/>
          <w:divBdr>
            <w:top w:val="none" w:sz="0" w:space="0" w:color="auto"/>
            <w:left w:val="none" w:sz="0" w:space="0" w:color="auto"/>
            <w:bottom w:val="none" w:sz="0" w:space="0" w:color="auto"/>
            <w:right w:val="none" w:sz="0" w:space="0" w:color="auto"/>
          </w:divBdr>
          <w:divsChild>
            <w:div w:id="1178160075">
              <w:marLeft w:val="0"/>
              <w:marRight w:val="0"/>
              <w:marTop w:val="0"/>
              <w:marBottom w:val="0"/>
              <w:divBdr>
                <w:top w:val="none" w:sz="0" w:space="0" w:color="auto"/>
                <w:left w:val="none" w:sz="0" w:space="0" w:color="auto"/>
                <w:bottom w:val="none" w:sz="0" w:space="0" w:color="auto"/>
                <w:right w:val="none" w:sz="0" w:space="0" w:color="auto"/>
              </w:divBdr>
              <w:divsChild>
                <w:div w:id="685517368">
                  <w:marLeft w:val="0"/>
                  <w:marRight w:val="0"/>
                  <w:marTop w:val="30"/>
                  <w:marBottom w:val="30"/>
                  <w:divBdr>
                    <w:top w:val="none" w:sz="0" w:space="0" w:color="auto"/>
                    <w:left w:val="none" w:sz="0" w:space="0" w:color="auto"/>
                    <w:bottom w:val="none" w:sz="0" w:space="0" w:color="auto"/>
                    <w:right w:val="none" w:sz="0" w:space="0" w:color="auto"/>
                  </w:divBdr>
                  <w:divsChild>
                    <w:div w:id="167595659">
                      <w:marLeft w:val="0"/>
                      <w:marRight w:val="0"/>
                      <w:marTop w:val="0"/>
                      <w:marBottom w:val="0"/>
                      <w:divBdr>
                        <w:top w:val="none" w:sz="0" w:space="0" w:color="auto"/>
                        <w:left w:val="none" w:sz="0" w:space="0" w:color="auto"/>
                        <w:bottom w:val="none" w:sz="0" w:space="0" w:color="auto"/>
                        <w:right w:val="none" w:sz="0" w:space="0" w:color="auto"/>
                      </w:divBdr>
                      <w:divsChild>
                        <w:div w:id="1913193669">
                          <w:marLeft w:val="0"/>
                          <w:marRight w:val="0"/>
                          <w:marTop w:val="0"/>
                          <w:marBottom w:val="0"/>
                          <w:divBdr>
                            <w:top w:val="none" w:sz="0" w:space="0" w:color="auto"/>
                            <w:left w:val="none" w:sz="0" w:space="0" w:color="auto"/>
                            <w:bottom w:val="none" w:sz="0" w:space="0" w:color="auto"/>
                            <w:right w:val="none" w:sz="0" w:space="0" w:color="auto"/>
                          </w:divBdr>
                        </w:div>
                      </w:divsChild>
                    </w:div>
                    <w:div w:id="242683030">
                      <w:marLeft w:val="0"/>
                      <w:marRight w:val="0"/>
                      <w:marTop w:val="0"/>
                      <w:marBottom w:val="0"/>
                      <w:divBdr>
                        <w:top w:val="none" w:sz="0" w:space="0" w:color="auto"/>
                        <w:left w:val="none" w:sz="0" w:space="0" w:color="auto"/>
                        <w:bottom w:val="none" w:sz="0" w:space="0" w:color="auto"/>
                        <w:right w:val="none" w:sz="0" w:space="0" w:color="auto"/>
                      </w:divBdr>
                      <w:divsChild>
                        <w:div w:id="1279218581">
                          <w:marLeft w:val="0"/>
                          <w:marRight w:val="0"/>
                          <w:marTop w:val="0"/>
                          <w:marBottom w:val="0"/>
                          <w:divBdr>
                            <w:top w:val="none" w:sz="0" w:space="0" w:color="auto"/>
                            <w:left w:val="none" w:sz="0" w:space="0" w:color="auto"/>
                            <w:bottom w:val="none" w:sz="0" w:space="0" w:color="auto"/>
                            <w:right w:val="none" w:sz="0" w:space="0" w:color="auto"/>
                          </w:divBdr>
                        </w:div>
                      </w:divsChild>
                    </w:div>
                    <w:div w:id="586109638">
                      <w:marLeft w:val="0"/>
                      <w:marRight w:val="0"/>
                      <w:marTop w:val="0"/>
                      <w:marBottom w:val="0"/>
                      <w:divBdr>
                        <w:top w:val="none" w:sz="0" w:space="0" w:color="auto"/>
                        <w:left w:val="none" w:sz="0" w:space="0" w:color="auto"/>
                        <w:bottom w:val="none" w:sz="0" w:space="0" w:color="auto"/>
                        <w:right w:val="none" w:sz="0" w:space="0" w:color="auto"/>
                      </w:divBdr>
                      <w:divsChild>
                        <w:div w:id="1331643004">
                          <w:marLeft w:val="0"/>
                          <w:marRight w:val="0"/>
                          <w:marTop w:val="0"/>
                          <w:marBottom w:val="0"/>
                          <w:divBdr>
                            <w:top w:val="none" w:sz="0" w:space="0" w:color="auto"/>
                            <w:left w:val="none" w:sz="0" w:space="0" w:color="auto"/>
                            <w:bottom w:val="none" w:sz="0" w:space="0" w:color="auto"/>
                            <w:right w:val="none" w:sz="0" w:space="0" w:color="auto"/>
                          </w:divBdr>
                        </w:div>
                      </w:divsChild>
                    </w:div>
                    <w:div w:id="598875194">
                      <w:marLeft w:val="0"/>
                      <w:marRight w:val="0"/>
                      <w:marTop w:val="0"/>
                      <w:marBottom w:val="0"/>
                      <w:divBdr>
                        <w:top w:val="none" w:sz="0" w:space="0" w:color="auto"/>
                        <w:left w:val="none" w:sz="0" w:space="0" w:color="auto"/>
                        <w:bottom w:val="none" w:sz="0" w:space="0" w:color="auto"/>
                        <w:right w:val="none" w:sz="0" w:space="0" w:color="auto"/>
                      </w:divBdr>
                      <w:divsChild>
                        <w:div w:id="1385526521">
                          <w:marLeft w:val="0"/>
                          <w:marRight w:val="0"/>
                          <w:marTop w:val="0"/>
                          <w:marBottom w:val="0"/>
                          <w:divBdr>
                            <w:top w:val="none" w:sz="0" w:space="0" w:color="auto"/>
                            <w:left w:val="none" w:sz="0" w:space="0" w:color="auto"/>
                            <w:bottom w:val="none" w:sz="0" w:space="0" w:color="auto"/>
                            <w:right w:val="none" w:sz="0" w:space="0" w:color="auto"/>
                          </w:divBdr>
                        </w:div>
                      </w:divsChild>
                    </w:div>
                    <w:div w:id="1503353084">
                      <w:marLeft w:val="0"/>
                      <w:marRight w:val="0"/>
                      <w:marTop w:val="0"/>
                      <w:marBottom w:val="0"/>
                      <w:divBdr>
                        <w:top w:val="none" w:sz="0" w:space="0" w:color="auto"/>
                        <w:left w:val="none" w:sz="0" w:space="0" w:color="auto"/>
                        <w:bottom w:val="none" w:sz="0" w:space="0" w:color="auto"/>
                        <w:right w:val="none" w:sz="0" w:space="0" w:color="auto"/>
                      </w:divBdr>
                      <w:divsChild>
                        <w:div w:id="1591546700">
                          <w:marLeft w:val="0"/>
                          <w:marRight w:val="0"/>
                          <w:marTop w:val="0"/>
                          <w:marBottom w:val="0"/>
                          <w:divBdr>
                            <w:top w:val="none" w:sz="0" w:space="0" w:color="auto"/>
                            <w:left w:val="none" w:sz="0" w:space="0" w:color="auto"/>
                            <w:bottom w:val="none" w:sz="0" w:space="0" w:color="auto"/>
                            <w:right w:val="none" w:sz="0" w:space="0" w:color="auto"/>
                          </w:divBdr>
                        </w:div>
                      </w:divsChild>
                    </w:div>
                    <w:div w:id="1716194150">
                      <w:marLeft w:val="0"/>
                      <w:marRight w:val="0"/>
                      <w:marTop w:val="0"/>
                      <w:marBottom w:val="0"/>
                      <w:divBdr>
                        <w:top w:val="none" w:sz="0" w:space="0" w:color="auto"/>
                        <w:left w:val="none" w:sz="0" w:space="0" w:color="auto"/>
                        <w:bottom w:val="none" w:sz="0" w:space="0" w:color="auto"/>
                        <w:right w:val="none" w:sz="0" w:space="0" w:color="auto"/>
                      </w:divBdr>
                      <w:divsChild>
                        <w:div w:id="2095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189661">
              <w:marLeft w:val="0"/>
              <w:marRight w:val="0"/>
              <w:marTop w:val="0"/>
              <w:marBottom w:val="0"/>
              <w:divBdr>
                <w:top w:val="none" w:sz="0" w:space="0" w:color="auto"/>
                <w:left w:val="none" w:sz="0" w:space="0" w:color="auto"/>
                <w:bottom w:val="none" w:sz="0" w:space="0" w:color="auto"/>
                <w:right w:val="none" w:sz="0" w:space="0" w:color="auto"/>
              </w:divBdr>
            </w:div>
          </w:divsChild>
        </w:div>
        <w:div w:id="328365262">
          <w:marLeft w:val="0"/>
          <w:marRight w:val="0"/>
          <w:marTop w:val="0"/>
          <w:marBottom w:val="0"/>
          <w:divBdr>
            <w:top w:val="none" w:sz="0" w:space="0" w:color="auto"/>
            <w:left w:val="none" w:sz="0" w:space="0" w:color="auto"/>
            <w:bottom w:val="none" w:sz="0" w:space="0" w:color="auto"/>
            <w:right w:val="none" w:sz="0" w:space="0" w:color="auto"/>
          </w:divBdr>
          <w:divsChild>
            <w:div w:id="1579439644">
              <w:marLeft w:val="0"/>
              <w:marRight w:val="0"/>
              <w:marTop w:val="0"/>
              <w:marBottom w:val="0"/>
              <w:divBdr>
                <w:top w:val="none" w:sz="0" w:space="0" w:color="auto"/>
                <w:left w:val="none" w:sz="0" w:space="0" w:color="auto"/>
                <w:bottom w:val="none" w:sz="0" w:space="0" w:color="auto"/>
                <w:right w:val="none" w:sz="0" w:space="0" w:color="auto"/>
              </w:divBdr>
            </w:div>
          </w:divsChild>
        </w:div>
        <w:div w:id="1037513666">
          <w:marLeft w:val="0"/>
          <w:marRight w:val="0"/>
          <w:marTop w:val="0"/>
          <w:marBottom w:val="0"/>
          <w:divBdr>
            <w:top w:val="none" w:sz="0" w:space="0" w:color="auto"/>
            <w:left w:val="none" w:sz="0" w:space="0" w:color="auto"/>
            <w:bottom w:val="none" w:sz="0" w:space="0" w:color="auto"/>
            <w:right w:val="none" w:sz="0" w:space="0" w:color="auto"/>
          </w:divBdr>
          <w:divsChild>
            <w:div w:id="574702108">
              <w:marLeft w:val="0"/>
              <w:marRight w:val="0"/>
              <w:marTop w:val="0"/>
              <w:marBottom w:val="0"/>
              <w:divBdr>
                <w:top w:val="none" w:sz="0" w:space="0" w:color="auto"/>
                <w:left w:val="none" w:sz="0" w:space="0" w:color="auto"/>
                <w:bottom w:val="none" w:sz="0" w:space="0" w:color="auto"/>
                <w:right w:val="none" w:sz="0" w:space="0" w:color="auto"/>
              </w:divBdr>
            </w:div>
          </w:divsChild>
        </w:div>
        <w:div w:id="1077674134">
          <w:marLeft w:val="0"/>
          <w:marRight w:val="0"/>
          <w:marTop w:val="0"/>
          <w:marBottom w:val="0"/>
          <w:divBdr>
            <w:top w:val="none" w:sz="0" w:space="0" w:color="auto"/>
            <w:left w:val="none" w:sz="0" w:space="0" w:color="auto"/>
            <w:bottom w:val="none" w:sz="0" w:space="0" w:color="auto"/>
            <w:right w:val="none" w:sz="0" w:space="0" w:color="auto"/>
          </w:divBdr>
          <w:divsChild>
            <w:div w:id="609053171">
              <w:marLeft w:val="0"/>
              <w:marRight w:val="0"/>
              <w:marTop w:val="0"/>
              <w:marBottom w:val="0"/>
              <w:divBdr>
                <w:top w:val="none" w:sz="0" w:space="0" w:color="auto"/>
                <w:left w:val="none" w:sz="0" w:space="0" w:color="auto"/>
                <w:bottom w:val="none" w:sz="0" w:space="0" w:color="auto"/>
                <w:right w:val="none" w:sz="0" w:space="0" w:color="auto"/>
              </w:divBdr>
            </w:div>
          </w:divsChild>
        </w:div>
        <w:div w:id="1826318069">
          <w:marLeft w:val="0"/>
          <w:marRight w:val="0"/>
          <w:marTop w:val="0"/>
          <w:marBottom w:val="0"/>
          <w:divBdr>
            <w:top w:val="none" w:sz="0" w:space="0" w:color="auto"/>
            <w:left w:val="none" w:sz="0" w:space="0" w:color="auto"/>
            <w:bottom w:val="none" w:sz="0" w:space="0" w:color="auto"/>
            <w:right w:val="none" w:sz="0" w:space="0" w:color="auto"/>
          </w:divBdr>
          <w:divsChild>
            <w:div w:id="225340133">
              <w:marLeft w:val="0"/>
              <w:marRight w:val="0"/>
              <w:marTop w:val="0"/>
              <w:marBottom w:val="0"/>
              <w:divBdr>
                <w:top w:val="none" w:sz="0" w:space="0" w:color="auto"/>
                <w:left w:val="none" w:sz="0" w:space="0" w:color="auto"/>
                <w:bottom w:val="none" w:sz="0" w:space="0" w:color="auto"/>
                <w:right w:val="none" w:sz="0" w:space="0" w:color="auto"/>
              </w:divBdr>
            </w:div>
          </w:divsChild>
        </w:div>
        <w:div w:id="1929346415">
          <w:marLeft w:val="0"/>
          <w:marRight w:val="0"/>
          <w:marTop w:val="0"/>
          <w:marBottom w:val="0"/>
          <w:divBdr>
            <w:top w:val="none" w:sz="0" w:space="0" w:color="auto"/>
            <w:left w:val="none" w:sz="0" w:space="0" w:color="auto"/>
            <w:bottom w:val="none" w:sz="0" w:space="0" w:color="auto"/>
            <w:right w:val="none" w:sz="0" w:space="0" w:color="auto"/>
          </w:divBdr>
          <w:divsChild>
            <w:div w:id="274137668">
              <w:marLeft w:val="0"/>
              <w:marRight w:val="0"/>
              <w:marTop w:val="0"/>
              <w:marBottom w:val="0"/>
              <w:divBdr>
                <w:top w:val="none" w:sz="0" w:space="0" w:color="auto"/>
                <w:left w:val="none" w:sz="0" w:space="0" w:color="auto"/>
                <w:bottom w:val="none" w:sz="0" w:space="0" w:color="auto"/>
                <w:right w:val="none" w:sz="0" w:space="0" w:color="auto"/>
              </w:divBdr>
            </w:div>
            <w:div w:id="867718784">
              <w:marLeft w:val="0"/>
              <w:marRight w:val="0"/>
              <w:marTop w:val="0"/>
              <w:marBottom w:val="0"/>
              <w:divBdr>
                <w:top w:val="none" w:sz="0" w:space="0" w:color="auto"/>
                <w:left w:val="none" w:sz="0" w:space="0" w:color="auto"/>
                <w:bottom w:val="none" w:sz="0" w:space="0" w:color="auto"/>
                <w:right w:val="none" w:sz="0" w:space="0" w:color="auto"/>
              </w:divBdr>
              <w:divsChild>
                <w:div w:id="333724817">
                  <w:marLeft w:val="0"/>
                  <w:marRight w:val="0"/>
                  <w:marTop w:val="30"/>
                  <w:marBottom w:val="30"/>
                  <w:divBdr>
                    <w:top w:val="none" w:sz="0" w:space="0" w:color="auto"/>
                    <w:left w:val="none" w:sz="0" w:space="0" w:color="auto"/>
                    <w:bottom w:val="none" w:sz="0" w:space="0" w:color="auto"/>
                    <w:right w:val="none" w:sz="0" w:space="0" w:color="auto"/>
                  </w:divBdr>
                  <w:divsChild>
                    <w:div w:id="658652015">
                      <w:marLeft w:val="0"/>
                      <w:marRight w:val="0"/>
                      <w:marTop w:val="0"/>
                      <w:marBottom w:val="0"/>
                      <w:divBdr>
                        <w:top w:val="none" w:sz="0" w:space="0" w:color="auto"/>
                        <w:left w:val="none" w:sz="0" w:space="0" w:color="auto"/>
                        <w:bottom w:val="none" w:sz="0" w:space="0" w:color="auto"/>
                        <w:right w:val="none" w:sz="0" w:space="0" w:color="auto"/>
                      </w:divBdr>
                      <w:divsChild>
                        <w:div w:id="1637103267">
                          <w:marLeft w:val="0"/>
                          <w:marRight w:val="0"/>
                          <w:marTop w:val="0"/>
                          <w:marBottom w:val="0"/>
                          <w:divBdr>
                            <w:top w:val="none" w:sz="0" w:space="0" w:color="auto"/>
                            <w:left w:val="none" w:sz="0" w:space="0" w:color="auto"/>
                            <w:bottom w:val="none" w:sz="0" w:space="0" w:color="auto"/>
                            <w:right w:val="none" w:sz="0" w:space="0" w:color="auto"/>
                          </w:divBdr>
                        </w:div>
                      </w:divsChild>
                    </w:div>
                    <w:div w:id="1254435905">
                      <w:marLeft w:val="0"/>
                      <w:marRight w:val="0"/>
                      <w:marTop w:val="0"/>
                      <w:marBottom w:val="0"/>
                      <w:divBdr>
                        <w:top w:val="none" w:sz="0" w:space="0" w:color="auto"/>
                        <w:left w:val="none" w:sz="0" w:space="0" w:color="auto"/>
                        <w:bottom w:val="none" w:sz="0" w:space="0" w:color="auto"/>
                        <w:right w:val="none" w:sz="0" w:space="0" w:color="auto"/>
                      </w:divBdr>
                      <w:divsChild>
                        <w:div w:id="18760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98387">
          <w:marLeft w:val="0"/>
          <w:marRight w:val="0"/>
          <w:marTop w:val="0"/>
          <w:marBottom w:val="0"/>
          <w:divBdr>
            <w:top w:val="none" w:sz="0" w:space="0" w:color="auto"/>
            <w:left w:val="none" w:sz="0" w:space="0" w:color="auto"/>
            <w:bottom w:val="none" w:sz="0" w:space="0" w:color="auto"/>
            <w:right w:val="none" w:sz="0" w:space="0" w:color="auto"/>
          </w:divBdr>
          <w:divsChild>
            <w:div w:id="83645646">
              <w:marLeft w:val="0"/>
              <w:marRight w:val="0"/>
              <w:marTop w:val="0"/>
              <w:marBottom w:val="0"/>
              <w:divBdr>
                <w:top w:val="none" w:sz="0" w:space="0" w:color="auto"/>
                <w:left w:val="none" w:sz="0" w:space="0" w:color="auto"/>
                <w:bottom w:val="none" w:sz="0" w:space="0" w:color="auto"/>
                <w:right w:val="none" w:sz="0" w:space="0" w:color="auto"/>
              </w:divBdr>
            </w:div>
          </w:divsChild>
        </w:div>
        <w:div w:id="2100245767">
          <w:marLeft w:val="0"/>
          <w:marRight w:val="0"/>
          <w:marTop w:val="0"/>
          <w:marBottom w:val="0"/>
          <w:divBdr>
            <w:top w:val="none" w:sz="0" w:space="0" w:color="auto"/>
            <w:left w:val="none" w:sz="0" w:space="0" w:color="auto"/>
            <w:bottom w:val="none" w:sz="0" w:space="0" w:color="auto"/>
            <w:right w:val="none" w:sz="0" w:space="0" w:color="auto"/>
          </w:divBdr>
          <w:divsChild>
            <w:div w:id="2480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8408">
      <w:bodyDiv w:val="1"/>
      <w:marLeft w:val="0"/>
      <w:marRight w:val="0"/>
      <w:marTop w:val="0"/>
      <w:marBottom w:val="0"/>
      <w:divBdr>
        <w:top w:val="none" w:sz="0" w:space="0" w:color="auto"/>
        <w:left w:val="none" w:sz="0" w:space="0" w:color="auto"/>
        <w:bottom w:val="none" w:sz="0" w:space="0" w:color="auto"/>
        <w:right w:val="none" w:sz="0" w:space="0" w:color="auto"/>
      </w:divBdr>
      <w:divsChild>
        <w:div w:id="154347735">
          <w:marLeft w:val="0"/>
          <w:marRight w:val="0"/>
          <w:marTop w:val="0"/>
          <w:marBottom w:val="0"/>
          <w:divBdr>
            <w:top w:val="none" w:sz="0" w:space="0" w:color="auto"/>
            <w:left w:val="none" w:sz="0" w:space="0" w:color="auto"/>
            <w:bottom w:val="none" w:sz="0" w:space="0" w:color="auto"/>
            <w:right w:val="none" w:sz="0" w:space="0" w:color="auto"/>
          </w:divBdr>
          <w:divsChild>
            <w:div w:id="43911689">
              <w:marLeft w:val="0"/>
              <w:marRight w:val="0"/>
              <w:marTop w:val="0"/>
              <w:marBottom w:val="0"/>
              <w:divBdr>
                <w:top w:val="none" w:sz="0" w:space="0" w:color="auto"/>
                <w:left w:val="none" w:sz="0" w:space="0" w:color="auto"/>
                <w:bottom w:val="none" w:sz="0" w:space="0" w:color="auto"/>
                <w:right w:val="none" w:sz="0" w:space="0" w:color="auto"/>
              </w:divBdr>
            </w:div>
          </w:divsChild>
        </w:div>
        <w:div w:id="223026219">
          <w:marLeft w:val="0"/>
          <w:marRight w:val="0"/>
          <w:marTop w:val="0"/>
          <w:marBottom w:val="0"/>
          <w:divBdr>
            <w:top w:val="none" w:sz="0" w:space="0" w:color="auto"/>
            <w:left w:val="none" w:sz="0" w:space="0" w:color="auto"/>
            <w:bottom w:val="none" w:sz="0" w:space="0" w:color="auto"/>
            <w:right w:val="none" w:sz="0" w:space="0" w:color="auto"/>
          </w:divBdr>
          <w:divsChild>
            <w:div w:id="1389842805">
              <w:marLeft w:val="0"/>
              <w:marRight w:val="0"/>
              <w:marTop w:val="0"/>
              <w:marBottom w:val="0"/>
              <w:divBdr>
                <w:top w:val="none" w:sz="0" w:space="0" w:color="auto"/>
                <w:left w:val="none" w:sz="0" w:space="0" w:color="auto"/>
                <w:bottom w:val="none" w:sz="0" w:space="0" w:color="auto"/>
                <w:right w:val="none" w:sz="0" w:space="0" w:color="auto"/>
              </w:divBdr>
            </w:div>
          </w:divsChild>
        </w:div>
        <w:div w:id="492844564">
          <w:marLeft w:val="0"/>
          <w:marRight w:val="0"/>
          <w:marTop w:val="0"/>
          <w:marBottom w:val="0"/>
          <w:divBdr>
            <w:top w:val="none" w:sz="0" w:space="0" w:color="auto"/>
            <w:left w:val="none" w:sz="0" w:space="0" w:color="auto"/>
            <w:bottom w:val="none" w:sz="0" w:space="0" w:color="auto"/>
            <w:right w:val="none" w:sz="0" w:space="0" w:color="auto"/>
          </w:divBdr>
          <w:divsChild>
            <w:div w:id="550114982">
              <w:marLeft w:val="0"/>
              <w:marRight w:val="0"/>
              <w:marTop w:val="0"/>
              <w:marBottom w:val="0"/>
              <w:divBdr>
                <w:top w:val="none" w:sz="0" w:space="0" w:color="auto"/>
                <w:left w:val="none" w:sz="0" w:space="0" w:color="auto"/>
                <w:bottom w:val="none" w:sz="0" w:space="0" w:color="auto"/>
                <w:right w:val="none" w:sz="0" w:space="0" w:color="auto"/>
              </w:divBdr>
              <w:divsChild>
                <w:div w:id="1483229116">
                  <w:marLeft w:val="0"/>
                  <w:marRight w:val="0"/>
                  <w:marTop w:val="30"/>
                  <w:marBottom w:val="30"/>
                  <w:divBdr>
                    <w:top w:val="none" w:sz="0" w:space="0" w:color="auto"/>
                    <w:left w:val="none" w:sz="0" w:space="0" w:color="auto"/>
                    <w:bottom w:val="none" w:sz="0" w:space="0" w:color="auto"/>
                    <w:right w:val="none" w:sz="0" w:space="0" w:color="auto"/>
                  </w:divBdr>
                  <w:divsChild>
                    <w:div w:id="191186618">
                      <w:marLeft w:val="0"/>
                      <w:marRight w:val="0"/>
                      <w:marTop w:val="0"/>
                      <w:marBottom w:val="0"/>
                      <w:divBdr>
                        <w:top w:val="none" w:sz="0" w:space="0" w:color="auto"/>
                        <w:left w:val="none" w:sz="0" w:space="0" w:color="auto"/>
                        <w:bottom w:val="none" w:sz="0" w:space="0" w:color="auto"/>
                        <w:right w:val="none" w:sz="0" w:space="0" w:color="auto"/>
                      </w:divBdr>
                      <w:divsChild>
                        <w:div w:id="1168668674">
                          <w:marLeft w:val="0"/>
                          <w:marRight w:val="0"/>
                          <w:marTop w:val="0"/>
                          <w:marBottom w:val="0"/>
                          <w:divBdr>
                            <w:top w:val="none" w:sz="0" w:space="0" w:color="auto"/>
                            <w:left w:val="none" w:sz="0" w:space="0" w:color="auto"/>
                            <w:bottom w:val="none" w:sz="0" w:space="0" w:color="auto"/>
                            <w:right w:val="none" w:sz="0" w:space="0" w:color="auto"/>
                          </w:divBdr>
                        </w:div>
                      </w:divsChild>
                    </w:div>
                    <w:div w:id="826675601">
                      <w:marLeft w:val="0"/>
                      <w:marRight w:val="0"/>
                      <w:marTop w:val="0"/>
                      <w:marBottom w:val="0"/>
                      <w:divBdr>
                        <w:top w:val="none" w:sz="0" w:space="0" w:color="auto"/>
                        <w:left w:val="none" w:sz="0" w:space="0" w:color="auto"/>
                        <w:bottom w:val="none" w:sz="0" w:space="0" w:color="auto"/>
                        <w:right w:val="none" w:sz="0" w:space="0" w:color="auto"/>
                      </w:divBdr>
                      <w:divsChild>
                        <w:div w:id="17898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859740">
              <w:marLeft w:val="0"/>
              <w:marRight w:val="0"/>
              <w:marTop w:val="0"/>
              <w:marBottom w:val="0"/>
              <w:divBdr>
                <w:top w:val="none" w:sz="0" w:space="0" w:color="auto"/>
                <w:left w:val="none" w:sz="0" w:space="0" w:color="auto"/>
                <w:bottom w:val="none" w:sz="0" w:space="0" w:color="auto"/>
                <w:right w:val="none" w:sz="0" w:space="0" w:color="auto"/>
              </w:divBdr>
            </w:div>
          </w:divsChild>
        </w:div>
        <w:div w:id="687096160">
          <w:marLeft w:val="0"/>
          <w:marRight w:val="0"/>
          <w:marTop w:val="0"/>
          <w:marBottom w:val="0"/>
          <w:divBdr>
            <w:top w:val="none" w:sz="0" w:space="0" w:color="auto"/>
            <w:left w:val="none" w:sz="0" w:space="0" w:color="auto"/>
            <w:bottom w:val="none" w:sz="0" w:space="0" w:color="auto"/>
            <w:right w:val="none" w:sz="0" w:space="0" w:color="auto"/>
          </w:divBdr>
          <w:divsChild>
            <w:div w:id="2046715555">
              <w:marLeft w:val="0"/>
              <w:marRight w:val="0"/>
              <w:marTop w:val="0"/>
              <w:marBottom w:val="0"/>
              <w:divBdr>
                <w:top w:val="none" w:sz="0" w:space="0" w:color="auto"/>
                <w:left w:val="none" w:sz="0" w:space="0" w:color="auto"/>
                <w:bottom w:val="none" w:sz="0" w:space="0" w:color="auto"/>
                <w:right w:val="none" w:sz="0" w:space="0" w:color="auto"/>
              </w:divBdr>
            </w:div>
          </w:divsChild>
        </w:div>
        <w:div w:id="751437830">
          <w:marLeft w:val="0"/>
          <w:marRight w:val="0"/>
          <w:marTop w:val="0"/>
          <w:marBottom w:val="0"/>
          <w:divBdr>
            <w:top w:val="none" w:sz="0" w:space="0" w:color="auto"/>
            <w:left w:val="none" w:sz="0" w:space="0" w:color="auto"/>
            <w:bottom w:val="none" w:sz="0" w:space="0" w:color="auto"/>
            <w:right w:val="none" w:sz="0" w:space="0" w:color="auto"/>
          </w:divBdr>
          <w:divsChild>
            <w:div w:id="1056130010">
              <w:marLeft w:val="0"/>
              <w:marRight w:val="0"/>
              <w:marTop w:val="0"/>
              <w:marBottom w:val="0"/>
              <w:divBdr>
                <w:top w:val="none" w:sz="0" w:space="0" w:color="auto"/>
                <w:left w:val="none" w:sz="0" w:space="0" w:color="auto"/>
                <w:bottom w:val="none" w:sz="0" w:space="0" w:color="auto"/>
                <w:right w:val="none" w:sz="0" w:space="0" w:color="auto"/>
              </w:divBdr>
            </w:div>
          </w:divsChild>
        </w:div>
        <w:div w:id="830099021">
          <w:marLeft w:val="0"/>
          <w:marRight w:val="0"/>
          <w:marTop w:val="0"/>
          <w:marBottom w:val="0"/>
          <w:divBdr>
            <w:top w:val="none" w:sz="0" w:space="0" w:color="auto"/>
            <w:left w:val="none" w:sz="0" w:space="0" w:color="auto"/>
            <w:bottom w:val="none" w:sz="0" w:space="0" w:color="auto"/>
            <w:right w:val="none" w:sz="0" w:space="0" w:color="auto"/>
          </w:divBdr>
          <w:divsChild>
            <w:div w:id="1318873437">
              <w:marLeft w:val="0"/>
              <w:marRight w:val="0"/>
              <w:marTop w:val="0"/>
              <w:marBottom w:val="0"/>
              <w:divBdr>
                <w:top w:val="none" w:sz="0" w:space="0" w:color="auto"/>
                <w:left w:val="none" w:sz="0" w:space="0" w:color="auto"/>
                <w:bottom w:val="none" w:sz="0" w:space="0" w:color="auto"/>
                <w:right w:val="none" w:sz="0" w:space="0" w:color="auto"/>
              </w:divBdr>
            </w:div>
          </w:divsChild>
        </w:div>
        <w:div w:id="908921430">
          <w:marLeft w:val="0"/>
          <w:marRight w:val="0"/>
          <w:marTop w:val="0"/>
          <w:marBottom w:val="0"/>
          <w:divBdr>
            <w:top w:val="none" w:sz="0" w:space="0" w:color="auto"/>
            <w:left w:val="none" w:sz="0" w:space="0" w:color="auto"/>
            <w:bottom w:val="none" w:sz="0" w:space="0" w:color="auto"/>
            <w:right w:val="none" w:sz="0" w:space="0" w:color="auto"/>
          </w:divBdr>
          <w:divsChild>
            <w:div w:id="438642852">
              <w:marLeft w:val="0"/>
              <w:marRight w:val="0"/>
              <w:marTop w:val="0"/>
              <w:marBottom w:val="0"/>
              <w:divBdr>
                <w:top w:val="none" w:sz="0" w:space="0" w:color="auto"/>
                <w:left w:val="none" w:sz="0" w:space="0" w:color="auto"/>
                <w:bottom w:val="none" w:sz="0" w:space="0" w:color="auto"/>
                <w:right w:val="none" w:sz="0" w:space="0" w:color="auto"/>
              </w:divBdr>
            </w:div>
          </w:divsChild>
        </w:div>
        <w:div w:id="935133816">
          <w:marLeft w:val="0"/>
          <w:marRight w:val="0"/>
          <w:marTop w:val="0"/>
          <w:marBottom w:val="0"/>
          <w:divBdr>
            <w:top w:val="none" w:sz="0" w:space="0" w:color="auto"/>
            <w:left w:val="none" w:sz="0" w:space="0" w:color="auto"/>
            <w:bottom w:val="none" w:sz="0" w:space="0" w:color="auto"/>
            <w:right w:val="none" w:sz="0" w:space="0" w:color="auto"/>
          </w:divBdr>
          <w:divsChild>
            <w:div w:id="519514420">
              <w:marLeft w:val="0"/>
              <w:marRight w:val="0"/>
              <w:marTop w:val="0"/>
              <w:marBottom w:val="0"/>
              <w:divBdr>
                <w:top w:val="none" w:sz="0" w:space="0" w:color="auto"/>
                <w:left w:val="none" w:sz="0" w:space="0" w:color="auto"/>
                <w:bottom w:val="none" w:sz="0" w:space="0" w:color="auto"/>
                <w:right w:val="none" w:sz="0" w:space="0" w:color="auto"/>
              </w:divBdr>
            </w:div>
          </w:divsChild>
        </w:div>
        <w:div w:id="1939100545">
          <w:marLeft w:val="0"/>
          <w:marRight w:val="0"/>
          <w:marTop w:val="0"/>
          <w:marBottom w:val="0"/>
          <w:divBdr>
            <w:top w:val="none" w:sz="0" w:space="0" w:color="auto"/>
            <w:left w:val="none" w:sz="0" w:space="0" w:color="auto"/>
            <w:bottom w:val="none" w:sz="0" w:space="0" w:color="auto"/>
            <w:right w:val="none" w:sz="0" w:space="0" w:color="auto"/>
          </w:divBdr>
          <w:divsChild>
            <w:div w:id="1852600271">
              <w:marLeft w:val="0"/>
              <w:marRight w:val="0"/>
              <w:marTop w:val="0"/>
              <w:marBottom w:val="0"/>
              <w:divBdr>
                <w:top w:val="none" w:sz="0" w:space="0" w:color="auto"/>
                <w:left w:val="none" w:sz="0" w:space="0" w:color="auto"/>
                <w:bottom w:val="none" w:sz="0" w:space="0" w:color="auto"/>
                <w:right w:val="none" w:sz="0" w:space="0" w:color="auto"/>
              </w:divBdr>
            </w:div>
          </w:divsChild>
        </w:div>
        <w:div w:id="2130203183">
          <w:marLeft w:val="0"/>
          <w:marRight w:val="0"/>
          <w:marTop w:val="0"/>
          <w:marBottom w:val="0"/>
          <w:divBdr>
            <w:top w:val="none" w:sz="0" w:space="0" w:color="auto"/>
            <w:left w:val="none" w:sz="0" w:space="0" w:color="auto"/>
            <w:bottom w:val="none" w:sz="0" w:space="0" w:color="auto"/>
            <w:right w:val="none" w:sz="0" w:space="0" w:color="auto"/>
          </w:divBdr>
          <w:divsChild>
            <w:div w:id="409891992">
              <w:marLeft w:val="0"/>
              <w:marRight w:val="0"/>
              <w:marTop w:val="0"/>
              <w:marBottom w:val="0"/>
              <w:divBdr>
                <w:top w:val="none" w:sz="0" w:space="0" w:color="auto"/>
                <w:left w:val="none" w:sz="0" w:space="0" w:color="auto"/>
                <w:bottom w:val="none" w:sz="0" w:space="0" w:color="auto"/>
                <w:right w:val="none" w:sz="0" w:space="0" w:color="auto"/>
              </w:divBdr>
              <w:divsChild>
                <w:div w:id="141505580">
                  <w:marLeft w:val="0"/>
                  <w:marRight w:val="0"/>
                  <w:marTop w:val="30"/>
                  <w:marBottom w:val="30"/>
                  <w:divBdr>
                    <w:top w:val="none" w:sz="0" w:space="0" w:color="auto"/>
                    <w:left w:val="none" w:sz="0" w:space="0" w:color="auto"/>
                    <w:bottom w:val="none" w:sz="0" w:space="0" w:color="auto"/>
                    <w:right w:val="none" w:sz="0" w:space="0" w:color="auto"/>
                  </w:divBdr>
                  <w:divsChild>
                    <w:div w:id="234049733">
                      <w:marLeft w:val="0"/>
                      <w:marRight w:val="0"/>
                      <w:marTop w:val="0"/>
                      <w:marBottom w:val="0"/>
                      <w:divBdr>
                        <w:top w:val="none" w:sz="0" w:space="0" w:color="auto"/>
                        <w:left w:val="none" w:sz="0" w:space="0" w:color="auto"/>
                        <w:bottom w:val="none" w:sz="0" w:space="0" w:color="auto"/>
                        <w:right w:val="none" w:sz="0" w:space="0" w:color="auto"/>
                      </w:divBdr>
                      <w:divsChild>
                        <w:div w:id="1655527547">
                          <w:marLeft w:val="0"/>
                          <w:marRight w:val="0"/>
                          <w:marTop w:val="0"/>
                          <w:marBottom w:val="0"/>
                          <w:divBdr>
                            <w:top w:val="none" w:sz="0" w:space="0" w:color="auto"/>
                            <w:left w:val="none" w:sz="0" w:space="0" w:color="auto"/>
                            <w:bottom w:val="none" w:sz="0" w:space="0" w:color="auto"/>
                            <w:right w:val="none" w:sz="0" w:space="0" w:color="auto"/>
                          </w:divBdr>
                        </w:div>
                      </w:divsChild>
                    </w:div>
                    <w:div w:id="462383531">
                      <w:marLeft w:val="0"/>
                      <w:marRight w:val="0"/>
                      <w:marTop w:val="0"/>
                      <w:marBottom w:val="0"/>
                      <w:divBdr>
                        <w:top w:val="none" w:sz="0" w:space="0" w:color="auto"/>
                        <w:left w:val="none" w:sz="0" w:space="0" w:color="auto"/>
                        <w:bottom w:val="none" w:sz="0" w:space="0" w:color="auto"/>
                        <w:right w:val="none" w:sz="0" w:space="0" w:color="auto"/>
                      </w:divBdr>
                      <w:divsChild>
                        <w:div w:id="345981086">
                          <w:marLeft w:val="0"/>
                          <w:marRight w:val="0"/>
                          <w:marTop w:val="0"/>
                          <w:marBottom w:val="0"/>
                          <w:divBdr>
                            <w:top w:val="none" w:sz="0" w:space="0" w:color="auto"/>
                            <w:left w:val="none" w:sz="0" w:space="0" w:color="auto"/>
                            <w:bottom w:val="none" w:sz="0" w:space="0" w:color="auto"/>
                            <w:right w:val="none" w:sz="0" w:space="0" w:color="auto"/>
                          </w:divBdr>
                        </w:div>
                      </w:divsChild>
                    </w:div>
                    <w:div w:id="652492812">
                      <w:marLeft w:val="0"/>
                      <w:marRight w:val="0"/>
                      <w:marTop w:val="0"/>
                      <w:marBottom w:val="0"/>
                      <w:divBdr>
                        <w:top w:val="none" w:sz="0" w:space="0" w:color="auto"/>
                        <w:left w:val="none" w:sz="0" w:space="0" w:color="auto"/>
                        <w:bottom w:val="none" w:sz="0" w:space="0" w:color="auto"/>
                        <w:right w:val="none" w:sz="0" w:space="0" w:color="auto"/>
                      </w:divBdr>
                      <w:divsChild>
                        <w:div w:id="581987483">
                          <w:marLeft w:val="0"/>
                          <w:marRight w:val="0"/>
                          <w:marTop w:val="0"/>
                          <w:marBottom w:val="0"/>
                          <w:divBdr>
                            <w:top w:val="none" w:sz="0" w:space="0" w:color="auto"/>
                            <w:left w:val="none" w:sz="0" w:space="0" w:color="auto"/>
                            <w:bottom w:val="none" w:sz="0" w:space="0" w:color="auto"/>
                            <w:right w:val="none" w:sz="0" w:space="0" w:color="auto"/>
                          </w:divBdr>
                        </w:div>
                      </w:divsChild>
                    </w:div>
                    <w:div w:id="843860314">
                      <w:marLeft w:val="0"/>
                      <w:marRight w:val="0"/>
                      <w:marTop w:val="0"/>
                      <w:marBottom w:val="0"/>
                      <w:divBdr>
                        <w:top w:val="none" w:sz="0" w:space="0" w:color="auto"/>
                        <w:left w:val="none" w:sz="0" w:space="0" w:color="auto"/>
                        <w:bottom w:val="none" w:sz="0" w:space="0" w:color="auto"/>
                        <w:right w:val="none" w:sz="0" w:space="0" w:color="auto"/>
                      </w:divBdr>
                      <w:divsChild>
                        <w:div w:id="1908226210">
                          <w:marLeft w:val="0"/>
                          <w:marRight w:val="0"/>
                          <w:marTop w:val="0"/>
                          <w:marBottom w:val="0"/>
                          <w:divBdr>
                            <w:top w:val="none" w:sz="0" w:space="0" w:color="auto"/>
                            <w:left w:val="none" w:sz="0" w:space="0" w:color="auto"/>
                            <w:bottom w:val="none" w:sz="0" w:space="0" w:color="auto"/>
                            <w:right w:val="none" w:sz="0" w:space="0" w:color="auto"/>
                          </w:divBdr>
                        </w:div>
                      </w:divsChild>
                    </w:div>
                    <w:div w:id="910385398">
                      <w:marLeft w:val="0"/>
                      <w:marRight w:val="0"/>
                      <w:marTop w:val="0"/>
                      <w:marBottom w:val="0"/>
                      <w:divBdr>
                        <w:top w:val="none" w:sz="0" w:space="0" w:color="auto"/>
                        <w:left w:val="none" w:sz="0" w:space="0" w:color="auto"/>
                        <w:bottom w:val="none" w:sz="0" w:space="0" w:color="auto"/>
                        <w:right w:val="none" w:sz="0" w:space="0" w:color="auto"/>
                      </w:divBdr>
                      <w:divsChild>
                        <w:div w:id="622461023">
                          <w:marLeft w:val="0"/>
                          <w:marRight w:val="0"/>
                          <w:marTop w:val="0"/>
                          <w:marBottom w:val="0"/>
                          <w:divBdr>
                            <w:top w:val="none" w:sz="0" w:space="0" w:color="auto"/>
                            <w:left w:val="none" w:sz="0" w:space="0" w:color="auto"/>
                            <w:bottom w:val="none" w:sz="0" w:space="0" w:color="auto"/>
                            <w:right w:val="none" w:sz="0" w:space="0" w:color="auto"/>
                          </w:divBdr>
                        </w:div>
                      </w:divsChild>
                    </w:div>
                    <w:div w:id="1295259225">
                      <w:marLeft w:val="0"/>
                      <w:marRight w:val="0"/>
                      <w:marTop w:val="0"/>
                      <w:marBottom w:val="0"/>
                      <w:divBdr>
                        <w:top w:val="none" w:sz="0" w:space="0" w:color="auto"/>
                        <w:left w:val="none" w:sz="0" w:space="0" w:color="auto"/>
                        <w:bottom w:val="none" w:sz="0" w:space="0" w:color="auto"/>
                        <w:right w:val="none" w:sz="0" w:space="0" w:color="auto"/>
                      </w:divBdr>
                      <w:divsChild>
                        <w:div w:id="209532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9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7116">
      <w:bodyDiv w:val="1"/>
      <w:marLeft w:val="0"/>
      <w:marRight w:val="0"/>
      <w:marTop w:val="0"/>
      <w:marBottom w:val="0"/>
      <w:divBdr>
        <w:top w:val="none" w:sz="0" w:space="0" w:color="auto"/>
        <w:left w:val="none" w:sz="0" w:space="0" w:color="auto"/>
        <w:bottom w:val="none" w:sz="0" w:space="0" w:color="auto"/>
        <w:right w:val="none" w:sz="0" w:space="0" w:color="auto"/>
      </w:divBdr>
      <w:divsChild>
        <w:div w:id="52781467">
          <w:marLeft w:val="0"/>
          <w:marRight w:val="0"/>
          <w:marTop w:val="0"/>
          <w:marBottom w:val="0"/>
          <w:divBdr>
            <w:top w:val="none" w:sz="0" w:space="0" w:color="auto"/>
            <w:left w:val="none" w:sz="0" w:space="0" w:color="auto"/>
            <w:bottom w:val="none" w:sz="0" w:space="0" w:color="auto"/>
            <w:right w:val="none" w:sz="0" w:space="0" w:color="auto"/>
          </w:divBdr>
          <w:divsChild>
            <w:div w:id="1928996216">
              <w:marLeft w:val="0"/>
              <w:marRight w:val="0"/>
              <w:marTop w:val="30"/>
              <w:marBottom w:val="30"/>
              <w:divBdr>
                <w:top w:val="none" w:sz="0" w:space="0" w:color="auto"/>
                <w:left w:val="none" w:sz="0" w:space="0" w:color="auto"/>
                <w:bottom w:val="none" w:sz="0" w:space="0" w:color="auto"/>
                <w:right w:val="none" w:sz="0" w:space="0" w:color="auto"/>
              </w:divBdr>
              <w:divsChild>
                <w:div w:id="310451620">
                  <w:marLeft w:val="0"/>
                  <w:marRight w:val="0"/>
                  <w:marTop w:val="0"/>
                  <w:marBottom w:val="0"/>
                  <w:divBdr>
                    <w:top w:val="none" w:sz="0" w:space="0" w:color="auto"/>
                    <w:left w:val="none" w:sz="0" w:space="0" w:color="auto"/>
                    <w:bottom w:val="none" w:sz="0" w:space="0" w:color="auto"/>
                    <w:right w:val="none" w:sz="0" w:space="0" w:color="auto"/>
                  </w:divBdr>
                  <w:divsChild>
                    <w:div w:id="1084106775">
                      <w:marLeft w:val="0"/>
                      <w:marRight w:val="0"/>
                      <w:marTop w:val="0"/>
                      <w:marBottom w:val="0"/>
                      <w:divBdr>
                        <w:top w:val="none" w:sz="0" w:space="0" w:color="auto"/>
                        <w:left w:val="none" w:sz="0" w:space="0" w:color="auto"/>
                        <w:bottom w:val="none" w:sz="0" w:space="0" w:color="auto"/>
                        <w:right w:val="none" w:sz="0" w:space="0" w:color="auto"/>
                      </w:divBdr>
                    </w:div>
                  </w:divsChild>
                </w:div>
                <w:div w:id="426660571">
                  <w:marLeft w:val="0"/>
                  <w:marRight w:val="0"/>
                  <w:marTop w:val="0"/>
                  <w:marBottom w:val="0"/>
                  <w:divBdr>
                    <w:top w:val="none" w:sz="0" w:space="0" w:color="auto"/>
                    <w:left w:val="none" w:sz="0" w:space="0" w:color="auto"/>
                    <w:bottom w:val="none" w:sz="0" w:space="0" w:color="auto"/>
                    <w:right w:val="none" w:sz="0" w:space="0" w:color="auto"/>
                  </w:divBdr>
                  <w:divsChild>
                    <w:div w:id="818309835">
                      <w:marLeft w:val="0"/>
                      <w:marRight w:val="0"/>
                      <w:marTop w:val="0"/>
                      <w:marBottom w:val="0"/>
                      <w:divBdr>
                        <w:top w:val="none" w:sz="0" w:space="0" w:color="auto"/>
                        <w:left w:val="none" w:sz="0" w:space="0" w:color="auto"/>
                        <w:bottom w:val="none" w:sz="0" w:space="0" w:color="auto"/>
                        <w:right w:val="none" w:sz="0" w:space="0" w:color="auto"/>
                      </w:divBdr>
                    </w:div>
                  </w:divsChild>
                </w:div>
                <w:div w:id="510798999">
                  <w:marLeft w:val="0"/>
                  <w:marRight w:val="0"/>
                  <w:marTop w:val="0"/>
                  <w:marBottom w:val="0"/>
                  <w:divBdr>
                    <w:top w:val="none" w:sz="0" w:space="0" w:color="auto"/>
                    <w:left w:val="none" w:sz="0" w:space="0" w:color="auto"/>
                    <w:bottom w:val="none" w:sz="0" w:space="0" w:color="auto"/>
                    <w:right w:val="none" w:sz="0" w:space="0" w:color="auto"/>
                  </w:divBdr>
                  <w:divsChild>
                    <w:div w:id="967246322">
                      <w:marLeft w:val="0"/>
                      <w:marRight w:val="0"/>
                      <w:marTop w:val="0"/>
                      <w:marBottom w:val="0"/>
                      <w:divBdr>
                        <w:top w:val="none" w:sz="0" w:space="0" w:color="auto"/>
                        <w:left w:val="none" w:sz="0" w:space="0" w:color="auto"/>
                        <w:bottom w:val="none" w:sz="0" w:space="0" w:color="auto"/>
                        <w:right w:val="none" w:sz="0" w:space="0" w:color="auto"/>
                      </w:divBdr>
                    </w:div>
                  </w:divsChild>
                </w:div>
                <w:div w:id="806628673">
                  <w:marLeft w:val="0"/>
                  <w:marRight w:val="0"/>
                  <w:marTop w:val="0"/>
                  <w:marBottom w:val="0"/>
                  <w:divBdr>
                    <w:top w:val="none" w:sz="0" w:space="0" w:color="auto"/>
                    <w:left w:val="none" w:sz="0" w:space="0" w:color="auto"/>
                    <w:bottom w:val="none" w:sz="0" w:space="0" w:color="auto"/>
                    <w:right w:val="none" w:sz="0" w:space="0" w:color="auto"/>
                  </w:divBdr>
                  <w:divsChild>
                    <w:div w:id="801382644">
                      <w:marLeft w:val="0"/>
                      <w:marRight w:val="0"/>
                      <w:marTop w:val="0"/>
                      <w:marBottom w:val="0"/>
                      <w:divBdr>
                        <w:top w:val="none" w:sz="0" w:space="0" w:color="auto"/>
                        <w:left w:val="none" w:sz="0" w:space="0" w:color="auto"/>
                        <w:bottom w:val="none" w:sz="0" w:space="0" w:color="auto"/>
                        <w:right w:val="none" w:sz="0" w:space="0" w:color="auto"/>
                      </w:divBdr>
                    </w:div>
                  </w:divsChild>
                </w:div>
                <w:div w:id="912471415">
                  <w:marLeft w:val="0"/>
                  <w:marRight w:val="0"/>
                  <w:marTop w:val="0"/>
                  <w:marBottom w:val="0"/>
                  <w:divBdr>
                    <w:top w:val="none" w:sz="0" w:space="0" w:color="auto"/>
                    <w:left w:val="none" w:sz="0" w:space="0" w:color="auto"/>
                    <w:bottom w:val="none" w:sz="0" w:space="0" w:color="auto"/>
                    <w:right w:val="none" w:sz="0" w:space="0" w:color="auto"/>
                  </w:divBdr>
                  <w:divsChild>
                    <w:div w:id="1386031235">
                      <w:marLeft w:val="0"/>
                      <w:marRight w:val="0"/>
                      <w:marTop w:val="0"/>
                      <w:marBottom w:val="0"/>
                      <w:divBdr>
                        <w:top w:val="none" w:sz="0" w:space="0" w:color="auto"/>
                        <w:left w:val="none" w:sz="0" w:space="0" w:color="auto"/>
                        <w:bottom w:val="none" w:sz="0" w:space="0" w:color="auto"/>
                        <w:right w:val="none" w:sz="0" w:space="0" w:color="auto"/>
                      </w:divBdr>
                    </w:div>
                  </w:divsChild>
                </w:div>
                <w:div w:id="1106537503">
                  <w:marLeft w:val="0"/>
                  <w:marRight w:val="0"/>
                  <w:marTop w:val="0"/>
                  <w:marBottom w:val="0"/>
                  <w:divBdr>
                    <w:top w:val="none" w:sz="0" w:space="0" w:color="auto"/>
                    <w:left w:val="none" w:sz="0" w:space="0" w:color="auto"/>
                    <w:bottom w:val="none" w:sz="0" w:space="0" w:color="auto"/>
                    <w:right w:val="none" w:sz="0" w:space="0" w:color="auto"/>
                  </w:divBdr>
                  <w:divsChild>
                    <w:div w:id="1689598571">
                      <w:marLeft w:val="0"/>
                      <w:marRight w:val="0"/>
                      <w:marTop w:val="0"/>
                      <w:marBottom w:val="0"/>
                      <w:divBdr>
                        <w:top w:val="none" w:sz="0" w:space="0" w:color="auto"/>
                        <w:left w:val="none" w:sz="0" w:space="0" w:color="auto"/>
                        <w:bottom w:val="none" w:sz="0" w:space="0" w:color="auto"/>
                        <w:right w:val="none" w:sz="0" w:space="0" w:color="auto"/>
                      </w:divBdr>
                    </w:div>
                  </w:divsChild>
                </w:div>
                <w:div w:id="1183398338">
                  <w:marLeft w:val="0"/>
                  <w:marRight w:val="0"/>
                  <w:marTop w:val="0"/>
                  <w:marBottom w:val="0"/>
                  <w:divBdr>
                    <w:top w:val="none" w:sz="0" w:space="0" w:color="auto"/>
                    <w:left w:val="none" w:sz="0" w:space="0" w:color="auto"/>
                    <w:bottom w:val="none" w:sz="0" w:space="0" w:color="auto"/>
                    <w:right w:val="none" w:sz="0" w:space="0" w:color="auto"/>
                  </w:divBdr>
                  <w:divsChild>
                    <w:div w:id="221066646">
                      <w:marLeft w:val="0"/>
                      <w:marRight w:val="0"/>
                      <w:marTop w:val="0"/>
                      <w:marBottom w:val="0"/>
                      <w:divBdr>
                        <w:top w:val="none" w:sz="0" w:space="0" w:color="auto"/>
                        <w:left w:val="none" w:sz="0" w:space="0" w:color="auto"/>
                        <w:bottom w:val="none" w:sz="0" w:space="0" w:color="auto"/>
                        <w:right w:val="none" w:sz="0" w:space="0" w:color="auto"/>
                      </w:divBdr>
                    </w:div>
                  </w:divsChild>
                </w:div>
                <w:div w:id="1217356338">
                  <w:marLeft w:val="0"/>
                  <w:marRight w:val="0"/>
                  <w:marTop w:val="0"/>
                  <w:marBottom w:val="0"/>
                  <w:divBdr>
                    <w:top w:val="none" w:sz="0" w:space="0" w:color="auto"/>
                    <w:left w:val="none" w:sz="0" w:space="0" w:color="auto"/>
                    <w:bottom w:val="none" w:sz="0" w:space="0" w:color="auto"/>
                    <w:right w:val="none" w:sz="0" w:space="0" w:color="auto"/>
                  </w:divBdr>
                  <w:divsChild>
                    <w:div w:id="1317537694">
                      <w:marLeft w:val="0"/>
                      <w:marRight w:val="0"/>
                      <w:marTop w:val="0"/>
                      <w:marBottom w:val="0"/>
                      <w:divBdr>
                        <w:top w:val="none" w:sz="0" w:space="0" w:color="auto"/>
                        <w:left w:val="none" w:sz="0" w:space="0" w:color="auto"/>
                        <w:bottom w:val="none" w:sz="0" w:space="0" w:color="auto"/>
                        <w:right w:val="none" w:sz="0" w:space="0" w:color="auto"/>
                      </w:divBdr>
                    </w:div>
                  </w:divsChild>
                </w:div>
                <w:div w:id="1271621191">
                  <w:marLeft w:val="0"/>
                  <w:marRight w:val="0"/>
                  <w:marTop w:val="0"/>
                  <w:marBottom w:val="0"/>
                  <w:divBdr>
                    <w:top w:val="none" w:sz="0" w:space="0" w:color="auto"/>
                    <w:left w:val="none" w:sz="0" w:space="0" w:color="auto"/>
                    <w:bottom w:val="none" w:sz="0" w:space="0" w:color="auto"/>
                    <w:right w:val="none" w:sz="0" w:space="0" w:color="auto"/>
                  </w:divBdr>
                  <w:divsChild>
                    <w:div w:id="2038852981">
                      <w:marLeft w:val="0"/>
                      <w:marRight w:val="0"/>
                      <w:marTop w:val="0"/>
                      <w:marBottom w:val="0"/>
                      <w:divBdr>
                        <w:top w:val="none" w:sz="0" w:space="0" w:color="auto"/>
                        <w:left w:val="none" w:sz="0" w:space="0" w:color="auto"/>
                        <w:bottom w:val="none" w:sz="0" w:space="0" w:color="auto"/>
                        <w:right w:val="none" w:sz="0" w:space="0" w:color="auto"/>
                      </w:divBdr>
                    </w:div>
                  </w:divsChild>
                </w:div>
                <w:div w:id="1272014588">
                  <w:marLeft w:val="0"/>
                  <w:marRight w:val="0"/>
                  <w:marTop w:val="0"/>
                  <w:marBottom w:val="0"/>
                  <w:divBdr>
                    <w:top w:val="none" w:sz="0" w:space="0" w:color="auto"/>
                    <w:left w:val="none" w:sz="0" w:space="0" w:color="auto"/>
                    <w:bottom w:val="none" w:sz="0" w:space="0" w:color="auto"/>
                    <w:right w:val="none" w:sz="0" w:space="0" w:color="auto"/>
                  </w:divBdr>
                  <w:divsChild>
                    <w:div w:id="995258638">
                      <w:marLeft w:val="0"/>
                      <w:marRight w:val="0"/>
                      <w:marTop w:val="0"/>
                      <w:marBottom w:val="0"/>
                      <w:divBdr>
                        <w:top w:val="none" w:sz="0" w:space="0" w:color="auto"/>
                        <w:left w:val="none" w:sz="0" w:space="0" w:color="auto"/>
                        <w:bottom w:val="none" w:sz="0" w:space="0" w:color="auto"/>
                        <w:right w:val="none" w:sz="0" w:space="0" w:color="auto"/>
                      </w:divBdr>
                    </w:div>
                  </w:divsChild>
                </w:div>
                <w:div w:id="1424687737">
                  <w:marLeft w:val="0"/>
                  <w:marRight w:val="0"/>
                  <w:marTop w:val="0"/>
                  <w:marBottom w:val="0"/>
                  <w:divBdr>
                    <w:top w:val="none" w:sz="0" w:space="0" w:color="auto"/>
                    <w:left w:val="none" w:sz="0" w:space="0" w:color="auto"/>
                    <w:bottom w:val="none" w:sz="0" w:space="0" w:color="auto"/>
                    <w:right w:val="none" w:sz="0" w:space="0" w:color="auto"/>
                  </w:divBdr>
                  <w:divsChild>
                    <w:div w:id="1668943785">
                      <w:marLeft w:val="0"/>
                      <w:marRight w:val="0"/>
                      <w:marTop w:val="0"/>
                      <w:marBottom w:val="0"/>
                      <w:divBdr>
                        <w:top w:val="none" w:sz="0" w:space="0" w:color="auto"/>
                        <w:left w:val="none" w:sz="0" w:space="0" w:color="auto"/>
                        <w:bottom w:val="none" w:sz="0" w:space="0" w:color="auto"/>
                        <w:right w:val="none" w:sz="0" w:space="0" w:color="auto"/>
                      </w:divBdr>
                    </w:div>
                  </w:divsChild>
                </w:div>
                <w:div w:id="1542089141">
                  <w:marLeft w:val="0"/>
                  <w:marRight w:val="0"/>
                  <w:marTop w:val="0"/>
                  <w:marBottom w:val="0"/>
                  <w:divBdr>
                    <w:top w:val="none" w:sz="0" w:space="0" w:color="auto"/>
                    <w:left w:val="none" w:sz="0" w:space="0" w:color="auto"/>
                    <w:bottom w:val="none" w:sz="0" w:space="0" w:color="auto"/>
                    <w:right w:val="none" w:sz="0" w:space="0" w:color="auto"/>
                  </w:divBdr>
                  <w:divsChild>
                    <w:div w:id="932931487">
                      <w:marLeft w:val="0"/>
                      <w:marRight w:val="0"/>
                      <w:marTop w:val="0"/>
                      <w:marBottom w:val="0"/>
                      <w:divBdr>
                        <w:top w:val="none" w:sz="0" w:space="0" w:color="auto"/>
                        <w:left w:val="none" w:sz="0" w:space="0" w:color="auto"/>
                        <w:bottom w:val="none" w:sz="0" w:space="0" w:color="auto"/>
                        <w:right w:val="none" w:sz="0" w:space="0" w:color="auto"/>
                      </w:divBdr>
                    </w:div>
                  </w:divsChild>
                </w:div>
                <w:div w:id="1695300223">
                  <w:marLeft w:val="0"/>
                  <w:marRight w:val="0"/>
                  <w:marTop w:val="0"/>
                  <w:marBottom w:val="0"/>
                  <w:divBdr>
                    <w:top w:val="none" w:sz="0" w:space="0" w:color="auto"/>
                    <w:left w:val="none" w:sz="0" w:space="0" w:color="auto"/>
                    <w:bottom w:val="none" w:sz="0" w:space="0" w:color="auto"/>
                    <w:right w:val="none" w:sz="0" w:space="0" w:color="auto"/>
                  </w:divBdr>
                  <w:divsChild>
                    <w:div w:id="390663375">
                      <w:marLeft w:val="0"/>
                      <w:marRight w:val="0"/>
                      <w:marTop w:val="0"/>
                      <w:marBottom w:val="0"/>
                      <w:divBdr>
                        <w:top w:val="none" w:sz="0" w:space="0" w:color="auto"/>
                        <w:left w:val="none" w:sz="0" w:space="0" w:color="auto"/>
                        <w:bottom w:val="none" w:sz="0" w:space="0" w:color="auto"/>
                        <w:right w:val="none" w:sz="0" w:space="0" w:color="auto"/>
                      </w:divBdr>
                    </w:div>
                  </w:divsChild>
                </w:div>
                <w:div w:id="2033647942">
                  <w:marLeft w:val="0"/>
                  <w:marRight w:val="0"/>
                  <w:marTop w:val="0"/>
                  <w:marBottom w:val="0"/>
                  <w:divBdr>
                    <w:top w:val="none" w:sz="0" w:space="0" w:color="auto"/>
                    <w:left w:val="none" w:sz="0" w:space="0" w:color="auto"/>
                    <w:bottom w:val="none" w:sz="0" w:space="0" w:color="auto"/>
                    <w:right w:val="none" w:sz="0" w:space="0" w:color="auto"/>
                  </w:divBdr>
                  <w:divsChild>
                    <w:div w:id="88541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98729">
          <w:marLeft w:val="0"/>
          <w:marRight w:val="0"/>
          <w:marTop w:val="0"/>
          <w:marBottom w:val="0"/>
          <w:divBdr>
            <w:top w:val="none" w:sz="0" w:space="0" w:color="auto"/>
            <w:left w:val="none" w:sz="0" w:space="0" w:color="auto"/>
            <w:bottom w:val="none" w:sz="0" w:space="0" w:color="auto"/>
            <w:right w:val="none" w:sz="0" w:space="0" w:color="auto"/>
          </w:divBdr>
        </w:div>
        <w:div w:id="561212200">
          <w:marLeft w:val="0"/>
          <w:marRight w:val="0"/>
          <w:marTop w:val="0"/>
          <w:marBottom w:val="0"/>
          <w:divBdr>
            <w:top w:val="none" w:sz="0" w:space="0" w:color="auto"/>
            <w:left w:val="none" w:sz="0" w:space="0" w:color="auto"/>
            <w:bottom w:val="none" w:sz="0" w:space="0" w:color="auto"/>
            <w:right w:val="none" w:sz="0" w:space="0" w:color="auto"/>
          </w:divBdr>
        </w:div>
        <w:div w:id="817579454">
          <w:marLeft w:val="0"/>
          <w:marRight w:val="0"/>
          <w:marTop w:val="0"/>
          <w:marBottom w:val="0"/>
          <w:divBdr>
            <w:top w:val="none" w:sz="0" w:space="0" w:color="auto"/>
            <w:left w:val="none" w:sz="0" w:space="0" w:color="auto"/>
            <w:bottom w:val="none" w:sz="0" w:space="0" w:color="auto"/>
            <w:right w:val="none" w:sz="0" w:space="0" w:color="auto"/>
          </w:divBdr>
        </w:div>
        <w:div w:id="1001545409">
          <w:marLeft w:val="0"/>
          <w:marRight w:val="0"/>
          <w:marTop w:val="0"/>
          <w:marBottom w:val="0"/>
          <w:divBdr>
            <w:top w:val="none" w:sz="0" w:space="0" w:color="auto"/>
            <w:left w:val="none" w:sz="0" w:space="0" w:color="auto"/>
            <w:bottom w:val="none" w:sz="0" w:space="0" w:color="auto"/>
            <w:right w:val="none" w:sz="0" w:space="0" w:color="auto"/>
          </w:divBdr>
        </w:div>
        <w:div w:id="1231308643">
          <w:marLeft w:val="0"/>
          <w:marRight w:val="0"/>
          <w:marTop w:val="0"/>
          <w:marBottom w:val="0"/>
          <w:divBdr>
            <w:top w:val="none" w:sz="0" w:space="0" w:color="auto"/>
            <w:left w:val="none" w:sz="0" w:space="0" w:color="auto"/>
            <w:bottom w:val="none" w:sz="0" w:space="0" w:color="auto"/>
            <w:right w:val="none" w:sz="0" w:space="0" w:color="auto"/>
          </w:divBdr>
        </w:div>
        <w:div w:id="1234388086">
          <w:marLeft w:val="0"/>
          <w:marRight w:val="0"/>
          <w:marTop w:val="0"/>
          <w:marBottom w:val="0"/>
          <w:divBdr>
            <w:top w:val="none" w:sz="0" w:space="0" w:color="auto"/>
            <w:left w:val="none" w:sz="0" w:space="0" w:color="auto"/>
            <w:bottom w:val="none" w:sz="0" w:space="0" w:color="auto"/>
            <w:right w:val="none" w:sz="0" w:space="0" w:color="auto"/>
          </w:divBdr>
        </w:div>
      </w:divsChild>
    </w:div>
    <w:div w:id="368382805">
      <w:bodyDiv w:val="1"/>
      <w:marLeft w:val="0"/>
      <w:marRight w:val="0"/>
      <w:marTop w:val="0"/>
      <w:marBottom w:val="0"/>
      <w:divBdr>
        <w:top w:val="none" w:sz="0" w:space="0" w:color="auto"/>
        <w:left w:val="none" w:sz="0" w:space="0" w:color="auto"/>
        <w:bottom w:val="none" w:sz="0" w:space="0" w:color="auto"/>
        <w:right w:val="none" w:sz="0" w:space="0" w:color="auto"/>
      </w:divBdr>
      <w:divsChild>
        <w:div w:id="630407310">
          <w:marLeft w:val="0"/>
          <w:marRight w:val="0"/>
          <w:marTop w:val="0"/>
          <w:marBottom w:val="0"/>
          <w:divBdr>
            <w:top w:val="none" w:sz="0" w:space="0" w:color="auto"/>
            <w:left w:val="none" w:sz="0" w:space="0" w:color="auto"/>
            <w:bottom w:val="none" w:sz="0" w:space="0" w:color="auto"/>
            <w:right w:val="none" w:sz="0" w:space="0" w:color="auto"/>
          </w:divBdr>
        </w:div>
        <w:div w:id="1549757185">
          <w:marLeft w:val="0"/>
          <w:marRight w:val="0"/>
          <w:marTop w:val="0"/>
          <w:marBottom w:val="0"/>
          <w:divBdr>
            <w:top w:val="none" w:sz="0" w:space="0" w:color="auto"/>
            <w:left w:val="none" w:sz="0" w:space="0" w:color="auto"/>
            <w:bottom w:val="none" w:sz="0" w:space="0" w:color="auto"/>
            <w:right w:val="none" w:sz="0" w:space="0" w:color="auto"/>
          </w:divBdr>
        </w:div>
      </w:divsChild>
    </w:div>
    <w:div w:id="369457048">
      <w:bodyDiv w:val="1"/>
      <w:marLeft w:val="0"/>
      <w:marRight w:val="0"/>
      <w:marTop w:val="0"/>
      <w:marBottom w:val="0"/>
      <w:divBdr>
        <w:top w:val="none" w:sz="0" w:space="0" w:color="auto"/>
        <w:left w:val="none" w:sz="0" w:space="0" w:color="auto"/>
        <w:bottom w:val="none" w:sz="0" w:space="0" w:color="auto"/>
        <w:right w:val="none" w:sz="0" w:space="0" w:color="auto"/>
      </w:divBdr>
      <w:divsChild>
        <w:div w:id="52580307">
          <w:marLeft w:val="0"/>
          <w:marRight w:val="0"/>
          <w:marTop w:val="0"/>
          <w:marBottom w:val="0"/>
          <w:divBdr>
            <w:top w:val="none" w:sz="0" w:space="0" w:color="auto"/>
            <w:left w:val="none" w:sz="0" w:space="0" w:color="auto"/>
            <w:bottom w:val="none" w:sz="0" w:space="0" w:color="auto"/>
            <w:right w:val="none" w:sz="0" w:space="0" w:color="auto"/>
          </w:divBdr>
          <w:divsChild>
            <w:div w:id="2001619483">
              <w:marLeft w:val="0"/>
              <w:marRight w:val="0"/>
              <w:marTop w:val="0"/>
              <w:marBottom w:val="0"/>
              <w:divBdr>
                <w:top w:val="none" w:sz="0" w:space="0" w:color="auto"/>
                <w:left w:val="none" w:sz="0" w:space="0" w:color="auto"/>
                <w:bottom w:val="none" w:sz="0" w:space="0" w:color="auto"/>
                <w:right w:val="none" w:sz="0" w:space="0" w:color="auto"/>
              </w:divBdr>
            </w:div>
          </w:divsChild>
        </w:div>
        <w:div w:id="371685449">
          <w:marLeft w:val="0"/>
          <w:marRight w:val="0"/>
          <w:marTop w:val="0"/>
          <w:marBottom w:val="0"/>
          <w:divBdr>
            <w:top w:val="none" w:sz="0" w:space="0" w:color="auto"/>
            <w:left w:val="none" w:sz="0" w:space="0" w:color="auto"/>
            <w:bottom w:val="none" w:sz="0" w:space="0" w:color="auto"/>
            <w:right w:val="none" w:sz="0" w:space="0" w:color="auto"/>
          </w:divBdr>
          <w:divsChild>
            <w:div w:id="110325161">
              <w:marLeft w:val="0"/>
              <w:marRight w:val="0"/>
              <w:marTop w:val="0"/>
              <w:marBottom w:val="0"/>
              <w:divBdr>
                <w:top w:val="none" w:sz="0" w:space="0" w:color="auto"/>
                <w:left w:val="none" w:sz="0" w:space="0" w:color="auto"/>
                <w:bottom w:val="none" w:sz="0" w:space="0" w:color="auto"/>
                <w:right w:val="none" w:sz="0" w:space="0" w:color="auto"/>
              </w:divBdr>
            </w:div>
          </w:divsChild>
        </w:div>
        <w:div w:id="759839692">
          <w:marLeft w:val="0"/>
          <w:marRight w:val="0"/>
          <w:marTop w:val="0"/>
          <w:marBottom w:val="0"/>
          <w:divBdr>
            <w:top w:val="none" w:sz="0" w:space="0" w:color="auto"/>
            <w:left w:val="none" w:sz="0" w:space="0" w:color="auto"/>
            <w:bottom w:val="none" w:sz="0" w:space="0" w:color="auto"/>
            <w:right w:val="none" w:sz="0" w:space="0" w:color="auto"/>
          </w:divBdr>
          <w:divsChild>
            <w:div w:id="1892038263">
              <w:marLeft w:val="0"/>
              <w:marRight w:val="0"/>
              <w:marTop w:val="0"/>
              <w:marBottom w:val="0"/>
              <w:divBdr>
                <w:top w:val="none" w:sz="0" w:space="0" w:color="auto"/>
                <w:left w:val="none" w:sz="0" w:space="0" w:color="auto"/>
                <w:bottom w:val="none" w:sz="0" w:space="0" w:color="auto"/>
                <w:right w:val="none" w:sz="0" w:space="0" w:color="auto"/>
              </w:divBdr>
              <w:divsChild>
                <w:div w:id="465200642">
                  <w:marLeft w:val="0"/>
                  <w:marRight w:val="0"/>
                  <w:marTop w:val="30"/>
                  <w:marBottom w:val="30"/>
                  <w:divBdr>
                    <w:top w:val="none" w:sz="0" w:space="0" w:color="auto"/>
                    <w:left w:val="none" w:sz="0" w:space="0" w:color="auto"/>
                    <w:bottom w:val="none" w:sz="0" w:space="0" w:color="auto"/>
                    <w:right w:val="none" w:sz="0" w:space="0" w:color="auto"/>
                  </w:divBdr>
                  <w:divsChild>
                    <w:div w:id="593392750">
                      <w:marLeft w:val="0"/>
                      <w:marRight w:val="0"/>
                      <w:marTop w:val="0"/>
                      <w:marBottom w:val="0"/>
                      <w:divBdr>
                        <w:top w:val="none" w:sz="0" w:space="0" w:color="auto"/>
                        <w:left w:val="none" w:sz="0" w:space="0" w:color="auto"/>
                        <w:bottom w:val="none" w:sz="0" w:space="0" w:color="auto"/>
                        <w:right w:val="none" w:sz="0" w:space="0" w:color="auto"/>
                      </w:divBdr>
                      <w:divsChild>
                        <w:div w:id="951395418">
                          <w:marLeft w:val="0"/>
                          <w:marRight w:val="0"/>
                          <w:marTop w:val="0"/>
                          <w:marBottom w:val="0"/>
                          <w:divBdr>
                            <w:top w:val="none" w:sz="0" w:space="0" w:color="auto"/>
                            <w:left w:val="none" w:sz="0" w:space="0" w:color="auto"/>
                            <w:bottom w:val="none" w:sz="0" w:space="0" w:color="auto"/>
                            <w:right w:val="none" w:sz="0" w:space="0" w:color="auto"/>
                          </w:divBdr>
                        </w:div>
                      </w:divsChild>
                    </w:div>
                    <w:div w:id="852182362">
                      <w:marLeft w:val="0"/>
                      <w:marRight w:val="0"/>
                      <w:marTop w:val="0"/>
                      <w:marBottom w:val="0"/>
                      <w:divBdr>
                        <w:top w:val="none" w:sz="0" w:space="0" w:color="auto"/>
                        <w:left w:val="none" w:sz="0" w:space="0" w:color="auto"/>
                        <w:bottom w:val="none" w:sz="0" w:space="0" w:color="auto"/>
                        <w:right w:val="none" w:sz="0" w:space="0" w:color="auto"/>
                      </w:divBdr>
                      <w:divsChild>
                        <w:div w:id="143682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500433">
              <w:marLeft w:val="0"/>
              <w:marRight w:val="0"/>
              <w:marTop w:val="0"/>
              <w:marBottom w:val="0"/>
              <w:divBdr>
                <w:top w:val="none" w:sz="0" w:space="0" w:color="auto"/>
                <w:left w:val="none" w:sz="0" w:space="0" w:color="auto"/>
                <w:bottom w:val="none" w:sz="0" w:space="0" w:color="auto"/>
                <w:right w:val="none" w:sz="0" w:space="0" w:color="auto"/>
              </w:divBdr>
            </w:div>
          </w:divsChild>
        </w:div>
        <w:div w:id="992565016">
          <w:marLeft w:val="0"/>
          <w:marRight w:val="0"/>
          <w:marTop w:val="0"/>
          <w:marBottom w:val="0"/>
          <w:divBdr>
            <w:top w:val="none" w:sz="0" w:space="0" w:color="auto"/>
            <w:left w:val="none" w:sz="0" w:space="0" w:color="auto"/>
            <w:bottom w:val="none" w:sz="0" w:space="0" w:color="auto"/>
            <w:right w:val="none" w:sz="0" w:space="0" w:color="auto"/>
          </w:divBdr>
          <w:divsChild>
            <w:div w:id="749697364">
              <w:marLeft w:val="0"/>
              <w:marRight w:val="0"/>
              <w:marTop w:val="0"/>
              <w:marBottom w:val="0"/>
              <w:divBdr>
                <w:top w:val="none" w:sz="0" w:space="0" w:color="auto"/>
                <w:left w:val="none" w:sz="0" w:space="0" w:color="auto"/>
                <w:bottom w:val="none" w:sz="0" w:space="0" w:color="auto"/>
                <w:right w:val="none" w:sz="0" w:space="0" w:color="auto"/>
              </w:divBdr>
              <w:divsChild>
                <w:div w:id="761342646">
                  <w:marLeft w:val="0"/>
                  <w:marRight w:val="0"/>
                  <w:marTop w:val="30"/>
                  <w:marBottom w:val="30"/>
                  <w:divBdr>
                    <w:top w:val="none" w:sz="0" w:space="0" w:color="auto"/>
                    <w:left w:val="none" w:sz="0" w:space="0" w:color="auto"/>
                    <w:bottom w:val="none" w:sz="0" w:space="0" w:color="auto"/>
                    <w:right w:val="none" w:sz="0" w:space="0" w:color="auto"/>
                  </w:divBdr>
                  <w:divsChild>
                    <w:div w:id="278225025">
                      <w:marLeft w:val="0"/>
                      <w:marRight w:val="0"/>
                      <w:marTop w:val="0"/>
                      <w:marBottom w:val="0"/>
                      <w:divBdr>
                        <w:top w:val="none" w:sz="0" w:space="0" w:color="auto"/>
                        <w:left w:val="none" w:sz="0" w:space="0" w:color="auto"/>
                        <w:bottom w:val="none" w:sz="0" w:space="0" w:color="auto"/>
                        <w:right w:val="none" w:sz="0" w:space="0" w:color="auto"/>
                      </w:divBdr>
                      <w:divsChild>
                        <w:div w:id="1931960821">
                          <w:marLeft w:val="0"/>
                          <w:marRight w:val="0"/>
                          <w:marTop w:val="0"/>
                          <w:marBottom w:val="0"/>
                          <w:divBdr>
                            <w:top w:val="none" w:sz="0" w:space="0" w:color="auto"/>
                            <w:left w:val="none" w:sz="0" w:space="0" w:color="auto"/>
                            <w:bottom w:val="none" w:sz="0" w:space="0" w:color="auto"/>
                            <w:right w:val="none" w:sz="0" w:space="0" w:color="auto"/>
                          </w:divBdr>
                        </w:div>
                      </w:divsChild>
                    </w:div>
                    <w:div w:id="1580092955">
                      <w:marLeft w:val="0"/>
                      <w:marRight w:val="0"/>
                      <w:marTop w:val="0"/>
                      <w:marBottom w:val="0"/>
                      <w:divBdr>
                        <w:top w:val="none" w:sz="0" w:space="0" w:color="auto"/>
                        <w:left w:val="none" w:sz="0" w:space="0" w:color="auto"/>
                        <w:bottom w:val="none" w:sz="0" w:space="0" w:color="auto"/>
                        <w:right w:val="none" w:sz="0" w:space="0" w:color="auto"/>
                      </w:divBdr>
                      <w:divsChild>
                        <w:div w:id="150119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699083">
              <w:marLeft w:val="0"/>
              <w:marRight w:val="0"/>
              <w:marTop w:val="0"/>
              <w:marBottom w:val="0"/>
              <w:divBdr>
                <w:top w:val="none" w:sz="0" w:space="0" w:color="auto"/>
                <w:left w:val="none" w:sz="0" w:space="0" w:color="auto"/>
                <w:bottom w:val="none" w:sz="0" w:space="0" w:color="auto"/>
                <w:right w:val="none" w:sz="0" w:space="0" w:color="auto"/>
              </w:divBdr>
            </w:div>
          </w:divsChild>
        </w:div>
        <w:div w:id="1173909230">
          <w:marLeft w:val="0"/>
          <w:marRight w:val="0"/>
          <w:marTop w:val="0"/>
          <w:marBottom w:val="0"/>
          <w:divBdr>
            <w:top w:val="none" w:sz="0" w:space="0" w:color="auto"/>
            <w:left w:val="none" w:sz="0" w:space="0" w:color="auto"/>
            <w:bottom w:val="none" w:sz="0" w:space="0" w:color="auto"/>
            <w:right w:val="none" w:sz="0" w:space="0" w:color="auto"/>
          </w:divBdr>
          <w:divsChild>
            <w:div w:id="627711170">
              <w:marLeft w:val="0"/>
              <w:marRight w:val="0"/>
              <w:marTop w:val="0"/>
              <w:marBottom w:val="0"/>
              <w:divBdr>
                <w:top w:val="none" w:sz="0" w:space="0" w:color="auto"/>
                <w:left w:val="none" w:sz="0" w:space="0" w:color="auto"/>
                <w:bottom w:val="none" w:sz="0" w:space="0" w:color="auto"/>
                <w:right w:val="none" w:sz="0" w:space="0" w:color="auto"/>
              </w:divBdr>
            </w:div>
          </w:divsChild>
        </w:div>
        <w:div w:id="1406880970">
          <w:marLeft w:val="0"/>
          <w:marRight w:val="0"/>
          <w:marTop w:val="0"/>
          <w:marBottom w:val="0"/>
          <w:divBdr>
            <w:top w:val="none" w:sz="0" w:space="0" w:color="auto"/>
            <w:left w:val="none" w:sz="0" w:space="0" w:color="auto"/>
            <w:bottom w:val="none" w:sz="0" w:space="0" w:color="auto"/>
            <w:right w:val="none" w:sz="0" w:space="0" w:color="auto"/>
          </w:divBdr>
          <w:divsChild>
            <w:div w:id="612589433">
              <w:marLeft w:val="0"/>
              <w:marRight w:val="0"/>
              <w:marTop w:val="0"/>
              <w:marBottom w:val="0"/>
              <w:divBdr>
                <w:top w:val="none" w:sz="0" w:space="0" w:color="auto"/>
                <w:left w:val="none" w:sz="0" w:space="0" w:color="auto"/>
                <w:bottom w:val="none" w:sz="0" w:space="0" w:color="auto"/>
                <w:right w:val="none" w:sz="0" w:space="0" w:color="auto"/>
              </w:divBdr>
            </w:div>
          </w:divsChild>
        </w:div>
        <w:div w:id="1769695483">
          <w:marLeft w:val="0"/>
          <w:marRight w:val="0"/>
          <w:marTop w:val="0"/>
          <w:marBottom w:val="0"/>
          <w:divBdr>
            <w:top w:val="none" w:sz="0" w:space="0" w:color="auto"/>
            <w:left w:val="none" w:sz="0" w:space="0" w:color="auto"/>
            <w:bottom w:val="none" w:sz="0" w:space="0" w:color="auto"/>
            <w:right w:val="none" w:sz="0" w:space="0" w:color="auto"/>
          </w:divBdr>
          <w:divsChild>
            <w:div w:id="1616519783">
              <w:marLeft w:val="0"/>
              <w:marRight w:val="0"/>
              <w:marTop w:val="0"/>
              <w:marBottom w:val="0"/>
              <w:divBdr>
                <w:top w:val="none" w:sz="0" w:space="0" w:color="auto"/>
                <w:left w:val="none" w:sz="0" w:space="0" w:color="auto"/>
                <w:bottom w:val="none" w:sz="0" w:space="0" w:color="auto"/>
                <w:right w:val="none" w:sz="0" w:space="0" w:color="auto"/>
              </w:divBdr>
            </w:div>
          </w:divsChild>
        </w:div>
        <w:div w:id="2129200712">
          <w:marLeft w:val="0"/>
          <w:marRight w:val="0"/>
          <w:marTop w:val="0"/>
          <w:marBottom w:val="0"/>
          <w:divBdr>
            <w:top w:val="none" w:sz="0" w:space="0" w:color="auto"/>
            <w:left w:val="none" w:sz="0" w:space="0" w:color="auto"/>
            <w:bottom w:val="none" w:sz="0" w:space="0" w:color="auto"/>
            <w:right w:val="none" w:sz="0" w:space="0" w:color="auto"/>
          </w:divBdr>
          <w:divsChild>
            <w:div w:id="3875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865">
      <w:bodyDiv w:val="1"/>
      <w:marLeft w:val="0"/>
      <w:marRight w:val="0"/>
      <w:marTop w:val="0"/>
      <w:marBottom w:val="0"/>
      <w:divBdr>
        <w:top w:val="none" w:sz="0" w:space="0" w:color="auto"/>
        <w:left w:val="none" w:sz="0" w:space="0" w:color="auto"/>
        <w:bottom w:val="none" w:sz="0" w:space="0" w:color="auto"/>
        <w:right w:val="none" w:sz="0" w:space="0" w:color="auto"/>
      </w:divBdr>
      <w:divsChild>
        <w:div w:id="313918536">
          <w:marLeft w:val="0"/>
          <w:marRight w:val="0"/>
          <w:marTop w:val="0"/>
          <w:marBottom w:val="0"/>
          <w:divBdr>
            <w:top w:val="none" w:sz="0" w:space="0" w:color="auto"/>
            <w:left w:val="none" w:sz="0" w:space="0" w:color="auto"/>
            <w:bottom w:val="none" w:sz="0" w:space="0" w:color="auto"/>
            <w:right w:val="none" w:sz="0" w:space="0" w:color="auto"/>
          </w:divBdr>
          <w:divsChild>
            <w:div w:id="551960347">
              <w:marLeft w:val="0"/>
              <w:marRight w:val="0"/>
              <w:marTop w:val="0"/>
              <w:marBottom w:val="0"/>
              <w:divBdr>
                <w:top w:val="none" w:sz="0" w:space="0" w:color="auto"/>
                <w:left w:val="none" w:sz="0" w:space="0" w:color="auto"/>
                <w:bottom w:val="none" w:sz="0" w:space="0" w:color="auto"/>
                <w:right w:val="none" w:sz="0" w:space="0" w:color="auto"/>
              </w:divBdr>
            </w:div>
          </w:divsChild>
        </w:div>
        <w:div w:id="339161136">
          <w:marLeft w:val="0"/>
          <w:marRight w:val="0"/>
          <w:marTop w:val="0"/>
          <w:marBottom w:val="0"/>
          <w:divBdr>
            <w:top w:val="none" w:sz="0" w:space="0" w:color="auto"/>
            <w:left w:val="none" w:sz="0" w:space="0" w:color="auto"/>
            <w:bottom w:val="none" w:sz="0" w:space="0" w:color="auto"/>
            <w:right w:val="none" w:sz="0" w:space="0" w:color="auto"/>
          </w:divBdr>
          <w:divsChild>
            <w:div w:id="427888551">
              <w:marLeft w:val="0"/>
              <w:marRight w:val="0"/>
              <w:marTop w:val="0"/>
              <w:marBottom w:val="0"/>
              <w:divBdr>
                <w:top w:val="none" w:sz="0" w:space="0" w:color="auto"/>
                <w:left w:val="none" w:sz="0" w:space="0" w:color="auto"/>
                <w:bottom w:val="none" w:sz="0" w:space="0" w:color="auto"/>
                <w:right w:val="none" w:sz="0" w:space="0" w:color="auto"/>
              </w:divBdr>
            </w:div>
          </w:divsChild>
        </w:div>
        <w:div w:id="496304583">
          <w:marLeft w:val="0"/>
          <w:marRight w:val="0"/>
          <w:marTop w:val="0"/>
          <w:marBottom w:val="0"/>
          <w:divBdr>
            <w:top w:val="none" w:sz="0" w:space="0" w:color="auto"/>
            <w:left w:val="none" w:sz="0" w:space="0" w:color="auto"/>
            <w:bottom w:val="none" w:sz="0" w:space="0" w:color="auto"/>
            <w:right w:val="none" w:sz="0" w:space="0" w:color="auto"/>
          </w:divBdr>
          <w:divsChild>
            <w:div w:id="1114137110">
              <w:marLeft w:val="0"/>
              <w:marRight w:val="0"/>
              <w:marTop w:val="0"/>
              <w:marBottom w:val="0"/>
              <w:divBdr>
                <w:top w:val="none" w:sz="0" w:space="0" w:color="auto"/>
                <w:left w:val="none" w:sz="0" w:space="0" w:color="auto"/>
                <w:bottom w:val="none" w:sz="0" w:space="0" w:color="auto"/>
                <w:right w:val="none" w:sz="0" w:space="0" w:color="auto"/>
              </w:divBdr>
            </w:div>
          </w:divsChild>
        </w:div>
        <w:div w:id="514616746">
          <w:marLeft w:val="0"/>
          <w:marRight w:val="0"/>
          <w:marTop w:val="0"/>
          <w:marBottom w:val="0"/>
          <w:divBdr>
            <w:top w:val="none" w:sz="0" w:space="0" w:color="auto"/>
            <w:left w:val="none" w:sz="0" w:space="0" w:color="auto"/>
            <w:bottom w:val="none" w:sz="0" w:space="0" w:color="auto"/>
            <w:right w:val="none" w:sz="0" w:space="0" w:color="auto"/>
          </w:divBdr>
          <w:divsChild>
            <w:div w:id="38164793">
              <w:marLeft w:val="0"/>
              <w:marRight w:val="0"/>
              <w:marTop w:val="0"/>
              <w:marBottom w:val="0"/>
              <w:divBdr>
                <w:top w:val="none" w:sz="0" w:space="0" w:color="auto"/>
                <w:left w:val="none" w:sz="0" w:space="0" w:color="auto"/>
                <w:bottom w:val="none" w:sz="0" w:space="0" w:color="auto"/>
                <w:right w:val="none" w:sz="0" w:space="0" w:color="auto"/>
              </w:divBdr>
              <w:divsChild>
                <w:div w:id="433553247">
                  <w:marLeft w:val="0"/>
                  <w:marRight w:val="0"/>
                  <w:marTop w:val="30"/>
                  <w:marBottom w:val="30"/>
                  <w:divBdr>
                    <w:top w:val="none" w:sz="0" w:space="0" w:color="auto"/>
                    <w:left w:val="none" w:sz="0" w:space="0" w:color="auto"/>
                    <w:bottom w:val="none" w:sz="0" w:space="0" w:color="auto"/>
                    <w:right w:val="none" w:sz="0" w:space="0" w:color="auto"/>
                  </w:divBdr>
                  <w:divsChild>
                    <w:div w:id="898639314">
                      <w:marLeft w:val="0"/>
                      <w:marRight w:val="0"/>
                      <w:marTop w:val="0"/>
                      <w:marBottom w:val="0"/>
                      <w:divBdr>
                        <w:top w:val="none" w:sz="0" w:space="0" w:color="auto"/>
                        <w:left w:val="none" w:sz="0" w:space="0" w:color="auto"/>
                        <w:bottom w:val="none" w:sz="0" w:space="0" w:color="auto"/>
                        <w:right w:val="none" w:sz="0" w:space="0" w:color="auto"/>
                      </w:divBdr>
                      <w:divsChild>
                        <w:div w:id="1589533690">
                          <w:marLeft w:val="0"/>
                          <w:marRight w:val="0"/>
                          <w:marTop w:val="0"/>
                          <w:marBottom w:val="0"/>
                          <w:divBdr>
                            <w:top w:val="none" w:sz="0" w:space="0" w:color="auto"/>
                            <w:left w:val="none" w:sz="0" w:space="0" w:color="auto"/>
                            <w:bottom w:val="none" w:sz="0" w:space="0" w:color="auto"/>
                            <w:right w:val="none" w:sz="0" w:space="0" w:color="auto"/>
                          </w:divBdr>
                        </w:div>
                      </w:divsChild>
                    </w:div>
                    <w:div w:id="904073017">
                      <w:marLeft w:val="0"/>
                      <w:marRight w:val="0"/>
                      <w:marTop w:val="0"/>
                      <w:marBottom w:val="0"/>
                      <w:divBdr>
                        <w:top w:val="none" w:sz="0" w:space="0" w:color="auto"/>
                        <w:left w:val="none" w:sz="0" w:space="0" w:color="auto"/>
                        <w:bottom w:val="none" w:sz="0" w:space="0" w:color="auto"/>
                        <w:right w:val="none" w:sz="0" w:space="0" w:color="auto"/>
                      </w:divBdr>
                      <w:divsChild>
                        <w:div w:id="18088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90619">
              <w:marLeft w:val="0"/>
              <w:marRight w:val="0"/>
              <w:marTop w:val="0"/>
              <w:marBottom w:val="0"/>
              <w:divBdr>
                <w:top w:val="none" w:sz="0" w:space="0" w:color="auto"/>
                <w:left w:val="none" w:sz="0" w:space="0" w:color="auto"/>
                <w:bottom w:val="none" w:sz="0" w:space="0" w:color="auto"/>
                <w:right w:val="none" w:sz="0" w:space="0" w:color="auto"/>
              </w:divBdr>
            </w:div>
          </w:divsChild>
        </w:div>
        <w:div w:id="1329021438">
          <w:marLeft w:val="0"/>
          <w:marRight w:val="0"/>
          <w:marTop w:val="0"/>
          <w:marBottom w:val="0"/>
          <w:divBdr>
            <w:top w:val="none" w:sz="0" w:space="0" w:color="auto"/>
            <w:left w:val="none" w:sz="0" w:space="0" w:color="auto"/>
            <w:bottom w:val="none" w:sz="0" w:space="0" w:color="auto"/>
            <w:right w:val="none" w:sz="0" w:space="0" w:color="auto"/>
          </w:divBdr>
          <w:divsChild>
            <w:div w:id="98523378">
              <w:marLeft w:val="0"/>
              <w:marRight w:val="0"/>
              <w:marTop w:val="0"/>
              <w:marBottom w:val="0"/>
              <w:divBdr>
                <w:top w:val="none" w:sz="0" w:space="0" w:color="auto"/>
                <w:left w:val="none" w:sz="0" w:space="0" w:color="auto"/>
                <w:bottom w:val="none" w:sz="0" w:space="0" w:color="auto"/>
                <w:right w:val="none" w:sz="0" w:space="0" w:color="auto"/>
              </w:divBdr>
            </w:div>
            <w:div w:id="840512809">
              <w:marLeft w:val="0"/>
              <w:marRight w:val="0"/>
              <w:marTop w:val="0"/>
              <w:marBottom w:val="0"/>
              <w:divBdr>
                <w:top w:val="none" w:sz="0" w:space="0" w:color="auto"/>
                <w:left w:val="none" w:sz="0" w:space="0" w:color="auto"/>
                <w:bottom w:val="none" w:sz="0" w:space="0" w:color="auto"/>
                <w:right w:val="none" w:sz="0" w:space="0" w:color="auto"/>
              </w:divBdr>
              <w:divsChild>
                <w:div w:id="2088307377">
                  <w:marLeft w:val="0"/>
                  <w:marRight w:val="0"/>
                  <w:marTop w:val="30"/>
                  <w:marBottom w:val="30"/>
                  <w:divBdr>
                    <w:top w:val="none" w:sz="0" w:space="0" w:color="auto"/>
                    <w:left w:val="none" w:sz="0" w:space="0" w:color="auto"/>
                    <w:bottom w:val="none" w:sz="0" w:space="0" w:color="auto"/>
                    <w:right w:val="none" w:sz="0" w:space="0" w:color="auto"/>
                  </w:divBdr>
                  <w:divsChild>
                    <w:div w:id="1041711610">
                      <w:marLeft w:val="0"/>
                      <w:marRight w:val="0"/>
                      <w:marTop w:val="0"/>
                      <w:marBottom w:val="0"/>
                      <w:divBdr>
                        <w:top w:val="none" w:sz="0" w:space="0" w:color="auto"/>
                        <w:left w:val="none" w:sz="0" w:space="0" w:color="auto"/>
                        <w:bottom w:val="none" w:sz="0" w:space="0" w:color="auto"/>
                        <w:right w:val="none" w:sz="0" w:space="0" w:color="auto"/>
                      </w:divBdr>
                      <w:divsChild>
                        <w:div w:id="630137316">
                          <w:marLeft w:val="0"/>
                          <w:marRight w:val="0"/>
                          <w:marTop w:val="0"/>
                          <w:marBottom w:val="0"/>
                          <w:divBdr>
                            <w:top w:val="none" w:sz="0" w:space="0" w:color="auto"/>
                            <w:left w:val="none" w:sz="0" w:space="0" w:color="auto"/>
                            <w:bottom w:val="none" w:sz="0" w:space="0" w:color="auto"/>
                            <w:right w:val="none" w:sz="0" w:space="0" w:color="auto"/>
                          </w:divBdr>
                        </w:div>
                      </w:divsChild>
                    </w:div>
                    <w:div w:id="1295139699">
                      <w:marLeft w:val="0"/>
                      <w:marRight w:val="0"/>
                      <w:marTop w:val="0"/>
                      <w:marBottom w:val="0"/>
                      <w:divBdr>
                        <w:top w:val="none" w:sz="0" w:space="0" w:color="auto"/>
                        <w:left w:val="none" w:sz="0" w:space="0" w:color="auto"/>
                        <w:bottom w:val="none" w:sz="0" w:space="0" w:color="auto"/>
                        <w:right w:val="none" w:sz="0" w:space="0" w:color="auto"/>
                      </w:divBdr>
                      <w:divsChild>
                        <w:div w:id="20922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321876">
          <w:marLeft w:val="0"/>
          <w:marRight w:val="0"/>
          <w:marTop w:val="0"/>
          <w:marBottom w:val="0"/>
          <w:divBdr>
            <w:top w:val="none" w:sz="0" w:space="0" w:color="auto"/>
            <w:left w:val="none" w:sz="0" w:space="0" w:color="auto"/>
            <w:bottom w:val="none" w:sz="0" w:space="0" w:color="auto"/>
            <w:right w:val="none" w:sz="0" w:space="0" w:color="auto"/>
          </w:divBdr>
          <w:divsChild>
            <w:div w:id="935213082">
              <w:marLeft w:val="0"/>
              <w:marRight w:val="0"/>
              <w:marTop w:val="0"/>
              <w:marBottom w:val="0"/>
              <w:divBdr>
                <w:top w:val="none" w:sz="0" w:space="0" w:color="auto"/>
                <w:left w:val="none" w:sz="0" w:space="0" w:color="auto"/>
                <w:bottom w:val="none" w:sz="0" w:space="0" w:color="auto"/>
                <w:right w:val="none" w:sz="0" w:space="0" w:color="auto"/>
              </w:divBdr>
            </w:div>
          </w:divsChild>
        </w:div>
        <w:div w:id="1833179560">
          <w:marLeft w:val="0"/>
          <w:marRight w:val="0"/>
          <w:marTop w:val="0"/>
          <w:marBottom w:val="0"/>
          <w:divBdr>
            <w:top w:val="none" w:sz="0" w:space="0" w:color="auto"/>
            <w:left w:val="none" w:sz="0" w:space="0" w:color="auto"/>
            <w:bottom w:val="none" w:sz="0" w:space="0" w:color="auto"/>
            <w:right w:val="none" w:sz="0" w:space="0" w:color="auto"/>
          </w:divBdr>
          <w:divsChild>
            <w:div w:id="802772420">
              <w:marLeft w:val="0"/>
              <w:marRight w:val="0"/>
              <w:marTop w:val="0"/>
              <w:marBottom w:val="0"/>
              <w:divBdr>
                <w:top w:val="none" w:sz="0" w:space="0" w:color="auto"/>
                <w:left w:val="none" w:sz="0" w:space="0" w:color="auto"/>
                <w:bottom w:val="none" w:sz="0" w:space="0" w:color="auto"/>
                <w:right w:val="none" w:sz="0" w:space="0" w:color="auto"/>
              </w:divBdr>
            </w:div>
          </w:divsChild>
        </w:div>
        <w:div w:id="2084444078">
          <w:marLeft w:val="0"/>
          <w:marRight w:val="0"/>
          <w:marTop w:val="0"/>
          <w:marBottom w:val="0"/>
          <w:divBdr>
            <w:top w:val="none" w:sz="0" w:space="0" w:color="auto"/>
            <w:left w:val="none" w:sz="0" w:space="0" w:color="auto"/>
            <w:bottom w:val="none" w:sz="0" w:space="0" w:color="auto"/>
            <w:right w:val="none" w:sz="0" w:space="0" w:color="auto"/>
          </w:divBdr>
          <w:divsChild>
            <w:div w:id="9476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732">
      <w:bodyDiv w:val="1"/>
      <w:marLeft w:val="0"/>
      <w:marRight w:val="0"/>
      <w:marTop w:val="0"/>
      <w:marBottom w:val="0"/>
      <w:divBdr>
        <w:top w:val="none" w:sz="0" w:space="0" w:color="auto"/>
        <w:left w:val="none" w:sz="0" w:space="0" w:color="auto"/>
        <w:bottom w:val="none" w:sz="0" w:space="0" w:color="auto"/>
        <w:right w:val="none" w:sz="0" w:space="0" w:color="auto"/>
      </w:divBdr>
      <w:divsChild>
        <w:div w:id="372997109">
          <w:marLeft w:val="0"/>
          <w:marRight w:val="0"/>
          <w:marTop w:val="0"/>
          <w:marBottom w:val="0"/>
          <w:divBdr>
            <w:top w:val="none" w:sz="0" w:space="0" w:color="auto"/>
            <w:left w:val="none" w:sz="0" w:space="0" w:color="auto"/>
            <w:bottom w:val="none" w:sz="0" w:space="0" w:color="auto"/>
            <w:right w:val="none" w:sz="0" w:space="0" w:color="auto"/>
          </w:divBdr>
          <w:divsChild>
            <w:div w:id="482234034">
              <w:marLeft w:val="0"/>
              <w:marRight w:val="0"/>
              <w:marTop w:val="0"/>
              <w:marBottom w:val="0"/>
              <w:divBdr>
                <w:top w:val="none" w:sz="0" w:space="0" w:color="auto"/>
                <w:left w:val="none" w:sz="0" w:space="0" w:color="auto"/>
                <w:bottom w:val="none" w:sz="0" w:space="0" w:color="auto"/>
                <w:right w:val="none" w:sz="0" w:space="0" w:color="auto"/>
              </w:divBdr>
            </w:div>
          </w:divsChild>
        </w:div>
        <w:div w:id="531964248">
          <w:marLeft w:val="0"/>
          <w:marRight w:val="0"/>
          <w:marTop w:val="0"/>
          <w:marBottom w:val="0"/>
          <w:divBdr>
            <w:top w:val="none" w:sz="0" w:space="0" w:color="auto"/>
            <w:left w:val="none" w:sz="0" w:space="0" w:color="auto"/>
            <w:bottom w:val="none" w:sz="0" w:space="0" w:color="auto"/>
            <w:right w:val="none" w:sz="0" w:space="0" w:color="auto"/>
          </w:divBdr>
          <w:divsChild>
            <w:div w:id="47386279">
              <w:marLeft w:val="0"/>
              <w:marRight w:val="0"/>
              <w:marTop w:val="0"/>
              <w:marBottom w:val="0"/>
              <w:divBdr>
                <w:top w:val="none" w:sz="0" w:space="0" w:color="auto"/>
                <w:left w:val="none" w:sz="0" w:space="0" w:color="auto"/>
                <w:bottom w:val="none" w:sz="0" w:space="0" w:color="auto"/>
                <w:right w:val="none" w:sz="0" w:space="0" w:color="auto"/>
              </w:divBdr>
            </w:div>
          </w:divsChild>
        </w:div>
        <w:div w:id="670376159">
          <w:marLeft w:val="0"/>
          <w:marRight w:val="0"/>
          <w:marTop w:val="0"/>
          <w:marBottom w:val="0"/>
          <w:divBdr>
            <w:top w:val="none" w:sz="0" w:space="0" w:color="auto"/>
            <w:left w:val="none" w:sz="0" w:space="0" w:color="auto"/>
            <w:bottom w:val="none" w:sz="0" w:space="0" w:color="auto"/>
            <w:right w:val="none" w:sz="0" w:space="0" w:color="auto"/>
          </w:divBdr>
          <w:divsChild>
            <w:div w:id="1621452057">
              <w:marLeft w:val="0"/>
              <w:marRight w:val="0"/>
              <w:marTop w:val="0"/>
              <w:marBottom w:val="0"/>
              <w:divBdr>
                <w:top w:val="none" w:sz="0" w:space="0" w:color="auto"/>
                <w:left w:val="none" w:sz="0" w:space="0" w:color="auto"/>
                <w:bottom w:val="none" w:sz="0" w:space="0" w:color="auto"/>
                <w:right w:val="none" w:sz="0" w:space="0" w:color="auto"/>
              </w:divBdr>
            </w:div>
          </w:divsChild>
        </w:div>
        <w:div w:id="743381435">
          <w:marLeft w:val="0"/>
          <w:marRight w:val="0"/>
          <w:marTop w:val="0"/>
          <w:marBottom w:val="0"/>
          <w:divBdr>
            <w:top w:val="none" w:sz="0" w:space="0" w:color="auto"/>
            <w:left w:val="none" w:sz="0" w:space="0" w:color="auto"/>
            <w:bottom w:val="none" w:sz="0" w:space="0" w:color="auto"/>
            <w:right w:val="none" w:sz="0" w:space="0" w:color="auto"/>
          </w:divBdr>
          <w:divsChild>
            <w:div w:id="1077632251">
              <w:marLeft w:val="0"/>
              <w:marRight w:val="0"/>
              <w:marTop w:val="0"/>
              <w:marBottom w:val="0"/>
              <w:divBdr>
                <w:top w:val="none" w:sz="0" w:space="0" w:color="auto"/>
                <w:left w:val="none" w:sz="0" w:space="0" w:color="auto"/>
                <w:bottom w:val="none" w:sz="0" w:space="0" w:color="auto"/>
                <w:right w:val="none" w:sz="0" w:space="0" w:color="auto"/>
              </w:divBdr>
            </w:div>
          </w:divsChild>
        </w:div>
        <w:div w:id="926227922">
          <w:marLeft w:val="0"/>
          <w:marRight w:val="0"/>
          <w:marTop w:val="0"/>
          <w:marBottom w:val="0"/>
          <w:divBdr>
            <w:top w:val="none" w:sz="0" w:space="0" w:color="auto"/>
            <w:left w:val="none" w:sz="0" w:space="0" w:color="auto"/>
            <w:bottom w:val="none" w:sz="0" w:space="0" w:color="auto"/>
            <w:right w:val="none" w:sz="0" w:space="0" w:color="auto"/>
          </w:divBdr>
          <w:divsChild>
            <w:div w:id="325717094">
              <w:marLeft w:val="0"/>
              <w:marRight w:val="0"/>
              <w:marTop w:val="0"/>
              <w:marBottom w:val="0"/>
              <w:divBdr>
                <w:top w:val="none" w:sz="0" w:space="0" w:color="auto"/>
                <w:left w:val="none" w:sz="0" w:space="0" w:color="auto"/>
                <w:bottom w:val="none" w:sz="0" w:space="0" w:color="auto"/>
                <w:right w:val="none" w:sz="0" w:space="0" w:color="auto"/>
              </w:divBdr>
            </w:div>
          </w:divsChild>
        </w:div>
        <w:div w:id="1186941805">
          <w:marLeft w:val="0"/>
          <w:marRight w:val="0"/>
          <w:marTop w:val="0"/>
          <w:marBottom w:val="0"/>
          <w:divBdr>
            <w:top w:val="none" w:sz="0" w:space="0" w:color="auto"/>
            <w:left w:val="none" w:sz="0" w:space="0" w:color="auto"/>
            <w:bottom w:val="none" w:sz="0" w:space="0" w:color="auto"/>
            <w:right w:val="none" w:sz="0" w:space="0" w:color="auto"/>
          </w:divBdr>
          <w:divsChild>
            <w:div w:id="1252853179">
              <w:marLeft w:val="0"/>
              <w:marRight w:val="0"/>
              <w:marTop w:val="0"/>
              <w:marBottom w:val="0"/>
              <w:divBdr>
                <w:top w:val="none" w:sz="0" w:space="0" w:color="auto"/>
                <w:left w:val="none" w:sz="0" w:space="0" w:color="auto"/>
                <w:bottom w:val="none" w:sz="0" w:space="0" w:color="auto"/>
                <w:right w:val="none" w:sz="0" w:space="0" w:color="auto"/>
              </w:divBdr>
              <w:divsChild>
                <w:div w:id="732506884">
                  <w:marLeft w:val="0"/>
                  <w:marRight w:val="0"/>
                  <w:marTop w:val="30"/>
                  <w:marBottom w:val="30"/>
                  <w:divBdr>
                    <w:top w:val="none" w:sz="0" w:space="0" w:color="auto"/>
                    <w:left w:val="none" w:sz="0" w:space="0" w:color="auto"/>
                    <w:bottom w:val="none" w:sz="0" w:space="0" w:color="auto"/>
                    <w:right w:val="none" w:sz="0" w:space="0" w:color="auto"/>
                  </w:divBdr>
                  <w:divsChild>
                    <w:div w:id="463741010">
                      <w:marLeft w:val="0"/>
                      <w:marRight w:val="0"/>
                      <w:marTop w:val="0"/>
                      <w:marBottom w:val="0"/>
                      <w:divBdr>
                        <w:top w:val="none" w:sz="0" w:space="0" w:color="auto"/>
                        <w:left w:val="none" w:sz="0" w:space="0" w:color="auto"/>
                        <w:bottom w:val="none" w:sz="0" w:space="0" w:color="auto"/>
                        <w:right w:val="none" w:sz="0" w:space="0" w:color="auto"/>
                      </w:divBdr>
                      <w:divsChild>
                        <w:div w:id="665521540">
                          <w:marLeft w:val="0"/>
                          <w:marRight w:val="0"/>
                          <w:marTop w:val="0"/>
                          <w:marBottom w:val="0"/>
                          <w:divBdr>
                            <w:top w:val="none" w:sz="0" w:space="0" w:color="auto"/>
                            <w:left w:val="none" w:sz="0" w:space="0" w:color="auto"/>
                            <w:bottom w:val="none" w:sz="0" w:space="0" w:color="auto"/>
                            <w:right w:val="none" w:sz="0" w:space="0" w:color="auto"/>
                          </w:divBdr>
                        </w:div>
                      </w:divsChild>
                    </w:div>
                    <w:div w:id="1611471208">
                      <w:marLeft w:val="0"/>
                      <w:marRight w:val="0"/>
                      <w:marTop w:val="0"/>
                      <w:marBottom w:val="0"/>
                      <w:divBdr>
                        <w:top w:val="none" w:sz="0" w:space="0" w:color="auto"/>
                        <w:left w:val="none" w:sz="0" w:space="0" w:color="auto"/>
                        <w:bottom w:val="none" w:sz="0" w:space="0" w:color="auto"/>
                        <w:right w:val="none" w:sz="0" w:space="0" w:color="auto"/>
                      </w:divBdr>
                      <w:divsChild>
                        <w:div w:id="20321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061408">
              <w:marLeft w:val="0"/>
              <w:marRight w:val="0"/>
              <w:marTop w:val="0"/>
              <w:marBottom w:val="0"/>
              <w:divBdr>
                <w:top w:val="none" w:sz="0" w:space="0" w:color="auto"/>
                <w:left w:val="none" w:sz="0" w:space="0" w:color="auto"/>
                <w:bottom w:val="none" w:sz="0" w:space="0" w:color="auto"/>
                <w:right w:val="none" w:sz="0" w:space="0" w:color="auto"/>
              </w:divBdr>
            </w:div>
          </w:divsChild>
        </w:div>
        <w:div w:id="1307976840">
          <w:marLeft w:val="0"/>
          <w:marRight w:val="0"/>
          <w:marTop w:val="0"/>
          <w:marBottom w:val="0"/>
          <w:divBdr>
            <w:top w:val="none" w:sz="0" w:space="0" w:color="auto"/>
            <w:left w:val="none" w:sz="0" w:space="0" w:color="auto"/>
            <w:bottom w:val="none" w:sz="0" w:space="0" w:color="auto"/>
            <w:right w:val="none" w:sz="0" w:space="0" w:color="auto"/>
          </w:divBdr>
          <w:divsChild>
            <w:div w:id="424156731">
              <w:marLeft w:val="0"/>
              <w:marRight w:val="0"/>
              <w:marTop w:val="0"/>
              <w:marBottom w:val="0"/>
              <w:divBdr>
                <w:top w:val="none" w:sz="0" w:space="0" w:color="auto"/>
                <w:left w:val="none" w:sz="0" w:space="0" w:color="auto"/>
                <w:bottom w:val="none" w:sz="0" w:space="0" w:color="auto"/>
                <w:right w:val="none" w:sz="0" w:space="0" w:color="auto"/>
              </w:divBdr>
            </w:div>
          </w:divsChild>
        </w:div>
        <w:div w:id="1387297874">
          <w:marLeft w:val="0"/>
          <w:marRight w:val="0"/>
          <w:marTop w:val="0"/>
          <w:marBottom w:val="0"/>
          <w:divBdr>
            <w:top w:val="none" w:sz="0" w:space="0" w:color="auto"/>
            <w:left w:val="none" w:sz="0" w:space="0" w:color="auto"/>
            <w:bottom w:val="none" w:sz="0" w:space="0" w:color="auto"/>
            <w:right w:val="none" w:sz="0" w:space="0" w:color="auto"/>
          </w:divBdr>
          <w:divsChild>
            <w:div w:id="549417747">
              <w:marLeft w:val="0"/>
              <w:marRight w:val="0"/>
              <w:marTop w:val="0"/>
              <w:marBottom w:val="0"/>
              <w:divBdr>
                <w:top w:val="none" w:sz="0" w:space="0" w:color="auto"/>
                <w:left w:val="none" w:sz="0" w:space="0" w:color="auto"/>
                <w:bottom w:val="none" w:sz="0" w:space="0" w:color="auto"/>
                <w:right w:val="none" w:sz="0" w:space="0" w:color="auto"/>
              </w:divBdr>
            </w:div>
          </w:divsChild>
        </w:div>
        <w:div w:id="1448155842">
          <w:marLeft w:val="0"/>
          <w:marRight w:val="0"/>
          <w:marTop w:val="0"/>
          <w:marBottom w:val="0"/>
          <w:divBdr>
            <w:top w:val="none" w:sz="0" w:space="0" w:color="auto"/>
            <w:left w:val="none" w:sz="0" w:space="0" w:color="auto"/>
            <w:bottom w:val="none" w:sz="0" w:space="0" w:color="auto"/>
            <w:right w:val="none" w:sz="0" w:space="0" w:color="auto"/>
          </w:divBdr>
          <w:divsChild>
            <w:div w:id="502625307">
              <w:marLeft w:val="0"/>
              <w:marRight w:val="0"/>
              <w:marTop w:val="0"/>
              <w:marBottom w:val="0"/>
              <w:divBdr>
                <w:top w:val="none" w:sz="0" w:space="0" w:color="auto"/>
                <w:left w:val="none" w:sz="0" w:space="0" w:color="auto"/>
                <w:bottom w:val="none" w:sz="0" w:space="0" w:color="auto"/>
                <w:right w:val="none" w:sz="0" w:space="0" w:color="auto"/>
              </w:divBdr>
            </w:div>
          </w:divsChild>
        </w:div>
        <w:div w:id="1912617168">
          <w:marLeft w:val="0"/>
          <w:marRight w:val="0"/>
          <w:marTop w:val="0"/>
          <w:marBottom w:val="0"/>
          <w:divBdr>
            <w:top w:val="none" w:sz="0" w:space="0" w:color="auto"/>
            <w:left w:val="none" w:sz="0" w:space="0" w:color="auto"/>
            <w:bottom w:val="none" w:sz="0" w:space="0" w:color="auto"/>
            <w:right w:val="none" w:sz="0" w:space="0" w:color="auto"/>
          </w:divBdr>
          <w:divsChild>
            <w:div w:id="729420420">
              <w:marLeft w:val="0"/>
              <w:marRight w:val="0"/>
              <w:marTop w:val="0"/>
              <w:marBottom w:val="0"/>
              <w:divBdr>
                <w:top w:val="none" w:sz="0" w:space="0" w:color="auto"/>
                <w:left w:val="none" w:sz="0" w:space="0" w:color="auto"/>
                <w:bottom w:val="none" w:sz="0" w:space="0" w:color="auto"/>
                <w:right w:val="none" w:sz="0" w:space="0" w:color="auto"/>
              </w:divBdr>
            </w:div>
            <w:div w:id="928541524">
              <w:marLeft w:val="0"/>
              <w:marRight w:val="0"/>
              <w:marTop w:val="0"/>
              <w:marBottom w:val="0"/>
              <w:divBdr>
                <w:top w:val="none" w:sz="0" w:space="0" w:color="auto"/>
                <w:left w:val="none" w:sz="0" w:space="0" w:color="auto"/>
                <w:bottom w:val="none" w:sz="0" w:space="0" w:color="auto"/>
                <w:right w:val="none" w:sz="0" w:space="0" w:color="auto"/>
              </w:divBdr>
              <w:divsChild>
                <w:div w:id="1695110959">
                  <w:marLeft w:val="0"/>
                  <w:marRight w:val="0"/>
                  <w:marTop w:val="30"/>
                  <w:marBottom w:val="30"/>
                  <w:divBdr>
                    <w:top w:val="none" w:sz="0" w:space="0" w:color="auto"/>
                    <w:left w:val="none" w:sz="0" w:space="0" w:color="auto"/>
                    <w:bottom w:val="none" w:sz="0" w:space="0" w:color="auto"/>
                    <w:right w:val="none" w:sz="0" w:space="0" w:color="auto"/>
                  </w:divBdr>
                  <w:divsChild>
                    <w:div w:id="137769145">
                      <w:marLeft w:val="0"/>
                      <w:marRight w:val="0"/>
                      <w:marTop w:val="0"/>
                      <w:marBottom w:val="0"/>
                      <w:divBdr>
                        <w:top w:val="none" w:sz="0" w:space="0" w:color="auto"/>
                        <w:left w:val="none" w:sz="0" w:space="0" w:color="auto"/>
                        <w:bottom w:val="none" w:sz="0" w:space="0" w:color="auto"/>
                        <w:right w:val="none" w:sz="0" w:space="0" w:color="auto"/>
                      </w:divBdr>
                      <w:divsChild>
                        <w:div w:id="1265067602">
                          <w:marLeft w:val="0"/>
                          <w:marRight w:val="0"/>
                          <w:marTop w:val="0"/>
                          <w:marBottom w:val="0"/>
                          <w:divBdr>
                            <w:top w:val="none" w:sz="0" w:space="0" w:color="auto"/>
                            <w:left w:val="none" w:sz="0" w:space="0" w:color="auto"/>
                            <w:bottom w:val="none" w:sz="0" w:space="0" w:color="auto"/>
                            <w:right w:val="none" w:sz="0" w:space="0" w:color="auto"/>
                          </w:divBdr>
                        </w:div>
                      </w:divsChild>
                    </w:div>
                    <w:div w:id="930746353">
                      <w:marLeft w:val="0"/>
                      <w:marRight w:val="0"/>
                      <w:marTop w:val="0"/>
                      <w:marBottom w:val="0"/>
                      <w:divBdr>
                        <w:top w:val="none" w:sz="0" w:space="0" w:color="auto"/>
                        <w:left w:val="none" w:sz="0" w:space="0" w:color="auto"/>
                        <w:bottom w:val="none" w:sz="0" w:space="0" w:color="auto"/>
                        <w:right w:val="none" w:sz="0" w:space="0" w:color="auto"/>
                      </w:divBdr>
                      <w:divsChild>
                        <w:div w:id="1990935625">
                          <w:marLeft w:val="0"/>
                          <w:marRight w:val="0"/>
                          <w:marTop w:val="0"/>
                          <w:marBottom w:val="0"/>
                          <w:divBdr>
                            <w:top w:val="none" w:sz="0" w:space="0" w:color="auto"/>
                            <w:left w:val="none" w:sz="0" w:space="0" w:color="auto"/>
                            <w:bottom w:val="none" w:sz="0" w:space="0" w:color="auto"/>
                            <w:right w:val="none" w:sz="0" w:space="0" w:color="auto"/>
                          </w:divBdr>
                        </w:div>
                      </w:divsChild>
                    </w:div>
                    <w:div w:id="1182010581">
                      <w:marLeft w:val="0"/>
                      <w:marRight w:val="0"/>
                      <w:marTop w:val="0"/>
                      <w:marBottom w:val="0"/>
                      <w:divBdr>
                        <w:top w:val="none" w:sz="0" w:space="0" w:color="auto"/>
                        <w:left w:val="none" w:sz="0" w:space="0" w:color="auto"/>
                        <w:bottom w:val="none" w:sz="0" w:space="0" w:color="auto"/>
                        <w:right w:val="none" w:sz="0" w:space="0" w:color="auto"/>
                      </w:divBdr>
                      <w:divsChild>
                        <w:div w:id="679283104">
                          <w:marLeft w:val="0"/>
                          <w:marRight w:val="0"/>
                          <w:marTop w:val="0"/>
                          <w:marBottom w:val="0"/>
                          <w:divBdr>
                            <w:top w:val="none" w:sz="0" w:space="0" w:color="auto"/>
                            <w:left w:val="none" w:sz="0" w:space="0" w:color="auto"/>
                            <w:bottom w:val="none" w:sz="0" w:space="0" w:color="auto"/>
                            <w:right w:val="none" w:sz="0" w:space="0" w:color="auto"/>
                          </w:divBdr>
                        </w:div>
                      </w:divsChild>
                    </w:div>
                    <w:div w:id="1469056057">
                      <w:marLeft w:val="0"/>
                      <w:marRight w:val="0"/>
                      <w:marTop w:val="0"/>
                      <w:marBottom w:val="0"/>
                      <w:divBdr>
                        <w:top w:val="none" w:sz="0" w:space="0" w:color="auto"/>
                        <w:left w:val="none" w:sz="0" w:space="0" w:color="auto"/>
                        <w:bottom w:val="none" w:sz="0" w:space="0" w:color="auto"/>
                        <w:right w:val="none" w:sz="0" w:space="0" w:color="auto"/>
                      </w:divBdr>
                      <w:divsChild>
                        <w:div w:id="2132943546">
                          <w:marLeft w:val="0"/>
                          <w:marRight w:val="0"/>
                          <w:marTop w:val="0"/>
                          <w:marBottom w:val="0"/>
                          <w:divBdr>
                            <w:top w:val="none" w:sz="0" w:space="0" w:color="auto"/>
                            <w:left w:val="none" w:sz="0" w:space="0" w:color="auto"/>
                            <w:bottom w:val="none" w:sz="0" w:space="0" w:color="auto"/>
                            <w:right w:val="none" w:sz="0" w:space="0" w:color="auto"/>
                          </w:divBdr>
                        </w:div>
                      </w:divsChild>
                    </w:div>
                    <w:div w:id="1498494499">
                      <w:marLeft w:val="0"/>
                      <w:marRight w:val="0"/>
                      <w:marTop w:val="0"/>
                      <w:marBottom w:val="0"/>
                      <w:divBdr>
                        <w:top w:val="none" w:sz="0" w:space="0" w:color="auto"/>
                        <w:left w:val="none" w:sz="0" w:space="0" w:color="auto"/>
                        <w:bottom w:val="none" w:sz="0" w:space="0" w:color="auto"/>
                        <w:right w:val="none" w:sz="0" w:space="0" w:color="auto"/>
                      </w:divBdr>
                      <w:divsChild>
                        <w:div w:id="1113129616">
                          <w:marLeft w:val="0"/>
                          <w:marRight w:val="0"/>
                          <w:marTop w:val="0"/>
                          <w:marBottom w:val="0"/>
                          <w:divBdr>
                            <w:top w:val="none" w:sz="0" w:space="0" w:color="auto"/>
                            <w:left w:val="none" w:sz="0" w:space="0" w:color="auto"/>
                            <w:bottom w:val="none" w:sz="0" w:space="0" w:color="auto"/>
                            <w:right w:val="none" w:sz="0" w:space="0" w:color="auto"/>
                          </w:divBdr>
                        </w:div>
                      </w:divsChild>
                    </w:div>
                    <w:div w:id="2063407937">
                      <w:marLeft w:val="0"/>
                      <w:marRight w:val="0"/>
                      <w:marTop w:val="0"/>
                      <w:marBottom w:val="0"/>
                      <w:divBdr>
                        <w:top w:val="none" w:sz="0" w:space="0" w:color="auto"/>
                        <w:left w:val="none" w:sz="0" w:space="0" w:color="auto"/>
                        <w:bottom w:val="none" w:sz="0" w:space="0" w:color="auto"/>
                        <w:right w:val="none" w:sz="0" w:space="0" w:color="auto"/>
                      </w:divBdr>
                      <w:divsChild>
                        <w:div w:id="21188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793972">
      <w:bodyDiv w:val="1"/>
      <w:marLeft w:val="0"/>
      <w:marRight w:val="0"/>
      <w:marTop w:val="0"/>
      <w:marBottom w:val="0"/>
      <w:divBdr>
        <w:top w:val="none" w:sz="0" w:space="0" w:color="auto"/>
        <w:left w:val="none" w:sz="0" w:space="0" w:color="auto"/>
        <w:bottom w:val="none" w:sz="0" w:space="0" w:color="auto"/>
        <w:right w:val="none" w:sz="0" w:space="0" w:color="auto"/>
      </w:divBdr>
      <w:divsChild>
        <w:div w:id="124541496">
          <w:marLeft w:val="0"/>
          <w:marRight w:val="0"/>
          <w:marTop w:val="0"/>
          <w:marBottom w:val="0"/>
          <w:divBdr>
            <w:top w:val="none" w:sz="0" w:space="0" w:color="auto"/>
            <w:left w:val="none" w:sz="0" w:space="0" w:color="auto"/>
            <w:bottom w:val="none" w:sz="0" w:space="0" w:color="auto"/>
            <w:right w:val="none" w:sz="0" w:space="0" w:color="auto"/>
          </w:divBdr>
          <w:divsChild>
            <w:div w:id="381246307">
              <w:marLeft w:val="0"/>
              <w:marRight w:val="0"/>
              <w:marTop w:val="0"/>
              <w:marBottom w:val="0"/>
              <w:divBdr>
                <w:top w:val="none" w:sz="0" w:space="0" w:color="auto"/>
                <w:left w:val="none" w:sz="0" w:space="0" w:color="auto"/>
                <w:bottom w:val="none" w:sz="0" w:space="0" w:color="auto"/>
                <w:right w:val="none" w:sz="0" w:space="0" w:color="auto"/>
              </w:divBdr>
            </w:div>
            <w:div w:id="1172183833">
              <w:marLeft w:val="0"/>
              <w:marRight w:val="0"/>
              <w:marTop w:val="0"/>
              <w:marBottom w:val="0"/>
              <w:divBdr>
                <w:top w:val="none" w:sz="0" w:space="0" w:color="auto"/>
                <w:left w:val="none" w:sz="0" w:space="0" w:color="auto"/>
                <w:bottom w:val="none" w:sz="0" w:space="0" w:color="auto"/>
                <w:right w:val="none" w:sz="0" w:space="0" w:color="auto"/>
              </w:divBdr>
              <w:divsChild>
                <w:div w:id="1752119065">
                  <w:marLeft w:val="0"/>
                  <w:marRight w:val="0"/>
                  <w:marTop w:val="30"/>
                  <w:marBottom w:val="30"/>
                  <w:divBdr>
                    <w:top w:val="none" w:sz="0" w:space="0" w:color="auto"/>
                    <w:left w:val="none" w:sz="0" w:space="0" w:color="auto"/>
                    <w:bottom w:val="none" w:sz="0" w:space="0" w:color="auto"/>
                    <w:right w:val="none" w:sz="0" w:space="0" w:color="auto"/>
                  </w:divBdr>
                  <w:divsChild>
                    <w:div w:id="585849890">
                      <w:marLeft w:val="0"/>
                      <w:marRight w:val="0"/>
                      <w:marTop w:val="0"/>
                      <w:marBottom w:val="0"/>
                      <w:divBdr>
                        <w:top w:val="none" w:sz="0" w:space="0" w:color="auto"/>
                        <w:left w:val="none" w:sz="0" w:space="0" w:color="auto"/>
                        <w:bottom w:val="none" w:sz="0" w:space="0" w:color="auto"/>
                        <w:right w:val="none" w:sz="0" w:space="0" w:color="auto"/>
                      </w:divBdr>
                      <w:divsChild>
                        <w:div w:id="1490705582">
                          <w:marLeft w:val="0"/>
                          <w:marRight w:val="0"/>
                          <w:marTop w:val="0"/>
                          <w:marBottom w:val="0"/>
                          <w:divBdr>
                            <w:top w:val="none" w:sz="0" w:space="0" w:color="auto"/>
                            <w:left w:val="none" w:sz="0" w:space="0" w:color="auto"/>
                            <w:bottom w:val="none" w:sz="0" w:space="0" w:color="auto"/>
                            <w:right w:val="none" w:sz="0" w:space="0" w:color="auto"/>
                          </w:divBdr>
                        </w:div>
                      </w:divsChild>
                    </w:div>
                    <w:div w:id="824661839">
                      <w:marLeft w:val="0"/>
                      <w:marRight w:val="0"/>
                      <w:marTop w:val="0"/>
                      <w:marBottom w:val="0"/>
                      <w:divBdr>
                        <w:top w:val="none" w:sz="0" w:space="0" w:color="auto"/>
                        <w:left w:val="none" w:sz="0" w:space="0" w:color="auto"/>
                        <w:bottom w:val="none" w:sz="0" w:space="0" w:color="auto"/>
                        <w:right w:val="none" w:sz="0" w:space="0" w:color="auto"/>
                      </w:divBdr>
                      <w:divsChild>
                        <w:div w:id="8715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853568">
          <w:marLeft w:val="0"/>
          <w:marRight w:val="0"/>
          <w:marTop w:val="0"/>
          <w:marBottom w:val="0"/>
          <w:divBdr>
            <w:top w:val="none" w:sz="0" w:space="0" w:color="auto"/>
            <w:left w:val="none" w:sz="0" w:space="0" w:color="auto"/>
            <w:bottom w:val="none" w:sz="0" w:space="0" w:color="auto"/>
            <w:right w:val="none" w:sz="0" w:space="0" w:color="auto"/>
          </w:divBdr>
          <w:divsChild>
            <w:div w:id="1338457700">
              <w:marLeft w:val="0"/>
              <w:marRight w:val="0"/>
              <w:marTop w:val="0"/>
              <w:marBottom w:val="0"/>
              <w:divBdr>
                <w:top w:val="none" w:sz="0" w:space="0" w:color="auto"/>
                <w:left w:val="none" w:sz="0" w:space="0" w:color="auto"/>
                <w:bottom w:val="none" w:sz="0" w:space="0" w:color="auto"/>
                <w:right w:val="none" w:sz="0" w:space="0" w:color="auto"/>
              </w:divBdr>
            </w:div>
          </w:divsChild>
        </w:div>
        <w:div w:id="757870924">
          <w:marLeft w:val="0"/>
          <w:marRight w:val="0"/>
          <w:marTop w:val="0"/>
          <w:marBottom w:val="0"/>
          <w:divBdr>
            <w:top w:val="none" w:sz="0" w:space="0" w:color="auto"/>
            <w:left w:val="none" w:sz="0" w:space="0" w:color="auto"/>
            <w:bottom w:val="none" w:sz="0" w:space="0" w:color="auto"/>
            <w:right w:val="none" w:sz="0" w:space="0" w:color="auto"/>
          </w:divBdr>
          <w:divsChild>
            <w:div w:id="826095237">
              <w:marLeft w:val="0"/>
              <w:marRight w:val="0"/>
              <w:marTop w:val="0"/>
              <w:marBottom w:val="0"/>
              <w:divBdr>
                <w:top w:val="none" w:sz="0" w:space="0" w:color="auto"/>
                <w:left w:val="none" w:sz="0" w:space="0" w:color="auto"/>
                <w:bottom w:val="none" w:sz="0" w:space="0" w:color="auto"/>
                <w:right w:val="none" w:sz="0" w:space="0" w:color="auto"/>
              </w:divBdr>
            </w:div>
          </w:divsChild>
        </w:div>
        <w:div w:id="813133959">
          <w:marLeft w:val="0"/>
          <w:marRight w:val="0"/>
          <w:marTop w:val="0"/>
          <w:marBottom w:val="0"/>
          <w:divBdr>
            <w:top w:val="none" w:sz="0" w:space="0" w:color="auto"/>
            <w:left w:val="none" w:sz="0" w:space="0" w:color="auto"/>
            <w:bottom w:val="none" w:sz="0" w:space="0" w:color="auto"/>
            <w:right w:val="none" w:sz="0" w:space="0" w:color="auto"/>
          </w:divBdr>
          <w:divsChild>
            <w:div w:id="217055800">
              <w:marLeft w:val="0"/>
              <w:marRight w:val="0"/>
              <w:marTop w:val="0"/>
              <w:marBottom w:val="0"/>
              <w:divBdr>
                <w:top w:val="none" w:sz="0" w:space="0" w:color="auto"/>
                <w:left w:val="none" w:sz="0" w:space="0" w:color="auto"/>
                <w:bottom w:val="none" w:sz="0" w:space="0" w:color="auto"/>
                <w:right w:val="none" w:sz="0" w:space="0" w:color="auto"/>
              </w:divBdr>
            </w:div>
          </w:divsChild>
        </w:div>
        <w:div w:id="983847805">
          <w:marLeft w:val="0"/>
          <w:marRight w:val="0"/>
          <w:marTop w:val="0"/>
          <w:marBottom w:val="0"/>
          <w:divBdr>
            <w:top w:val="none" w:sz="0" w:space="0" w:color="auto"/>
            <w:left w:val="none" w:sz="0" w:space="0" w:color="auto"/>
            <w:bottom w:val="none" w:sz="0" w:space="0" w:color="auto"/>
            <w:right w:val="none" w:sz="0" w:space="0" w:color="auto"/>
          </w:divBdr>
          <w:divsChild>
            <w:div w:id="428626618">
              <w:marLeft w:val="0"/>
              <w:marRight w:val="0"/>
              <w:marTop w:val="0"/>
              <w:marBottom w:val="0"/>
              <w:divBdr>
                <w:top w:val="none" w:sz="0" w:space="0" w:color="auto"/>
                <w:left w:val="none" w:sz="0" w:space="0" w:color="auto"/>
                <w:bottom w:val="none" w:sz="0" w:space="0" w:color="auto"/>
                <w:right w:val="none" w:sz="0" w:space="0" w:color="auto"/>
              </w:divBdr>
            </w:div>
          </w:divsChild>
        </w:div>
        <w:div w:id="1133795912">
          <w:marLeft w:val="0"/>
          <w:marRight w:val="0"/>
          <w:marTop w:val="0"/>
          <w:marBottom w:val="0"/>
          <w:divBdr>
            <w:top w:val="none" w:sz="0" w:space="0" w:color="auto"/>
            <w:left w:val="none" w:sz="0" w:space="0" w:color="auto"/>
            <w:bottom w:val="none" w:sz="0" w:space="0" w:color="auto"/>
            <w:right w:val="none" w:sz="0" w:space="0" w:color="auto"/>
          </w:divBdr>
          <w:divsChild>
            <w:div w:id="944267222">
              <w:marLeft w:val="0"/>
              <w:marRight w:val="0"/>
              <w:marTop w:val="0"/>
              <w:marBottom w:val="0"/>
              <w:divBdr>
                <w:top w:val="none" w:sz="0" w:space="0" w:color="auto"/>
                <w:left w:val="none" w:sz="0" w:space="0" w:color="auto"/>
                <w:bottom w:val="none" w:sz="0" w:space="0" w:color="auto"/>
                <w:right w:val="none" w:sz="0" w:space="0" w:color="auto"/>
              </w:divBdr>
            </w:div>
          </w:divsChild>
        </w:div>
        <w:div w:id="1191797435">
          <w:marLeft w:val="0"/>
          <w:marRight w:val="0"/>
          <w:marTop w:val="0"/>
          <w:marBottom w:val="0"/>
          <w:divBdr>
            <w:top w:val="none" w:sz="0" w:space="0" w:color="auto"/>
            <w:left w:val="none" w:sz="0" w:space="0" w:color="auto"/>
            <w:bottom w:val="none" w:sz="0" w:space="0" w:color="auto"/>
            <w:right w:val="none" w:sz="0" w:space="0" w:color="auto"/>
          </w:divBdr>
          <w:divsChild>
            <w:div w:id="512380492">
              <w:marLeft w:val="0"/>
              <w:marRight w:val="0"/>
              <w:marTop w:val="0"/>
              <w:marBottom w:val="0"/>
              <w:divBdr>
                <w:top w:val="none" w:sz="0" w:space="0" w:color="auto"/>
                <w:left w:val="none" w:sz="0" w:space="0" w:color="auto"/>
                <w:bottom w:val="none" w:sz="0" w:space="0" w:color="auto"/>
                <w:right w:val="none" w:sz="0" w:space="0" w:color="auto"/>
              </w:divBdr>
            </w:div>
          </w:divsChild>
        </w:div>
        <w:div w:id="1208688991">
          <w:marLeft w:val="0"/>
          <w:marRight w:val="0"/>
          <w:marTop w:val="0"/>
          <w:marBottom w:val="0"/>
          <w:divBdr>
            <w:top w:val="none" w:sz="0" w:space="0" w:color="auto"/>
            <w:left w:val="none" w:sz="0" w:space="0" w:color="auto"/>
            <w:bottom w:val="none" w:sz="0" w:space="0" w:color="auto"/>
            <w:right w:val="none" w:sz="0" w:space="0" w:color="auto"/>
          </w:divBdr>
          <w:divsChild>
            <w:div w:id="1096635656">
              <w:marLeft w:val="0"/>
              <w:marRight w:val="0"/>
              <w:marTop w:val="0"/>
              <w:marBottom w:val="0"/>
              <w:divBdr>
                <w:top w:val="none" w:sz="0" w:space="0" w:color="auto"/>
                <w:left w:val="none" w:sz="0" w:space="0" w:color="auto"/>
                <w:bottom w:val="none" w:sz="0" w:space="0" w:color="auto"/>
                <w:right w:val="none" w:sz="0" w:space="0" w:color="auto"/>
              </w:divBdr>
            </w:div>
          </w:divsChild>
        </w:div>
        <w:div w:id="1281644571">
          <w:marLeft w:val="0"/>
          <w:marRight w:val="0"/>
          <w:marTop w:val="0"/>
          <w:marBottom w:val="0"/>
          <w:divBdr>
            <w:top w:val="none" w:sz="0" w:space="0" w:color="auto"/>
            <w:left w:val="none" w:sz="0" w:space="0" w:color="auto"/>
            <w:bottom w:val="none" w:sz="0" w:space="0" w:color="auto"/>
            <w:right w:val="none" w:sz="0" w:space="0" w:color="auto"/>
          </w:divBdr>
          <w:divsChild>
            <w:div w:id="1980912998">
              <w:marLeft w:val="0"/>
              <w:marRight w:val="0"/>
              <w:marTop w:val="0"/>
              <w:marBottom w:val="0"/>
              <w:divBdr>
                <w:top w:val="none" w:sz="0" w:space="0" w:color="auto"/>
                <w:left w:val="none" w:sz="0" w:space="0" w:color="auto"/>
                <w:bottom w:val="none" w:sz="0" w:space="0" w:color="auto"/>
                <w:right w:val="none" w:sz="0" w:space="0" w:color="auto"/>
              </w:divBdr>
            </w:div>
          </w:divsChild>
        </w:div>
        <w:div w:id="2121562866">
          <w:marLeft w:val="0"/>
          <w:marRight w:val="0"/>
          <w:marTop w:val="0"/>
          <w:marBottom w:val="0"/>
          <w:divBdr>
            <w:top w:val="none" w:sz="0" w:space="0" w:color="auto"/>
            <w:left w:val="none" w:sz="0" w:space="0" w:color="auto"/>
            <w:bottom w:val="none" w:sz="0" w:space="0" w:color="auto"/>
            <w:right w:val="none" w:sz="0" w:space="0" w:color="auto"/>
          </w:divBdr>
          <w:divsChild>
            <w:div w:id="1432243999">
              <w:marLeft w:val="0"/>
              <w:marRight w:val="0"/>
              <w:marTop w:val="0"/>
              <w:marBottom w:val="0"/>
              <w:divBdr>
                <w:top w:val="none" w:sz="0" w:space="0" w:color="auto"/>
                <w:left w:val="none" w:sz="0" w:space="0" w:color="auto"/>
                <w:bottom w:val="none" w:sz="0" w:space="0" w:color="auto"/>
                <w:right w:val="none" w:sz="0" w:space="0" w:color="auto"/>
              </w:divBdr>
            </w:div>
            <w:div w:id="1446314456">
              <w:marLeft w:val="0"/>
              <w:marRight w:val="0"/>
              <w:marTop w:val="0"/>
              <w:marBottom w:val="0"/>
              <w:divBdr>
                <w:top w:val="none" w:sz="0" w:space="0" w:color="auto"/>
                <w:left w:val="none" w:sz="0" w:space="0" w:color="auto"/>
                <w:bottom w:val="none" w:sz="0" w:space="0" w:color="auto"/>
                <w:right w:val="none" w:sz="0" w:space="0" w:color="auto"/>
              </w:divBdr>
              <w:divsChild>
                <w:div w:id="1184127238">
                  <w:marLeft w:val="0"/>
                  <w:marRight w:val="0"/>
                  <w:marTop w:val="30"/>
                  <w:marBottom w:val="30"/>
                  <w:divBdr>
                    <w:top w:val="none" w:sz="0" w:space="0" w:color="auto"/>
                    <w:left w:val="none" w:sz="0" w:space="0" w:color="auto"/>
                    <w:bottom w:val="none" w:sz="0" w:space="0" w:color="auto"/>
                    <w:right w:val="none" w:sz="0" w:space="0" w:color="auto"/>
                  </w:divBdr>
                  <w:divsChild>
                    <w:div w:id="88045219">
                      <w:marLeft w:val="0"/>
                      <w:marRight w:val="0"/>
                      <w:marTop w:val="0"/>
                      <w:marBottom w:val="0"/>
                      <w:divBdr>
                        <w:top w:val="none" w:sz="0" w:space="0" w:color="auto"/>
                        <w:left w:val="none" w:sz="0" w:space="0" w:color="auto"/>
                        <w:bottom w:val="none" w:sz="0" w:space="0" w:color="auto"/>
                        <w:right w:val="none" w:sz="0" w:space="0" w:color="auto"/>
                      </w:divBdr>
                      <w:divsChild>
                        <w:div w:id="1188175314">
                          <w:marLeft w:val="0"/>
                          <w:marRight w:val="0"/>
                          <w:marTop w:val="0"/>
                          <w:marBottom w:val="0"/>
                          <w:divBdr>
                            <w:top w:val="none" w:sz="0" w:space="0" w:color="auto"/>
                            <w:left w:val="none" w:sz="0" w:space="0" w:color="auto"/>
                            <w:bottom w:val="none" w:sz="0" w:space="0" w:color="auto"/>
                            <w:right w:val="none" w:sz="0" w:space="0" w:color="auto"/>
                          </w:divBdr>
                        </w:div>
                      </w:divsChild>
                    </w:div>
                    <w:div w:id="703360573">
                      <w:marLeft w:val="0"/>
                      <w:marRight w:val="0"/>
                      <w:marTop w:val="0"/>
                      <w:marBottom w:val="0"/>
                      <w:divBdr>
                        <w:top w:val="none" w:sz="0" w:space="0" w:color="auto"/>
                        <w:left w:val="none" w:sz="0" w:space="0" w:color="auto"/>
                        <w:bottom w:val="none" w:sz="0" w:space="0" w:color="auto"/>
                        <w:right w:val="none" w:sz="0" w:space="0" w:color="auto"/>
                      </w:divBdr>
                      <w:divsChild>
                        <w:div w:id="1983345493">
                          <w:marLeft w:val="0"/>
                          <w:marRight w:val="0"/>
                          <w:marTop w:val="0"/>
                          <w:marBottom w:val="0"/>
                          <w:divBdr>
                            <w:top w:val="none" w:sz="0" w:space="0" w:color="auto"/>
                            <w:left w:val="none" w:sz="0" w:space="0" w:color="auto"/>
                            <w:bottom w:val="none" w:sz="0" w:space="0" w:color="auto"/>
                            <w:right w:val="none" w:sz="0" w:space="0" w:color="auto"/>
                          </w:divBdr>
                        </w:div>
                      </w:divsChild>
                    </w:div>
                    <w:div w:id="1196431266">
                      <w:marLeft w:val="0"/>
                      <w:marRight w:val="0"/>
                      <w:marTop w:val="0"/>
                      <w:marBottom w:val="0"/>
                      <w:divBdr>
                        <w:top w:val="none" w:sz="0" w:space="0" w:color="auto"/>
                        <w:left w:val="none" w:sz="0" w:space="0" w:color="auto"/>
                        <w:bottom w:val="none" w:sz="0" w:space="0" w:color="auto"/>
                        <w:right w:val="none" w:sz="0" w:space="0" w:color="auto"/>
                      </w:divBdr>
                      <w:divsChild>
                        <w:div w:id="1206059540">
                          <w:marLeft w:val="0"/>
                          <w:marRight w:val="0"/>
                          <w:marTop w:val="0"/>
                          <w:marBottom w:val="0"/>
                          <w:divBdr>
                            <w:top w:val="none" w:sz="0" w:space="0" w:color="auto"/>
                            <w:left w:val="none" w:sz="0" w:space="0" w:color="auto"/>
                            <w:bottom w:val="none" w:sz="0" w:space="0" w:color="auto"/>
                            <w:right w:val="none" w:sz="0" w:space="0" w:color="auto"/>
                          </w:divBdr>
                        </w:div>
                      </w:divsChild>
                    </w:div>
                    <w:div w:id="1450197445">
                      <w:marLeft w:val="0"/>
                      <w:marRight w:val="0"/>
                      <w:marTop w:val="0"/>
                      <w:marBottom w:val="0"/>
                      <w:divBdr>
                        <w:top w:val="none" w:sz="0" w:space="0" w:color="auto"/>
                        <w:left w:val="none" w:sz="0" w:space="0" w:color="auto"/>
                        <w:bottom w:val="none" w:sz="0" w:space="0" w:color="auto"/>
                        <w:right w:val="none" w:sz="0" w:space="0" w:color="auto"/>
                      </w:divBdr>
                      <w:divsChild>
                        <w:div w:id="1839081574">
                          <w:marLeft w:val="0"/>
                          <w:marRight w:val="0"/>
                          <w:marTop w:val="0"/>
                          <w:marBottom w:val="0"/>
                          <w:divBdr>
                            <w:top w:val="none" w:sz="0" w:space="0" w:color="auto"/>
                            <w:left w:val="none" w:sz="0" w:space="0" w:color="auto"/>
                            <w:bottom w:val="none" w:sz="0" w:space="0" w:color="auto"/>
                            <w:right w:val="none" w:sz="0" w:space="0" w:color="auto"/>
                          </w:divBdr>
                        </w:div>
                      </w:divsChild>
                    </w:div>
                    <w:div w:id="1467161897">
                      <w:marLeft w:val="0"/>
                      <w:marRight w:val="0"/>
                      <w:marTop w:val="0"/>
                      <w:marBottom w:val="0"/>
                      <w:divBdr>
                        <w:top w:val="none" w:sz="0" w:space="0" w:color="auto"/>
                        <w:left w:val="none" w:sz="0" w:space="0" w:color="auto"/>
                        <w:bottom w:val="none" w:sz="0" w:space="0" w:color="auto"/>
                        <w:right w:val="none" w:sz="0" w:space="0" w:color="auto"/>
                      </w:divBdr>
                      <w:divsChild>
                        <w:div w:id="1209495692">
                          <w:marLeft w:val="0"/>
                          <w:marRight w:val="0"/>
                          <w:marTop w:val="0"/>
                          <w:marBottom w:val="0"/>
                          <w:divBdr>
                            <w:top w:val="none" w:sz="0" w:space="0" w:color="auto"/>
                            <w:left w:val="none" w:sz="0" w:space="0" w:color="auto"/>
                            <w:bottom w:val="none" w:sz="0" w:space="0" w:color="auto"/>
                            <w:right w:val="none" w:sz="0" w:space="0" w:color="auto"/>
                          </w:divBdr>
                        </w:div>
                      </w:divsChild>
                    </w:div>
                    <w:div w:id="1519538425">
                      <w:marLeft w:val="0"/>
                      <w:marRight w:val="0"/>
                      <w:marTop w:val="0"/>
                      <w:marBottom w:val="0"/>
                      <w:divBdr>
                        <w:top w:val="none" w:sz="0" w:space="0" w:color="auto"/>
                        <w:left w:val="none" w:sz="0" w:space="0" w:color="auto"/>
                        <w:bottom w:val="none" w:sz="0" w:space="0" w:color="auto"/>
                        <w:right w:val="none" w:sz="0" w:space="0" w:color="auto"/>
                      </w:divBdr>
                      <w:divsChild>
                        <w:div w:id="84255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617566">
      <w:bodyDiv w:val="1"/>
      <w:marLeft w:val="0"/>
      <w:marRight w:val="0"/>
      <w:marTop w:val="0"/>
      <w:marBottom w:val="0"/>
      <w:divBdr>
        <w:top w:val="none" w:sz="0" w:space="0" w:color="auto"/>
        <w:left w:val="none" w:sz="0" w:space="0" w:color="auto"/>
        <w:bottom w:val="none" w:sz="0" w:space="0" w:color="auto"/>
        <w:right w:val="none" w:sz="0" w:space="0" w:color="auto"/>
      </w:divBdr>
      <w:divsChild>
        <w:div w:id="67577162">
          <w:marLeft w:val="0"/>
          <w:marRight w:val="0"/>
          <w:marTop w:val="0"/>
          <w:marBottom w:val="0"/>
          <w:divBdr>
            <w:top w:val="none" w:sz="0" w:space="0" w:color="auto"/>
            <w:left w:val="none" w:sz="0" w:space="0" w:color="auto"/>
            <w:bottom w:val="none" w:sz="0" w:space="0" w:color="auto"/>
            <w:right w:val="none" w:sz="0" w:space="0" w:color="auto"/>
          </w:divBdr>
        </w:div>
        <w:div w:id="181551099">
          <w:marLeft w:val="0"/>
          <w:marRight w:val="0"/>
          <w:marTop w:val="0"/>
          <w:marBottom w:val="0"/>
          <w:divBdr>
            <w:top w:val="none" w:sz="0" w:space="0" w:color="auto"/>
            <w:left w:val="none" w:sz="0" w:space="0" w:color="auto"/>
            <w:bottom w:val="none" w:sz="0" w:space="0" w:color="auto"/>
            <w:right w:val="none" w:sz="0" w:space="0" w:color="auto"/>
          </w:divBdr>
        </w:div>
        <w:div w:id="1941402986">
          <w:marLeft w:val="0"/>
          <w:marRight w:val="0"/>
          <w:marTop w:val="0"/>
          <w:marBottom w:val="0"/>
          <w:divBdr>
            <w:top w:val="none" w:sz="0" w:space="0" w:color="auto"/>
            <w:left w:val="none" w:sz="0" w:space="0" w:color="auto"/>
            <w:bottom w:val="none" w:sz="0" w:space="0" w:color="auto"/>
            <w:right w:val="none" w:sz="0" w:space="0" w:color="auto"/>
          </w:divBdr>
          <w:divsChild>
            <w:div w:id="19838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8501">
      <w:bodyDiv w:val="1"/>
      <w:marLeft w:val="0"/>
      <w:marRight w:val="0"/>
      <w:marTop w:val="0"/>
      <w:marBottom w:val="0"/>
      <w:divBdr>
        <w:top w:val="none" w:sz="0" w:space="0" w:color="auto"/>
        <w:left w:val="none" w:sz="0" w:space="0" w:color="auto"/>
        <w:bottom w:val="none" w:sz="0" w:space="0" w:color="auto"/>
        <w:right w:val="none" w:sz="0" w:space="0" w:color="auto"/>
      </w:divBdr>
      <w:divsChild>
        <w:div w:id="208957411">
          <w:marLeft w:val="0"/>
          <w:marRight w:val="0"/>
          <w:marTop w:val="0"/>
          <w:marBottom w:val="0"/>
          <w:divBdr>
            <w:top w:val="none" w:sz="0" w:space="0" w:color="auto"/>
            <w:left w:val="none" w:sz="0" w:space="0" w:color="auto"/>
            <w:bottom w:val="none" w:sz="0" w:space="0" w:color="auto"/>
            <w:right w:val="none" w:sz="0" w:space="0" w:color="auto"/>
          </w:divBdr>
          <w:divsChild>
            <w:div w:id="853106638">
              <w:marLeft w:val="0"/>
              <w:marRight w:val="0"/>
              <w:marTop w:val="0"/>
              <w:marBottom w:val="0"/>
              <w:divBdr>
                <w:top w:val="none" w:sz="0" w:space="0" w:color="auto"/>
                <w:left w:val="none" w:sz="0" w:space="0" w:color="auto"/>
                <w:bottom w:val="none" w:sz="0" w:space="0" w:color="auto"/>
                <w:right w:val="none" w:sz="0" w:space="0" w:color="auto"/>
              </w:divBdr>
            </w:div>
          </w:divsChild>
        </w:div>
        <w:div w:id="231937656">
          <w:marLeft w:val="0"/>
          <w:marRight w:val="0"/>
          <w:marTop w:val="0"/>
          <w:marBottom w:val="0"/>
          <w:divBdr>
            <w:top w:val="none" w:sz="0" w:space="0" w:color="auto"/>
            <w:left w:val="none" w:sz="0" w:space="0" w:color="auto"/>
            <w:bottom w:val="none" w:sz="0" w:space="0" w:color="auto"/>
            <w:right w:val="none" w:sz="0" w:space="0" w:color="auto"/>
          </w:divBdr>
          <w:divsChild>
            <w:div w:id="749156440">
              <w:marLeft w:val="0"/>
              <w:marRight w:val="0"/>
              <w:marTop w:val="0"/>
              <w:marBottom w:val="0"/>
              <w:divBdr>
                <w:top w:val="none" w:sz="0" w:space="0" w:color="auto"/>
                <w:left w:val="none" w:sz="0" w:space="0" w:color="auto"/>
                <w:bottom w:val="none" w:sz="0" w:space="0" w:color="auto"/>
                <w:right w:val="none" w:sz="0" w:space="0" w:color="auto"/>
              </w:divBdr>
            </w:div>
            <w:div w:id="935018808">
              <w:marLeft w:val="0"/>
              <w:marRight w:val="0"/>
              <w:marTop w:val="0"/>
              <w:marBottom w:val="0"/>
              <w:divBdr>
                <w:top w:val="none" w:sz="0" w:space="0" w:color="auto"/>
                <w:left w:val="none" w:sz="0" w:space="0" w:color="auto"/>
                <w:bottom w:val="none" w:sz="0" w:space="0" w:color="auto"/>
                <w:right w:val="none" w:sz="0" w:space="0" w:color="auto"/>
              </w:divBdr>
              <w:divsChild>
                <w:div w:id="181481026">
                  <w:marLeft w:val="0"/>
                  <w:marRight w:val="0"/>
                  <w:marTop w:val="30"/>
                  <w:marBottom w:val="30"/>
                  <w:divBdr>
                    <w:top w:val="none" w:sz="0" w:space="0" w:color="auto"/>
                    <w:left w:val="none" w:sz="0" w:space="0" w:color="auto"/>
                    <w:bottom w:val="none" w:sz="0" w:space="0" w:color="auto"/>
                    <w:right w:val="none" w:sz="0" w:space="0" w:color="auto"/>
                  </w:divBdr>
                  <w:divsChild>
                    <w:div w:id="202328167">
                      <w:marLeft w:val="0"/>
                      <w:marRight w:val="0"/>
                      <w:marTop w:val="0"/>
                      <w:marBottom w:val="0"/>
                      <w:divBdr>
                        <w:top w:val="none" w:sz="0" w:space="0" w:color="auto"/>
                        <w:left w:val="none" w:sz="0" w:space="0" w:color="auto"/>
                        <w:bottom w:val="none" w:sz="0" w:space="0" w:color="auto"/>
                        <w:right w:val="none" w:sz="0" w:space="0" w:color="auto"/>
                      </w:divBdr>
                      <w:divsChild>
                        <w:div w:id="1278566500">
                          <w:marLeft w:val="0"/>
                          <w:marRight w:val="0"/>
                          <w:marTop w:val="0"/>
                          <w:marBottom w:val="0"/>
                          <w:divBdr>
                            <w:top w:val="none" w:sz="0" w:space="0" w:color="auto"/>
                            <w:left w:val="none" w:sz="0" w:space="0" w:color="auto"/>
                            <w:bottom w:val="none" w:sz="0" w:space="0" w:color="auto"/>
                            <w:right w:val="none" w:sz="0" w:space="0" w:color="auto"/>
                          </w:divBdr>
                        </w:div>
                      </w:divsChild>
                    </w:div>
                    <w:div w:id="971327125">
                      <w:marLeft w:val="0"/>
                      <w:marRight w:val="0"/>
                      <w:marTop w:val="0"/>
                      <w:marBottom w:val="0"/>
                      <w:divBdr>
                        <w:top w:val="none" w:sz="0" w:space="0" w:color="auto"/>
                        <w:left w:val="none" w:sz="0" w:space="0" w:color="auto"/>
                        <w:bottom w:val="none" w:sz="0" w:space="0" w:color="auto"/>
                        <w:right w:val="none" w:sz="0" w:space="0" w:color="auto"/>
                      </w:divBdr>
                      <w:divsChild>
                        <w:div w:id="1126310375">
                          <w:marLeft w:val="0"/>
                          <w:marRight w:val="0"/>
                          <w:marTop w:val="0"/>
                          <w:marBottom w:val="0"/>
                          <w:divBdr>
                            <w:top w:val="none" w:sz="0" w:space="0" w:color="auto"/>
                            <w:left w:val="none" w:sz="0" w:space="0" w:color="auto"/>
                            <w:bottom w:val="none" w:sz="0" w:space="0" w:color="auto"/>
                            <w:right w:val="none" w:sz="0" w:space="0" w:color="auto"/>
                          </w:divBdr>
                        </w:div>
                      </w:divsChild>
                    </w:div>
                    <w:div w:id="1165432425">
                      <w:marLeft w:val="0"/>
                      <w:marRight w:val="0"/>
                      <w:marTop w:val="0"/>
                      <w:marBottom w:val="0"/>
                      <w:divBdr>
                        <w:top w:val="none" w:sz="0" w:space="0" w:color="auto"/>
                        <w:left w:val="none" w:sz="0" w:space="0" w:color="auto"/>
                        <w:bottom w:val="none" w:sz="0" w:space="0" w:color="auto"/>
                        <w:right w:val="none" w:sz="0" w:space="0" w:color="auto"/>
                      </w:divBdr>
                      <w:divsChild>
                        <w:div w:id="2086149227">
                          <w:marLeft w:val="0"/>
                          <w:marRight w:val="0"/>
                          <w:marTop w:val="0"/>
                          <w:marBottom w:val="0"/>
                          <w:divBdr>
                            <w:top w:val="none" w:sz="0" w:space="0" w:color="auto"/>
                            <w:left w:val="none" w:sz="0" w:space="0" w:color="auto"/>
                            <w:bottom w:val="none" w:sz="0" w:space="0" w:color="auto"/>
                            <w:right w:val="none" w:sz="0" w:space="0" w:color="auto"/>
                          </w:divBdr>
                        </w:div>
                      </w:divsChild>
                    </w:div>
                    <w:div w:id="1190030954">
                      <w:marLeft w:val="0"/>
                      <w:marRight w:val="0"/>
                      <w:marTop w:val="0"/>
                      <w:marBottom w:val="0"/>
                      <w:divBdr>
                        <w:top w:val="none" w:sz="0" w:space="0" w:color="auto"/>
                        <w:left w:val="none" w:sz="0" w:space="0" w:color="auto"/>
                        <w:bottom w:val="none" w:sz="0" w:space="0" w:color="auto"/>
                        <w:right w:val="none" w:sz="0" w:space="0" w:color="auto"/>
                      </w:divBdr>
                      <w:divsChild>
                        <w:div w:id="935669578">
                          <w:marLeft w:val="0"/>
                          <w:marRight w:val="0"/>
                          <w:marTop w:val="0"/>
                          <w:marBottom w:val="0"/>
                          <w:divBdr>
                            <w:top w:val="none" w:sz="0" w:space="0" w:color="auto"/>
                            <w:left w:val="none" w:sz="0" w:space="0" w:color="auto"/>
                            <w:bottom w:val="none" w:sz="0" w:space="0" w:color="auto"/>
                            <w:right w:val="none" w:sz="0" w:space="0" w:color="auto"/>
                          </w:divBdr>
                        </w:div>
                      </w:divsChild>
                    </w:div>
                    <w:div w:id="1531339021">
                      <w:marLeft w:val="0"/>
                      <w:marRight w:val="0"/>
                      <w:marTop w:val="0"/>
                      <w:marBottom w:val="0"/>
                      <w:divBdr>
                        <w:top w:val="none" w:sz="0" w:space="0" w:color="auto"/>
                        <w:left w:val="none" w:sz="0" w:space="0" w:color="auto"/>
                        <w:bottom w:val="none" w:sz="0" w:space="0" w:color="auto"/>
                        <w:right w:val="none" w:sz="0" w:space="0" w:color="auto"/>
                      </w:divBdr>
                      <w:divsChild>
                        <w:div w:id="1387028696">
                          <w:marLeft w:val="0"/>
                          <w:marRight w:val="0"/>
                          <w:marTop w:val="0"/>
                          <w:marBottom w:val="0"/>
                          <w:divBdr>
                            <w:top w:val="none" w:sz="0" w:space="0" w:color="auto"/>
                            <w:left w:val="none" w:sz="0" w:space="0" w:color="auto"/>
                            <w:bottom w:val="none" w:sz="0" w:space="0" w:color="auto"/>
                            <w:right w:val="none" w:sz="0" w:space="0" w:color="auto"/>
                          </w:divBdr>
                        </w:div>
                      </w:divsChild>
                    </w:div>
                    <w:div w:id="1943537346">
                      <w:marLeft w:val="0"/>
                      <w:marRight w:val="0"/>
                      <w:marTop w:val="0"/>
                      <w:marBottom w:val="0"/>
                      <w:divBdr>
                        <w:top w:val="none" w:sz="0" w:space="0" w:color="auto"/>
                        <w:left w:val="none" w:sz="0" w:space="0" w:color="auto"/>
                        <w:bottom w:val="none" w:sz="0" w:space="0" w:color="auto"/>
                        <w:right w:val="none" w:sz="0" w:space="0" w:color="auto"/>
                      </w:divBdr>
                      <w:divsChild>
                        <w:div w:id="7319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059479">
          <w:marLeft w:val="0"/>
          <w:marRight w:val="0"/>
          <w:marTop w:val="0"/>
          <w:marBottom w:val="0"/>
          <w:divBdr>
            <w:top w:val="none" w:sz="0" w:space="0" w:color="auto"/>
            <w:left w:val="none" w:sz="0" w:space="0" w:color="auto"/>
            <w:bottom w:val="none" w:sz="0" w:space="0" w:color="auto"/>
            <w:right w:val="none" w:sz="0" w:space="0" w:color="auto"/>
          </w:divBdr>
          <w:divsChild>
            <w:div w:id="107819864">
              <w:marLeft w:val="0"/>
              <w:marRight w:val="0"/>
              <w:marTop w:val="0"/>
              <w:marBottom w:val="0"/>
              <w:divBdr>
                <w:top w:val="none" w:sz="0" w:space="0" w:color="auto"/>
                <w:left w:val="none" w:sz="0" w:space="0" w:color="auto"/>
                <w:bottom w:val="none" w:sz="0" w:space="0" w:color="auto"/>
                <w:right w:val="none" w:sz="0" w:space="0" w:color="auto"/>
              </w:divBdr>
            </w:div>
          </w:divsChild>
        </w:div>
        <w:div w:id="1023046376">
          <w:marLeft w:val="0"/>
          <w:marRight w:val="0"/>
          <w:marTop w:val="0"/>
          <w:marBottom w:val="0"/>
          <w:divBdr>
            <w:top w:val="none" w:sz="0" w:space="0" w:color="auto"/>
            <w:left w:val="none" w:sz="0" w:space="0" w:color="auto"/>
            <w:bottom w:val="none" w:sz="0" w:space="0" w:color="auto"/>
            <w:right w:val="none" w:sz="0" w:space="0" w:color="auto"/>
          </w:divBdr>
          <w:divsChild>
            <w:div w:id="142043795">
              <w:marLeft w:val="0"/>
              <w:marRight w:val="0"/>
              <w:marTop w:val="0"/>
              <w:marBottom w:val="0"/>
              <w:divBdr>
                <w:top w:val="none" w:sz="0" w:space="0" w:color="auto"/>
                <w:left w:val="none" w:sz="0" w:space="0" w:color="auto"/>
                <w:bottom w:val="none" w:sz="0" w:space="0" w:color="auto"/>
                <w:right w:val="none" w:sz="0" w:space="0" w:color="auto"/>
              </w:divBdr>
            </w:div>
          </w:divsChild>
        </w:div>
        <w:div w:id="1100830114">
          <w:marLeft w:val="0"/>
          <w:marRight w:val="0"/>
          <w:marTop w:val="0"/>
          <w:marBottom w:val="0"/>
          <w:divBdr>
            <w:top w:val="none" w:sz="0" w:space="0" w:color="auto"/>
            <w:left w:val="none" w:sz="0" w:space="0" w:color="auto"/>
            <w:bottom w:val="none" w:sz="0" w:space="0" w:color="auto"/>
            <w:right w:val="none" w:sz="0" w:space="0" w:color="auto"/>
          </w:divBdr>
          <w:divsChild>
            <w:div w:id="1633243550">
              <w:marLeft w:val="0"/>
              <w:marRight w:val="0"/>
              <w:marTop w:val="0"/>
              <w:marBottom w:val="0"/>
              <w:divBdr>
                <w:top w:val="none" w:sz="0" w:space="0" w:color="auto"/>
                <w:left w:val="none" w:sz="0" w:space="0" w:color="auto"/>
                <w:bottom w:val="none" w:sz="0" w:space="0" w:color="auto"/>
                <w:right w:val="none" w:sz="0" w:space="0" w:color="auto"/>
              </w:divBdr>
            </w:div>
          </w:divsChild>
        </w:div>
        <w:div w:id="1250306431">
          <w:marLeft w:val="0"/>
          <w:marRight w:val="0"/>
          <w:marTop w:val="0"/>
          <w:marBottom w:val="0"/>
          <w:divBdr>
            <w:top w:val="none" w:sz="0" w:space="0" w:color="auto"/>
            <w:left w:val="none" w:sz="0" w:space="0" w:color="auto"/>
            <w:bottom w:val="none" w:sz="0" w:space="0" w:color="auto"/>
            <w:right w:val="none" w:sz="0" w:space="0" w:color="auto"/>
          </w:divBdr>
          <w:divsChild>
            <w:div w:id="258299432">
              <w:marLeft w:val="0"/>
              <w:marRight w:val="0"/>
              <w:marTop w:val="0"/>
              <w:marBottom w:val="0"/>
              <w:divBdr>
                <w:top w:val="none" w:sz="0" w:space="0" w:color="auto"/>
                <w:left w:val="none" w:sz="0" w:space="0" w:color="auto"/>
                <w:bottom w:val="none" w:sz="0" w:space="0" w:color="auto"/>
                <w:right w:val="none" w:sz="0" w:space="0" w:color="auto"/>
              </w:divBdr>
              <w:divsChild>
                <w:div w:id="1314676296">
                  <w:marLeft w:val="0"/>
                  <w:marRight w:val="0"/>
                  <w:marTop w:val="30"/>
                  <w:marBottom w:val="30"/>
                  <w:divBdr>
                    <w:top w:val="none" w:sz="0" w:space="0" w:color="auto"/>
                    <w:left w:val="none" w:sz="0" w:space="0" w:color="auto"/>
                    <w:bottom w:val="none" w:sz="0" w:space="0" w:color="auto"/>
                    <w:right w:val="none" w:sz="0" w:space="0" w:color="auto"/>
                  </w:divBdr>
                  <w:divsChild>
                    <w:div w:id="462238928">
                      <w:marLeft w:val="0"/>
                      <w:marRight w:val="0"/>
                      <w:marTop w:val="0"/>
                      <w:marBottom w:val="0"/>
                      <w:divBdr>
                        <w:top w:val="none" w:sz="0" w:space="0" w:color="auto"/>
                        <w:left w:val="none" w:sz="0" w:space="0" w:color="auto"/>
                        <w:bottom w:val="none" w:sz="0" w:space="0" w:color="auto"/>
                        <w:right w:val="none" w:sz="0" w:space="0" w:color="auto"/>
                      </w:divBdr>
                      <w:divsChild>
                        <w:div w:id="1517962">
                          <w:marLeft w:val="0"/>
                          <w:marRight w:val="0"/>
                          <w:marTop w:val="0"/>
                          <w:marBottom w:val="0"/>
                          <w:divBdr>
                            <w:top w:val="none" w:sz="0" w:space="0" w:color="auto"/>
                            <w:left w:val="none" w:sz="0" w:space="0" w:color="auto"/>
                            <w:bottom w:val="none" w:sz="0" w:space="0" w:color="auto"/>
                            <w:right w:val="none" w:sz="0" w:space="0" w:color="auto"/>
                          </w:divBdr>
                        </w:div>
                      </w:divsChild>
                    </w:div>
                    <w:div w:id="919561346">
                      <w:marLeft w:val="0"/>
                      <w:marRight w:val="0"/>
                      <w:marTop w:val="0"/>
                      <w:marBottom w:val="0"/>
                      <w:divBdr>
                        <w:top w:val="none" w:sz="0" w:space="0" w:color="auto"/>
                        <w:left w:val="none" w:sz="0" w:space="0" w:color="auto"/>
                        <w:bottom w:val="none" w:sz="0" w:space="0" w:color="auto"/>
                        <w:right w:val="none" w:sz="0" w:space="0" w:color="auto"/>
                      </w:divBdr>
                      <w:divsChild>
                        <w:div w:id="200195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526544">
              <w:marLeft w:val="0"/>
              <w:marRight w:val="0"/>
              <w:marTop w:val="0"/>
              <w:marBottom w:val="0"/>
              <w:divBdr>
                <w:top w:val="none" w:sz="0" w:space="0" w:color="auto"/>
                <w:left w:val="none" w:sz="0" w:space="0" w:color="auto"/>
                <w:bottom w:val="none" w:sz="0" w:space="0" w:color="auto"/>
                <w:right w:val="none" w:sz="0" w:space="0" w:color="auto"/>
              </w:divBdr>
            </w:div>
          </w:divsChild>
        </w:div>
        <w:div w:id="1297683442">
          <w:marLeft w:val="0"/>
          <w:marRight w:val="0"/>
          <w:marTop w:val="0"/>
          <w:marBottom w:val="0"/>
          <w:divBdr>
            <w:top w:val="none" w:sz="0" w:space="0" w:color="auto"/>
            <w:left w:val="none" w:sz="0" w:space="0" w:color="auto"/>
            <w:bottom w:val="none" w:sz="0" w:space="0" w:color="auto"/>
            <w:right w:val="none" w:sz="0" w:space="0" w:color="auto"/>
          </w:divBdr>
          <w:divsChild>
            <w:div w:id="1788770972">
              <w:marLeft w:val="0"/>
              <w:marRight w:val="0"/>
              <w:marTop w:val="0"/>
              <w:marBottom w:val="0"/>
              <w:divBdr>
                <w:top w:val="none" w:sz="0" w:space="0" w:color="auto"/>
                <w:left w:val="none" w:sz="0" w:space="0" w:color="auto"/>
                <w:bottom w:val="none" w:sz="0" w:space="0" w:color="auto"/>
                <w:right w:val="none" w:sz="0" w:space="0" w:color="auto"/>
              </w:divBdr>
            </w:div>
          </w:divsChild>
        </w:div>
        <w:div w:id="1356464310">
          <w:marLeft w:val="0"/>
          <w:marRight w:val="0"/>
          <w:marTop w:val="0"/>
          <w:marBottom w:val="0"/>
          <w:divBdr>
            <w:top w:val="none" w:sz="0" w:space="0" w:color="auto"/>
            <w:left w:val="none" w:sz="0" w:space="0" w:color="auto"/>
            <w:bottom w:val="none" w:sz="0" w:space="0" w:color="auto"/>
            <w:right w:val="none" w:sz="0" w:space="0" w:color="auto"/>
          </w:divBdr>
          <w:divsChild>
            <w:div w:id="1427459039">
              <w:marLeft w:val="0"/>
              <w:marRight w:val="0"/>
              <w:marTop w:val="0"/>
              <w:marBottom w:val="0"/>
              <w:divBdr>
                <w:top w:val="none" w:sz="0" w:space="0" w:color="auto"/>
                <w:left w:val="none" w:sz="0" w:space="0" w:color="auto"/>
                <w:bottom w:val="none" w:sz="0" w:space="0" w:color="auto"/>
                <w:right w:val="none" w:sz="0" w:space="0" w:color="auto"/>
              </w:divBdr>
            </w:div>
          </w:divsChild>
        </w:div>
        <w:div w:id="1400593268">
          <w:marLeft w:val="0"/>
          <w:marRight w:val="0"/>
          <w:marTop w:val="0"/>
          <w:marBottom w:val="0"/>
          <w:divBdr>
            <w:top w:val="none" w:sz="0" w:space="0" w:color="auto"/>
            <w:left w:val="none" w:sz="0" w:space="0" w:color="auto"/>
            <w:bottom w:val="none" w:sz="0" w:space="0" w:color="auto"/>
            <w:right w:val="none" w:sz="0" w:space="0" w:color="auto"/>
          </w:divBdr>
          <w:divsChild>
            <w:div w:id="1484390439">
              <w:marLeft w:val="0"/>
              <w:marRight w:val="0"/>
              <w:marTop w:val="0"/>
              <w:marBottom w:val="0"/>
              <w:divBdr>
                <w:top w:val="none" w:sz="0" w:space="0" w:color="auto"/>
                <w:left w:val="none" w:sz="0" w:space="0" w:color="auto"/>
                <w:bottom w:val="none" w:sz="0" w:space="0" w:color="auto"/>
                <w:right w:val="none" w:sz="0" w:space="0" w:color="auto"/>
              </w:divBdr>
            </w:div>
          </w:divsChild>
        </w:div>
        <w:div w:id="2060780235">
          <w:marLeft w:val="0"/>
          <w:marRight w:val="0"/>
          <w:marTop w:val="0"/>
          <w:marBottom w:val="0"/>
          <w:divBdr>
            <w:top w:val="none" w:sz="0" w:space="0" w:color="auto"/>
            <w:left w:val="none" w:sz="0" w:space="0" w:color="auto"/>
            <w:bottom w:val="none" w:sz="0" w:space="0" w:color="auto"/>
            <w:right w:val="none" w:sz="0" w:space="0" w:color="auto"/>
          </w:divBdr>
          <w:divsChild>
            <w:div w:id="167445974">
              <w:marLeft w:val="0"/>
              <w:marRight w:val="0"/>
              <w:marTop w:val="0"/>
              <w:marBottom w:val="0"/>
              <w:divBdr>
                <w:top w:val="none" w:sz="0" w:space="0" w:color="auto"/>
                <w:left w:val="none" w:sz="0" w:space="0" w:color="auto"/>
                <w:bottom w:val="none" w:sz="0" w:space="0" w:color="auto"/>
                <w:right w:val="none" w:sz="0" w:space="0" w:color="auto"/>
              </w:divBdr>
            </w:div>
            <w:div w:id="721101243">
              <w:marLeft w:val="0"/>
              <w:marRight w:val="0"/>
              <w:marTop w:val="0"/>
              <w:marBottom w:val="0"/>
              <w:divBdr>
                <w:top w:val="none" w:sz="0" w:space="0" w:color="auto"/>
                <w:left w:val="none" w:sz="0" w:space="0" w:color="auto"/>
                <w:bottom w:val="none" w:sz="0" w:space="0" w:color="auto"/>
                <w:right w:val="none" w:sz="0" w:space="0" w:color="auto"/>
              </w:divBdr>
              <w:divsChild>
                <w:div w:id="766851828">
                  <w:marLeft w:val="0"/>
                  <w:marRight w:val="0"/>
                  <w:marTop w:val="30"/>
                  <w:marBottom w:val="30"/>
                  <w:divBdr>
                    <w:top w:val="none" w:sz="0" w:space="0" w:color="auto"/>
                    <w:left w:val="none" w:sz="0" w:space="0" w:color="auto"/>
                    <w:bottom w:val="none" w:sz="0" w:space="0" w:color="auto"/>
                    <w:right w:val="none" w:sz="0" w:space="0" w:color="auto"/>
                  </w:divBdr>
                  <w:divsChild>
                    <w:div w:id="218127704">
                      <w:marLeft w:val="0"/>
                      <w:marRight w:val="0"/>
                      <w:marTop w:val="0"/>
                      <w:marBottom w:val="0"/>
                      <w:divBdr>
                        <w:top w:val="none" w:sz="0" w:space="0" w:color="auto"/>
                        <w:left w:val="none" w:sz="0" w:space="0" w:color="auto"/>
                        <w:bottom w:val="none" w:sz="0" w:space="0" w:color="auto"/>
                        <w:right w:val="none" w:sz="0" w:space="0" w:color="auto"/>
                      </w:divBdr>
                      <w:divsChild>
                        <w:div w:id="1114639331">
                          <w:marLeft w:val="0"/>
                          <w:marRight w:val="0"/>
                          <w:marTop w:val="0"/>
                          <w:marBottom w:val="0"/>
                          <w:divBdr>
                            <w:top w:val="none" w:sz="0" w:space="0" w:color="auto"/>
                            <w:left w:val="none" w:sz="0" w:space="0" w:color="auto"/>
                            <w:bottom w:val="none" w:sz="0" w:space="0" w:color="auto"/>
                            <w:right w:val="none" w:sz="0" w:space="0" w:color="auto"/>
                          </w:divBdr>
                        </w:div>
                      </w:divsChild>
                    </w:div>
                    <w:div w:id="314339678">
                      <w:marLeft w:val="0"/>
                      <w:marRight w:val="0"/>
                      <w:marTop w:val="0"/>
                      <w:marBottom w:val="0"/>
                      <w:divBdr>
                        <w:top w:val="none" w:sz="0" w:space="0" w:color="auto"/>
                        <w:left w:val="none" w:sz="0" w:space="0" w:color="auto"/>
                        <w:bottom w:val="none" w:sz="0" w:space="0" w:color="auto"/>
                        <w:right w:val="none" w:sz="0" w:space="0" w:color="auto"/>
                      </w:divBdr>
                      <w:divsChild>
                        <w:div w:id="292567655">
                          <w:marLeft w:val="0"/>
                          <w:marRight w:val="0"/>
                          <w:marTop w:val="0"/>
                          <w:marBottom w:val="0"/>
                          <w:divBdr>
                            <w:top w:val="none" w:sz="0" w:space="0" w:color="auto"/>
                            <w:left w:val="none" w:sz="0" w:space="0" w:color="auto"/>
                            <w:bottom w:val="none" w:sz="0" w:space="0" w:color="auto"/>
                            <w:right w:val="none" w:sz="0" w:space="0" w:color="auto"/>
                          </w:divBdr>
                        </w:div>
                      </w:divsChild>
                    </w:div>
                    <w:div w:id="560487094">
                      <w:marLeft w:val="0"/>
                      <w:marRight w:val="0"/>
                      <w:marTop w:val="0"/>
                      <w:marBottom w:val="0"/>
                      <w:divBdr>
                        <w:top w:val="none" w:sz="0" w:space="0" w:color="auto"/>
                        <w:left w:val="none" w:sz="0" w:space="0" w:color="auto"/>
                        <w:bottom w:val="none" w:sz="0" w:space="0" w:color="auto"/>
                        <w:right w:val="none" w:sz="0" w:space="0" w:color="auto"/>
                      </w:divBdr>
                      <w:divsChild>
                        <w:div w:id="1234582026">
                          <w:marLeft w:val="0"/>
                          <w:marRight w:val="0"/>
                          <w:marTop w:val="0"/>
                          <w:marBottom w:val="0"/>
                          <w:divBdr>
                            <w:top w:val="none" w:sz="0" w:space="0" w:color="auto"/>
                            <w:left w:val="none" w:sz="0" w:space="0" w:color="auto"/>
                            <w:bottom w:val="none" w:sz="0" w:space="0" w:color="auto"/>
                            <w:right w:val="none" w:sz="0" w:space="0" w:color="auto"/>
                          </w:divBdr>
                        </w:div>
                      </w:divsChild>
                    </w:div>
                    <w:div w:id="1141384840">
                      <w:marLeft w:val="0"/>
                      <w:marRight w:val="0"/>
                      <w:marTop w:val="0"/>
                      <w:marBottom w:val="0"/>
                      <w:divBdr>
                        <w:top w:val="none" w:sz="0" w:space="0" w:color="auto"/>
                        <w:left w:val="none" w:sz="0" w:space="0" w:color="auto"/>
                        <w:bottom w:val="none" w:sz="0" w:space="0" w:color="auto"/>
                        <w:right w:val="none" w:sz="0" w:space="0" w:color="auto"/>
                      </w:divBdr>
                      <w:divsChild>
                        <w:div w:id="1189952661">
                          <w:marLeft w:val="0"/>
                          <w:marRight w:val="0"/>
                          <w:marTop w:val="0"/>
                          <w:marBottom w:val="0"/>
                          <w:divBdr>
                            <w:top w:val="none" w:sz="0" w:space="0" w:color="auto"/>
                            <w:left w:val="none" w:sz="0" w:space="0" w:color="auto"/>
                            <w:bottom w:val="none" w:sz="0" w:space="0" w:color="auto"/>
                            <w:right w:val="none" w:sz="0" w:space="0" w:color="auto"/>
                          </w:divBdr>
                        </w:div>
                      </w:divsChild>
                    </w:div>
                    <w:div w:id="1158883238">
                      <w:marLeft w:val="0"/>
                      <w:marRight w:val="0"/>
                      <w:marTop w:val="0"/>
                      <w:marBottom w:val="0"/>
                      <w:divBdr>
                        <w:top w:val="none" w:sz="0" w:space="0" w:color="auto"/>
                        <w:left w:val="none" w:sz="0" w:space="0" w:color="auto"/>
                        <w:bottom w:val="none" w:sz="0" w:space="0" w:color="auto"/>
                        <w:right w:val="none" w:sz="0" w:space="0" w:color="auto"/>
                      </w:divBdr>
                      <w:divsChild>
                        <w:div w:id="1000936685">
                          <w:marLeft w:val="0"/>
                          <w:marRight w:val="0"/>
                          <w:marTop w:val="0"/>
                          <w:marBottom w:val="0"/>
                          <w:divBdr>
                            <w:top w:val="none" w:sz="0" w:space="0" w:color="auto"/>
                            <w:left w:val="none" w:sz="0" w:space="0" w:color="auto"/>
                            <w:bottom w:val="none" w:sz="0" w:space="0" w:color="auto"/>
                            <w:right w:val="none" w:sz="0" w:space="0" w:color="auto"/>
                          </w:divBdr>
                        </w:div>
                        <w:div w:id="1326858176">
                          <w:marLeft w:val="0"/>
                          <w:marRight w:val="0"/>
                          <w:marTop w:val="0"/>
                          <w:marBottom w:val="0"/>
                          <w:divBdr>
                            <w:top w:val="none" w:sz="0" w:space="0" w:color="auto"/>
                            <w:left w:val="none" w:sz="0" w:space="0" w:color="auto"/>
                            <w:bottom w:val="none" w:sz="0" w:space="0" w:color="auto"/>
                            <w:right w:val="none" w:sz="0" w:space="0" w:color="auto"/>
                          </w:divBdr>
                          <w:divsChild>
                            <w:div w:id="153841974">
                              <w:marLeft w:val="0"/>
                              <w:marRight w:val="0"/>
                              <w:marTop w:val="30"/>
                              <w:marBottom w:val="30"/>
                              <w:divBdr>
                                <w:top w:val="none" w:sz="0" w:space="0" w:color="auto"/>
                                <w:left w:val="none" w:sz="0" w:space="0" w:color="auto"/>
                                <w:bottom w:val="none" w:sz="0" w:space="0" w:color="auto"/>
                                <w:right w:val="none" w:sz="0" w:space="0" w:color="auto"/>
                              </w:divBdr>
                              <w:divsChild>
                                <w:div w:id="82073622">
                                  <w:marLeft w:val="0"/>
                                  <w:marRight w:val="0"/>
                                  <w:marTop w:val="0"/>
                                  <w:marBottom w:val="0"/>
                                  <w:divBdr>
                                    <w:top w:val="none" w:sz="0" w:space="0" w:color="auto"/>
                                    <w:left w:val="none" w:sz="0" w:space="0" w:color="auto"/>
                                    <w:bottom w:val="none" w:sz="0" w:space="0" w:color="auto"/>
                                    <w:right w:val="none" w:sz="0" w:space="0" w:color="auto"/>
                                  </w:divBdr>
                                  <w:divsChild>
                                    <w:div w:id="1240753679">
                                      <w:marLeft w:val="0"/>
                                      <w:marRight w:val="0"/>
                                      <w:marTop w:val="0"/>
                                      <w:marBottom w:val="0"/>
                                      <w:divBdr>
                                        <w:top w:val="none" w:sz="0" w:space="0" w:color="auto"/>
                                        <w:left w:val="none" w:sz="0" w:space="0" w:color="auto"/>
                                        <w:bottom w:val="none" w:sz="0" w:space="0" w:color="auto"/>
                                        <w:right w:val="none" w:sz="0" w:space="0" w:color="auto"/>
                                      </w:divBdr>
                                    </w:div>
                                  </w:divsChild>
                                </w:div>
                                <w:div w:id="1934194907">
                                  <w:marLeft w:val="0"/>
                                  <w:marRight w:val="0"/>
                                  <w:marTop w:val="0"/>
                                  <w:marBottom w:val="0"/>
                                  <w:divBdr>
                                    <w:top w:val="none" w:sz="0" w:space="0" w:color="auto"/>
                                    <w:left w:val="none" w:sz="0" w:space="0" w:color="auto"/>
                                    <w:bottom w:val="none" w:sz="0" w:space="0" w:color="auto"/>
                                    <w:right w:val="none" w:sz="0" w:space="0" w:color="auto"/>
                                  </w:divBdr>
                                  <w:divsChild>
                                    <w:div w:id="18164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21711">
                      <w:marLeft w:val="0"/>
                      <w:marRight w:val="0"/>
                      <w:marTop w:val="0"/>
                      <w:marBottom w:val="0"/>
                      <w:divBdr>
                        <w:top w:val="none" w:sz="0" w:space="0" w:color="auto"/>
                        <w:left w:val="none" w:sz="0" w:space="0" w:color="auto"/>
                        <w:bottom w:val="none" w:sz="0" w:space="0" w:color="auto"/>
                        <w:right w:val="none" w:sz="0" w:space="0" w:color="auto"/>
                      </w:divBdr>
                      <w:divsChild>
                        <w:div w:id="629676960">
                          <w:marLeft w:val="0"/>
                          <w:marRight w:val="0"/>
                          <w:marTop w:val="0"/>
                          <w:marBottom w:val="0"/>
                          <w:divBdr>
                            <w:top w:val="none" w:sz="0" w:space="0" w:color="auto"/>
                            <w:left w:val="none" w:sz="0" w:space="0" w:color="auto"/>
                            <w:bottom w:val="none" w:sz="0" w:space="0" w:color="auto"/>
                            <w:right w:val="none" w:sz="0" w:space="0" w:color="auto"/>
                          </w:divBdr>
                        </w:div>
                      </w:divsChild>
                    </w:div>
                    <w:div w:id="1460025456">
                      <w:marLeft w:val="0"/>
                      <w:marRight w:val="0"/>
                      <w:marTop w:val="0"/>
                      <w:marBottom w:val="0"/>
                      <w:divBdr>
                        <w:top w:val="none" w:sz="0" w:space="0" w:color="auto"/>
                        <w:left w:val="none" w:sz="0" w:space="0" w:color="auto"/>
                        <w:bottom w:val="none" w:sz="0" w:space="0" w:color="auto"/>
                        <w:right w:val="none" w:sz="0" w:space="0" w:color="auto"/>
                      </w:divBdr>
                      <w:divsChild>
                        <w:div w:id="43066786">
                          <w:marLeft w:val="0"/>
                          <w:marRight w:val="0"/>
                          <w:marTop w:val="0"/>
                          <w:marBottom w:val="0"/>
                          <w:divBdr>
                            <w:top w:val="none" w:sz="0" w:space="0" w:color="auto"/>
                            <w:left w:val="none" w:sz="0" w:space="0" w:color="auto"/>
                            <w:bottom w:val="none" w:sz="0" w:space="0" w:color="auto"/>
                            <w:right w:val="none" w:sz="0" w:space="0" w:color="auto"/>
                          </w:divBdr>
                          <w:divsChild>
                            <w:div w:id="1847011471">
                              <w:marLeft w:val="0"/>
                              <w:marRight w:val="0"/>
                              <w:marTop w:val="30"/>
                              <w:marBottom w:val="30"/>
                              <w:divBdr>
                                <w:top w:val="none" w:sz="0" w:space="0" w:color="auto"/>
                                <w:left w:val="none" w:sz="0" w:space="0" w:color="auto"/>
                                <w:bottom w:val="none" w:sz="0" w:space="0" w:color="auto"/>
                                <w:right w:val="none" w:sz="0" w:space="0" w:color="auto"/>
                              </w:divBdr>
                              <w:divsChild>
                                <w:div w:id="626398224">
                                  <w:marLeft w:val="0"/>
                                  <w:marRight w:val="0"/>
                                  <w:marTop w:val="0"/>
                                  <w:marBottom w:val="0"/>
                                  <w:divBdr>
                                    <w:top w:val="none" w:sz="0" w:space="0" w:color="auto"/>
                                    <w:left w:val="none" w:sz="0" w:space="0" w:color="auto"/>
                                    <w:bottom w:val="none" w:sz="0" w:space="0" w:color="auto"/>
                                    <w:right w:val="none" w:sz="0" w:space="0" w:color="auto"/>
                                  </w:divBdr>
                                  <w:divsChild>
                                    <w:div w:id="513492110">
                                      <w:marLeft w:val="0"/>
                                      <w:marRight w:val="0"/>
                                      <w:marTop w:val="0"/>
                                      <w:marBottom w:val="0"/>
                                      <w:divBdr>
                                        <w:top w:val="none" w:sz="0" w:space="0" w:color="auto"/>
                                        <w:left w:val="none" w:sz="0" w:space="0" w:color="auto"/>
                                        <w:bottom w:val="none" w:sz="0" w:space="0" w:color="auto"/>
                                        <w:right w:val="none" w:sz="0" w:space="0" w:color="auto"/>
                                      </w:divBdr>
                                    </w:div>
                                  </w:divsChild>
                                </w:div>
                                <w:div w:id="792402586">
                                  <w:marLeft w:val="0"/>
                                  <w:marRight w:val="0"/>
                                  <w:marTop w:val="0"/>
                                  <w:marBottom w:val="0"/>
                                  <w:divBdr>
                                    <w:top w:val="none" w:sz="0" w:space="0" w:color="auto"/>
                                    <w:left w:val="none" w:sz="0" w:space="0" w:color="auto"/>
                                    <w:bottom w:val="none" w:sz="0" w:space="0" w:color="auto"/>
                                    <w:right w:val="none" w:sz="0" w:space="0" w:color="auto"/>
                                  </w:divBdr>
                                  <w:divsChild>
                                    <w:div w:id="65248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83020">
                          <w:marLeft w:val="0"/>
                          <w:marRight w:val="0"/>
                          <w:marTop w:val="0"/>
                          <w:marBottom w:val="0"/>
                          <w:divBdr>
                            <w:top w:val="none" w:sz="0" w:space="0" w:color="auto"/>
                            <w:left w:val="none" w:sz="0" w:space="0" w:color="auto"/>
                            <w:bottom w:val="none" w:sz="0" w:space="0" w:color="auto"/>
                            <w:right w:val="none" w:sz="0" w:space="0" w:color="auto"/>
                          </w:divBdr>
                        </w:div>
                      </w:divsChild>
                    </w:div>
                    <w:div w:id="1565606894">
                      <w:marLeft w:val="0"/>
                      <w:marRight w:val="0"/>
                      <w:marTop w:val="0"/>
                      <w:marBottom w:val="0"/>
                      <w:divBdr>
                        <w:top w:val="none" w:sz="0" w:space="0" w:color="auto"/>
                        <w:left w:val="none" w:sz="0" w:space="0" w:color="auto"/>
                        <w:bottom w:val="none" w:sz="0" w:space="0" w:color="auto"/>
                        <w:right w:val="none" w:sz="0" w:space="0" w:color="auto"/>
                      </w:divBdr>
                      <w:divsChild>
                        <w:div w:id="234779745">
                          <w:marLeft w:val="0"/>
                          <w:marRight w:val="0"/>
                          <w:marTop w:val="0"/>
                          <w:marBottom w:val="0"/>
                          <w:divBdr>
                            <w:top w:val="none" w:sz="0" w:space="0" w:color="auto"/>
                            <w:left w:val="none" w:sz="0" w:space="0" w:color="auto"/>
                            <w:bottom w:val="none" w:sz="0" w:space="0" w:color="auto"/>
                            <w:right w:val="none" w:sz="0" w:space="0" w:color="auto"/>
                          </w:divBdr>
                        </w:div>
                      </w:divsChild>
                    </w:div>
                    <w:div w:id="1697269346">
                      <w:marLeft w:val="0"/>
                      <w:marRight w:val="0"/>
                      <w:marTop w:val="0"/>
                      <w:marBottom w:val="0"/>
                      <w:divBdr>
                        <w:top w:val="none" w:sz="0" w:space="0" w:color="auto"/>
                        <w:left w:val="none" w:sz="0" w:space="0" w:color="auto"/>
                        <w:bottom w:val="none" w:sz="0" w:space="0" w:color="auto"/>
                        <w:right w:val="none" w:sz="0" w:space="0" w:color="auto"/>
                      </w:divBdr>
                      <w:divsChild>
                        <w:div w:id="2683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006443">
      <w:bodyDiv w:val="1"/>
      <w:marLeft w:val="0"/>
      <w:marRight w:val="0"/>
      <w:marTop w:val="0"/>
      <w:marBottom w:val="0"/>
      <w:divBdr>
        <w:top w:val="none" w:sz="0" w:space="0" w:color="auto"/>
        <w:left w:val="none" w:sz="0" w:space="0" w:color="auto"/>
        <w:bottom w:val="none" w:sz="0" w:space="0" w:color="auto"/>
        <w:right w:val="none" w:sz="0" w:space="0" w:color="auto"/>
      </w:divBdr>
      <w:divsChild>
        <w:div w:id="16351048">
          <w:marLeft w:val="0"/>
          <w:marRight w:val="0"/>
          <w:marTop w:val="0"/>
          <w:marBottom w:val="0"/>
          <w:divBdr>
            <w:top w:val="none" w:sz="0" w:space="0" w:color="auto"/>
            <w:left w:val="none" w:sz="0" w:space="0" w:color="auto"/>
            <w:bottom w:val="none" w:sz="0" w:space="0" w:color="auto"/>
            <w:right w:val="none" w:sz="0" w:space="0" w:color="auto"/>
          </w:divBdr>
          <w:divsChild>
            <w:div w:id="1124737196">
              <w:marLeft w:val="0"/>
              <w:marRight w:val="0"/>
              <w:marTop w:val="0"/>
              <w:marBottom w:val="0"/>
              <w:divBdr>
                <w:top w:val="none" w:sz="0" w:space="0" w:color="auto"/>
                <w:left w:val="none" w:sz="0" w:space="0" w:color="auto"/>
                <w:bottom w:val="none" w:sz="0" w:space="0" w:color="auto"/>
                <w:right w:val="none" w:sz="0" w:space="0" w:color="auto"/>
              </w:divBdr>
            </w:div>
          </w:divsChild>
        </w:div>
        <w:div w:id="155612474">
          <w:marLeft w:val="0"/>
          <w:marRight w:val="0"/>
          <w:marTop w:val="0"/>
          <w:marBottom w:val="0"/>
          <w:divBdr>
            <w:top w:val="none" w:sz="0" w:space="0" w:color="auto"/>
            <w:left w:val="none" w:sz="0" w:space="0" w:color="auto"/>
            <w:bottom w:val="none" w:sz="0" w:space="0" w:color="auto"/>
            <w:right w:val="none" w:sz="0" w:space="0" w:color="auto"/>
          </w:divBdr>
          <w:divsChild>
            <w:div w:id="1272203409">
              <w:marLeft w:val="0"/>
              <w:marRight w:val="0"/>
              <w:marTop w:val="0"/>
              <w:marBottom w:val="0"/>
              <w:divBdr>
                <w:top w:val="none" w:sz="0" w:space="0" w:color="auto"/>
                <w:left w:val="none" w:sz="0" w:space="0" w:color="auto"/>
                <w:bottom w:val="none" w:sz="0" w:space="0" w:color="auto"/>
                <w:right w:val="none" w:sz="0" w:space="0" w:color="auto"/>
              </w:divBdr>
            </w:div>
          </w:divsChild>
        </w:div>
        <w:div w:id="209079814">
          <w:marLeft w:val="0"/>
          <w:marRight w:val="0"/>
          <w:marTop w:val="0"/>
          <w:marBottom w:val="0"/>
          <w:divBdr>
            <w:top w:val="none" w:sz="0" w:space="0" w:color="auto"/>
            <w:left w:val="none" w:sz="0" w:space="0" w:color="auto"/>
            <w:bottom w:val="none" w:sz="0" w:space="0" w:color="auto"/>
            <w:right w:val="none" w:sz="0" w:space="0" w:color="auto"/>
          </w:divBdr>
          <w:divsChild>
            <w:div w:id="309215053">
              <w:marLeft w:val="0"/>
              <w:marRight w:val="0"/>
              <w:marTop w:val="0"/>
              <w:marBottom w:val="0"/>
              <w:divBdr>
                <w:top w:val="none" w:sz="0" w:space="0" w:color="auto"/>
                <w:left w:val="none" w:sz="0" w:space="0" w:color="auto"/>
                <w:bottom w:val="none" w:sz="0" w:space="0" w:color="auto"/>
                <w:right w:val="none" w:sz="0" w:space="0" w:color="auto"/>
              </w:divBdr>
            </w:div>
          </w:divsChild>
        </w:div>
        <w:div w:id="326712775">
          <w:marLeft w:val="0"/>
          <w:marRight w:val="0"/>
          <w:marTop w:val="0"/>
          <w:marBottom w:val="0"/>
          <w:divBdr>
            <w:top w:val="none" w:sz="0" w:space="0" w:color="auto"/>
            <w:left w:val="none" w:sz="0" w:space="0" w:color="auto"/>
            <w:bottom w:val="none" w:sz="0" w:space="0" w:color="auto"/>
            <w:right w:val="none" w:sz="0" w:space="0" w:color="auto"/>
          </w:divBdr>
          <w:divsChild>
            <w:div w:id="187301947">
              <w:marLeft w:val="0"/>
              <w:marRight w:val="0"/>
              <w:marTop w:val="0"/>
              <w:marBottom w:val="0"/>
              <w:divBdr>
                <w:top w:val="none" w:sz="0" w:space="0" w:color="auto"/>
                <w:left w:val="none" w:sz="0" w:space="0" w:color="auto"/>
                <w:bottom w:val="none" w:sz="0" w:space="0" w:color="auto"/>
                <w:right w:val="none" w:sz="0" w:space="0" w:color="auto"/>
              </w:divBdr>
              <w:divsChild>
                <w:div w:id="1558971499">
                  <w:marLeft w:val="0"/>
                  <w:marRight w:val="0"/>
                  <w:marTop w:val="30"/>
                  <w:marBottom w:val="30"/>
                  <w:divBdr>
                    <w:top w:val="none" w:sz="0" w:space="0" w:color="auto"/>
                    <w:left w:val="none" w:sz="0" w:space="0" w:color="auto"/>
                    <w:bottom w:val="none" w:sz="0" w:space="0" w:color="auto"/>
                    <w:right w:val="none" w:sz="0" w:space="0" w:color="auto"/>
                  </w:divBdr>
                  <w:divsChild>
                    <w:div w:id="50349952">
                      <w:marLeft w:val="0"/>
                      <w:marRight w:val="0"/>
                      <w:marTop w:val="0"/>
                      <w:marBottom w:val="0"/>
                      <w:divBdr>
                        <w:top w:val="none" w:sz="0" w:space="0" w:color="auto"/>
                        <w:left w:val="none" w:sz="0" w:space="0" w:color="auto"/>
                        <w:bottom w:val="none" w:sz="0" w:space="0" w:color="auto"/>
                        <w:right w:val="none" w:sz="0" w:space="0" w:color="auto"/>
                      </w:divBdr>
                      <w:divsChild>
                        <w:div w:id="1882861605">
                          <w:marLeft w:val="0"/>
                          <w:marRight w:val="0"/>
                          <w:marTop w:val="0"/>
                          <w:marBottom w:val="0"/>
                          <w:divBdr>
                            <w:top w:val="none" w:sz="0" w:space="0" w:color="auto"/>
                            <w:left w:val="none" w:sz="0" w:space="0" w:color="auto"/>
                            <w:bottom w:val="none" w:sz="0" w:space="0" w:color="auto"/>
                            <w:right w:val="none" w:sz="0" w:space="0" w:color="auto"/>
                          </w:divBdr>
                        </w:div>
                      </w:divsChild>
                    </w:div>
                    <w:div w:id="1697729454">
                      <w:marLeft w:val="0"/>
                      <w:marRight w:val="0"/>
                      <w:marTop w:val="0"/>
                      <w:marBottom w:val="0"/>
                      <w:divBdr>
                        <w:top w:val="none" w:sz="0" w:space="0" w:color="auto"/>
                        <w:left w:val="none" w:sz="0" w:space="0" w:color="auto"/>
                        <w:bottom w:val="none" w:sz="0" w:space="0" w:color="auto"/>
                        <w:right w:val="none" w:sz="0" w:space="0" w:color="auto"/>
                      </w:divBdr>
                      <w:divsChild>
                        <w:div w:id="187820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594098">
              <w:marLeft w:val="0"/>
              <w:marRight w:val="0"/>
              <w:marTop w:val="0"/>
              <w:marBottom w:val="0"/>
              <w:divBdr>
                <w:top w:val="none" w:sz="0" w:space="0" w:color="auto"/>
                <w:left w:val="none" w:sz="0" w:space="0" w:color="auto"/>
                <w:bottom w:val="none" w:sz="0" w:space="0" w:color="auto"/>
                <w:right w:val="none" w:sz="0" w:space="0" w:color="auto"/>
              </w:divBdr>
            </w:div>
          </w:divsChild>
        </w:div>
        <w:div w:id="566649806">
          <w:marLeft w:val="0"/>
          <w:marRight w:val="0"/>
          <w:marTop w:val="0"/>
          <w:marBottom w:val="0"/>
          <w:divBdr>
            <w:top w:val="none" w:sz="0" w:space="0" w:color="auto"/>
            <w:left w:val="none" w:sz="0" w:space="0" w:color="auto"/>
            <w:bottom w:val="none" w:sz="0" w:space="0" w:color="auto"/>
            <w:right w:val="none" w:sz="0" w:space="0" w:color="auto"/>
          </w:divBdr>
          <w:divsChild>
            <w:div w:id="360521271">
              <w:marLeft w:val="0"/>
              <w:marRight w:val="0"/>
              <w:marTop w:val="0"/>
              <w:marBottom w:val="0"/>
              <w:divBdr>
                <w:top w:val="none" w:sz="0" w:space="0" w:color="auto"/>
                <w:left w:val="none" w:sz="0" w:space="0" w:color="auto"/>
                <w:bottom w:val="none" w:sz="0" w:space="0" w:color="auto"/>
                <w:right w:val="none" w:sz="0" w:space="0" w:color="auto"/>
              </w:divBdr>
            </w:div>
          </w:divsChild>
        </w:div>
        <w:div w:id="820774707">
          <w:marLeft w:val="0"/>
          <w:marRight w:val="0"/>
          <w:marTop w:val="0"/>
          <w:marBottom w:val="0"/>
          <w:divBdr>
            <w:top w:val="none" w:sz="0" w:space="0" w:color="auto"/>
            <w:left w:val="none" w:sz="0" w:space="0" w:color="auto"/>
            <w:bottom w:val="none" w:sz="0" w:space="0" w:color="auto"/>
            <w:right w:val="none" w:sz="0" w:space="0" w:color="auto"/>
          </w:divBdr>
          <w:divsChild>
            <w:div w:id="413672705">
              <w:marLeft w:val="0"/>
              <w:marRight w:val="0"/>
              <w:marTop w:val="0"/>
              <w:marBottom w:val="0"/>
              <w:divBdr>
                <w:top w:val="none" w:sz="0" w:space="0" w:color="auto"/>
                <w:left w:val="none" w:sz="0" w:space="0" w:color="auto"/>
                <w:bottom w:val="none" w:sz="0" w:space="0" w:color="auto"/>
                <w:right w:val="none" w:sz="0" w:space="0" w:color="auto"/>
              </w:divBdr>
              <w:divsChild>
                <w:div w:id="709108212">
                  <w:marLeft w:val="0"/>
                  <w:marRight w:val="0"/>
                  <w:marTop w:val="30"/>
                  <w:marBottom w:val="30"/>
                  <w:divBdr>
                    <w:top w:val="none" w:sz="0" w:space="0" w:color="auto"/>
                    <w:left w:val="none" w:sz="0" w:space="0" w:color="auto"/>
                    <w:bottom w:val="none" w:sz="0" w:space="0" w:color="auto"/>
                    <w:right w:val="none" w:sz="0" w:space="0" w:color="auto"/>
                  </w:divBdr>
                  <w:divsChild>
                    <w:div w:id="811601572">
                      <w:marLeft w:val="0"/>
                      <w:marRight w:val="0"/>
                      <w:marTop w:val="0"/>
                      <w:marBottom w:val="0"/>
                      <w:divBdr>
                        <w:top w:val="none" w:sz="0" w:space="0" w:color="auto"/>
                        <w:left w:val="none" w:sz="0" w:space="0" w:color="auto"/>
                        <w:bottom w:val="none" w:sz="0" w:space="0" w:color="auto"/>
                        <w:right w:val="none" w:sz="0" w:space="0" w:color="auto"/>
                      </w:divBdr>
                      <w:divsChild>
                        <w:div w:id="42489079">
                          <w:marLeft w:val="0"/>
                          <w:marRight w:val="0"/>
                          <w:marTop w:val="0"/>
                          <w:marBottom w:val="0"/>
                          <w:divBdr>
                            <w:top w:val="none" w:sz="0" w:space="0" w:color="auto"/>
                            <w:left w:val="none" w:sz="0" w:space="0" w:color="auto"/>
                            <w:bottom w:val="none" w:sz="0" w:space="0" w:color="auto"/>
                            <w:right w:val="none" w:sz="0" w:space="0" w:color="auto"/>
                          </w:divBdr>
                        </w:div>
                      </w:divsChild>
                    </w:div>
                    <w:div w:id="844975917">
                      <w:marLeft w:val="0"/>
                      <w:marRight w:val="0"/>
                      <w:marTop w:val="0"/>
                      <w:marBottom w:val="0"/>
                      <w:divBdr>
                        <w:top w:val="none" w:sz="0" w:space="0" w:color="auto"/>
                        <w:left w:val="none" w:sz="0" w:space="0" w:color="auto"/>
                        <w:bottom w:val="none" w:sz="0" w:space="0" w:color="auto"/>
                        <w:right w:val="none" w:sz="0" w:space="0" w:color="auto"/>
                      </w:divBdr>
                      <w:divsChild>
                        <w:div w:id="1900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51386">
              <w:marLeft w:val="0"/>
              <w:marRight w:val="0"/>
              <w:marTop w:val="0"/>
              <w:marBottom w:val="0"/>
              <w:divBdr>
                <w:top w:val="none" w:sz="0" w:space="0" w:color="auto"/>
                <w:left w:val="none" w:sz="0" w:space="0" w:color="auto"/>
                <w:bottom w:val="none" w:sz="0" w:space="0" w:color="auto"/>
                <w:right w:val="none" w:sz="0" w:space="0" w:color="auto"/>
              </w:divBdr>
            </w:div>
          </w:divsChild>
        </w:div>
        <w:div w:id="866796632">
          <w:marLeft w:val="0"/>
          <w:marRight w:val="0"/>
          <w:marTop w:val="0"/>
          <w:marBottom w:val="0"/>
          <w:divBdr>
            <w:top w:val="none" w:sz="0" w:space="0" w:color="auto"/>
            <w:left w:val="none" w:sz="0" w:space="0" w:color="auto"/>
            <w:bottom w:val="none" w:sz="0" w:space="0" w:color="auto"/>
            <w:right w:val="none" w:sz="0" w:space="0" w:color="auto"/>
          </w:divBdr>
          <w:divsChild>
            <w:div w:id="1697540241">
              <w:marLeft w:val="0"/>
              <w:marRight w:val="0"/>
              <w:marTop w:val="0"/>
              <w:marBottom w:val="0"/>
              <w:divBdr>
                <w:top w:val="none" w:sz="0" w:space="0" w:color="auto"/>
                <w:left w:val="none" w:sz="0" w:space="0" w:color="auto"/>
                <w:bottom w:val="none" w:sz="0" w:space="0" w:color="auto"/>
                <w:right w:val="none" w:sz="0" w:space="0" w:color="auto"/>
              </w:divBdr>
            </w:div>
          </w:divsChild>
        </w:div>
        <w:div w:id="1127702090">
          <w:marLeft w:val="0"/>
          <w:marRight w:val="0"/>
          <w:marTop w:val="0"/>
          <w:marBottom w:val="0"/>
          <w:divBdr>
            <w:top w:val="none" w:sz="0" w:space="0" w:color="auto"/>
            <w:left w:val="none" w:sz="0" w:space="0" w:color="auto"/>
            <w:bottom w:val="none" w:sz="0" w:space="0" w:color="auto"/>
            <w:right w:val="none" w:sz="0" w:space="0" w:color="auto"/>
          </w:divBdr>
          <w:divsChild>
            <w:div w:id="12801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74018">
      <w:bodyDiv w:val="1"/>
      <w:marLeft w:val="0"/>
      <w:marRight w:val="0"/>
      <w:marTop w:val="0"/>
      <w:marBottom w:val="0"/>
      <w:divBdr>
        <w:top w:val="none" w:sz="0" w:space="0" w:color="auto"/>
        <w:left w:val="none" w:sz="0" w:space="0" w:color="auto"/>
        <w:bottom w:val="none" w:sz="0" w:space="0" w:color="auto"/>
        <w:right w:val="none" w:sz="0" w:space="0" w:color="auto"/>
      </w:divBdr>
      <w:divsChild>
        <w:div w:id="351298367">
          <w:marLeft w:val="0"/>
          <w:marRight w:val="0"/>
          <w:marTop w:val="0"/>
          <w:marBottom w:val="0"/>
          <w:divBdr>
            <w:top w:val="none" w:sz="0" w:space="0" w:color="auto"/>
            <w:left w:val="none" w:sz="0" w:space="0" w:color="auto"/>
            <w:bottom w:val="none" w:sz="0" w:space="0" w:color="auto"/>
            <w:right w:val="none" w:sz="0" w:space="0" w:color="auto"/>
          </w:divBdr>
        </w:div>
        <w:div w:id="592251022">
          <w:marLeft w:val="0"/>
          <w:marRight w:val="0"/>
          <w:marTop w:val="0"/>
          <w:marBottom w:val="0"/>
          <w:divBdr>
            <w:top w:val="none" w:sz="0" w:space="0" w:color="auto"/>
            <w:left w:val="none" w:sz="0" w:space="0" w:color="auto"/>
            <w:bottom w:val="none" w:sz="0" w:space="0" w:color="auto"/>
            <w:right w:val="none" w:sz="0" w:space="0" w:color="auto"/>
          </w:divBdr>
          <w:divsChild>
            <w:div w:id="1208852">
              <w:marLeft w:val="0"/>
              <w:marRight w:val="0"/>
              <w:marTop w:val="0"/>
              <w:marBottom w:val="0"/>
              <w:divBdr>
                <w:top w:val="none" w:sz="0" w:space="0" w:color="auto"/>
                <w:left w:val="none" w:sz="0" w:space="0" w:color="auto"/>
                <w:bottom w:val="none" w:sz="0" w:space="0" w:color="auto"/>
                <w:right w:val="none" w:sz="0" w:space="0" w:color="auto"/>
              </w:divBdr>
            </w:div>
            <w:div w:id="1206719043">
              <w:marLeft w:val="0"/>
              <w:marRight w:val="0"/>
              <w:marTop w:val="0"/>
              <w:marBottom w:val="0"/>
              <w:divBdr>
                <w:top w:val="none" w:sz="0" w:space="0" w:color="auto"/>
                <w:left w:val="none" w:sz="0" w:space="0" w:color="auto"/>
                <w:bottom w:val="none" w:sz="0" w:space="0" w:color="auto"/>
                <w:right w:val="none" w:sz="0" w:space="0" w:color="auto"/>
              </w:divBdr>
            </w:div>
          </w:divsChild>
        </w:div>
        <w:div w:id="891698471">
          <w:marLeft w:val="0"/>
          <w:marRight w:val="0"/>
          <w:marTop w:val="0"/>
          <w:marBottom w:val="0"/>
          <w:divBdr>
            <w:top w:val="none" w:sz="0" w:space="0" w:color="auto"/>
            <w:left w:val="none" w:sz="0" w:space="0" w:color="auto"/>
            <w:bottom w:val="none" w:sz="0" w:space="0" w:color="auto"/>
            <w:right w:val="none" w:sz="0" w:space="0" w:color="auto"/>
          </w:divBdr>
        </w:div>
      </w:divsChild>
    </w:div>
    <w:div w:id="476921714">
      <w:bodyDiv w:val="1"/>
      <w:marLeft w:val="0"/>
      <w:marRight w:val="0"/>
      <w:marTop w:val="0"/>
      <w:marBottom w:val="0"/>
      <w:divBdr>
        <w:top w:val="none" w:sz="0" w:space="0" w:color="auto"/>
        <w:left w:val="none" w:sz="0" w:space="0" w:color="auto"/>
        <w:bottom w:val="none" w:sz="0" w:space="0" w:color="auto"/>
        <w:right w:val="none" w:sz="0" w:space="0" w:color="auto"/>
      </w:divBdr>
      <w:divsChild>
        <w:div w:id="73865531">
          <w:marLeft w:val="0"/>
          <w:marRight w:val="0"/>
          <w:marTop w:val="0"/>
          <w:marBottom w:val="0"/>
          <w:divBdr>
            <w:top w:val="none" w:sz="0" w:space="0" w:color="auto"/>
            <w:left w:val="none" w:sz="0" w:space="0" w:color="auto"/>
            <w:bottom w:val="none" w:sz="0" w:space="0" w:color="auto"/>
            <w:right w:val="none" w:sz="0" w:space="0" w:color="auto"/>
          </w:divBdr>
          <w:divsChild>
            <w:div w:id="1992588624">
              <w:marLeft w:val="0"/>
              <w:marRight w:val="0"/>
              <w:marTop w:val="0"/>
              <w:marBottom w:val="0"/>
              <w:divBdr>
                <w:top w:val="none" w:sz="0" w:space="0" w:color="auto"/>
                <w:left w:val="none" w:sz="0" w:space="0" w:color="auto"/>
                <w:bottom w:val="none" w:sz="0" w:space="0" w:color="auto"/>
                <w:right w:val="none" w:sz="0" w:space="0" w:color="auto"/>
              </w:divBdr>
            </w:div>
          </w:divsChild>
        </w:div>
        <w:div w:id="435254722">
          <w:marLeft w:val="0"/>
          <w:marRight w:val="0"/>
          <w:marTop w:val="0"/>
          <w:marBottom w:val="0"/>
          <w:divBdr>
            <w:top w:val="none" w:sz="0" w:space="0" w:color="auto"/>
            <w:left w:val="none" w:sz="0" w:space="0" w:color="auto"/>
            <w:bottom w:val="none" w:sz="0" w:space="0" w:color="auto"/>
            <w:right w:val="none" w:sz="0" w:space="0" w:color="auto"/>
          </w:divBdr>
          <w:divsChild>
            <w:div w:id="190266132">
              <w:marLeft w:val="0"/>
              <w:marRight w:val="0"/>
              <w:marTop w:val="0"/>
              <w:marBottom w:val="0"/>
              <w:divBdr>
                <w:top w:val="none" w:sz="0" w:space="0" w:color="auto"/>
                <w:left w:val="none" w:sz="0" w:space="0" w:color="auto"/>
                <w:bottom w:val="none" w:sz="0" w:space="0" w:color="auto"/>
                <w:right w:val="none" w:sz="0" w:space="0" w:color="auto"/>
              </w:divBdr>
            </w:div>
            <w:div w:id="727848975">
              <w:marLeft w:val="0"/>
              <w:marRight w:val="0"/>
              <w:marTop w:val="0"/>
              <w:marBottom w:val="0"/>
              <w:divBdr>
                <w:top w:val="none" w:sz="0" w:space="0" w:color="auto"/>
                <w:left w:val="none" w:sz="0" w:space="0" w:color="auto"/>
                <w:bottom w:val="none" w:sz="0" w:space="0" w:color="auto"/>
                <w:right w:val="none" w:sz="0" w:space="0" w:color="auto"/>
              </w:divBdr>
              <w:divsChild>
                <w:div w:id="2094037368">
                  <w:marLeft w:val="0"/>
                  <w:marRight w:val="0"/>
                  <w:marTop w:val="30"/>
                  <w:marBottom w:val="30"/>
                  <w:divBdr>
                    <w:top w:val="none" w:sz="0" w:space="0" w:color="auto"/>
                    <w:left w:val="none" w:sz="0" w:space="0" w:color="auto"/>
                    <w:bottom w:val="none" w:sz="0" w:space="0" w:color="auto"/>
                    <w:right w:val="none" w:sz="0" w:space="0" w:color="auto"/>
                  </w:divBdr>
                  <w:divsChild>
                    <w:div w:id="957832750">
                      <w:marLeft w:val="0"/>
                      <w:marRight w:val="0"/>
                      <w:marTop w:val="0"/>
                      <w:marBottom w:val="0"/>
                      <w:divBdr>
                        <w:top w:val="none" w:sz="0" w:space="0" w:color="auto"/>
                        <w:left w:val="none" w:sz="0" w:space="0" w:color="auto"/>
                        <w:bottom w:val="none" w:sz="0" w:space="0" w:color="auto"/>
                        <w:right w:val="none" w:sz="0" w:space="0" w:color="auto"/>
                      </w:divBdr>
                      <w:divsChild>
                        <w:div w:id="315845534">
                          <w:marLeft w:val="0"/>
                          <w:marRight w:val="0"/>
                          <w:marTop w:val="0"/>
                          <w:marBottom w:val="0"/>
                          <w:divBdr>
                            <w:top w:val="none" w:sz="0" w:space="0" w:color="auto"/>
                            <w:left w:val="none" w:sz="0" w:space="0" w:color="auto"/>
                            <w:bottom w:val="none" w:sz="0" w:space="0" w:color="auto"/>
                            <w:right w:val="none" w:sz="0" w:space="0" w:color="auto"/>
                          </w:divBdr>
                        </w:div>
                      </w:divsChild>
                    </w:div>
                    <w:div w:id="1309163120">
                      <w:marLeft w:val="0"/>
                      <w:marRight w:val="0"/>
                      <w:marTop w:val="0"/>
                      <w:marBottom w:val="0"/>
                      <w:divBdr>
                        <w:top w:val="none" w:sz="0" w:space="0" w:color="auto"/>
                        <w:left w:val="none" w:sz="0" w:space="0" w:color="auto"/>
                        <w:bottom w:val="none" w:sz="0" w:space="0" w:color="auto"/>
                        <w:right w:val="none" w:sz="0" w:space="0" w:color="auto"/>
                      </w:divBdr>
                      <w:divsChild>
                        <w:div w:id="6456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664376">
          <w:marLeft w:val="0"/>
          <w:marRight w:val="0"/>
          <w:marTop w:val="0"/>
          <w:marBottom w:val="0"/>
          <w:divBdr>
            <w:top w:val="none" w:sz="0" w:space="0" w:color="auto"/>
            <w:left w:val="none" w:sz="0" w:space="0" w:color="auto"/>
            <w:bottom w:val="none" w:sz="0" w:space="0" w:color="auto"/>
            <w:right w:val="none" w:sz="0" w:space="0" w:color="auto"/>
          </w:divBdr>
          <w:divsChild>
            <w:div w:id="1868255378">
              <w:marLeft w:val="0"/>
              <w:marRight w:val="0"/>
              <w:marTop w:val="0"/>
              <w:marBottom w:val="0"/>
              <w:divBdr>
                <w:top w:val="none" w:sz="0" w:space="0" w:color="auto"/>
                <w:left w:val="none" w:sz="0" w:space="0" w:color="auto"/>
                <w:bottom w:val="none" w:sz="0" w:space="0" w:color="auto"/>
                <w:right w:val="none" w:sz="0" w:space="0" w:color="auto"/>
              </w:divBdr>
            </w:div>
          </w:divsChild>
        </w:div>
        <w:div w:id="927810754">
          <w:marLeft w:val="0"/>
          <w:marRight w:val="0"/>
          <w:marTop w:val="0"/>
          <w:marBottom w:val="0"/>
          <w:divBdr>
            <w:top w:val="none" w:sz="0" w:space="0" w:color="auto"/>
            <w:left w:val="none" w:sz="0" w:space="0" w:color="auto"/>
            <w:bottom w:val="none" w:sz="0" w:space="0" w:color="auto"/>
            <w:right w:val="none" w:sz="0" w:space="0" w:color="auto"/>
          </w:divBdr>
          <w:divsChild>
            <w:div w:id="54398638">
              <w:marLeft w:val="0"/>
              <w:marRight w:val="0"/>
              <w:marTop w:val="0"/>
              <w:marBottom w:val="0"/>
              <w:divBdr>
                <w:top w:val="none" w:sz="0" w:space="0" w:color="auto"/>
                <w:left w:val="none" w:sz="0" w:space="0" w:color="auto"/>
                <w:bottom w:val="none" w:sz="0" w:space="0" w:color="auto"/>
                <w:right w:val="none" w:sz="0" w:space="0" w:color="auto"/>
              </w:divBdr>
            </w:div>
            <w:div w:id="1446460153">
              <w:marLeft w:val="0"/>
              <w:marRight w:val="0"/>
              <w:marTop w:val="0"/>
              <w:marBottom w:val="0"/>
              <w:divBdr>
                <w:top w:val="none" w:sz="0" w:space="0" w:color="auto"/>
                <w:left w:val="none" w:sz="0" w:space="0" w:color="auto"/>
                <w:bottom w:val="none" w:sz="0" w:space="0" w:color="auto"/>
                <w:right w:val="none" w:sz="0" w:space="0" w:color="auto"/>
              </w:divBdr>
              <w:divsChild>
                <w:div w:id="866871282">
                  <w:marLeft w:val="0"/>
                  <w:marRight w:val="0"/>
                  <w:marTop w:val="30"/>
                  <w:marBottom w:val="30"/>
                  <w:divBdr>
                    <w:top w:val="none" w:sz="0" w:space="0" w:color="auto"/>
                    <w:left w:val="none" w:sz="0" w:space="0" w:color="auto"/>
                    <w:bottom w:val="none" w:sz="0" w:space="0" w:color="auto"/>
                    <w:right w:val="none" w:sz="0" w:space="0" w:color="auto"/>
                  </w:divBdr>
                  <w:divsChild>
                    <w:div w:id="305479219">
                      <w:marLeft w:val="0"/>
                      <w:marRight w:val="0"/>
                      <w:marTop w:val="0"/>
                      <w:marBottom w:val="0"/>
                      <w:divBdr>
                        <w:top w:val="none" w:sz="0" w:space="0" w:color="auto"/>
                        <w:left w:val="none" w:sz="0" w:space="0" w:color="auto"/>
                        <w:bottom w:val="none" w:sz="0" w:space="0" w:color="auto"/>
                        <w:right w:val="none" w:sz="0" w:space="0" w:color="auto"/>
                      </w:divBdr>
                      <w:divsChild>
                        <w:div w:id="730614876">
                          <w:marLeft w:val="0"/>
                          <w:marRight w:val="0"/>
                          <w:marTop w:val="0"/>
                          <w:marBottom w:val="0"/>
                          <w:divBdr>
                            <w:top w:val="none" w:sz="0" w:space="0" w:color="auto"/>
                            <w:left w:val="none" w:sz="0" w:space="0" w:color="auto"/>
                            <w:bottom w:val="none" w:sz="0" w:space="0" w:color="auto"/>
                            <w:right w:val="none" w:sz="0" w:space="0" w:color="auto"/>
                          </w:divBdr>
                        </w:div>
                      </w:divsChild>
                    </w:div>
                    <w:div w:id="1801804945">
                      <w:marLeft w:val="0"/>
                      <w:marRight w:val="0"/>
                      <w:marTop w:val="0"/>
                      <w:marBottom w:val="0"/>
                      <w:divBdr>
                        <w:top w:val="none" w:sz="0" w:space="0" w:color="auto"/>
                        <w:left w:val="none" w:sz="0" w:space="0" w:color="auto"/>
                        <w:bottom w:val="none" w:sz="0" w:space="0" w:color="auto"/>
                        <w:right w:val="none" w:sz="0" w:space="0" w:color="auto"/>
                      </w:divBdr>
                      <w:divsChild>
                        <w:div w:id="13598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552172">
          <w:marLeft w:val="0"/>
          <w:marRight w:val="0"/>
          <w:marTop w:val="0"/>
          <w:marBottom w:val="0"/>
          <w:divBdr>
            <w:top w:val="none" w:sz="0" w:space="0" w:color="auto"/>
            <w:left w:val="none" w:sz="0" w:space="0" w:color="auto"/>
            <w:bottom w:val="none" w:sz="0" w:space="0" w:color="auto"/>
            <w:right w:val="none" w:sz="0" w:space="0" w:color="auto"/>
          </w:divBdr>
          <w:divsChild>
            <w:div w:id="1915048307">
              <w:marLeft w:val="0"/>
              <w:marRight w:val="0"/>
              <w:marTop w:val="0"/>
              <w:marBottom w:val="0"/>
              <w:divBdr>
                <w:top w:val="none" w:sz="0" w:space="0" w:color="auto"/>
                <w:left w:val="none" w:sz="0" w:space="0" w:color="auto"/>
                <w:bottom w:val="none" w:sz="0" w:space="0" w:color="auto"/>
                <w:right w:val="none" w:sz="0" w:space="0" w:color="auto"/>
              </w:divBdr>
            </w:div>
          </w:divsChild>
        </w:div>
        <w:div w:id="1144201952">
          <w:marLeft w:val="0"/>
          <w:marRight w:val="0"/>
          <w:marTop w:val="0"/>
          <w:marBottom w:val="0"/>
          <w:divBdr>
            <w:top w:val="none" w:sz="0" w:space="0" w:color="auto"/>
            <w:left w:val="none" w:sz="0" w:space="0" w:color="auto"/>
            <w:bottom w:val="none" w:sz="0" w:space="0" w:color="auto"/>
            <w:right w:val="none" w:sz="0" w:space="0" w:color="auto"/>
          </w:divBdr>
          <w:divsChild>
            <w:div w:id="710422726">
              <w:marLeft w:val="0"/>
              <w:marRight w:val="0"/>
              <w:marTop w:val="0"/>
              <w:marBottom w:val="0"/>
              <w:divBdr>
                <w:top w:val="none" w:sz="0" w:space="0" w:color="auto"/>
                <w:left w:val="none" w:sz="0" w:space="0" w:color="auto"/>
                <w:bottom w:val="none" w:sz="0" w:space="0" w:color="auto"/>
                <w:right w:val="none" w:sz="0" w:space="0" w:color="auto"/>
              </w:divBdr>
            </w:div>
          </w:divsChild>
        </w:div>
        <w:div w:id="1542085426">
          <w:marLeft w:val="0"/>
          <w:marRight w:val="0"/>
          <w:marTop w:val="0"/>
          <w:marBottom w:val="0"/>
          <w:divBdr>
            <w:top w:val="none" w:sz="0" w:space="0" w:color="auto"/>
            <w:left w:val="none" w:sz="0" w:space="0" w:color="auto"/>
            <w:bottom w:val="none" w:sz="0" w:space="0" w:color="auto"/>
            <w:right w:val="none" w:sz="0" w:space="0" w:color="auto"/>
          </w:divBdr>
          <w:divsChild>
            <w:div w:id="1814785791">
              <w:marLeft w:val="0"/>
              <w:marRight w:val="0"/>
              <w:marTop w:val="0"/>
              <w:marBottom w:val="0"/>
              <w:divBdr>
                <w:top w:val="none" w:sz="0" w:space="0" w:color="auto"/>
                <w:left w:val="none" w:sz="0" w:space="0" w:color="auto"/>
                <w:bottom w:val="none" w:sz="0" w:space="0" w:color="auto"/>
                <w:right w:val="none" w:sz="0" w:space="0" w:color="auto"/>
              </w:divBdr>
            </w:div>
          </w:divsChild>
        </w:div>
        <w:div w:id="1726493253">
          <w:marLeft w:val="0"/>
          <w:marRight w:val="0"/>
          <w:marTop w:val="0"/>
          <w:marBottom w:val="0"/>
          <w:divBdr>
            <w:top w:val="none" w:sz="0" w:space="0" w:color="auto"/>
            <w:left w:val="none" w:sz="0" w:space="0" w:color="auto"/>
            <w:bottom w:val="none" w:sz="0" w:space="0" w:color="auto"/>
            <w:right w:val="none" w:sz="0" w:space="0" w:color="auto"/>
          </w:divBdr>
          <w:divsChild>
            <w:div w:id="1383284439">
              <w:marLeft w:val="0"/>
              <w:marRight w:val="0"/>
              <w:marTop w:val="0"/>
              <w:marBottom w:val="0"/>
              <w:divBdr>
                <w:top w:val="none" w:sz="0" w:space="0" w:color="auto"/>
                <w:left w:val="none" w:sz="0" w:space="0" w:color="auto"/>
                <w:bottom w:val="none" w:sz="0" w:space="0" w:color="auto"/>
                <w:right w:val="none" w:sz="0" w:space="0" w:color="auto"/>
              </w:divBdr>
            </w:div>
          </w:divsChild>
        </w:div>
        <w:div w:id="1844934805">
          <w:marLeft w:val="0"/>
          <w:marRight w:val="0"/>
          <w:marTop w:val="0"/>
          <w:marBottom w:val="0"/>
          <w:divBdr>
            <w:top w:val="none" w:sz="0" w:space="0" w:color="auto"/>
            <w:left w:val="none" w:sz="0" w:space="0" w:color="auto"/>
            <w:bottom w:val="none" w:sz="0" w:space="0" w:color="auto"/>
            <w:right w:val="none" w:sz="0" w:space="0" w:color="auto"/>
          </w:divBdr>
          <w:divsChild>
            <w:div w:id="9840869">
              <w:marLeft w:val="0"/>
              <w:marRight w:val="0"/>
              <w:marTop w:val="0"/>
              <w:marBottom w:val="0"/>
              <w:divBdr>
                <w:top w:val="none" w:sz="0" w:space="0" w:color="auto"/>
                <w:left w:val="none" w:sz="0" w:space="0" w:color="auto"/>
                <w:bottom w:val="none" w:sz="0" w:space="0" w:color="auto"/>
                <w:right w:val="none" w:sz="0" w:space="0" w:color="auto"/>
              </w:divBdr>
            </w:div>
          </w:divsChild>
        </w:div>
        <w:div w:id="1894386200">
          <w:marLeft w:val="0"/>
          <w:marRight w:val="0"/>
          <w:marTop w:val="0"/>
          <w:marBottom w:val="0"/>
          <w:divBdr>
            <w:top w:val="none" w:sz="0" w:space="0" w:color="auto"/>
            <w:left w:val="none" w:sz="0" w:space="0" w:color="auto"/>
            <w:bottom w:val="none" w:sz="0" w:space="0" w:color="auto"/>
            <w:right w:val="none" w:sz="0" w:space="0" w:color="auto"/>
          </w:divBdr>
          <w:divsChild>
            <w:div w:id="1711607432">
              <w:marLeft w:val="0"/>
              <w:marRight w:val="0"/>
              <w:marTop w:val="0"/>
              <w:marBottom w:val="0"/>
              <w:divBdr>
                <w:top w:val="none" w:sz="0" w:space="0" w:color="auto"/>
                <w:left w:val="none" w:sz="0" w:space="0" w:color="auto"/>
                <w:bottom w:val="none" w:sz="0" w:space="0" w:color="auto"/>
                <w:right w:val="none" w:sz="0" w:space="0" w:color="auto"/>
              </w:divBdr>
            </w:div>
            <w:div w:id="1862084617">
              <w:marLeft w:val="0"/>
              <w:marRight w:val="0"/>
              <w:marTop w:val="0"/>
              <w:marBottom w:val="0"/>
              <w:divBdr>
                <w:top w:val="none" w:sz="0" w:space="0" w:color="auto"/>
                <w:left w:val="none" w:sz="0" w:space="0" w:color="auto"/>
                <w:bottom w:val="none" w:sz="0" w:space="0" w:color="auto"/>
                <w:right w:val="none" w:sz="0" w:space="0" w:color="auto"/>
              </w:divBdr>
              <w:divsChild>
                <w:div w:id="1655254055">
                  <w:marLeft w:val="0"/>
                  <w:marRight w:val="0"/>
                  <w:marTop w:val="30"/>
                  <w:marBottom w:val="30"/>
                  <w:divBdr>
                    <w:top w:val="none" w:sz="0" w:space="0" w:color="auto"/>
                    <w:left w:val="none" w:sz="0" w:space="0" w:color="auto"/>
                    <w:bottom w:val="none" w:sz="0" w:space="0" w:color="auto"/>
                    <w:right w:val="none" w:sz="0" w:space="0" w:color="auto"/>
                  </w:divBdr>
                  <w:divsChild>
                    <w:div w:id="72049683">
                      <w:marLeft w:val="0"/>
                      <w:marRight w:val="0"/>
                      <w:marTop w:val="0"/>
                      <w:marBottom w:val="0"/>
                      <w:divBdr>
                        <w:top w:val="none" w:sz="0" w:space="0" w:color="auto"/>
                        <w:left w:val="none" w:sz="0" w:space="0" w:color="auto"/>
                        <w:bottom w:val="none" w:sz="0" w:space="0" w:color="auto"/>
                        <w:right w:val="none" w:sz="0" w:space="0" w:color="auto"/>
                      </w:divBdr>
                      <w:divsChild>
                        <w:div w:id="117645257">
                          <w:marLeft w:val="0"/>
                          <w:marRight w:val="0"/>
                          <w:marTop w:val="0"/>
                          <w:marBottom w:val="0"/>
                          <w:divBdr>
                            <w:top w:val="none" w:sz="0" w:space="0" w:color="auto"/>
                            <w:left w:val="none" w:sz="0" w:space="0" w:color="auto"/>
                            <w:bottom w:val="none" w:sz="0" w:space="0" w:color="auto"/>
                            <w:right w:val="none" w:sz="0" w:space="0" w:color="auto"/>
                          </w:divBdr>
                        </w:div>
                      </w:divsChild>
                    </w:div>
                    <w:div w:id="134689246">
                      <w:marLeft w:val="0"/>
                      <w:marRight w:val="0"/>
                      <w:marTop w:val="0"/>
                      <w:marBottom w:val="0"/>
                      <w:divBdr>
                        <w:top w:val="none" w:sz="0" w:space="0" w:color="auto"/>
                        <w:left w:val="none" w:sz="0" w:space="0" w:color="auto"/>
                        <w:bottom w:val="none" w:sz="0" w:space="0" w:color="auto"/>
                        <w:right w:val="none" w:sz="0" w:space="0" w:color="auto"/>
                      </w:divBdr>
                      <w:divsChild>
                        <w:div w:id="1773353875">
                          <w:marLeft w:val="0"/>
                          <w:marRight w:val="0"/>
                          <w:marTop w:val="0"/>
                          <w:marBottom w:val="0"/>
                          <w:divBdr>
                            <w:top w:val="none" w:sz="0" w:space="0" w:color="auto"/>
                            <w:left w:val="none" w:sz="0" w:space="0" w:color="auto"/>
                            <w:bottom w:val="none" w:sz="0" w:space="0" w:color="auto"/>
                            <w:right w:val="none" w:sz="0" w:space="0" w:color="auto"/>
                          </w:divBdr>
                        </w:div>
                      </w:divsChild>
                    </w:div>
                    <w:div w:id="154496028">
                      <w:marLeft w:val="0"/>
                      <w:marRight w:val="0"/>
                      <w:marTop w:val="0"/>
                      <w:marBottom w:val="0"/>
                      <w:divBdr>
                        <w:top w:val="none" w:sz="0" w:space="0" w:color="auto"/>
                        <w:left w:val="none" w:sz="0" w:space="0" w:color="auto"/>
                        <w:bottom w:val="none" w:sz="0" w:space="0" w:color="auto"/>
                        <w:right w:val="none" w:sz="0" w:space="0" w:color="auto"/>
                      </w:divBdr>
                      <w:divsChild>
                        <w:div w:id="1450389778">
                          <w:marLeft w:val="0"/>
                          <w:marRight w:val="0"/>
                          <w:marTop w:val="0"/>
                          <w:marBottom w:val="0"/>
                          <w:divBdr>
                            <w:top w:val="none" w:sz="0" w:space="0" w:color="auto"/>
                            <w:left w:val="none" w:sz="0" w:space="0" w:color="auto"/>
                            <w:bottom w:val="none" w:sz="0" w:space="0" w:color="auto"/>
                            <w:right w:val="none" w:sz="0" w:space="0" w:color="auto"/>
                          </w:divBdr>
                        </w:div>
                      </w:divsChild>
                    </w:div>
                    <w:div w:id="184291505">
                      <w:marLeft w:val="0"/>
                      <w:marRight w:val="0"/>
                      <w:marTop w:val="0"/>
                      <w:marBottom w:val="0"/>
                      <w:divBdr>
                        <w:top w:val="none" w:sz="0" w:space="0" w:color="auto"/>
                        <w:left w:val="none" w:sz="0" w:space="0" w:color="auto"/>
                        <w:bottom w:val="none" w:sz="0" w:space="0" w:color="auto"/>
                        <w:right w:val="none" w:sz="0" w:space="0" w:color="auto"/>
                      </w:divBdr>
                      <w:divsChild>
                        <w:div w:id="809134758">
                          <w:marLeft w:val="0"/>
                          <w:marRight w:val="0"/>
                          <w:marTop w:val="0"/>
                          <w:marBottom w:val="0"/>
                          <w:divBdr>
                            <w:top w:val="none" w:sz="0" w:space="0" w:color="auto"/>
                            <w:left w:val="none" w:sz="0" w:space="0" w:color="auto"/>
                            <w:bottom w:val="none" w:sz="0" w:space="0" w:color="auto"/>
                            <w:right w:val="none" w:sz="0" w:space="0" w:color="auto"/>
                          </w:divBdr>
                        </w:div>
                      </w:divsChild>
                    </w:div>
                    <w:div w:id="199127564">
                      <w:marLeft w:val="0"/>
                      <w:marRight w:val="0"/>
                      <w:marTop w:val="0"/>
                      <w:marBottom w:val="0"/>
                      <w:divBdr>
                        <w:top w:val="none" w:sz="0" w:space="0" w:color="auto"/>
                        <w:left w:val="none" w:sz="0" w:space="0" w:color="auto"/>
                        <w:bottom w:val="none" w:sz="0" w:space="0" w:color="auto"/>
                        <w:right w:val="none" w:sz="0" w:space="0" w:color="auto"/>
                      </w:divBdr>
                      <w:divsChild>
                        <w:div w:id="1095783717">
                          <w:marLeft w:val="0"/>
                          <w:marRight w:val="0"/>
                          <w:marTop w:val="0"/>
                          <w:marBottom w:val="0"/>
                          <w:divBdr>
                            <w:top w:val="none" w:sz="0" w:space="0" w:color="auto"/>
                            <w:left w:val="none" w:sz="0" w:space="0" w:color="auto"/>
                            <w:bottom w:val="none" w:sz="0" w:space="0" w:color="auto"/>
                            <w:right w:val="none" w:sz="0" w:space="0" w:color="auto"/>
                          </w:divBdr>
                        </w:div>
                      </w:divsChild>
                    </w:div>
                    <w:div w:id="225645588">
                      <w:marLeft w:val="0"/>
                      <w:marRight w:val="0"/>
                      <w:marTop w:val="0"/>
                      <w:marBottom w:val="0"/>
                      <w:divBdr>
                        <w:top w:val="none" w:sz="0" w:space="0" w:color="auto"/>
                        <w:left w:val="none" w:sz="0" w:space="0" w:color="auto"/>
                        <w:bottom w:val="none" w:sz="0" w:space="0" w:color="auto"/>
                        <w:right w:val="none" w:sz="0" w:space="0" w:color="auto"/>
                      </w:divBdr>
                      <w:divsChild>
                        <w:div w:id="1226456712">
                          <w:marLeft w:val="0"/>
                          <w:marRight w:val="0"/>
                          <w:marTop w:val="0"/>
                          <w:marBottom w:val="0"/>
                          <w:divBdr>
                            <w:top w:val="none" w:sz="0" w:space="0" w:color="auto"/>
                            <w:left w:val="none" w:sz="0" w:space="0" w:color="auto"/>
                            <w:bottom w:val="none" w:sz="0" w:space="0" w:color="auto"/>
                            <w:right w:val="none" w:sz="0" w:space="0" w:color="auto"/>
                          </w:divBdr>
                        </w:div>
                      </w:divsChild>
                    </w:div>
                    <w:div w:id="276837314">
                      <w:marLeft w:val="0"/>
                      <w:marRight w:val="0"/>
                      <w:marTop w:val="0"/>
                      <w:marBottom w:val="0"/>
                      <w:divBdr>
                        <w:top w:val="none" w:sz="0" w:space="0" w:color="auto"/>
                        <w:left w:val="none" w:sz="0" w:space="0" w:color="auto"/>
                        <w:bottom w:val="none" w:sz="0" w:space="0" w:color="auto"/>
                        <w:right w:val="none" w:sz="0" w:space="0" w:color="auto"/>
                      </w:divBdr>
                      <w:divsChild>
                        <w:div w:id="701906275">
                          <w:marLeft w:val="0"/>
                          <w:marRight w:val="0"/>
                          <w:marTop w:val="0"/>
                          <w:marBottom w:val="0"/>
                          <w:divBdr>
                            <w:top w:val="none" w:sz="0" w:space="0" w:color="auto"/>
                            <w:left w:val="none" w:sz="0" w:space="0" w:color="auto"/>
                            <w:bottom w:val="none" w:sz="0" w:space="0" w:color="auto"/>
                            <w:right w:val="none" w:sz="0" w:space="0" w:color="auto"/>
                          </w:divBdr>
                        </w:div>
                      </w:divsChild>
                    </w:div>
                    <w:div w:id="396636506">
                      <w:marLeft w:val="0"/>
                      <w:marRight w:val="0"/>
                      <w:marTop w:val="0"/>
                      <w:marBottom w:val="0"/>
                      <w:divBdr>
                        <w:top w:val="none" w:sz="0" w:space="0" w:color="auto"/>
                        <w:left w:val="none" w:sz="0" w:space="0" w:color="auto"/>
                        <w:bottom w:val="none" w:sz="0" w:space="0" w:color="auto"/>
                        <w:right w:val="none" w:sz="0" w:space="0" w:color="auto"/>
                      </w:divBdr>
                      <w:divsChild>
                        <w:div w:id="129640488">
                          <w:marLeft w:val="0"/>
                          <w:marRight w:val="0"/>
                          <w:marTop w:val="0"/>
                          <w:marBottom w:val="0"/>
                          <w:divBdr>
                            <w:top w:val="none" w:sz="0" w:space="0" w:color="auto"/>
                            <w:left w:val="none" w:sz="0" w:space="0" w:color="auto"/>
                            <w:bottom w:val="none" w:sz="0" w:space="0" w:color="auto"/>
                            <w:right w:val="none" w:sz="0" w:space="0" w:color="auto"/>
                          </w:divBdr>
                        </w:div>
                      </w:divsChild>
                    </w:div>
                    <w:div w:id="538054888">
                      <w:marLeft w:val="0"/>
                      <w:marRight w:val="0"/>
                      <w:marTop w:val="0"/>
                      <w:marBottom w:val="0"/>
                      <w:divBdr>
                        <w:top w:val="none" w:sz="0" w:space="0" w:color="auto"/>
                        <w:left w:val="none" w:sz="0" w:space="0" w:color="auto"/>
                        <w:bottom w:val="none" w:sz="0" w:space="0" w:color="auto"/>
                        <w:right w:val="none" w:sz="0" w:space="0" w:color="auto"/>
                      </w:divBdr>
                      <w:divsChild>
                        <w:div w:id="1429426593">
                          <w:marLeft w:val="0"/>
                          <w:marRight w:val="0"/>
                          <w:marTop w:val="0"/>
                          <w:marBottom w:val="0"/>
                          <w:divBdr>
                            <w:top w:val="none" w:sz="0" w:space="0" w:color="auto"/>
                            <w:left w:val="none" w:sz="0" w:space="0" w:color="auto"/>
                            <w:bottom w:val="none" w:sz="0" w:space="0" w:color="auto"/>
                            <w:right w:val="none" w:sz="0" w:space="0" w:color="auto"/>
                          </w:divBdr>
                        </w:div>
                      </w:divsChild>
                    </w:div>
                    <w:div w:id="592131297">
                      <w:marLeft w:val="0"/>
                      <w:marRight w:val="0"/>
                      <w:marTop w:val="0"/>
                      <w:marBottom w:val="0"/>
                      <w:divBdr>
                        <w:top w:val="none" w:sz="0" w:space="0" w:color="auto"/>
                        <w:left w:val="none" w:sz="0" w:space="0" w:color="auto"/>
                        <w:bottom w:val="none" w:sz="0" w:space="0" w:color="auto"/>
                        <w:right w:val="none" w:sz="0" w:space="0" w:color="auto"/>
                      </w:divBdr>
                      <w:divsChild>
                        <w:div w:id="1689284904">
                          <w:marLeft w:val="0"/>
                          <w:marRight w:val="0"/>
                          <w:marTop w:val="0"/>
                          <w:marBottom w:val="0"/>
                          <w:divBdr>
                            <w:top w:val="none" w:sz="0" w:space="0" w:color="auto"/>
                            <w:left w:val="none" w:sz="0" w:space="0" w:color="auto"/>
                            <w:bottom w:val="none" w:sz="0" w:space="0" w:color="auto"/>
                            <w:right w:val="none" w:sz="0" w:space="0" w:color="auto"/>
                          </w:divBdr>
                        </w:div>
                      </w:divsChild>
                    </w:div>
                    <w:div w:id="1101878720">
                      <w:marLeft w:val="0"/>
                      <w:marRight w:val="0"/>
                      <w:marTop w:val="0"/>
                      <w:marBottom w:val="0"/>
                      <w:divBdr>
                        <w:top w:val="none" w:sz="0" w:space="0" w:color="auto"/>
                        <w:left w:val="none" w:sz="0" w:space="0" w:color="auto"/>
                        <w:bottom w:val="none" w:sz="0" w:space="0" w:color="auto"/>
                        <w:right w:val="none" w:sz="0" w:space="0" w:color="auto"/>
                      </w:divBdr>
                      <w:divsChild>
                        <w:div w:id="1246845002">
                          <w:marLeft w:val="0"/>
                          <w:marRight w:val="0"/>
                          <w:marTop w:val="0"/>
                          <w:marBottom w:val="0"/>
                          <w:divBdr>
                            <w:top w:val="none" w:sz="0" w:space="0" w:color="auto"/>
                            <w:left w:val="none" w:sz="0" w:space="0" w:color="auto"/>
                            <w:bottom w:val="none" w:sz="0" w:space="0" w:color="auto"/>
                            <w:right w:val="none" w:sz="0" w:space="0" w:color="auto"/>
                          </w:divBdr>
                        </w:div>
                      </w:divsChild>
                    </w:div>
                    <w:div w:id="1149520784">
                      <w:marLeft w:val="0"/>
                      <w:marRight w:val="0"/>
                      <w:marTop w:val="0"/>
                      <w:marBottom w:val="0"/>
                      <w:divBdr>
                        <w:top w:val="none" w:sz="0" w:space="0" w:color="auto"/>
                        <w:left w:val="none" w:sz="0" w:space="0" w:color="auto"/>
                        <w:bottom w:val="none" w:sz="0" w:space="0" w:color="auto"/>
                        <w:right w:val="none" w:sz="0" w:space="0" w:color="auto"/>
                      </w:divBdr>
                      <w:divsChild>
                        <w:div w:id="1161385908">
                          <w:marLeft w:val="0"/>
                          <w:marRight w:val="0"/>
                          <w:marTop w:val="0"/>
                          <w:marBottom w:val="0"/>
                          <w:divBdr>
                            <w:top w:val="none" w:sz="0" w:space="0" w:color="auto"/>
                            <w:left w:val="none" w:sz="0" w:space="0" w:color="auto"/>
                            <w:bottom w:val="none" w:sz="0" w:space="0" w:color="auto"/>
                            <w:right w:val="none" w:sz="0" w:space="0" w:color="auto"/>
                          </w:divBdr>
                        </w:div>
                      </w:divsChild>
                    </w:div>
                    <w:div w:id="1432822218">
                      <w:marLeft w:val="0"/>
                      <w:marRight w:val="0"/>
                      <w:marTop w:val="0"/>
                      <w:marBottom w:val="0"/>
                      <w:divBdr>
                        <w:top w:val="none" w:sz="0" w:space="0" w:color="auto"/>
                        <w:left w:val="none" w:sz="0" w:space="0" w:color="auto"/>
                        <w:bottom w:val="none" w:sz="0" w:space="0" w:color="auto"/>
                        <w:right w:val="none" w:sz="0" w:space="0" w:color="auto"/>
                      </w:divBdr>
                      <w:divsChild>
                        <w:div w:id="603540881">
                          <w:marLeft w:val="0"/>
                          <w:marRight w:val="0"/>
                          <w:marTop w:val="0"/>
                          <w:marBottom w:val="0"/>
                          <w:divBdr>
                            <w:top w:val="none" w:sz="0" w:space="0" w:color="auto"/>
                            <w:left w:val="none" w:sz="0" w:space="0" w:color="auto"/>
                            <w:bottom w:val="none" w:sz="0" w:space="0" w:color="auto"/>
                            <w:right w:val="none" w:sz="0" w:space="0" w:color="auto"/>
                          </w:divBdr>
                        </w:div>
                      </w:divsChild>
                    </w:div>
                    <w:div w:id="1687946734">
                      <w:marLeft w:val="0"/>
                      <w:marRight w:val="0"/>
                      <w:marTop w:val="0"/>
                      <w:marBottom w:val="0"/>
                      <w:divBdr>
                        <w:top w:val="none" w:sz="0" w:space="0" w:color="auto"/>
                        <w:left w:val="none" w:sz="0" w:space="0" w:color="auto"/>
                        <w:bottom w:val="none" w:sz="0" w:space="0" w:color="auto"/>
                        <w:right w:val="none" w:sz="0" w:space="0" w:color="auto"/>
                      </w:divBdr>
                      <w:divsChild>
                        <w:div w:id="1438478570">
                          <w:marLeft w:val="0"/>
                          <w:marRight w:val="0"/>
                          <w:marTop w:val="0"/>
                          <w:marBottom w:val="0"/>
                          <w:divBdr>
                            <w:top w:val="none" w:sz="0" w:space="0" w:color="auto"/>
                            <w:left w:val="none" w:sz="0" w:space="0" w:color="auto"/>
                            <w:bottom w:val="none" w:sz="0" w:space="0" w:color="auto"/>
                            <w:right w:val="none" w:sz="0" w:space="0" w:color="auto"/>
                          </w:divBdr>
                        </w:div>
                      </w:divsChild>
                    </w:div>
                    <w:div w:id="1714770160">
                      <w:marLeft w:val="0"/>
                      <w:marRight w:val="0"/>
                      <w:marTop w:val="0"/>
                      <w:marBottom w:val="0"/>
                      <w:divBdr>
                        <w:top w:val="none" w:sz="0" w:space="0" w:color="auto"/>
                        <w:left w:val="none" w:sz="0" w:space="0" w:color="auto"/>
                        <w:bottom w:val="none" w:sz="0" w:space="0" w:color="auto"/>
                        <w:right w:val="none" w:sz="0" w:space="0" w:color="auto"/>
                      </w:divBdr>
                      <w:divsChild>
                        <w:div w:id="651250379">
                          <w:marLeft w:val="0"/>
                          <w:marRight w:val="0"/>
                          <w:marTop w:val="0"/>
                          <w:marBottom w:val="0"/>
                          <w:divBdr>
                            <w:top w:val="none" w:sz="0" w:space="0" w:color="auto"/>
                            <w:left w:val="none" w:sz="0" w:space="0" w:color="auto"/>
                            <w:bottom w:val="none" w:sz="0" w:space="0" w:color="auto"/>
                            <w:right w:val="none" w:sz="0" w:space="0" w:color="auto"/>
                          </w:divBdr>
                        </w:div>
                      </w:divsChild>
                    </w:div>
                    <w:div w:id="1772434706">
                      <w:marLeft w:val="0"/>
                      <w:marRight w:val="0"/>
                      <w:marTop w:val="0"/>
                      <w:marBottom w:val="0"/>
                      <w:divBdr>
                        <w:top w:val="none" w:sz="0" w:space="0" w:color="auto"/>
                        <w:left w:val="none" w:sz="0" w:space="0" w:color="auto"/>
                        <w:bottom w:val="none" w:sz="0" w:space="0" w:color="auto"/>
                        <w:right w:val="none" w:sz="0" w:space="0" w:color="auto"/>
                      </w:divBdr>
                      <w:divsChild>
                        <w:div w:id="1135178940">
                          <w:marLeft w:val="0"/>
                          <w:marRight w:val="0"/>
                          <w:marTop w:val="0"/>
                          <w:marBottom w:val="0"/>
                          <w:divBdr>
                            <w:top w:val="none" w:sz="0" w:space="0" w:color="auto"/>
                            <w:left w:val="none" w:sz="0" w:space="0" w:color="auto"/>
                            <w:bottom w:val="none" w:sz="0" w:space="0" w:color="auto"/>
                            <w:right w:val="none" w:sz="0" w:space="0" w:color="auto"/>
                          </w:divBdr>
                        </w:div>
                      </w:divsChild>
                    </w:div>
                    <w:div w:id="1788814994">
                      <w:marLeft w:val="0"/>
                      <w:marRight w:val="0"/>
                      <w:marTop w:val="0"/>
                      <w:marBottom w:val="0"/>
                      <w:divBdr>
                        <w:top w:val="none" w:sz="0" w:space="0" w:color="auto"/>
                        <w:left w:val="none" w:sz="0" w:space="0" w:color="auto"/>
                        <w:bottom w:val="none" w:sz="0" w:space="0" w:color="auto"/>
                        <w:right w:val="none" w:sz="0" w:space="0" w:color="auto"/>
                      </w:divBdr>
                      <w:divsChild>
                        <w:div w:id="157156695">
                          <w:marLeft w:val="0"/>
                          <w:marRight w:val="0"/>
                          <w:marTop w:val="0"/>
                          <w:marBottom w:val="0"/>
                          <w:divBdr>
                            <w:top w:val="none" w:sz="0" w:space="0" w:color="auto"/>
                            <w:left w:val="none" w:sz="0" w:space="0" w:color="auto"/>
                            <w:bottom w:val="none" w:sz="0" w:space="0" w:color="auto"/>
                            <w:right w:val="none" w:sz="0" w:space="0" w:color="auto"/>
                          </w:divBdr>
                        </w:div>
                      </w:divsChild>
                    </w:div>
                    <w:div w:id="2122527641">
                      <w:marLeft w:val="0"/>
                      <w:marRight w:val="0"/>
                      <w:marTop w:val="0"/>
                      <w:marBottom w:val="0"/>
                      <w:divBdr>
                        <w:top w:val="none" w:sz="0" w:space="0" w:color="auto"/>
                        <w:left w:val="none" w:sz="0" w:space="0" w:color="auto"/>
                        <w:bottom w:val="none" w:sz="0" w:space="0" w:color="auto"/>
                        <w:right w:val="none" w:sz="0" w:space="0" w:color="auto"/>
                      </w:divBdr>
                      <w:divsChild>
                        <w:div w:id="12410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386615">
      <w:bodyDiv w:val="1"/>
      <w:marLeft w:val="0"/>
      <w:marRight w:val="0"/>
      <w:marTop w:val="0"/>
      <w:marBottom w:val="0"/>
      <w:divBdr>
        <w:top w:val="none" w:sz="0" w:space="0" w:color="auto"/>
        <w:left w:val="none" w:sz="0" w:space="0" w:color="auto"/>
        <w:bottom w:val="none" w:sz="0" w:space="0" w:color="auto"/>
        <w:right w:val="none" w:sz="0" w:space="0" w:color="auto"/>
      </w:divBdr>
      <w:divsChild>
        <w:div w:id="869342215">
          <w:marLeft w:val="0"/>
          <w:marRight w:val="0"/>
          <w:marTop w:val="0"/>
          <w:marBottom w:val="0"/>
          <w:divBdr>
            <w:top w:val="none" w:sz="0" w:space="0" w:color="auto"/>
            <w:left w:val="none" w:sz="0" w:space="0" w:color="auto"/>
            <w:bottom w:val="none" w:sz="0" w:space="0" w:color="auto"/>
            <w:right w:val="none" w:sz="0" w:space="0" w:color="auto"/>
          </w:divBdr>
          <w:divsChild>
            <w:div w:id="1945532933">
              <w:marLeft w:val="0"/>
              <w:marRight w:val="0"/>
              <w:marTop w:val="0"/>
              <w:marBottom w:val="0"/>
              <w:divBdr>
                <w:top w:val="none" w:sz="0" w:space="0" w:color="auto"/>
                <w:left w:val="none" w:sz="0" w:space="0" w:color="auto"/>
                <w:bottom w:val="none" w:sz="0" w:space="0" w:color="auto"/>
                <w:right w:val="none" w:sz="0" w:space="0" w:color="auto"/>
              </w:divBdr>
            </w:div>
          </w:divsChild>
        </w:div>
        <w:div w:id="1105032138">
          <w:marLeft w:val="0"/>
          <w:marRight w:val="0"/>
          <w:marTop w:val="0"/>
          <w:marBottom w:val="0"/>
          <w:divBdr>
            <w:top w:val="none" w:sz="0" w:space="0" w:color="auto"/>
            <w:left w:val="none" w:sz="0" w:space="0" w:color="auto"/>
            <w:bottom w:val="none" w:sz="0" w:space="0" w:color="auto"/>
            <w:right w:val="none" w:sz="0" w:space="0" w:color="auto"/>
          </w:divBdr>
          <w:divsChild>
            <w:div w:id="34476943">
              <w:marLeft w:val="0"/>
              <w:marRight w:val="0"/>
              <w:marTop w:val="0"/>
              <w:marBottom w:val="0"/>
              <w:divBdr>
                <w:top w:val="none" w:sz="0" w:space="0" w:color="auto"/>
                <w:left w:val="none" w:sz="0" w:space="0" w:color="auto"/>
                <w:bottom w:val="none" w:sz="0" w:space="0" w:color="auto"/>
                <w:right w:val="none" w:sz="0" w:space="0" w:color="auto"/>
              </w:divBdr>
              <w:divsChild>
                <w:div w:id="2056469965">
                  <w:marLeft w:val="0"/>
                  <w:marRight w:val="0"/>
                  <w:marTop w:val="30"/>
                  <w:marBottom w:val="30"/>
                  <w:divBdr>
                    <w:top w:val="none" w:sz="0" w:space="0" w:color="auto"/>
                    <w:left w:val="none" w:sz="0" w:space="0" w:color="auto"/>
                    <w:bottom w:val="none" w:sz="0" w:space="0" w:color="auto"/>
                    <w:right w:val="none" w:sz="0" w:space="0" w:color="auto"/>
                  </w:divBdr>
                  <w:divsChild>
                    <w:div w:id="2039818762">
                      <w:marLeft w:val="0"/>
                      <w:marRight w:val="0"/>
                      <w:marTop w:val="0"/>
                      <w:marBottom w:val="0"/>
                      <w:divBdr>
                        <w:top w:val="none" w:sz="0" w:space="0" w:color="auto"/>
                        <w:left w:val="none" w:sz="0" w:space="0" w:color="auto"/>
                        <w:bottom w:val="none" w:sz="0" w:space="0" w:color="auto"/>
                        <w:right w:val="none" w:sz="0" w:space="0" w:color="auto"/>
                      </w:divBdr>
                      <w:divsChild>
                        <w:div w:id="1337073799">
                          <w:marLeft w:val="0"/>
                          <w:marRight w:val="0"/>
                          <w:marTop w:val="0"/>
                          <w:marBottom w:val="0"/>
                          <w:divBdr>
                            <w:top w:val="none" w:sz="0" w:space="0" w:color="auto"/>
                            <w:left w:val="none" w:sz="0" w:space="0" w:color="auto"/>
                            <w:bottom w:val="none" w:sz="0" w:space="0" w:color="auto"/>
                            <w:right w:val="none" w:sz="0" w:space="0" w:color="auto"/>
                          </w:divBdr>
                        </w:div>
                      </w:divsChild>
                    </w:div>
                    <w:div w:id="2069917262">
                      <w:marLeft w:val="0"/>
                      <w:marRight w:val="0"/>
                      <w:marTop w:val="0"/>
                      <w:marBottom w:val="0"/>
                      <w:divBdr>
                        <w:top w:val="none" w:sz="0" w:space="0" w:color="auto"/>
                        <w:left w:val="none" w:sz="0" w:space="0" w:color="auto"/>
                        <w:bottom w:val="none" w:sz="0" w:space="0" w:color="auto"/>
                        <w:right w:val="none" w:sz="0" w:space="0" w:color="auto"/>
                      </w:divBdr>
                      <w:divsChild>
                        <w:div w:id="112561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700465">
              <w:marLeft w:val="0"/>
              <w:marRight w:val="0"/>
              <w:marTop w:val="0"/>
              <w:marBottom w:val="0"/>
              <w:divBdr>
                <w:top w:val="none" w:sz="0" w:space="0" w:color="auto"/>
                <w:left w:val="none" w:sz="0" w:space="0" w:color="auto"/>
                <w:bottom w:val="none" w:sz="0" w:space="0" w:color="auto"/>
                <w:right w:val="none" w:sz="0" w:space="0" w:color="auto"/>
              </w:divBdr>
            </w:div>
          </w:divsChild>
        </w:div>
        <w:div w:id="1300960673">
          <w:marLeft w:val="0"/>
          <w:marRight w:val="0"/>
          <w:marTop w:val="0"/>
          <w:marBottom w:val="0"/>
          <w:divBdr>
            <w:top w:val="none" w:sz="0" w:space="0" w:color="auto"/>
            <w:left w:val="none" w:sz="0" w:space="0" w:color="auto"/>
            <w:bottom w:val="none" w:sz="0" w:space="0" w:color="auto"/>
            <w:right w:val="none" w:sz="0" w:space="0" w:color="auto"/>
          </w:divBdr>
          <w:divsChild>
            <w:div w:id="929849873">
              <w:marLeft w:val="0"/>
              <w:marRight w:val="0"/>
              <w:marTop w:val="0"/>
              <w:marBottom w:val="0"/>
              <w:divBdr>
                <w:top w:val="none" w:sz="0" w:space="0" w:color="auto"/>
                <w:left w:val="none" w:sz="0" w:space="0" w:color="auto"/>
                <w:bottom w:val="none" w:sz="0" w:space="0" w:color="auto"/>
                <w:right w:val="none" w:sz="0" w:space="0" w:color="auto"/>
              </w:divBdr>
            </w:div>
          </w:divsChild>
        </w:div>
        <w:div w:id="1546260352">
          <w:marLeft w:val="0"/>
          <w:marRight w:val="0"/>
          <w:marTop w:val="0"/>
          <w:marBottom w:val="0"/>
          <w:divBdr>
            <w:top w:val="none" w:sz="0" w:space="0" w:color="auto"/>
            <w:left w:val="none" w:sz="0" w:space="0" w:color="auto"/>
            <w:bottom w:val="none" w:sz="0" w:space="0" w:color="auto"/>
            <w:right w:val="none" w:sz="0" w:space="0" w:color="auto"/>
          </w:divBdr>
          <w:divsChild>
            <w:div w:id="518351942">
              <w:marLeft w:val="0"/>
              <w:marRight w:val="0"/>
              <w:marTop w:val="0"/>
              <w:marBottom w:val="0"/>
              <w:divBdr>
                <w:top w:val="none" w:sz="0" w:space="0" w:color="auto"/>
                <w:left w:val="none" w:sz="0" w:space="0" w:color="auto"/>
                <w:bottom w:val="none" w:sz="0" w:space="0" w:color="auto"/>
                <w:right w:val="none" w:sz="0" w:space="0" w:color="auto"/>
              </w:divBdr>
              <w:divsChild>
                <w:div w:id="730924914">
                  <w:marLeft w:val="0"/>
                  <w:marRight w:val="0"/>
                  <w:marTop w:val="30"/>
                  <w:marBottom w:val="30"/>
                  <w:divBdr>
                    <w:top w:val="none" w:sz="0" w:space="0" w:color="auto"/>
                    <w:left w:val="none" w:sz="0" w:space="0" w:color="auto"/>
                    <w:bottom w:val="none" w:sz="0" w:space="0" w:color="auto"/>
                    <w:right w:val="none" w:sz="0" w:space="0" w:color="auto"/>
                  </w:divBdr>
                  <w:divsChild>
                    <w:div w:id="17857092">
                      <w:marLeft w:val="0"/>
                      <w:marRight w:val="0"/>
                      <w:marTop w:val="0"/>
                      <w:marBottom w:val="0"/>
                      <w:divBdr>
                        <w:top w:val="none" w:sz="0" w:space="0" w:color="auto"/>
                        <w:left w:val="none" w:sz="0" w:space="0" w:color="auto"/>
                        <w:bottom w:val="none" w:sz="0" w:space="0" w:color="auto"/>
                        <w:right w:val="none" w:sz="0" w:space="0" w:color="auto"/>
                      </w:divBdr>
                      <w:divsChild>
                        <w:div w:id="1615213678">
                          <w:marLeft w:val="0"/>
                          <w:marRight w:val="0"/>
                          <w:marTop w:val="0"/>
                          <w:marBottom w:val="0"/>
                          <w:divBdr>
                            <w:top w:val="none" w:sz="0" w:space="0" w:color="auto"/>
                            <w:left w:val="none" w:sz="0" w:space="0" w:color="auto"/>
                            <w:bottom w:val="none" w:sz="0" w:space="0" w:color="auto"/>
                            <w:right w:val="none" w:sz="0" w:space="0" w:color="auto"/>
                          </w:divBdr>
                        </w:div>
                      </w:divsChild>
                    </w:div>
                    <w:div w:id="227770048">
                      <w:marLeft w:val="0"/>
                      <w:marRight w:val="0"/>
                      <w:marTop w:val="0"/>
                      <w:marBottom w:val="0"/>
                      <w:divBdr>
                        <w:top w:val="none" w:sz="0" w:space="0" w:color="auto"/>
                        <w:left w:val="none" w:sz="0" w:space="0" w:color="auto"/>
                        <w:bottom w:val="none" w:sz="0" w:space="0" w:color="auto"/>
                        <w:right w:val="none" w:sz="0" w:space="0" w:color="auto"/>
                      </w:divBdr>
                      <w:divsChild>
                        <w:div w:id="1850093545">
                          <w:marLeft w:val="0"/>
                          <w:marRight w:val="0"/>
                          <w:marTop w:val="0"/>
                          <w:marBottom w:val="0"/>
                          <w:divBdr>
                            <w:top w:val="none" w:sz="0" w:space="0" w:color="auto"/>
                            <w:left w:val="none" w:sz="0" w:space="0" w:color="auto"/>
                            <w:bottom w:val="none" w:sz="0" w:space="0" w:color="auto"/>
                            <w:right w:val="none" w:sz="0" w:space="0" w:color="auto"/>
                          </w:divBdr>
                        </w:div>
                      </w:divsChild>
                    </w:div>
                    <w:div w:id="378750129">
                      <w:marLeft w:val="0"/>
                      <w:marRight w:val="0"/>
                      <w:marTop w:val="0"/>
                      <w:marBottom w:val="0"/>
                      <w:divBdr>
                        <w:top w:val="none" w:sz="0" w:space="0" w:color="auto"/>
                        <w:left w:val="none" w:sz="0" w:space="0" w:color="auto"/>
                        <w:bottom w:val="none" w:sz="0" w:space="0" w:color="auto"/>
                        <w:right w:val="none" w:sz="0" w:space="0" w:color="auto"/>
                      </w:divBdr>
                      <w:divsChild>
                        <w:div w:id="863516873">
                          <w:marLeft w:val="0"/>
                          <w:marRight w:val="0"/>
                          <w:marTop w:val="0"/>
                          <w:marBottom w:val="0"/>
                          <w:divBdr>
                            <w:top w:val="none" w:sz="0" w:space="0" w:color="auto"/>
                            <w:left w:val="none" w:sz="0" w:space="0" w:color="auto"/>
                            <w:bottom w:val="none" w:sz="0" w:space="0" w:color="auto"/>
                            <w:right w:val="none" w:sz="0" w:space="0" w:color="auto"/>
                          </w:divBdr>
                        </w:div>
                      </w:divsChild>
                    </w:div>
                    <w:div w:id="718285384">
                      <w:marLeft w:val="0"/>
                      <w:marRight w:val="0"/>
                      <w:marTop w:val="0"/>
                      <w:marBottom w:val="0"/>
                      <w:divBdr>
                        <w:top w:val="none" w:sz="0" w:space="0" w:color="auto"/>
                        <w:left w:val="none" w:sz="0" w:space="0" w:color="auto"/>
                        <w:bottom w:val="none" w:sz="0" w:space="0" w:color="auto"/>
                        <w:right w:val="none" w:sz="0" w:space="0" w:color="auto"/>
                      </w:divBdr>
                      <w:divsChild>
                        <w:div w:id="1251625937">
                          <w:marLeft w:val="0"/>
                          <w:marRight w:val="0"/>
                          <w:marTop w:val="0"/>
                          <w:marBottom w:val="0"/>
                          <w:divBdr>
                            <w:top w:val="none" w:sz="0" w:space="0" w:color="auto"/>
                            <w:left w:val="none" w:sz="0" w:space="0" w:color="auto"/>
                            <w:bottom w:val="none" w:sz="0" w:space="0" w:color="auto"/>
                            <w:right w:val="none" w:sz="0" w:space="0" w:color="auto"/>
                          </w:divBdr>
                        </w:div>
                      </w:divsChild>
                    </w:div>
                    <w:div w:id="1027174228">
                      <w:marLeft w:val="0"/>
                      <w:marRight w:val="0"/>
                      <w:marTop w:val="0"/>
                      <w:marBottom w:val="0"/>
                      <w:divBdr>
                        <w:top w:val="none" w:sz="0" w:space="0" w:color="auto"/>
                        <w:left w:val="none" w:sz="0" w:space="0" w:color="auto"/>
                        <w:bottom w:val="none" w:sz="0" w:space="0" w:color="auto"/>
                        <w:right w:val="none" w:sz="0" w:space="0" w:color="auto"/>
                      </w:divBdr>
                      <w:divsChild>
                        <w:div w:id="413740527">
                          <w:marLeft w:val="0"/>
                          <w:marRight w:val="0"/>
                          <w:marTop w:val="0"/>
                          <w:marBottom w:val="0"/>
                          <w:divBdr>
                            <w:top w:val="none" w:sz="0" w:space="0" w:color="auto"/>
                            <w:left w:val="none" w:sz="0" w:space="0" w:color="auto"/>
                            <w:bottom w:val="none" w:sz="0" w:space="0" w:color="auto"/>
                            <w:right w:val="none" w:sz="0" w:space="0" w:color="auto"/>
                          </w:divBdr>
                        </w:div>
                      </w:divsChild>
                    </w:div>
                    <w:div w:id="1286039245">
                      <w:marLeft w:val="0"/>
                      <w:marRight w:val="0"/>
                      <w:marTop w:val="0"/>
                      <w:marBottom w:val="0"/>
                      <w:divBdr>
                        <w:top w:val="none" w:sz="0" w:space="0" w:color="auto"/>
                        <w:left w:val="none" w:sz="0" w:space="0" w:color="auto"/>
                        <w:bottom w:val="none" w:sz="0" w:space="0" w:color="auto"/>
                        <w:right w:val="none" w:sz="0" w:space="0" w:color="auto"/>
                      </w:divBdr>
                      <w:divsChild>
                        <w:div w:id="295330872">
                          <w:marLeft w:val="0"/>
                          <w:marRight w:val="0"/>
                          <w:marTop w:val="0"/>
                          <w:marBottom w:val="0"/>
                          <w:divBdr>
                            <w:top w:val="none" w:sz="0" w:space="0" w:color="auto"/>
                            <w:left w:val="none" w:sz="0" w:space="0" w:color="auto"/>
                            <w:bottom w:val="none" w:sz="0" w:space="0" w:color="auto"/>
                            <w:right w:val="none" w:sz="0" w:space="0" w:color="auto"/>
                          </w:divBdr>
                        </w:div>
                      </w:divsChild>
                    </w:div>
                    <w:div w:id="1862084035">
                      <w:marLeft w:val="0"/>
                      <w:marRight w:val="0"/>
                      <w:marTop w:val="0"/>
                      <w:marBottom w:val="0"/>
                      <w:divBdr>
                        <w:top w:val="none" w:sz="0" w:space="0" w:color="auto"/>
                        <w:left w:val="none" w:sz="0" w:space="0" w:color="auto"/>
                        <w:bottom w:val="none" w:sz="0" w:space="0" w:color="auto"/>
                        <w:right w:val="none" w:sz="0" w:space="0" w:color="auto"/>
                      </w:divBdr>
                      <w:divsChild>
                        <w:div w:id="913124605">
                          <w:marLeft w:val="0"/>
                          <w:marRight w:val="0"/>
                          <w:marTop w:val="0"/>
                          <w:marBottom w:val="0"/>
                          <w:divBdr>
                            <w:top w:val="none" w:sz="0" w:space="0" w:color="auto"/>
                            <w:left w:val="none" w:sz="0" w:space="0" w:color="auto"/>
                            <w:bottom w:val="none" w:sz="0" w:space="0" w:color="auto"/>
                            <w:right w:val="none" w:sz="0" w:space="0" w:color="auto"/>
                          </w:divBdr>
                        </w:div>
                      </w:divsChild>
                    </w:div>
                    <w:div w:id="2032805133">
                      <w:marLeft w:val="0"/>
                      <w:marRight w:val="0"/>
                      <w:marTop w:val="0"/>
                      <w:marBottom w:val="0"/>
                      <w:divBdr>
                        <w:top w:val="none" w:sz="0" w:space="0" w:color="auto"/>
                        <w:left w:val="none" w:sz="0" w:space="0" w:color="auto"/>
                        <w:bottom w:val="none" w:sz="0" w:space="0" w:color="auto"/>
                        <w:right w:val="none" w:sz="0" w:space="0" w:color="auto"/>
                      </w:divBdr>
                      <w:divsChild>
                        <w:div w:id="155341936">
                          <w:marLeft w:val="0"/>
                          <w:marRight w:val="0"/>
                          <w:marTop w:val="0"/>
                          <w:marBottom w:val="0"/>
                          <w:divBdr>
                            <w:top w:val="none" w:sz="0" w:space="0" w:color="auto"/>
                            <w:left w:val="none" w:sz="0" w:space="0" w:color="auto"/>
                            <w:bottom w:val="none" w:sz="0" w:space="0" w:color="auto"/>
                            <w:right w:val="none" w:sz="0" w:space="0" w:color="auto"/>
                          </w:divBdr>
                        </w:div>
                      </w:divsChild>
                    </w:div>
                    <w:div w:id="2088306659">
                      <w:marLeft w:val="0"/>
                      <w:marRight w:val="0"/>
                      <w:marTop w:val="0"/>
                      <w:marBottom w:val="0"/>
                      <w:divBdr>
                        <w:top w:val="none" w:sz="0" w:space="0" w:color="auto"/>
                        <w:left w:val="none" w:sz="0" w:space="0" w:color="auto"/>
                        <w:bottom w:val="none" w:sz="0" w:space="0" w:color="auto"/>
                        <w:right w:val="none" w:sz="0" w:space="0" w:color="auto"/>
                      </w:divBdr>
                      <w:divsChild>
                        <w:div w:id="123084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625754">
              <w:marLeft w:val="0"/>
              <w:marRight w:val="0"/>
              <w:marTop w:val="0"/>
              <w:marBottom w:val="0"/>
              <w:divBdr>
                <w:top w:val="none" w:sz="0" w:space="0" w:color="auto"/>
                <w:left w:val="none" w:sz="0" w:space="0" w:color="auto"/>
                <w:bottom w:val="none" w:sz="0" w:space="0" w:color="auto"/>
                <w:right w:val="none" w:sz="0" w:space="0" w:color="auto"/>
              </w:divBdr>
            </w:div>
          </w:divsChild>
        </w:div>
        <w:div w:id="1671441646">
          <w:marLeft w:val="0"/>
          <w:marRight w:val="0"/>
          <w:marTop w:val="0"/>
          <w:marBottom w:val="0"/>
          <w:divBdr>
            <w:top w:val="none" w:sz="0" w:space="0" w:color="auto"/>
            <w:left w:val="none" w:sz="0" w:space="0" w:color="auto"/>
            <w:bottom w:val="none" w:sz="0" w:space="0" w:color="auto"/>
            <w:right w:val="none" w:sz="0" w:space="0" w:color="auto"/>
          </w:divBdr>
          <w:divsChild>
            <w:div w:id="495607133">
              <w:marLeft w:val="0"/>
              <w:marRight w:val="0"/>
              <w:marTop w:val="0"/>
              <w:marBottom w:val="0"/>
              <w:divBdr>
                <w:top w:val="none" w:sz="0" w:space="0" w:color="auto"/>
                <w:left w:val="none" w:sz="0" w:space="0" w:color="auto"/>
                <w:bottom w:val="none" w:sz="0" w:space="0" w:color="auto"/>
                <w:right w:val="none" w:sz="0" w:space="0" w:color="auto"/>
              </w:divBdr>
            </w:div>
          </w:divsChild>
        </w:div>
        <w:div w:id="1766148426">
          <w:marLeft w:val="0"/>
          <w:marRight w:val="0"/>
          <w:marTop w:val="0"/>
          <w:marBottom w:val="0"/>
          <w:divBdr>
            <w:top w:val="none" w:sz="0" w:space="0" w:color="auto"/>
            <w:left w:val="none" w:sz="0" w:space="0" w:color="auto"/>
            <w:bottom w:val="none" w:sz="0" w:space="0" w:color="auto"/>
            <w:right w:val="none" w:sz="0" w:space="0" w:color="auto"/>
          </w:divBdr>
          <w:divsChild>
            <w:div w:id="61097917">
              <w:marLeft w:val="0"/>
              <w:marRight w:val="0"/>
              <w:marTop w:val="0"/>
              <w:marBottom w:val="0"/>
              <w:divBdr>
                <w:top w:val="none" w:sz="0" w:space="0" w:color="auto"/>
                <w:left w:val="none" w:sz="0" w:space="0" w:color="auto"/>
                <w:bottom w:val="none" w:sz="0" w:space="0" w:color="auto"/>
                <w:right w:val="none" w:sz="0" w:space="0" w:color="auto"/>
              </w:divBdr>
              <w:divsChild>
                <w:div w:id="1566909933">
                  <w:marLeft w:val="0"/>
                  <w:marRight w:val="0"/>
                  <w:marTop w:val="30"/>
                  <w:marBottom w:val="30"/>
                  <w:divBdr>
                    <w:top w:val="none" w:sz="0" w:space="0" w:color="auto"/>
                    <w:left w:val="none" w:sz="0" w:space="0" w:color="auto"/>
                    <w:bottom w:val="none" w:sz="0" w:space="0" w:color="auto"/>
                    <w:right w:val="none" w:sz="0" w:space="0" w:color="auto"/>
                  </w:divBdr>
                  <w:divsChild>
                    <w:div w:id="1527981765">
                      <w:marLeft w:val="0"/>
                      <w:marRight w:val="0"/>
                      <w:marTop w:val="0"/>
                      <w:marBottom w:val="0"/>
                      <w:divBdr>
                        <w:top w:val="none" w:sz="0" w:space="0" w:color="auto"/>
                        <w:left w:val="none" w:sz="0" w:space="0" w:color="auto"/>
                        <w:bottom w:val="none" w:sz="0" w:space="0" w:color="auto"/>
                        <w:right w:val="none" w:sz="0" w:space="0" w:color="auto"/>
                      </w:divBdr>
                      <w:divsChild>
                        <w:div w:id="1412656231">
                          <w:marLeft w:val="0"/>
                          <w:marRight w:val="0"/>
                          <w:marTop w:val="0"/>
                          <w:marBottom w:val="0"/>
                          <w:divBdr>
                            <w:top w:val="none" w:sz="0" w:space="0" w:color="auto"/>
                            <w:left w:val="none" w:sz="0" w:space="0" w:color="auto"/>
                            <w:bottom w:val="none" w:sz="0" w:space="0" w:color="auto"/>
                            <w:right w:val="none" w:sz="0" w:space="0" w:color="auto"/>
                          </w:divBdr>
                        </w:div>
                      </w:divsChild>
                    </w:div>
                    <w:div w:id="1972127818">
                      <w:marLeft w:val="0"/>
                      <w:marRight w:val="0"/>
                      <w:marTop w:val="0"/>
                      <w:marBottom w:val="0"/>
                      <w:divBdr>
                        <w:top w:val="none" w:sz="0" w:space="0" w:color="auto"/>
                        <w:left w:val="none" w:sz="0" w:space="0" w:color="auto"/>
                        <w:bottom w:val="none" w:sz="0" w:space="0" w:color="auto"/>
                        <w:right w:val="none" w:sz="0" w:space="0" w:color="auto"/>
                      </w:divBdr>
                      <w:divsChild>
                        <w:div w:id="11640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559669">
              <w:marLeft w:val="0"/>
              <w:marRight w:val="0"/>
              <w:marTop w:val="0"/>
              <w:marBottom w:val="0"/>
              <w:divBdr>
                <w:top w:val="none" w:sz="0" w:space="0" w:color="auto"/>
                <w:left w:val="none" w:sz="0" w:space="0" w:color="auto"/>
                <w:bottom w:val="none" w:sz="0" w:space="0" w:color="auto"/>
                <w:right w:val="none" w:sz="0" w:space="0" w:color="auto"/>
              </w:divBdr>
            </w:div>
          </w:divsChild>
        </w:div>
        <w:div w:id="1821186643">
          <w:marLeft w:val="0"/>
          <w:marRight w:val="0"/>
          <w:marTop w:val="0"/>
          <w:marBottom w:val="0"/>
          <w:divBdr>
            <w:top w:val="none" w:sz="0" w:space="0" w:color="auto"/>
            <w:left w:val="none" w:sz="0" w:space="0" w:color="auto"/>
            <w:bottom w:val="none" w:sz="0" w:space="0" w:color="auto"/>
            <w:right w:val="none" w:sz="0" w:space="0" w:color="auto"/>
          </w:divBdr>
          <w:divsChild>
            <w:div w:id="504591925">
              <w:marLeft w:val="0"/>
              <w:marRight w:val="0"/>
              <w:marTop w:val="0"/>
              <w:marBottom w:val="0"/>
              <w:divBdr>
                <w:top w:val="none" w:sz="0" w:space="0" w:color="auto"/>
                <w:left w:val="none" w:sz="0" w:space="0" w:color="auto"/>
                <w:bottom w:val="none" w:sz="0" w:space="0" w:color="auto"/>
                <w:right w:val="none" w:sz="0" w:space="0" w:color="auto"/>
              </w:divBdr>
            </w:div>
          </w:divsChild>
        </w:div>
        <w:div w:id="2098747372">
          <w:marLeft w:val="0"/>
          <w:marRight w:val="0"/>
          <w:marTop w:val="0"/>
          <w:marBottom w:val="0"/>
          <w:divBdr>
            <w:top w:val="none" w:sz="0" w:space="0" w:color="auto"/>
            <w:left w:val="none" w:sz="0" w:space="0" w:color="auto"/>
            <w:bottom w:val="none" w:sz="0" w:space="0" w:color="auto"/>
            <w:right w:val="none" w:sz="0" w:space="0" w:color="auto"/>
          </w:divBdr>
          <w:divsChild>
            <w:div w:id="77799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06818">
      <w:bodyDiv w:val="1"/>
      <w:marLeft w:val="0"/>
      <w:marRight w:val="0"/>
      <w:marTop w:val="0"/>
      <w:marBottom w:val="0"/>
      <w:divBdr>
        <w:top w:val="none" w:sz="0" w:space="0" w:color="auto"/>
        <w:left w:val="none" w:sz="0" w:space="0" w:color="auto"/>
        <w:bottom w:val="none" w:sz="0" w:space="0" w:color="auto"/>
        <w:right w:val="none" w:sz="0" w:space="0" w:color="auto"/>
      </w:divBdr>
      <w:divsChild>
        <w:div w:id="5984186">
          <w:marLeft w:val="0"/>
          <w:marRight w:val="0"/>
          <w:marTop w:val="0"/>
          <w:marBottom w:val="0"/>
          <w:divBdr>
            <w:top w:val="none" w:sz="0" w:space="0" w:color="auto"/>
            <w:left w:val="none" w:sz="0" w:space="0" w:color="auto"/>
            <w:bottom w:val="none" w:sz="0" w:space="0" w:color="auto"/>
            <w:right w:val="none" w:sz="0" w:space="0" w:color="auto"/>
          </w:divBdr>
          <w:divsChild>
            <w:div w:id="325667251">
              <w:marLeft w:val="0"/>
              <w:marRight w:val="0"/>
              <w:marTop w:val="0"/>
              <w:marBottom w:val="0"/>
              <w:divBdr>
                <w:top w:val="none" w:sz="0" w:space="0" w:color="auto"/>
                <w:left w:val="none" w:sz="0" w:space="0" w:color="auto"/>
                <w:bottom w:val="none" w:sz="0" w:space="0" w:color="auto"/>
                <w:right w:val="none" w:sz="0" w:space="0" w:color="auto"/>
              </w:divBdr>
            </w:div>
          </w:divsChild>
        </w:div>
        <w:div w:id="75564426">
          <w:marLeft w:val="0"/>
          <w:marRight w:val="0"/>
          <w:marTop w:val="0"/>
          <w:marBottom w:val="0"/>
          <w:divBdr>
            <w:top w:val="none" w:sz="0" w:space="0" w:color="auto"/>
            <w:left w:val="none" w:sz="0" w:space="0" w:color="auto"/>
            <w:bottom w:val="none" w:sz="0" w:space="0" w:color="auto"/>
            <w:right w:val="none" w:sz="0" w:space="0" w:color="auto"/>
          </w:divBdr>
          <w:divsChild>
            <w:div w:id="1626423858">
              <w:marLeft w:val="0"/>
              <w:marRight w:val="0"/>
              <w:marTop w:val="0"/>
              <w:marBottom w:val="0"/>
              <w:divBdr>
                <w:top w:val="none" w:sz="0" w:space="0" w:color="auto"/>
                <w:left w:val="none" w:sz="0" w:space="0" w:color="auto"/>
                <w:bottom w:val="none" w:sz="0" w:space="0" w:color="auto"/>
                <w:right w:val="none" w:sz="0" w:space="0" w:color="auto"/>
              </w:divBdr>
            </w:div>
          </w:divsChild>
        </w:div>
        <w:div w:id="621959162">
          <w:marLeft w:val="0"/>
          <w:marRight w:val="0"/>
          <w:marTop w:val="0"/>
          <w:marBottom w:val="0"/>
          <w:divBdr>
            <w:top w:val="none" w:sz="0" w:space="0" w:color="auto"/>
            <w:left w:val="none" w:sz="0" w:space="0" w:color="auto"/>
            <w:bottom w:val="none" w:sz="0" w:space="0" w:color="auto"/>
            <w:right w:val="none" w:sz="0" w:space="0" w:color="auto"/>
          </w:divBdr>
          <w:divsChild>
            <w:div w:id="159271980">
              <w:marLeft w:val="0"/>
              <w:marRight w:val="0"/>
              <w:marTop w:val="0"/>
              <w:marBottom w:val="0"/>
              <w:divBdr>
                <w:top w:val="none" w:sz="0" w:space="0" w:color="auto"/>
                <w:left w:val="none" w:sz="0" w:space="0" w:color="auto"/>
                <w:bottom w:val="none" w:sz="0" w:space="0" w:color="auto"/>
                <w:right w:val="none" w:sz="0" w:space="0" w:color="auto"/>
              </w:divBdr>
              <w:divsChild>
                <w:div w:id="336730694">
                  <w:marLeft w:val="0"/>
                  <w:marRight w:val="0"/>
                  <w:marTop w:val="30"/>
                  <w:marBottom w:val="30"/>
                  <w:divBdr>
                    <w:top w:val="none" w:sz="0" w:space="0" w:color="auto"/>
                    <w:left w:val="none" w:sz="0" w:space="0" w:color="auto"/>
                    <w:bottom w:val="none" w:sz="0" w:space="0" w:color="auto"/>
                    <w:right w:val="none" w:sz="0" w:space="0" w:color="auto"/>
                  </w:divBdr>
                  <w:divsChild>
                    <w:div w:id="550532">
                      <w:marLeft w:val="0"/>
                      <w:marRight w:val="0"/>
                      <w:marTop w:val="0"/>
                      <w:marBottom w:val="0"/>
                      <w:divBdr>
                        <w:top w:val="none" w:sz="0" w:space="0" w:color="auto"/>
                        <w:left w:val="none" w:sz="0" w:space="0" w:color="auto"/>
                        <w:bottom w:val="none" w:sz="0" w:space="0" w:color="auto"/>
                        <w:right w:val="none" w:sz="0" w:space="0" w:color="auto"/>
                      </w:divBdr>
                      <w:divsChild>
                        <w:div w:id="916137713">
                          <w:marLeft w:val="0"/>
                          <w:marRight w:val="0"/>
                          <w:marTop w:val="0"/>
                          <w:marBottom w:val="0"/>
                          <w:divBdr>
                            <w:top w:val="none" w:sz="0" w:space="0" w:color="auto"/>
                            <w:left w:val="none" w:sz="0" w:space="0" w:color="auto"/>
                            <w:bottom w:val="none" w:sz="0" w:space="0" w:color="auto"/>
                            <w:right w:val="none" w:sz="0" w:space="0" w:color="auto"/>
                          </w:divBdr>
                        </w:div>
                      </w:divsChild>
                    </w:div>
                    <w:div w:id="436291410">
                      <w:marLeft w:val="0"/>
                      <w:marRight w:val="0"/>
                      <w:marTop w:val="0"/>
                      <w:marBottom w:val="0"/>
                      <w:divBdr>
                        <w:top w:val="none" w:sz="0" w:space="0" w:color="auto"/>
                        <w:left w:val="none" w:sz="0" w:space="0" w:color="auto"/>
                        <w:bottom w:val="none" w:sz="0" w:space="0" w:color="auto"/>
                        <w:right w:val="none" w:sz="0" w:space="0" w:color="auto"/>
                      </w:divBdr>
                      <w:divsChild>
                        <w:div w:id="1847211136">
                          <w:marLeft w:val="0"/>
                          <w:marRight w:val="0"/>
                          <w:marTop w:val="0"/>
                          <w:marBottom w:val="0"/>
                          <w:divBdr>
                            <w:top w:val="none" w:sz="0" w:space="0" w:color="auto"/>
                            <w:left w:val="none" w:sz="0" w:space="0" w:color="auto"/>
                            <w:bottom w:val="none" w:sz="0" w:space="0" w:color="auto"/>
                            <w:right w:val="none" w:sz="0" w:space="0" w:color="auto"/>
                          </w:divBdr>
                        </w:div>
                      </w:divsChild>
                    </w:div>
                    <w:div w:id="483548009">
                      <w:marLeft w:val="0"/>
                      <w:marRight w:val="0"/>
                      <w:marTop w:val="0"/>
                      <w:marBottom w:val="0"/>
                      <w:divBdr>
                        <w:top w:val="none" w:sz="0" w:space="0" w:color="auto"/>
                        <w:left w:val="none" w:sz="0" w:space="0" w:color="auto"/>
                        <w:bottom w:val="none" w:sz="0" w:space="0" w:color="auto"/>
                        <w:right w:val="none" w:sz="0" w:space="0" w:color="auto"/>
                      </w:divBdr>
                      <w:divsChild>
                        <w:div w:id="903755991">
                          <w:marLeft w:val="0"/>
                          <w:marRight w:val="0"/>
                          <w:marTop w:val="0"/>
                          <w:marBottom w:val="0"/>
                          <w:divBdr>
                            <w:top w:val="none" w:sz="0" w:space="0" w:color="auto"/>
                            <w:left w:val="none" w:sz="0" w:space="0" w:color="auto"/>
                            <w:bottom w:val="none" w:sz="0" w:space="0" w:color="auto"/>
                            <w:right w:val="none" w:sz="0" w:space="0" w:color="auto"/>
                          </w:divBdr>
                        </w:div>
                      </w:divsChild>
                    </w:div>
                    <w:div w:id="611521856">
                      <w:marLeft w:val="0"/>
                      <w:marRight w:val="0"/>
                      <w:marTop w:val="0"/>
                      <w:marBottom w:val="0"/>
                      <w:divBdr>
                        <w:top w:val="none" w:sz="0" w:space="0" w:color="auto"/>
                        <w:left w:val="none" w:sz="0" w:space="0" w:color="auto"/>
                        <w:bottom w:val="none" w:sz="0" w:space="0" w:color="auto"/>
                        <w:right w:val="none" w:sz="0" w:space="0" w:color="auto"/>
                      </w:divBdr>
                      <w:divsChild>
                        <w:div w:id="950166833">
                          <w:marLeft w:val="0"/>
                          <w:marRight w:val="0"/>
                          <w:marTop w:val="0"/>
                          <w:marBottom w:val="0"/>
                          <w:divBdr>
                            <w:top w:val="none" w:sz="0" w:space="0" w:color="auto"/>
                            <w:left w:val="none" w:sz="0" w:space="0" w:color="auto"/>
                            <w:bottom w:val="none" w:sz="0" w:space="0" w:color="auto"/>
                            <w:right w:val="none" w:sz="0" w:space="0" w:color="auto"/>
                          </w:divBdr>
                        </w:div>
                      </w:divsChild>
                    </w:div>
                    <w:div w:id="1448230808">
                      <w:marLeft w:val="0"/>
                      <w:marRight w:val="0"/>
                      <w:marTop w:val="0"/>
                      <w:marBottom w:val="0"/>
                      <w:divBdr>
                        <w:top w:val="none" w:sz="0" w:space="0" w:color="auto"/>
                        <w:left w:val="none" w:sz="0" w:space="0" w:color="auto"/>
                        <w:bottom w:val="none" w:sz="0" w:space="0" w:color="auto"/>
                        <w:right w:val="none" w:sz="0" w:space="0" w:color="auto"/>
                      </w:divBdr>
                      <w:divsChild>
                        <w:div w:id="704644716">
                          <w:marLeft w:val="0"/>
                          <w:marRight w:val="0"/>
                          <w:marTop w:val="0"/>
                          <w:marBottom w:val="0"/>
                          <w:divBdr>
                            <w:top w:val="none" w:sz="0" w:space="0" w:color="auto"/>
                            <w:left w:val="none" w:sz="0" w:space="0" w:color="auto"/>
                            <w:bottom w:val="none" w:sz="0" w:space="0" w:color="auto"/>
                            <w:right w:val="none" w:sz="0" w:space="0" w:color="auto"/>
                          </w:divBdr>
                        </w:div>
                      </w:divsChild>
                    </w:div>
                    <w:div w:id="1760827356">
                      <w:marLeft w:val="0"/>
                      <w:marRight w:val="0"/>
                      <w:marTop w:val="0"/>
                      <w:marBottom w:val="0"/>
                      <w:divBdr>
                        <w:top w:val="none" w:sz="0" w:space="0" w:color="auto"/>
                        <w:left w:val="none" w:sz="0" w:space="0" w:color="auto"/>
                        <w:bottom w:val="none" w:sz="0" w:space="0" w:color="auto"/>
                        <w:right w:val="none" w:sz="0" w:space="0" w:color="auto"/>
                      </w:divBdr>
                      <w:divsChild>
                        <w:div w:id="2356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44403">
              <w:marLeft w:val="0"/>
              <w:marRight w:val="0"/>
              <w:marTop w:val="0"/>
              <w:marBottom w:val="0"/>
              <w:divBdr>
                <w:top w:val="none" w:sz="0" w:space="0" w:color="auto"/>
                <w:left w:val="none" w:sz="0" w:space="0" w:color="auto"/>
                <w:bottom w:val="none" w:sz="0" w:space="0" w:color="auto"/>
                <w:right w:val="none" w:sz="0" w:space="0" w:color="auto"/>
              </w:divBdr>
            </w:div>
          </w:divsChild>
        </w:div>
        <w:div w:id="999239331">
          <w:marLeft w:val="0"/>
          <w:marRight w:val="0"/>
          <w:marTop w:val="0"/>
          <w:marBottom w:val="0"/>
          <w:divBdr>
            <w:top w:val="none" w:sz="0" w:space="0" w:color="auto"/>
            <w:left w:val="none" w:sz="0" w:space="0" w:color="auto"/>
            <w:bottom w:val="none" w:sz="0" w:space="0" w:color="auto"/>
            <w:right w:val="none" w:sz="0" w:space="0" w:color="auto"/>
          </w:divBdr>
          <w:divsChild>
            <w:div w:id="387187959">
              <w:marLeft w:val="0"/>
              <w:marRight w:val="0"/>
              <w:marTop w:val="0"/>
              <w:marBottom w:val="0"/>
              <w:divBdr>
                <w:top w:val="none" w:sz="0" w:space="0" w:color="auto"/>
                <w:left w:val="none" w:sz="0" w:space="0" w:color="auto"/>
                <w:bottom w:val="none" w:sz="0" w:space="0" w:color="auto"/>
                <w:right w:val="none" w:sz="0" w:space="0" w:color="auto"/>
              </w:divBdr>
              <w:divsChild>
                <w:div w:id="23097502">
                  <w:marLeft w:val="0"/>
                  <w:marRight w:val="0"/>
                  <w:marTop w:val="30"/>
                  <w:marBottom w:val="30"/>
                  <w:divBdr>
                    <w:top w:val="none" w:sz="0" w:space="0" w:color="auto"/>
                    <w:left w:val="none" w:sz="0" w:space="0" w:color="auto"/>
                    <w:bottom w:val="none" w:sz="0" w:space="0" w:color="auto"/>
                    <w:right w:val="none" w:sz="0" w:space="0" w:color="auto"/>
                  </w:divBdr>
                  <w:divsChild>
                    <w:div w:id="856847985">
                      <w:marLeft w:val="0"/>
                      <w:marRight w:val="0"/>
                      <w:marTop w:val="0"/>
                      <w:marBottom w:val="0"/>
                      <w:divBdr>
                        <w:top w:val="none" w:sz="0" w:space="0" w:color="auto"/>
                        <w:left w:val="none" w:sz="0" w:space="0" w:color="auto"/>
                        <w:bottom w:val="none" w:sz="0" w:space="0" w:color="auto"/>
                        <w:right w:val="none" w:sz="0" w:space="0" w:color="auto"/>
                      </w:divBdr>
                      <w:divsChild>
                        <w:div w:id="1003751119">
                          <w:marLeft w:val="0"/>
                          <w:marRight w:val="0"/>
                          <w:marTop w:val="0"/>
                          <w:marBottom w:val="0"/>
                          <w:divBdr>
                            <w:top w:val="none" w:sz="0" w:space="0" w:color="auto"/>
                            <w:left w:val="none" w:sz="0" w:space="0" w:color="auto"/>
                            <w:bottom w:val="none" w:sz="0" w:space="0" w:color="auto"/>
                            <w:right w:val="none" w:sz="0" w:space="0" w:color="auto"/>
                          </w:divBdr>
                        </w:div>
                      </w:divsChild>
                    </w:div>
                    <w:div w:id="2036736592">
                      <w:marLeft w:val="0"/>
                      <w:marRight w:val="0"/>
                      <w:marTop w:val="0"/>
                      <w:marBottom w:val="0"/>
                      <w:divBdr>
                        <w:top w:val="none" w:sz="0" w:space="0" w:color="auto"/>
                        <w:left w:val="none" w:sz="0" w:space="0" w:color="auto"/>
                        <w:bottom w:val="none" w:sz="0" w:space="0" w:color="auto"/>
                        <w:right w:val="none" w:sz="0" w:space="0" w:color="auto"/>
                      </w:divBdr>
                      <w:divsChild>
                        <w:div w:id="186890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7964">
              <w:marLeft w:val="0"/>
              <w:marRight w:val="0"/>
              <w:marTop w:val="0"/>
              <w:marBottom w:val="0"/>
              <w:divBdr>
                <w:top w:val="none" w:sz="0" w:space="0" w:color="auto"/>
                <w:left w:val="none" w:sz="0" w:space="0" w:color="auto"/>
                <w:bottom w:val="none" w:sz="0" w:space="0" w:color="auto"/>
                <w:right w:val="none" w:sz="0" w:space="0" w:color="auto"/>
              </w:divBdr>
            </w:div>
          </w:divsChild>
        </w:div>
        <w:div w:id="1235893760">
          <w:marLeft w:val="0"/>
          <w:marRight w:val="0"/>
          <w:marTop w:val="0"/>
          <w:marBottom w:val="0"/>
          <w:divBdr>
            <w:top w:val="none" w:sz="0" w:space="0" w:color="auto"/>
            <w:left w:val="none" w:sz="0" w:space="0" w:color="auto"/>
            <w:bottom w:val="none" w:sz="0" w:space="0" w:color="auto"/>
            <w:right w:val="none" w:sz="0" w:space="0" w:color="auto"/>
          </w:divBdr>
          <w:divsChild>
            <w:div w:id="548302634">
              <w:marLeft w:val="0"/>
              <w:marRight w:val="0"/>
              <w:marTop w:val="0"/>
              <w:marBottom w:val="0"/>
              <w:divBdr>
                <w:top w:val="none" w:sz="0" w:space="0" w:color="auto"/>
                <w:left w:val="none" w:sz="0" w:space="0" w:color="auto"/>
                <w:bottom w:val="none" w:sz="0" w:space="0" w:color="auto"/>
                <w:right w:val="none" w:sz="0" w:space="0" w:color="auto"/>
              </w:divBdr>
            </w:div>
          </w:divsChild>
        </w:div>
        <w:div w:id="1449854828">
          <w:marLeft w:val="0"/>
          <w:marRight w:val="0"/>
          <w:marTop w:val="0"/>
          <w:marBottom w:val="0"/>
          <w:divBdr>
            <w:top w:val="none" w:sz="0" w:space="0" w:color="auto"/>
            <w:left w:val="none" w:sz="0" w:space="0" w:color="auto"/>
            <w:bottom w:val="none" w:sz="0" w:space="0" w:color="auto"/>
            <w:right w:val="none" w:sz="0" w:space="0" w:color="auto"/>
          </w:divBdr>
          <w:divsChild>
            <w:div w:id="583802144">
              <w:marLeft w:val="0"/>
              <w:marRight w:val="0"/>
              <w:marTop w:val="0"/>
              <w:marBottom w:val="0"/>
              <w:divBdr>
                <w:top w:val="none" w:sz="0" w:space="0" w:color="auto"/>
                <w:left w:val="none" w:sz="0" w:space="0" w:color="auto"/>
                <w:bottom w:val="none" w:sz="0" w:space="0" w:color="auto"/>
                <w:right w:val="none" w:sz="0" w:space="0" w:color="auto"/>
              </w:divBdr>
            </w:div>
          </w:divsChild>
        </w:div>
        <w:div w:id="1696729775">
          <w:marLeft w:val="0"/>
          <w:marRight w:val="0"/>
          <w:marTop w:val="0"/>
          <w:marBottom w:val="0"/>
          <w:divBdr>
            <w:top w:val="none" w:sz="0" w:space="0" w:color="auto"/>
            <w:left w:val="none" w:sz="0" w:space="0" w:color="auto"/>
            <w:bottom w:val="none" w:sz="0" w:space="0" w:color="auto"/>
            <w:right w:val="none" w:sz="0" w:space="0" w:color="auto"/>
          </w:divBdr>
          <w:divsChild>
            <w:div w:id="227887719">
              <w:marLeft w:val="0"/>
              <w:marRight w:val="0"/>
              <w:marTop w:val="0"/>
              <w:marBottom w:val="0"/>
              <w:divBdr>
                <w:top w:val="none" w:sz="0" w:space="0" w:color="auto"/>
                <w:left w:val="none" w:sz="0" w:space="0" w:color="auto"/>
                <w:bottom w:val="none" w:sz="0" w:space="0" w:color="auto"/>
                <w:right w:val="none" w:sz="0" w:space="0" w:color="auto"/>
              </w:divBdr>
            </w:div>
          </w:divsChild>
        </w:div>
        <w:div w:id="2115244267">
          <w:marLeft w:val="0"/>
          <w:marRight w:val="0"/>
          <w:marTop w:val="0"/>
          <w:marBottom w:val="0"/>
          <w:divBdr>
            <w:top w:val="none" w:sz="0" w:space="0" w:color="auto"/>
            <w:left w:val="none" w:sz="0" w:space="0" w:color="auto"/>
            <w:bottom w:val="none" w:sz="0" w:space="0" w:color="auto"/>
            <w:right w:val="none" w:sz="0" w:space="0" w:color="auto"/>
          </w:divBdr>
          <w:divsChild>
            <w:div w:id="122278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85199">
      <w:bodyDiv w:val="1"/>
      <w:marLeft w:val="0"/>
      <w:marRight w:val="0"/>
      <w:marTop w:val="0"/>
      <w:marBottom w:val="0"/>
      <w:divBdr>
        <w:top w:val="none" w:sz="0" w:space="0" w:color="auto"/>
        <w:left w:val="none" w:sz="0" w:space="0" w:color="auto"/>
        <w:bottom w:val="none" w:sz="0" w:space="0" w:color="auto"/>
        <w:right w:val="none" w:sz="0" w:space="0" w:color="auto"/>
      </w:divBdr>
      <w:divsChild>
        <w:div w:id="256061218">
          <w:marLeft w:val="0"/>
          <w:marRight w:val="0"/>
          <w:marTop w:val="0"/>
          <w:marBottom w:val="0"/>
          <w:divBdr>
            <w:top w:val="none" w:sz="0" w:space="0" w:color="auto"/>
            <w:left w:val="none" w:sz="0" w:space="0" w:color="auto"/>
            <w:bottom w:val="none" w:sz="0" w:space="0" w:color="auto"/>
            <w:right w:val="none" w:sz="0" w:space="0" w:color="auto"/>
          </w:divBdr>
          <w:divsChild>
            <w:div w:id="1108307759">
              <w:marLeft w:val="0"/>
              <w:marRight w:val="0"/>
              <w:marTop w:val="0"/>
              <w:marBottom w:val="0"/>
              <w:divBdr>
                <w:top w:val="none" w:sz="0" w:space="0" w:color="auto"/>
                <w:left w:val="none" w:sz="0" w:space="0" w:color="auto"/>
                <w:bottom w:val="none" w:sz="0" w:space="0" w:color="auto"/>
                <w:right w:val="none" w:sz="0" w:space="0" w:color="auto"/>
              </w:divBdr>
            </w:div>
          </w:divsChild>
        </w:div>
        <w:div w:id="525482724">
          <w:marLeft w:val="0"/>
          <w:marRight w:val="0"/>
          <w:marTop w:val="0"/>
          <w:marBottom w:val="0"/>
          <w:divBdr>
            <w:top w:val="none" w:sz="0" w:space="0" w:color="auto"/>
            <w:left w:val="none" w:sz="0" w:space="0" w:color="auto"/>
            <w:bottom w:val="none" w:sz="0" w:space="0" w:color="auto"/>
            <w:right w:val="none" w:sz="0" w:space="0" w:color="auto"/>
          </w:divBdr>
          <w:divsChild>
            <w:div w:id="621575421">
              <w:marLeft w:val="0"/>
              <w:marRight w:val="0"/>
              <w:marTop w:val="0"/>
              <w:marBottom w:val="0"/>
              <w:divBdr>
                <w:top w:val="none" w:sz="0" w:space="0" w:color="auto"/>
                <w:left w:val="none" w:sz="0" w:space="0" w:color="auto"/>
                <w:bottom w:val="none" w:sz="0" w:space="0" w:color="auto"/>
                <w:right w:val="none" w:sz="0" w:space="0" w:color="auto"/>
              </w:divBdr>
            </w:div>
          </w:divsChild>
        </w:div>
        <w:div w:id="723018863">
          <w:marLeft w:val="0"/>
          <w:marRight w:val="0"/>
          <w:marTop w:val="0"/>
          <w:marBottom w:val="0"/>
          <w:divBdr>
            <w:top w:val="none" w:sz="0" w:space="0" w:color="auto"/>
            <w:left w:val="none" w:sz="0" w:space="0" w:color="auto"/>
            <w:bottom w:val="none" w:sz="0" w:space="0" w:color="auto"/>
            <w:right w:val="none" w:sz="0" w:space="0" w:color="auto"/>
          </w:divBdr>
          <w:divsChild>
            <w:div w:id="1713656542">
              <w:marLeft w:val="0"/>
              <w:marRight w:val="0"/>
              <w:marTop w:val="0"/>
              <w:marBottom w:val="0"/>
              <w:divBdr>
                <w:top w:val="none" w:sz="0" w:space="0" w:color="auto"/>
                <w:left w:val="none" w:sz="0" w:space="0" w:color="auto"/>
                <w:bottom w:val="none" w:sz="0" w:space="0" w:color="auto"/>
                <w:right w:val="none" w:sz="0" w:space="0" w:color="auto"/>
              </w:divBdr>
            </w:div>
          </w:divsChild>
        </w:div>
        <w:div w:id="742802568">
          <w:marLeft w:val="0"/>
          <w:marRight w:val="0"/>
          <w:marTop w:val="0"/>
          <w:marBottom w:val="0"/>
          <w:divBdr>
            <w:top w:val="none" w:sz="0" w:space="0" w:color="auto"/>
            <w:left w:val="none" w:sz="0" w:space="0" w:color="auto"/>
            <w:bottom w:val="none" w:sz="0" w:space="0" w:color="auto"/>
            <w:right w:val="none" w:sz="0" w:space="0" w:color="auto"/>
          </w:divBdr>
          <w:divsChild>
            <w:div w:id="289869349">
              <w:marLeft w:val="0"/>
              <w:marRight w:val="0"/>
              <w:marTop w:val="0"/>
              <w:marBottom w:val="0"/>
              <w:divBdr>
                <w:top w:val="none" w:sz="0" w:space="0" w:color="auto"/>
                <w:left w:val="none" w:sz="0" w:space="0" w:color="auto"/>
                <w:bottom w:val="none" w:sz="0" w:space="0" w:color="auto"/>
                <w:right w:val="none" w:sz="0" w:space="0" w:color="auto"/>
              </w:divBdr>
            </w:div>
          </w:divsChild>
        </w:div>
        <w:div w:id="858733805">
          <w:marLeft w:val="0"/>
          <w:marRight w:val="0"/>
          <w:marTop w:val="0"/>
          <w:marBottom w:val="0"/>
          <w:divBdr>
            <w:top w:val="none" w:sz="0" w:space="0" w:color="auto"/>
            <w:left w:val="none" w:sz="0" w:space="0" w:color="auto"/>
            <w:bottom w:val="none" w:sz="0" w:space="0" w:color="auto"/>
            <w:right w:val="none" w:sz="0" w:space="0" w:color="auto"/>
          </w:divBdr>
          <w:divsChild>
            <w:div w:id="621498331">
              <w:marLeft w:val="0"/>
              <w:marRight w:val="0"/>
              <w:marTop w:val="0"/>
              <w:marBottom w:val="0"/>
              <w:divBdr>
                <w:top w:val="none" w:sz="0" w:space="0" w:color="auto"/>
                <w:left w:val="none" w:sz="0" w:space="0" w:color="auto"/>
                <w:bottom w:val="none" w:sz="0" w:space="0" w:color="auto"/>
                <w:right w:val="none" w:sz="0" w:space="0" w:color="auto"/>
              </w:divBdr>
            </w:div>
          </w:divsChild>
        </w:div>
        <w:div w:id="868184851">
          <w:marLeft w:val="0"/>
          <w:marRight w:val="0"/>
          <w:marTop w:val="0"/>
          <w:marBottom w:val="0"/>
          <w:divBdr>
            <w:top w:val="none" w:sz="0" w:space="0" w:color="auto"/>
            <w:left w:val="none" w:sz="0" w:space="0" w:color="auto"/>
            <w:bottom w:val="none" w:sz="0" w:space="0" w:color="auto"/>
            <w:right w:val="none" w:sz="0" w:space="0" w:color="auto"/>
          </w:divBdr>
          <w:divsChild>
            <w:div w:id="1581213051">
              <w:marLeft w:val="0"/>
              <w:marRight w:val="0"/>
              <w:marTop w:val="0"/>
              <w:marBottom w:val="0"/>
              <w:divBdr>
                <w:top w:val="none" w:sz="0" w:space="0" w:color="auto"/>
                <w:left w:val="none" w:sz="0" w:space="0" w:color="auto"/>
                <w:bottom w:val="none" w:sz="0" w:space="0" w:color="auto"/>
                <w:right w:val="none" w:sz="0" w:space="0" w:color="auto"/>
              </w:divBdr>
            </w:div>
          </w:divsChild>
        </w:div>
        <w:div w:id="1286961872">
          <w:marLeft w:val="0"/>
          <w:marRight w:val="0"/>
          <w:marTop w:val="0"/>
          <w:marBottom w:val="0"/>
          <w:divBdr>
            <w:top w:val="none" w:sz="0" w:space="0" w:color="auto"/>
            <w:left w:val="none" w:sz="0" w:space="0" w:color="auto"/>
            <w:bottom w:val="none" w:sz="0" w:space="0" w:color="auto"/>
            <w:right w:val="none" w:sz="0" w:space="0" w:color="auto"/>
          </w:divBdr>
          <w:divsChild>
            <w:div w:id="673654545">
              <w:marLeft w:val="0"/>
              <w:marRight w:val="0"/>
              <w:marTop w:val="0"/>
              <w:marBottom w:val="0"/>
              <w:divBdr>
                <w:top w:val="none" w:sz="0" w:space="0" w:color="auto"/>
                <w:left w:val="none" w:sz="0" w:space="0" w:color="auto"/>
                <w:bottom w:val="none" w:sz="0" w:space="0" w:color="auto"/>
                <w:right w:val="none" w:sz="0" w:space="0" w:color="auto"/>
              </w:divBdr>
            </w:div>
          </w:divsChild>
        </w:div>
        <w:div w:id="1572041683">
          <w:marLeft w:val="0"/>
          <w:marRight w:val="0"/>
          <w:marTop w:val="0"/>
          <w:marBottom w:val="0"/>
          <w:divBdr>
            <w:top w:val="none" w:sz="0" w:space="0" w:color="auto"/>
            <w:left w:val="none" w:sz="0" w:space="0" w:color="auto"/>
            <w:bottom w:val="none" w:sz="0" w:space="0" w:color="auto"/>
            <w:right w:val="none" w:sz="0" w:space="0" w:color="auto"/>
          </w:divBdr>
          <w:divsChild>
            <w:div w:id="151798766">
              <w:marLeft w:val="0"/>
              <w:marRight w:val="0"/>
              <w:marTop w:val="0"/>
              <w:marBottom w:val="0"/>
              <w:divBdr>
                <w:top w:val="none" w:sz="0" w:space="0" w:color="auto"/>
                <w:left w:val="none" w:sz="0" w:space="0" w:color="auto"/>
                <w:bottom w:val="none" w:sz="0" w:space="0" w:color="auto"/>
                <w:right w:val="none" w:sz="0" w:space="0" w:color="auto"/>
              </w:divBdr>
              <w:divsChild>
                <w:div w:id="1346783818">
                  <w:marLeft w:val="0"/>
                  <w:marRight w:val="0"/>
                  <w:marTop w:val="30"/>
                  <w:marBottom w:val="30"/>
                  <w:divBdr>
                    <w:top w:val="none" w:sz="0" w:space="0" w:color="auto"/>
                    <w:left w:val="none" w:sz="0" w:space="0" w:color="auto"/>
                    <w:bottom w:val="none" w:sz="0" w:space="0" w:color="auto"/>
                    <w:right w:val="none" w:sz="0" w:space="0" w:color="auto"/>
                  </w:divBdr>
                  <w:divsChild>
                    <w:div w:id="718286536">
                      <w:marLeft w:val="0"/>
                      <w:marRight w:val="0"/>
                      <w:marTop w:val="0"/>
                      <w:marBottom w:val="0"/>
                      <w:divBdr>
                        <w:top w:val="none" w:sz="0" w:space="0" w:color="auto"/>
                        <w:left w:val="none" w:sz="0" w:space="0" w:color="auto"/>
                        <w:bottom w:val="none" w:sz="0" w:space="0" w:color="auto"/>
                        <w:right w:val="none" w:sz="0" w:space="0" w:color="auto"/>
                      </w:divBdr>
                      <w:divsChild>
                        <w:div w:id="482240227">
                          <w:marLeft w:val="0"/>
                          <w:marRight w:val="0"/>
                          <w:marTop w:val="0"/>
                          <w:marBottom w:val="0"/>
                          <w:divBdr>
                            <w:top w:val="none" w:sz="0" w:space="0" w:color="auto"/>
                            <w:left w:val="none" w:sz="0" w:space="0" w:color="auto"/>
                            <w:bottom w:val="none" w:sz="0" w:space="0" w:color="auto"/>
                            <w:right w:val="none" w:sz="0" w:space="0" w:color="auto"/>
                          </w:divBdr>
                        </w:div>
                      </w:divsChild>
                    </w:div>
                    <w:div w:id="779494837">
                      <w:marLeft w:val="0"/>
                      <w:marRight w:val="0"/>
                      <w:marTop w:val="0"/>
                      <w:marBottom w:val="0"/>
                      <w:divBdr>
                        <w:top w:val="none" w:sz="0" w:space="0" w:color="auto"/>
                        <w:left w:val="none" w:sz="0" w:space="0" w:color="auto"/>
                        <w:bottom w:val="none" w:sz="0" w:space="0" w:color="auto"/>
                        <w:right w:val="none" w:sz="0" w:space="0" w:color="auto"/>
                      </w:divBdr>
                      <w:divsChild>
                        <w:div w:id="4427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501981">
              <w:marLeft w:val="0"/>
              <w:marRight w:val="0"/>
              <w:marTop w:val="0"/>
              <w:marBottom w:val="0"/>
              <w:divBdr>
                <w:top w:val="none" w:sz="0" w:space="0" w:color="auto"/>
                <w:left w:val="none" w:sz="0" w:space="0" w:color="auto"/>
                <w:bottom w:val="none" w:sz="0" w:space="0" w:color="auto"/>
                <w:right w:val="none" w:sz="0" w:space="0" w:color="auto"/>
              </w:divBdr>
            </w:div>
          </w:divsChild>
        </w:div>
        <w:div w:id="1890025218">
          <w:marLeft w:val="0"/>
          <w:marRight w:val="0"/>
          <w:marTop w:val="0"/>
          <w:marBottom w:val="0"/>
          <w:divBdr>
            <w:top w:val="none" w:sz="0" w:space="0" w:color="auto"/>
            <w:left w:val="none" w:sz="0" w:space="0" w:color="auto"/>
            <w:bottom w:val="none" w:sz="0" w:space="0" w:color="auto"/>
            <w:right w:val="none" w:sz="0" w:space="0" w:color="auto"/>
          </w:divBdr>
          <w:divsChild>
            <w:div w:id="1341471801">
              <w:marLeft w:val="0"/>
              <w:marRight w:val="0"/>
              <w:marTop w:val="0"/>
              <w:marBottom w:val="0"/>
              <w:divBdr>
                <w:top w:val="none" w:sz="0" w:space="0" w:color="auto"/>
                <w:left w:val="none" w:sz="0" w:space="0" w:color="auto"/>
                <w:bottom w:val="none" w:sz="0" w:space="0" w:color="auto"/>
                <w:right w:val="none" w:sz="0" w:space="0" w:color="auto"/>
              </w:divBdr>
            </w:div>
          </w:divsChild>
        </w:div>
        <w:div w:id="1896350883">
          <w:marLeft w:val="0"/>
          <w:marRight w:val="0"/>
          <w:marTop w:val="0"/>
          <w:marBottom w:val="0"/>
          <w:divBdr>
            <w:top w:val="none" w:sz="0" w:space="0" w:color="auto"/>
            <w:left w:val="none" w:sz="0" w:space="0" w:color="auto"/>
            <w:bottom w:val="none" w:sz="0" w:space="0" w:color="auto"/>
            <w:right w:val="none" w:sz="0" w:space="0" w:color="auto"/>
          </w:divBdr>
          <w:divsChild>
            <w:div w:id="346947879">
              <w:marLeft w:val="0"/>
              <w:marRight w:val="0"/>
              <w:marTop w:val="0"/>
              <w:marBottom w:val="0"/>
              <w:divBdr>
                <w:top w:val="none" w:sz="0" w:space="0" w:color="auto"/>
                <w:left w:val="none" w:sz="0" w:space="0" w:color="auto"/>
                <w:bottom w:val="none" w:sz="0" w:space="0" w:color="auto"/>
                <w:right w:val="none" w:sz="0" w:space="0" w:color="auto"/>
              </w:divBdr>
              <w:divsChild>
                <w:div w:id="2071220614">
                  <w:marLeft w:val="0"/>
                  <w:marRight w:val="0"/>
                  <w:marTop w:val="30"/>
                  <w:marBottom w:val="30"/>
                  <w:divBdr>
                    <w:top w:val="none" w:sz="0" w:space="0" w:color="auto"/>
                    <w:left w:val="none" w:sz="0" w:space="0" w:color="auto"/>
                    <w:bottom w:val="none" w:sz="0" w:space="0" w:color="auto"/>
                    <w:right w:val="none" w:sz="0" w:space="0" w:color="auto"/>
                  </w:divBdr>
                  <w:divsChild>
                    <w:div w:id="74085541">
                      <w:marLeft w:val="0"/>
                      <w:marRight w:val="0"/>
                      <w:marTop w:val="0"/>
                      <w:marBottom w:val="0"/>
                      <w:divBdr>
                        <w:top w:val="none" w:sz="0" w:space="0" w:color="auto"/>
                        <w:left w:val="none" w:sz="0" w:space="0" w:color="auto"/>
                        <w:bottom w:val="none" w:sz="0" w:space="0" w:color="auto"/>
                        <w:right w:val="none" w:sz="0" w:space="0" w:color="auto"/>
                      </w:divBdr>
                      <w:divsChild>
                        <w:div w:id="1324042155">
                          <w:marLeft w:val="0"/>
                          <w:marRight w:val="0"/>
                          <w:marTop w:val="0"/>
                          <w:marBottom w:val="0"/>
                          <w:divBdr>
                            <w:top w:val="none" w:sz="0" w:space="0" w:color="auto"/>
                            <w:left w:val="none" w:sz="0" w:space="0" w:color="auto"/>
                            <w:bottom w:val="none" w:sz="0" w:space="0" w:color="auto"/>
                            <w:right w:val="none" w:sz="0" w:space="0" w:color="auto"/>
                          </w:divBdr>
                        </w:div>
                      </w:divsChild>
                    </w:div>
                    <w:div w:id="577903412">
                      <w:marLeft w:val="0"/>
                      <w:marRight w:val="0"/>
                      <w:marTop w:val="0"/>
                      <w:marBottom w:val="0"/>
                      <w:divBdr>
                        <w:top w:val="none" w:sz="0" w:space="0" w:color="auto"/>
                        <w:left w:val="none" w:sz="0" w:space="0" w:color="auto"/>
                        <w:bottom w:val="none" w:sz="0" w:space="0" w:color="auto"/>
                        <w:right w:val="none" w:sz="0" w:space="0" w:color="auto"/>
                      </w:divBdr>
                      <w:divsChild>
                        <w:div w:id="1979607342">
                          <w:marLeft w:val="0"/>
                          <w:marRight w:val="0"/>
                          <w:marTop w:val="0"/>
                          <w:marBottom w:val="0"/>
                          <w:divBdr>
                            <w:top w:val="none" w:sz="0" w:space="0" w:color="auto"/>
                            <w:left w:val="none" w:sz="0" w:space="0" w:color="auto"/>
                            <w:bottom w:val="none" w:sz="0" w:space="0" w:color="auto"/>
                            <w:right w:val="none" w:sz="0" w:space="0" w:color="auto"/>
                          </w:divBdr>
                        </w:div>
                      </w:divsChild>
                    </w:div>
                    <w:div w:id="1342078466">
                      <w:marLeft w:val="0"/>
                      <w:marRight w:val="0"/>
                      <w:marTop w:val="0"/>
                      <w:marBottom w:val="0"/>
                      <w:divBdr>
                        <w:top w:val="none" w:sz="0" w:space="0" w:color="auto"/>
                        <w:left w:val="none" w:sz="0" w:space="0" w:color="auto"/>
                        <w:bottom w:val="none" w:sz="0" w:space="0" w:color="auto"/>
                        <w:right w:val="none" w:sz="0" w:space="0" w:color="auto"/>
                      </w:divBdr>
                      <w:divsChild>
                        <w:div w:id="1951736236">
                          <w:marLeft w:val="0"/>
                          <w:marRight w:val="0"/>
                          <w:marTop w:val="0"/>
                          <w:marBottom w:val="0"/>
                          <w:divBdr>
                            <w:top w:val="none" w:sz="0" w:space="0" w:color="auto"/>
                            <w:left w:val="none" w:sz="0" w:space="0" w:color="auto"/>
                            <w:bottom w:val="none" w:sz="0" w:space="0" w:color="auto"/>
                            <w:right w:val="none" w:sz="0" w:space="0" w:color="auto"/>
                          </w:divBdr>
                        </w:div>
                      </w:divsChild>
                    </w:div>
                    <w:div w:id="1474253519">
                      <w:marLeft w:val="0"/>
                      <w:marRight w:val="0"/>
                      <w:marTop w:val="0"/>
                      <w:marBottom w:val="0"/>
                      <w:divBdr>
                        <w:top w:val="none" w:sz="0" w:space="0" w:color="auto"/>
                        <w:left w:val="none" w:sz="0" w:space="0" w:color="auto"/>
                        <w:bottom w:val="none" w:sz="0" w:space="0" w:color="auto"/>
                        <w:right w:val="none" w:sz="0" w:space="0" w:color="auto"/>
                      </w:divBdr>
                      <w:divsChild>
                        <w:div w:id="1999923857">
                          <w:marLeft w:val="0"/>
                          <w:marRight w:val="0"/>
                          <w:marTop w:val="0"/>
                          <w:marBottom w:val="0"/>
                          <w:divBdr>
                            <w:top w:val="none" w:sz="0" w:space="0" w:color="auto"/>
                            <w:left w:val="none" w:sz="0" w:space="0" w:color="auto"/>
                            <w:bottom w:val="none" w:sz="0" w:space="0" w:color="auto"/>
                            <w:right w:val="none" w:sz="0" w:space="0" w:color="auto"/>
                          </w:divBdr>
                        </w:div>
                      </w:divsChild>
                    </w:div>
                    <w:div w:id="1571426776">
                      <w:marLeft w:val="0"/>
                      <w:marRight w:val="0"/>
                      <w:marTop w:val="0"/>
                      <w:marBottom w:val="0"/>
                      <w:divBdr>
                        <w:top w:val="none" w:sz="0" w:space="0" w:color="auto"/>
                        <w:left w:val="none" w:sz="0" w:space="0" w:color="auto"/>
                        <w:bottom w:val="none" w:sz="0" w:space="0" w:color="auto"/>
                        <w:right w:val="none" w:sz="0" w:space="0" w:color="auto"/>
                      </w:divBdr>
                      <w:divsChild>
                        <w:div w:id="811749534">
                          <w:marLeft w:val="0"/>
                          <w:marRight w:val="0"/>
                          <w:marTop w:val="0"/>
                          <w:marBottom w:val="0"/>
                          <w:divBdr>
                            <w:top w:val="none" w:sz="0" w:space="0" w:color="auto"/>
                            <w:left w:val="none" w:sz="0" w:space="0" w:color="auto"/>
                            <w:bottom w:val="none" w:sz="0" w:space="0" w:color="auto"/>
                            <w:right w:val="none" w:sz="0" w:space="0" w:color="auto"/>
                          </w:divBdr>
                        </w:div>
                      </w:divsChild>
                    </w:div>
                    <w:div w:id="1926838204">
                      <w:marLeft w:val="0"/>
                      <w:marRight w:val="0"/>
                      <w:marTop w:val="0"/>
                      <w:marBottom w:val="0"/>
                      <w:divBdr>
                        <w:top w:val="none" w:sz="0" w:space="0" w:color="auto"/>
                        <w:left w:val="none" w:sz="0" w:space="0" w:color="auto"/>
                        <w:bottom w:val="none" w:sz="0" w:space="0" w:color="auto"/>
                        <w:right w:val="none" w:sz="0" w:space="0" w:color="auto"/>
                      </w:divBdr>
                      <w:divsChild>
                        <w:div w:id="6095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28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68662">
      <w:bodyDiv w:val="1"/>
      <w:marLeft w:val="0"/>
      <w:marRight w:val="0"/>
      <w:marTop w:val="0"/>
      <w:marBottom w:val="0"/>
      <w:divBdr>
        <w:top w:val="none" w:sz="0" w:space="0" w:color="auto"/>
        <w:left w:val="none" w:sz="0" w:space="0" w:color="auto"/>
        <w:bottom w:val="none" w:sz="0" w:space="0" w:color="auto"/>
        <w:right w:val="none" w:sz="0" w:space="0" w:color="auto"/>
      </w:divBdr>
      <w:divsChild>
        <w:div w:id="92750812">
          <w:marLeft w:val="0"/>
          <w:marRight w:val="0"/>
          <w:marTop w:val="0"/>
          <w:marBottom w:val="0"/>
          <w:divBdr>
            <w:top w:val="none" w:sz="0" w:space="0" w:color="auto"/>
            <w:left w:val="none" w:sz="0" w:space="0" w:color="auto"/>
            <w:bottom w:val="none" w:sz="0" w:space="0" w:color="auto"/>
            <w:right w:val="none" w:sz="0" w:space="0" w:color="auto"/>
          </w:divBdr>
          <w:divsChild>
            <w:div w:id="2098556689">
              <w:marLeft w:val="0"/>
              <w:marRight w:val="0"/>
              <w:marTop w:val="0"/>
              <w:marBottom w:val="0"/>
              <w:divBdr>
                <w:top w:val="none" w:sz="0" w:space="0" w:color="auto"/>
                <w:left w:val="none" w:sz="0" w:space="0" w:color="auto"/>
                <w:bottom w:val="none" w:sz="0" w:space="0" w:color="auto"/>
                <w:right w:val="none" w:sz="0" w:space="0" w:color="auto"/>
              </w:divBdr>
            </w:div>
          </w:divsChild>
        </w:div>
        <w:div w:id="221209595">
          <w:marLeft w:val="0"/>
          <w:marRight w:val="0"/>
          <w:marTop w:val="0"/>
          <w:marBottom w:val="0"/>
          <w:divBdr>
            <w:top w:val="none" w:sz="0" w:space="0" w:color="auto"/>
            <w:left w:val="none" w:sz="0" w:space="0" w:color="auto"/>
            <w:bottom w:val="none" w:sz="0" w:space="0" w:color="auto"/>
            <w:right w:val="none" w:sz="0" w:space="0" w:color="auto"/>
          </w:divBdr>
          <w:divsChild>
            <w:div w:id="855735448">
              <w:marLeft w:val="0"/>
              <w:marRight w:val="0"/>
              <w:marTop w:val="0"/>
              <w:marBottom w:val="0"/>
              <w:divBdr>
                <w:top w:val="none" w:sz="0" w:space="0" w:color="auto"/>
                <w:left w:val="none" w:sz="0" w:space="0" w:color="auto"/>
                <w:bottom w:val="none" w:sz="0" w:space="0" w:color="auto"/>
                <w:right w:val="none" w:sz="0" w:space="0" w:color="auto"/>
              </w:divBdr>
            </w:div>
          </w:divsChild>
        </w:div>
        <w:div w:id="334068840">
          <w:marLeft w:val="0"/>
          <w:marRight w:val="0"/>
          <w:marTop w:val="0"/>
          <w:marBottom w:val="0"/>
          <w:divBdr>
            <w:top w:val="none" w:sz="0" w:space="0" w:color="auto"/>
            <w:left w:val="none" w:sz="0" w:space="0" w:color="auto"/>
            <w:bottom w:val="none" w:sz="0" w:space="0" w:color="auto"/>
            <w:right w:val="none" w:sz="0" w:space="0" w:color="auto"/>
          </w:divBdr>
          <w:divsChild>
            <w:div w:id="972757878">
              <w:marLeft w:val="0"/>
              <w:marRight w:val="0"/>
              <w:marTop w:val="0"/>
              <w:marBottom w:val="0"/>
              <w:divBdr>
                <w:top w:val="none" w:sz="0" w:space="0" w:color="auto"/>
                <w:left w:val="none" w:sz="0" w:space="0" w:color="auto"/>
                <w:bottom w:val="none" w:sz="0" w:space="0" w:color="auto"/>
                <w:right w:val="none" w:sz="0" w:space="0" w:color="auto"/>
              </w:divBdr>
            </w:div>
          </w:divsChild>
        </w:div>
        <w:div w:id="399913198">
          <w:marLeft w:val="0"/>
          <w:marRight w:val="0"/>
          <w:marTop w:val="0"/>
          <w:marBottom w:val="0"/>
          <w:divBdr>
            <w:top w:val="none" w:sz="0" w:space="0" w:color="auto"/>
            <w:left w:val="none" w:sz="0" w:space="0" w:color="auto"/>
            <w:bottom w:val="none" w:sz="0" w:space="0" w:color="auto"/>
            <w:right w:val="none" w:sz="0" w:space="0" w:color="auto"/>
          </w:divBdr>
          <w:divsChild>
            <w:div w:id="553472997">
              <w:marLeft w:val="0"/>
              <w:marRight w:val="0"/>
              <w:marTop w:val="0"/>
              <w:marBottom w:val="0"/>
              <w:divBdr>
                <w:top w:val="none" w:sz="0" w:space="0" w:color="auto"/>
                <w:left w:val="none" w:sz="0" w:space="0" w:color="auto"/>
                <w:bottom w:val="none" w:sz="0" w:space="0" w:color="auto"/>
                <w:right w:val="none" w:sz="0" w:space="0" w:color="auto"/>
              </w:divBdr>
            </w:div>
          </w:divsChild>
        </w:div>
        <w:div w:id="445930161">
          <w:marLeft w:val="0"/>
          <w:marRight w:val="0"/>
          <w:marTop w:val="0"/>
          <w:marBottom w:val="0"/>
          <w:divBdr>
            <w:top w:val="none" w:sz="0" w:space="0" w:color="auto"/>
            <w:left w:val="none" w:sz="0" w:space="0" w:color="auto"/>
            <w:bottom w:val="none" w:sz="0" w:space="0" w:color="auto"/>
            <w:right w:val="none" w:sz="0" w:space="0" w:color="auto"/>
          </w:divBdr>
          <w:divsChild>
            <w:div w:id="893126349">
              <w:marLeft w:val="0"/>
              <w:marRight w:val="0"/>
              <w:marTop w:val="0"/>
              <w:marBottom w:val="0"/>
              <w:divBdr>
                <w:top w:val="none" w:sz="0" w:space="0" w:color="auto"/>
                <w:left w:val="none" w:sz="0" w:space="0" w:color="auto"/>
                <w:bottom w:val="none" w:sz="0" w:space="0" w:color="auto"/>
                <w:right w:val="none" w:sz="0" w:space="0" w:color="auto"/>
              </w:divBdr>
              <w:divsChild>
                <w:div w:id="2087679806">
                  <w:marLeft w:val="0"/>
                  <w:marRight w:val="0"/>
                  <w:marTop w:val="30"/>
                  <w:marBottom w:val="30"/>
                  <w:divBdr>
                    <w:top w:val="none" w:sz="0" w:space="0" w:color="auto"/>
                    <w:left w:val="none" w:sz="0" w:space="0" w:color="auto"/>
                    <w:bottom w:val="none" w:sz="0" w:space="0" w:color="auto"/>
                    <w:right w:val="none" w:sz="0" w:space="0" w:color="auto"/>
                  </w:divBdr>
                  <w:divsChild>
                    <w:div w:id="1127312556">
                      <w:marLeft w:val="0"/>
                      <w:marRight w:val="0"/>
                      <w:marTop w:val="0"/>
                      <w:marBottom w:val="0"/>
                      <w:divBdr>
                        <w:top w:val="none" w:sz="0" w:space="0" w:color="auto"/>
                        <w:left w:val="none" w:sz="0" w:space="0" w:color="auto"/>
                        <w:bottom w:val="none" w:sz="0" w:space="0" w:color="auto"/>
                        <w:right w:val="none" w:sz="0" w:space="0" w:color="auto"/>
                      </w:divBdr>
                      <w:divsChild>
                        <w:div w:id="26759662">
                          <w:marLeft w:val="0"/>
                          <w:marRight w:val="0"/>
                          <w:marTop w:val="0"/>
                          <w:marBottom w:val="0"/>
                          <w:divBdr>
                            <w:top w:val="none" w:sz="0" w:space="0" w:color="auto"/>
                            <w:left w:val="none" w:sz="0" w:space="0" w:color="auto"/>
                            <w:bottom w:val="none" w:sz="0" w:space="0" w:color="auto"/>
                            <w:right w:val="none" w:sz="0" w:space="0" w:color="auto"/>
                          </w:divBdr>
                        </w:div>
                      </w:divsChild>
                    </w:div>
                    <w:div w:id="1701391413">
                      <w:marLeft w:val="0"/>
                      <w:marRight w:val="0"/>
                      <w:marTop w:val="0"/>
                      <w:marBottom w:val="0"/>
                      <w:divBdr>
                        <w:top w:val="none" w:sz="0" w:space="0" w:color="auto"/>
                        <w:left w:val="none" w:sz="0" w:space="0" w:color="auto"/>
                        <w:bottom w:val="none" w:sz="0" w:space="0" w:color="auto"/>
                        <w:right w:val="none" w:sz="0" w:space="0" w:color="auto"/>
                      </w:divBdr>
                      <w:divsChild>
                        <w:div w:id="7149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10429">
              <w:marLeft w:val="0"/>
              <w:marRight w:val="0"/>
              <w:marTop w:val="0"/>
              <w:marBottom w:val="0"/>
              <w:divBdr>
                <w:top w:val="none" w:sz="0" w:space="0" w:color="auto"/>
                <w:left w:val="none" w:sz="0" w:space="0" w:color="auto"/>
                <w:bottom w:val="none" w:sz="0" w:space="0" w:color="auto"/>
                <w:right w:val="none" w:sz="0" w:space="0" w:color="auto"/>
              </w:divBdr>
            </w:div>
          </w:divsChild>
        </w:div>
        <w:div w:id="824392699">
          <w:marLeft w:val="0"/>
          <w:marRight w:val="0"/>
          <w:marTop w:val="0"/>
          <w:marBottom w:val="0"/>
          <w:divBdr>
            <w:top w:val="none" w:sz="0" w:space="0" w:color="auto"/>
            <w:left w:val="none" w:sz="0" w:space="0" w:color="auto"/>
            <w:bottom w:val="none" w:sz="0" w:space="0" w:color="auto"/>
            <w:right w:val="none" w:sz="0" w:space="0" w:color="auto"/>
          </w:divBdr>
          <w:divsChild>
            <w:div w:id="1564632863">
              <w:marLeft w:val="0"/>
              <w:marRight w:val="0"/>
              <w:marTop w:val="0"/>
              <w:marBottom w:val="0"/>
              <w:divBdr>
                <w:top w:val="none" w:sz="0" w:space="0" w:color="auto"/>
                <w:left w:val="none" w:sz="0" w:space="0" w:color="auto"/>
                <w:bottom w:val="none" w:sz="0" w:space="0" w:color="auto"/>
                <w:right w:val="none" w:sz="0" w:space="0" w:color="auto"/>
              </w:divBdr>
            </w:div>
            <w:div w:id="1807425634">
              <w:marLeft w:val="0"/>
              <w:marRight w:val="0"/>
              <w:marTop w:val="0"/>
              <w:marBottom w:val="0"/>
              <w:divBdr>
                <w:top w:val="none" w:sz="0" w:space="0" w:color="auto"/>
                <w:left w:val="none" w:sz="0" w:space="0" w:color="auto"/>
                <w:bottom w:val="none" w:sz="0" w:space="0" w:color="auto"/>
                <w:right w:val="none" w:sz="0" w:space="0" w:color="auto"/>
              </w:divBdr>
              <w:divsChild>
                <w:div w:id="632520309">
                  <w:marLeft w:val="0"/>
                  <w:marRight w:val="0"/>
                  <w:marTop w:val="30"/>
                  <w:marBottom w:val="30"/>
                  <w:divBdr>
                    <w:top w:val="none" w:sz="0" w:space="0" w:color="auto"/>
                    <w:left w:val="none" w:sz="0" w:space="0" w:color="auto"/>
                    <w:bottom w:val="none" w:sz="0" w:space="0" w:color="auto"/>
                    <w:right w:val="none" w:sz="0" w:space="0" w:color="auto"/>
                  </w:divBdr>
                  <w:divsChild>
                    <w:div w:id="26102286">
                      <w:marLeft w:val="0"/>
                      <w:marRight w:val="0"/>
                      <w:marTop w:val="0"/>
                      <w:marBottom w:val="0"/>
                      <w:divBdr>
                        <w:top w:val="none" w:sz="0" w:space="0" w:color="auto"/>
                        <w:left w:val="none" w:sz="0" w:space="0" w:color="auto"/>
                        <w:bottom w:val="none" w:sz="0" w:space="0" w:color="auto"/>
                        <w:right w:val="none" w:sz="0" w:space="0" w:color="auto"/>
                      </w:divBdr>
                      <w:divsChild>
                        <w:div w:id="197855780">
                          <w:marLeft w:val="0"/>
                          <w:marRight w:val="0"/>
                          <w:marTop w:val="0"/>
                          <w:marBottom w:val="0"/>
                          <w:divBdr>
                            <w:top w:val="none" w:sz="0" w:space="0" w:color="auto"/>
                            <w:left w:val="none" w:sz="0" w:space="0" w:color="auto"/>
                            <w:bottom w:val="none" w:sz="0" w:space="0" w:color="auto"/>
                            <w:right w:val="none" w:sz="0" w:space="0" w:color="auto"/>
                          </w:divBdr>
                        </w:div>
                      </w:divsChild>
                    </w:div>
                    <w:div w:id="99615915">
                      <w:marLeft w:val="0"/>
                      <w:marRight w:val="0"/>
                      <w:marTop w:val="0"/>
                      <w:marBottom w:val="0"/>
                      <w:divBdr>
                        <w:top w:val="none" w:sz="0" w:space="0" w:color="auto"/>
                        <w:left w:val="none" w:sz="0" w:space="0" w:color="auto"/>
                        <w:bottom w:val="none" w:sz="0" w:space="0" w:color="auto"/>
                        <w:right w:val="none" w:sz="0" w:space="0" w:color="auto"/>
                      </w:divBdr>
                      <w:divsChild>
                        <w:div w:id="1532761993">
                          <w:marLeft w:val="0"/>
                          <w:marRight w:val="0"/>
                          <w:marTop w:val="0"/>
                          <w:marBottom w:val="0"/>
                          <w:divBdr>
                            <w:top w:val="none" w:sz="0" w:space="0" w:color="auto"/>
                            <w:left w:val="none" w:sz="0" w:space="0" w:color="auto"/>
                            <w:bottom w:val="none" w:sz="0" w:space="0" w:color="auto"/>
                            <w:right w:val="none" w:sz="0" w:space="0" w:color="auto"/>
                          </w:divBdr>
                          <w:divsChild>
                            <w:div w:id="995835761">
                              <w:marLeft w:val="0"/>
                              <w:marRight w:val="0"/>
                              <w:marTop w:val="30"/>
                              <w:marBottom w:val="30"/>
                              <w:divBdr>
                                <w:top w:val="none" w:sz="0" w:space="0" w:color="auto"/>
                                <w:left w:val="none" w:sz="0" w:space="0" w:color="auto"/>
                                <w:bottom w:val="none" w:sz="0" w:space="0" w:color="auto"/>
                                <w:right w:val="none" w:sz="0" w:space="0" w:color="auto"/>
                              </w:divBdr>
                              <w:divsChild>
                                <w:div w:id="636374273">
                                  <w:marLeft w:val="0"/>
                                  <w:marRight w:val="0"/>
                                  <w:marTop w:val="0"/>
                                  <w:marBottom w:val="0"/>
                                  <w:divBdr>
                                    <w:top w:val="none" w:sz="0" w:space="0" w:color="auto"/>
                                    <w:left w:val="none" w:sz="0" w:space="0" w:color="auto"/>
                                    <w:bottom w:val="none" w:sz="0" w:space="0" w:color="auto"/>
                                    <w:right w:val="none" w:sz="0" w:space="0" w:color="auto"/>
                                  </w:divBdr>
                                  <w:divsChild>
                                    <w:div w:id="1713455830">
                                      <w:marLeft w:val="0"/>
                                      <w:marRight w:val="0"/>
                                      <w:marTop w:val="0"/>
                                      <w:marBottom w:val="0"/>
                                      <w:divBdr>
                                        <w:top w:val="none" w:sz="0" w:space="0" w:color="auto"/>
                                        <w:left w:val="none" w:sz="0" w:space="0" w:color="auto"/>
                                        <w:bottom w:val="none" w:sz="0" w:space="0" w:color="auto"/>
                                        <w:right w:val="none" w:sz="0" w:space="0" w:color="auto"/>
                                      </w:divBdr>
                                    </w:div>
                                  </w:divsChild>
                                </w:div>
                                <w:div w:id="1254319464">
                                  <w:marLeft w:val="0"/>
                                  <w:marRight w:val="0"/>
                                  <w:marTop w:val="0"/>
                                  <w:marBottom w:val="0"/>
                                  <w:divBdr>
                                    <w:top w:val="none" w:sz="0" w:space="0" w:color="auto"/>
                                    <w:left w:val="none" w:sz="0" w:space="0" w:color="auto"/>
                                    <w:bottom w:val="none" w:sz="0" w:space="0" w:color="auto"/>
                                    <w:right w:val="none" w:sz="0" w:space="0" w:color="auto"/>
                                  </w:divBdr>
                                  <w:divsChild>
                                    <w:div w:id="59278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219673">
                          <w:marLeft w:val="0"/>
                          <w:marRight w:val="0"/>
                          <w:marTop w:val="0"/>
                          <w:marBottom w:val="0"/>
                          <w:divBdr>
                            <w:top w:val="none" w:sz="0" w:space="0" w:color="auto"/>
                            <w:left w:val="none" w:sz="0" w:space="0" w:color="auto"/>
                            <w:bottom w:val="none" w:sz="0" w:space="0" w:color="auto"/>
                            <w:right w:val="none" w:sz="0" w:space="0" w:color="auto"/>
                          </w:divBdr>
                        </w:div>
                      </w:divsChild>
                    </w:div>
                    <w:div w:id="100152571">
                      <w:marLeft w:val="0"/>
                      <w:marRight w:val="0"/>
                      <w:marTop w:val="0"/>
                      <w:marBottom w:val="0"/>
                      <w:divBdr>
                        <w:top w:val="none" w:sz="0" w:space="0" w:color="auto"/>
                        <w:left w:val="none" w:sz="0" w:space="0" w:color="auto"/>
                        <w:bottom w:val="none" w:sz="0" w:space="0" w:color="auto"/>
                        <w:right w:val="none" w:sz="0" w:space="0" w:color="auto"/>
                      </w:divBdr>
                      <w:divsChild>
                        <w:div w:id="523330747">
                          <w:marLeft w:val="0"/>
                          <w:marRight w:val="0"/>
                          <w:marTop w:val="0"/>
                          <w:marBottom w:val="0"/>
                          <w:divBdr>
                            <w:top w:val="none" w:sz="0" w:space="0" w:color="auto"/>
                            <w:left w:val="none" w:sz="0" w:space="0" w:color="auto"/>
                            <w:bottom w:val="none" w:sz="0" w:space="0" w:color="auto"/>
                            <w:right w:val="none" w:sz="0" w:space="0" w:color="auto"/>
                          </w:divBdr>
                        </w:div>
                      </w:divsChild>
                    </w:div>
                    <w:div w:id="159005414">
                      <w:marLeft w:val="0"/>
                      <w:marRight w:val="0"/>
                      <w:marTop w:val="0"/>
                      <w:marBottom w:val="0"/>
                      <w:divBdr>
                        <w:top w:val="none" w:sz="0" w:space="0" w:color="auto"/>
                        <w:left w:val="none" w:sz="0" w:space="0" w:color="auto"/>
                        <w:bottom w:val="none" w:sz="0" w:space="0" w:color="auto"/>
                        <w:right w:val="none" w:sz="0" w:space="0" w:color="auto"/>
                      </w:divBdr>
                      <w:divsChild>
                        <w:div w:id="1205118">
                          <w:marLeft w:val="0"/>
                          <w:marRight w:val="0"/>
                          <w:marTop w:val="0"/>
                          <w:marBottom w:val="0"/>
                          <w:divBdr>
                            <w:top w:val="none" w:sz="0" w:space="0" w:color="auto"/>
                            <w:left w:val="none" w:sz="0" w:space="0" w:color="auto"/>
                            <w:bottom w:val="none" w:sz="0" w:space="0" w:color="auto"/>
                            <w:right w:val="none" w:sz="0" w:space="0" w:color="auto"/>
                          </w:divBdr>
                        </w:div>
                        <w:div w:id="1926065977">
                          <w:marLeft w:val="0"/>
                          <w:marRight w:val="0"/>
                          <w:marTop w:val="0"/>
                          <w:marBottom w:val="0"/>
                          <w:divBdr>
                            <w:top w:val="none" w:sz="0" w:space="0" w:color="auto"/>
                            <w:left w:val="none" w:sz="0" w:space="0" w:color="auto"/>
                            <w:bottom w:val="none" w:sz="0" w:space="0" w:color="auto"/>
                            <w:right w:val="none" w:sz="0" w:space="0" w:color="auto"/>
                          </w:divBdr>
                          <w:divsChild>
                            <w:div w:id="1161504487">
                              <w:marLeft w:val="0"/>
                              <w:marRight w:val="0"/>
                              <w:marTop w:val="30"/>
                              <w:marBottom w:val="30"/>
                              <w:divBdr>
                                <w:top w:val="none" w:sz="0" w:space="0" w:color="auto"/>
                                <w:left w:val="none" w:sz="0" w:space="0" w:color="auto"/>
                                <w:bottom w:val="none" w:sz="0" w:space="0" w:color="auto"/>
                                <w:right w:val="none" w:sz="0" w:space="0" w:color="auto"/>
                              </w:divBdr>
                              <w:divsChild>
                                <w:div w:id="900793507">
                                  <w:marLeft w:val="0"/>
                                  <w:marRight w:val="0"/>
                                  <w:marTop w:val="0"/>
                                  <w:marBottom w:val="0"/>
                                  <w:divBdr>
                                    <w:top w:val="none" w:sz="0" w:space="0" w:color="auto"/>
                                    <w:left w:val="none" w:sz="0" w:space="0" w:color="auto"/>
                                    <w:bottom w:val="none" w:sz="0" w:space="0" w:color="auto"/>
                                    <w:right w:val="none" w:sz="0" w:space="0" w:color="auto"/>
                                  </w:divBdr>
                                  <w:divsChild>
                                    <w:div w:id="462424079">
                                      <w:marLeft w:val="0"/>
                                      <w:marRight w:val="0"/>
                                      <w:marTop w:val="0"/>
                                      <w:marBottom w:val="0"/>
                                      <w:divBdr>
                                        <w:top w:val="none" w:sz="0" w:space="0" w:color="auto"/>
                                        <w:left w:val="none" w:sz="0" w:space="0" w:color="auto"/>
                                        <w:bottom w:val="none" w:sz="0" w:space="0" w:color="auto"/>
                                        <w:right w:val="none" w:sz="0" w:space="0" w:color="auto"/>
                                      </w:divBdr>
                                    </w:div>
                                  </w:divsChild>
                                </w:div>
                                <w:div w:id="1551765079">
                                  <w:marLeft w:val="0"/>
                                  <w:marRight w:val="0"/>
                                  <w:marTop w:val="0"/>
                                  <w:marBottom w:val="0"/>
                                  <w:divBdr>
                                    <w:top w:val="none" w:sz="0" w:space="0" w:color="auto"/>
                                    <w:left w:val="none" w:sz="0" w:space="0" w:color="auto"/>
                                    <w:bottom w:val="none" w:sz="0" w:space="0" w:color="auto"/>
                                    <w:right w:val="none" w:sz="0" w:space="0" w:color="auto"/>
                                  </w:divBdr>
                                  <w:divsChild>
                                    <w:div w:id="16722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894422">
                      <w:marLeft w:val="0"/>
                      <w:marRight w:val="0"/>
                      <w:marTop w:val="0"/>
                      <w:marBottom w:val="0"/>
                      <w:divBdr>
                        <w:top w:val="none" w:sz="0" w:space="0" w:color="auto"/>
                        <w:left w:val="none" w:sz="0" w:space="0" w:color="auto"/>
                        <w:bottom w:val="none" w:sz="0" w:space="0" w:color="auto"/>
                        <w:right w:val="none" w:sz="0" w:space="0" w:color="auto"/>
                      </w:divBdr>
                      <w:divsChild>
                        <w:div w:id="862866528">
                          <w:marLeft w:val="0"/>
                          <w:marRight w:val="0"/>
                          <w:marTop w:val="0"/>
                          <w:marBottom w:val="0"/>
                          <w:divBdr>
                            <w:top w:val="none" w:sz="0" w:space="0" w:color="auto"/>
                            <w:left w:val="none" w:sz="0" w:space="0" w:color="auto"/>
                            <w:bottom w:val="none" w:sz="0" w:space="0" w:color="auto"/>
                            <w:right w:val="none" w:sz="0" w:space="0" w:color="auto"/>
                          </w:divBdr>
                        </w:div>
                      </w:divsChild>
                    </w:div>
                    <w:div w:id="269550488">
                      <w:marLeft w:val="0"/>
                      <w:marRight w:val="0"/>
                      <w:marTop w:val="0"/>
                      <w:marBottom w:val="0"/>
                      <w:divBdr>
                        <w:top w:val="none" w:sz="0" w:space="0" w:color="auto"/>
                        <w:left w:val="none" w:sz="0" w:space="0" w:color="auto"/>
                        <w:bottom w:val="none" w:sz="0" w:space="0" w:color="auto"/>
                        <w:right w:val="none" w:sz="0" w:space="0" w:color="auto"/>
                      </w:divBdr>
                      <w:divsChild>
                        <w:div w:id="719984135">
                          <w:marLeft w:val="0"/>
                          <w:marRight w:val="0"/>
                          <w:marTop w:val="0"/>
                          <w:marBottom w:val="0"/>
                          <w:divBdr>
                            <w:top w:val="none" w:sz="0" w:space="0" w:color="auto"/>
                            <w:left w:val="none" w:sz="0" w:space="0" w:color="auto"/>
                            <w:bottom w:val="none" w:sz="0" w:space="0" w:color="auto"/>
                            <w:right w:val="none" w:sz="0" w:space="0" w:color="auto"/>
                          </w:divBdr>
                        </w:div>
                      </w:divsChild>
                    </w:div>
                    <w:div w:id="340359305">
                      <w:marLeft w:val="0"/>
                      <w:marRight w:val="0"/>
                      <w:marTop w:val="0"/>
                      <w:marBottom w:val="0"/>
                      <w:divBdr>
                        <w:top w:val="none" w:sz="0" w:space="0" w:color="auto"/>
                        <w:left w:val="none" w:sz="0" w:space="0" w:color="auto"/>
                        <w:bottom w:val="none" w:sz="0" w:space="0" w:color="auto"/>
                        <w:right w:val="none" w:sz="0" w:space="0" w:color="auto"/>
                      </w:divBdr>
                      <w:divsChild>
                        <w:div w:id="48454363">
                          <w:marLeft w:val="0"/>
                          <w:marRight w:val="0"/>
                          <w:marTop w:val="0"/>
                          <w:marBottom w:val="0"/>
                          <w:divBdr>
                            <w:top w:val="none" w:sz="0" w:space="0" w:color="auto"/>
                            <w:left w:val="none" w:sz="0" w:space="0" w:color="auto"/>
                            <w:bottom w:val="none" w:sz="0" w:space="0" w:color="auto"/>
                            <w:right w:val="none" w:sz="0" w:space="0" w:color="auto"/>
                          </w:divBdr>
                          <w:divsChild>
                            <w:div w:id="453791559">
                              <w:marLeft w:val="0"/>
                              <w:marRight w:val="0"/>
                              <w:marTop w:val="30"/>
                              <w:marBottom w:val="30"/>
                              <w:divBdr>
                                <w:top w:val="none" w:sz="0" w:space="0" w:color="auto"/>
                                <w:left w:val="none" w:sz="0" w:space="0" w:color="auto"/>
                                <w:bottom w:val="none" w:sz="0" w:space="0" w:color="auto"/>
                                <w:right w:val="none" w:sz="0" w:space="0" w:color="auto"/>
                              </w:divBdr>
                              <w:divsChild>
                                <w:div w:id="1637491028">
                                  <w:marLeft w:val="0"/>
                                  <w:marRight w:val="0"/>
                                  <w:marTop w:val="0"/>
                                  <w:marBottom w:val="0"/>
                                  <w:divBdr>
                                    <w:top w:val="none" w:sz="0" w:space="0" w:color="auto"/>
                                    <w:left w:val="none" w:sz="0" w:space="0" w:color="auto"/>
                                    <w:bottom w:val="none" w:sz="0" w:space="0" w:color="auto"/>
                                    <w:right w:val="none" w:sz="0" w:space="0" w:color="auto"/>
                                  </w:divBdr>
                                  <w:divsChild>
                                    <w:div w:id="1622958413">
                                      <w:marLeft w:val="0"/>
                                      <w:marRight w:val="0"/>
                                      <w:marTop w:val="0"/>
                                      <w:marBottom w:val="0"/>
                                      <w:divBdr>
                                        <w:top w:val="none" w:sz="0" w:space="0" w:color="auto"/>
                                        <w:left w:val="none" w:sz="0" w:space="0" w:color="auto"/>
                                        <w:bottom w:val="none" w:sz="0" w:space="0" w:color="auto"/>
                                        <w:right w:val="none" w:sz="0" w:space="0" w:color="auto"/>
                                      </w:divBdr>
                                    </w:div>
                                  </w:divsChild>
                                </w:div>
                                <w:div w:id="1962030003">
                                  <w:marLeft w:val="0"/>
                                  <w:marRight w:val="0"/>
                                  <w:marTop w:val="0"/>
                                  <w:marBottom w:val="0"/>
                                  <w:divBdr>
                                    <w:top w:val="none" w:sz="0" w:space="0" w:color="auto"/>
                                    <w:left w:val="none" w:sz="0" w:space="0" w:color="auto"/>
                                    <w:bottom w:val="none" w:sz="0" w:space="0" w:color="auto"/>
                                    <w:right w:val="none" w:sz="0" w:space="0" w:color="auto"/>
                                  </w:divBdr>
                                  <w:divsChild>
                                    <w:div w:id="82832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048862">
                          <w:marLeft w:val="0"/>
                          <w:marRight w:val="0"/>
                          <w:marTop w:val="0"/>
                          <w:marBottom w:val="0"/>
                          <w:divBdr>
                            <w:top w:val="none" w:sz="0" w:space="0" w:color="auto"/>
                            <w:left w:val="none" w:sz="0" w:space="0" w:color="auto"/>
                            <w:bottom w:val="none" w:sz="0" w:space="0" w:color="auto"/>
                            <w:right w:val="none" w:sz="0" w:space="0" w:color="auto"/>
                          </w:divBdr>
                        </w:div>
                      </w:divsChild>
                    </w:div>
                    <w:div w:id="368916111">
                      <w:marLeft w:val="0"/>
                      <w:marRight w:val="0"/>
                      <w:marTop w:val="0"/>
                      <w:marBottom w:val="0"/>
                      <w:divBdr>
                        <w:top w:val="none" w:sz="0" w:space="0" w:color="auto"/>
                        <w:left w:val="none" w:sz="0" w:space="0" w:color="auto"/>
                        <w:bottom w:val="none" w:sz="0" w:space="0" w:color="auto"/>
                        <w:right w:val="none" w:sz="0" w:space="0" w:color="auto"/>
                      </w:divBdr>
                      <w:divsChild>
                        <w:div w:id="1025521158">
                          <w:marLeft w:val="0"/>
                          <w:marRight w:val="0"/>
                          <w:marTop w:val="0"/>
                          <w:marBottom w:val="0"/>
                          <w:divBdr>
                            <w:top w:val="none" w:sz="0" w:space="0" w:color="auto"/>
                            <w:left w:val="none" w:sz="0" w:space="0" w:color="auto"/>
                            <w:bottom w:val="none" w:sz="0" w:space="0" w:color="auto"/>
                            <w:right w:val="none" w:sz="0" w:space="0" w:color="auto"/>
                          </w:divBdr>
                        </w:div>
                      </w:divsChild>
                    </w:div>
                    <w:div w:id="388502350">
                      <w:marLeft w:val="0"/>
                      <w:marRight w:val="0"/>
                      <w:marTop w:val="0"/>
                      <w:marBottom w:val="0"/>
                      <w:divBdr>
                        <w:top w:val="none" w:sz="0" w:space="0" w:color="auto"/>
                        <w:left w:val="none" w:sz="0" w:space="0" w:color="auto"/>
                        <w:bottom w:val="none" w:sz="0" w:space="0" w:color="auto"/>
                        <w:right w:val="none" w:sz="0" w:space="0" w:color="auto"/>
                      </w:divBdr>
                      <w:divsChild>
                        <w:div w:id="458689524">
                          <w:marLeft w:val="0"/>
                          <w:marRight w:val="0"/>
                          <w:marTop w:val="0"/>
                          <w:marBottom w:val="0"/>
                          <w:divBdr>
                            <w:top w:val="none" w:sz="0" w:space="0" w:color="auto"/>
                            <w:left w:val="none" w:sz="0" w:space="0" w:color="auto"/>
                            <w:bottom w:val="none" w:sz="0" w:space="0" w:color="auto"/>
                            <w:right w:val="none" w:sz="0" w:space="0" w:color="auto"/>
                          </w:divBdr>
                        </w:div>
                      </w:divsChild>
                    </w:div>
                    <w:div w:id="405541679">
                      <w:marLeft w:val="0"/>
                      <w:marRight w:val="0"/>
                      <w:marTop w:val="0"/>
                      <w:marBottom w:val="0"/>
                      <w:divBdr>
                        <w:top w:val="none" w:sz="0" w:space="0" w:color="auto"/>
                        <w:left w:val="none" w:sz="0" w:space="0" w:color="auto"/>
                        <w:bottom w:val="none" w:sz="0" w:space="0" w:color="auto"/>
                        <w:right w:val="none" w:sz="0" w:space="0" w:color="auto"/>
                      </w:divBdr>
                      <w:divsChild>
                        <w:div w:id="394354697">
                          <w:marLeft w:val="0"/>
                          <w:marRight w:val="0"/>
                          <w:marTop w:val="0"/>
                          <w:marBottom w:val="0"/>
                          <w:divBdr>
                            <w:top w:val="none" w:sz="0" w:space="0" w:color="auto"/>
                            <w:left w:val="none" w:sz="0" w:space="0" w:color="auto"/>
                            <w:bottom w:val="none" w:sz="0" w:space="0" w:color="auto"/>
                            <w:right w:val="none" w:sz="0" w:space="0" w:color="auto"/>
                          </w:divBdr>
                          <w:divsChild>
                            <w:div w:id="554004075">
                              <w:marLeft w:val="0"/>
                              <w:marRight w:val="0"/>
                              <w:marTop w:val="30"/>
                              <w:marBottom w:val="30"/>
                              <w:divBdr>
                                <w:top w:val="none" w:sz="0" w:space="0" w:color="auto"/>
                                <w:left w:val="none" w:sz="0" w:space="0" w:color="auto"/>
                                <w:bottom w:val="none" w:sz="0" w:space="0" w:color="auto"/>
                                <w:right w:val="none" w:sz="0" w:space="0" w:color="auto"/>
                              </w:divBdr>
                              <w:divsChild>
                                <w:div w:id="1576012913">
                                  <w:marLeft w:val="0"/>
                                  <w:marRight w:val="0"/>
                                  <w:marTop w:val="0"/>
                                  <w:marBottom w:val="0"/>
                                  <w:divBdr>
                                    <w:top w:val="none" w:sz="0" w:space="0" w:color="auto"/>
                                    <w:left w:val="none" w:sz="0" w:space="0" w:color="auto"/>
                                    <w:bottom w:val="none" w:sz="0" w:space="0" w:color="auto"/>
                                    <w:right w:val="none" w:sz="0" w:space="0" w:color="auto"/>
                                  </w:divBdr>
                                  <w:divsChild>
                                    <w:div w:id="1086612059">
                                      <w:marLeft w:val="0"/>
                                      <w:marRight w:val="0"/>
                                      <w:marTop w:val="0"/>
                                      <w:marBottom w:val="0"/>
                                      <w:divBdr>
                                        <w:top w:val="none" w:sz="0" w:space="0" w:color="auto"/>
                                        <w:left w:val="none" w:sz="0" w:space="0" w:color="auto"/>
                                        <w:bottom w:val="none" w:sz="0" w:space="0" w:color="auto"/>
                                        <w:right w:val="none" w:sz="0" w:space="0" w:color="auto"/>
                                      </w:divBdr>
                                    </w:div>
                                  </w:divsChild>
                                </w:div>
                                <w:div w:id="1735270814">
                                  <w:marLeft w:val="0"/>
                                  <w:marRight w:val="0"/>
                                  <w:marTop w:val="0"/>
                                  <w:marBottom w:val="0"/>
                                  <w:divBdr>
                                    <w:top w:val="none" w:sz="0" w:space="0" w:color="auto"/>
                                    <w:left w:val="none" w:sz="0" w:space="0" w:color="auto"/>
                                    <w:bottom w:val="none" w:sz="0" w:space="0" w:color="auto"/>
                                    <w:right w:val="none" w:sz="0" w:space="0" w:color="auto"/>
                                  </w:divBdr>
                                  <w:divsChild>
                                    <w:div w:id="8903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21342">
                          <w:marLeft w:val="0"/>
                          <w:marRight w:val="0"/>
                          <w:marTop w:val="0"/>
                          <w:marBottom w:val="0"/>
                          <w:divBdr>
                            <w:top w:val="none" w:sz="0" w:space="0" w:color="auto"/>
                            <w:left w:val="none" w:sz="0" w:space="0" w:color="auto"/>
                            <w:bottom w:val="none" w:sz="0" w:space="0" w:color="auto"/>
                            <w:right w:val="none" w:sz="0" w:space="0" w:color="auto"/>
                          </w:divBdr>
                        </w:div>
                      </w:divsChild>
                    </w:div>
                    <w:div w:id="458569247">
                      <w:marLeft w:val="0"/>
                      <w:marRight w:val="0"/>
                      <w:marTop w:val="0"/>
                      <w:marBottom w:val="0"/>
                      <w:divBdr>
                        <w:top w:val="none" w:sz="0" w:space="0" w:color="auto"/>
                        <w:left w:val="none" w:sz="0" w:space="0" w:color="auto"/>
                        <w:bottom w:val="none" w:sz="0" w:space="0" w:color="auto"/>
                        <w:right w:val="none" w:sz="0" w:space="0" w:color="auto"/>
                      </w:divBdr>
                      <w:divsChild>
                        <w:div w:id="110634731">
                          <w:marLeft w:val="0"/>
                          <w:marRight w:val="0"/>
                          <w:marTop w:val="0"/>
                          <w:marBottom w:val="0"/>
                          <w:divBdr>
                            <w:top w:val="none" w:sz="0" w:space="0" w:color="auto"/>
                            <w:left w:val="none" w:sz="0" w:space="0" w:color="auto"/>
                            <w:bottom w:val="none" w:sz="0" w:space="0" w:color="auto"/>
                            <w:right w:val="none" w:sz="0" w:space="0" w:color="auto"/>
                          </w:divBdr>
                        </w:div>
                      </w:divsChild>
                    </w:div>
                    <w:div w:id="459492176">
                      <w:marLeft w:val="0"/>
                      <w:marRight w:val="0"/>
                      <w:marTop w:val="0"/>
                      <w:marBottom w:val="0"/>
                      <w:divBdr>
                        <w:top w:val="none" w:sz="0" w:space="0" w:color="auto"/>
                        <w:left w:val="none" w:sz="0" w:space="0" w:color="auto"/>
                        <w:bottom w:val="none" w:sz="0" w:space="0" w:color="auto"/>
                        <w:right w:val="none" w:sz="0" w:space="0" w:color="auto"/>
                      </w:divBdr>
                      <w:divsChild>
                        <w:div w:id="1143696829">
                          <w:marLeft w:val="0"/>
                          <w:marRight w:val="0"/>
                          <w:marTop w:val="0"/>
                          <w:marBottom w:val="0"/>
                          <w:divBdr>
                            <w:top w:val="none" w:sz="0" w:space="0" w:color="auto"/>
                            <w:left w:val="none" w:sz="0" w:space="0" w:color="auto"/>
                            <w:bottom w:val="none" w:sz="0" w:space="0" w:color="auto"/>
                            <w:right w:val="none" w:sz="0" w:space="0" w:color="auto"/>
                          </w:divBdr>
                        </w:div>
                      </w:divsChild>
                    </w:div>
                    <w:div w:id="500702343">
                      <w:marLeft w:val="0"/>
                      <w:marRight w:val="0"/>
                      <w:marTop w:val="0"/>
                      <w:marBottom w:val="0"/>
                      <w:divBdr>
                        <w:top w:val="none" w:sz="0" w:space="0" w:color="auto"/>
                        <w:left w:val="none" w:sz="0" w:space="0" w:color="auto"/>
                        <w:bottom w:val="none" w:sz="0" w:space="0" w:color="auto"/>
                        <w:right w:val="none" w:sz="0" w:space="0" w:color="auto"/>
                      </w:divBdr>
                      <w:divsChild>
                        <w:div w:id="341780707">
                          <w:marLeft w:val="0"/>
                          <w:marRight w:val="0"/>
                          <w:marTop w:val="0"/>
                          <w:marBottom w:val="0"/>
                          <w:divBdr>
                            <w:top w:val="none" w:sz="0" w:space="0" w:color="auto"/>
                            <w:left w:val="none" w:sz="0" w:space="0" w:color="auto"/>
                            <w:bottom w:val="none" w:sz="0" w:space="0" w:color="auto"/>
                            <w:right w:val="none" w:sz="0" w:space="0" w:color="auto"/>
                          </w:divBdr>
                        </w:div>
                      </w:divsChild>
                    </w:div>
                    <w:div w:id="575434701">
                      <w:marLeft w:val="0"/>
                      <w:marRight w:val="0"/>
                      <w:marTop w:val="0"/>
                      <w:marBottom w:val="0"/>
                      <w:divBdr>
                        <w:top w:val="none" w:sz="0" w:space="0" w:color="auto"/>
                        <w:left w:val="none" w:sz="0" w:space="0" w:color="auto"/>
                        <w:bottom w:val="none" w:sz="0" w:space="0" w:color="auto"/>
                        <w:right w:val="none" w:sz="0" w:space="0" w:color="auto"/>
                      </w:divBdr>
                      <w:divsChild>
                        <w:div w:id="1907179284">
                          <w:marLeft w:val="0"/>
                          <w:marRight w:val="0"/>
                          <w:marTop w:val="0"/>
                          <w:marBottom w:val="0"/>
                          <w:divBdr>
                            <w:top w:val="none" w:sz="0" w:space="0" w:color="auto"/>
                            <w:left w:val="none" w:sz="0" w:space="0" w:color="auto"/>
                            <w:bottom w:val="none" w:sz="0" w:space="0" w:color="auto"/>
                            <w:right w:val="none" w:sz="0" w:space="0" w:color="auto"/>
                          </w:divBdr>
                          <w:divsChild>
                            <w:div w:id="332338470">
                              <w:marLeft w:val="0"/>
                              <w:marRight w:val="0"/>
                              <w:marTop w:val="30"/>
                              <w:marBottom w:val="30"/>
                              <w:divBdr>
                                <w:top w:val="none" w:sz="0" w:space="0" w:color="auto"/>
                                <w:left w:val="none" w:sz="0" w:space="0" w:color="auto"/>
                                <w:bottom w:val="none" w:sz="0" w:space="0" w:color="auto"/>
                                <w:right w:val="none" w:sz="0" w:space="0" w:color="auto"/>
                              </w:divBdr>
                              <w:divsChild>
                                <w:div w:id="1004088121">
                                  <w:marLeft w:val="0"/>
                                  <w:marRight w:val="0"/>
                                  <w:marTop w:val="0"/>
                                  <w:marBottom w:val="0"/>
                                  <w:divBdr>
                                    <w:top w:val="none" w:sz="0" w:space="0" w:color="auto"/>
                                    <w:left w:val="none" w:sz="0" w:space="0" w:color="auto"/>
                                    <w:bottom w:val="none" w:sz="0" w:space="0" w:color="auto"/>
                                    <w:right w:val="none" w:sz="0" w:space="0" w:color="auto"/>
                                  </w:divBdr>
                                  <w:divsChild>
                                    <w:div w:id="888147233">
                                      <w:marLeft w:val="0"/>
                                      <w:marRight w:val="0"/>
                                      <w:marTop w:val="0"/>
                                      <w:marBottom w:val="0"/>
                                      <w:divBdr>
                                        <w:top w:val="none" w:sz="0" w:space="0" w:color="auto"/>
                                        <w:left w:val="none" w:sz="0" w:space="0" w:color="auto"/>
                                        <w:bottom w:val="none" w:sz="0" w:space="0" w:color="auto"/>
                                        <w:right w:val="none" w:sz="0" w:space="0" w:color="auto"/>
                                      </w:divBdr>
                                    </w:div>
                                  </w:divsChild>
                                </w:div>
                                <w:div w:id="1874266834">
                                  <w:marLeft w:val="0"/>
                                  <w:marRight w:val="0"/>
                                  <w:marTop w:val="0"/>
                                  <w:marBottom w:val="0"/>
                                  <w:divBdr>
                                    <w:top w:val="none" w:sz="0" w:space="0" w:color="auto"/>
                                    <w:left w:val="none" w:sz="0" w:space="0" w:color="auto"/>
                                    <w:bottom w:val="none" w:sz="0" w:space="0" w:color="auto"/>
                                    <w:right w:val="none" w:sz="0" w:space="0" w:color="auto"/>
                                  </w:divBdr>
                                  <w:divsChild>
                                    <w:div w:id="120798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48173">
                          <w:marLeft w:val="0"/>
                          <w:marRight w:val="0"/>
                          <w:marTop w:val="0"/>
                          <w:marBottom w:val="0"/>
                          <w:divBdr>
                            <w:top w:val="none" w:sz="0" w:space="0" w:color="auto"/>
                            <w:left w:val="none" w:sz="0" w:space="0" w:color="auto"/>
                            <w:bottom w:val="none" w:sz="0" w:space="0" w:color="auto"/>
                            <w:right w:val="none" w:sz="0" w:space="0" w:color="auto"/>
                          </w:divBdr>
                        </w:div>
                      </w:divsChild>
                    </w:div>
                    <w:div w:id="588273929">
                      <w:marLeft w:val="0"/>
                      <w:marRight w:val="0"/>
                      <w:marTop w:val="0"/>
                      <w:marBottom w:val="0"/>
                      <w:divBdr>
                        <w:top w:val="none" w:sz="0" w:space="0" w:color="auto"/>
                        <w:left w:val="none" w:sz="0" w:space="0" w:color="auto"/>
                        <w:bottom w:val="none" w:sz="0" w:space="0" w:color="auto"/>
                        <w:right w:val="none" w:sz="0" w:space="0" w:color="auto"/>
                      </w:divBdr>
                      <w:divsChild>
                        <w:div w:id="1514030356">
                          <w:marLeft w:val="0"/>
                          <w:marRight w:val="0"/>
                          <w:marTop w:val="0"/>
                          <w:marBottom w:val="0"/>
                          <w:divBdr>
                            <w:top w:val="none" w:sz="0" w:space="0" w:color="auto"/>
                            <w:left w:val="none" w:sz="0" w:space="0" w:color="auto"/>
                            <w:bottom w:val="none" w:sz="0" w:space="0" w:color="auto"/>
                            <w:right w:val="none" w:sz="0" w:space="0" w:color="auto"/>
                          </w:divBdr>
                        </w:div>
                      </w:divsChild>
                    </w:div>
                    <w:div w:id="634916838">
                      <w:marLeft w:val="0"/>
                      <w:marRight w:val="0"/>
                      <w:marTop w:val="0"/>
                      <w:marBottom w:val="0"/>
                      <w:divBdr>
                        <w:top w:val="none" w:sz="0" w:space="0" w:color="auto"/>
                        <w:left w:val="none" w:sz="0" w:space="0" w:color="auto"/>
                        <w:bottom w:val="none" w:sz="0" w:space="0" w:color="auto"/>
                        <w:right w:val="none" w:sz="0" w:space="0" w:color="auto"/>
                      </w:divBdr>
                      <w:divsChild>
                        <w:div w:id="272830329">
                          <w:marLeft w:val="0"/>
                          <w:marRight w:val="0"/>
                          <w:marTop w:val="0"/>
                          <w:marBottom w:val="0"/>
                          <w:divBdr>
                            <w:top w:val="none" w:sz="0" w:space="0" w:color="auto"/>
                            <w:left w:val="none" w:sz="0" w:space="0" w:color="auto"/>
                            <w:bottom w:val="none" w:sz="0" w:space="0" w:color="auto"/>
                            <w:right w:val="none" w:sz="0" w:space="0" w:color="auto"/>
                          </w:divBdr>
                        </w:div>
                      </w:divsChild>
                    </w:div>
                    <w:div w:id="643629960">
                      <w:marLeft w:val="0"/>
                      <w:marRight w:val="0"/>
                      <w:marTop w:val="0"/>
                      <w:marBottom w:val="0"/>
                      <w:divBdr>
                        <w:top w:val="none" w:sz="0" w:space="0" w:color="auto"/>
                        <w:left w:val="none" w:sz="0" w:space="0" w:color="auto"/>
                        <w:bottom w:val="none" w:sz="0" w:space="0" w:color="auto"/>
                        <w:right w:val="none" w:sz="0" w:space="0" w:color="auto"/>
                      </w:divBdr>
                      <w:divsChild>
                        <w:div w:id="754325236">
                          <w:marLeft w:val="0"/>
                          <w:marRight w:val="0"/>
                          <w:marTop w:val="0"/>
                          <w:marBottom w:val="0"/>
                          <w:divBdr>
                            <w:top w:val="none" w:sz="0" w:space="0" w:color="auto"/>
                            <w:left w:val="none" w:sz="0" w:space="0" w:color="auto"/>
                            <w:bottom w:val="none" w:sz="0" w:space="0" w:color="auto"/>
                            <w:right w:val="none" w:sz="0" w:space="0" w:color="auto"/>
                          </w:divBdr>
                        </w:div>
                        <w:div w:id="1080297564">
                          <w:marLeft w:val="0"/>
                          <w:marRight w:val="0"/>
                          <w:marTop w:val="0"/>
                          <w:marBottom w:val="0"/>
                          <w:divBdr>
                            <w:top w:val="none" w:sz="0" w:space="0" w:color="auto"/>
                            <w:left w:val="none" w:sz="0" w:space="0" w:color="auto"/>
                            <w:bottom w:val="none" w:sz="0" w:space="0" w:color="auto"/>
                            <w:right w:val="none" w:sz="0" w:space="0" w:color="auto"/>
                          </w:divBdr>
                          <w:divsChild>
                            <w:div w:id="1872374492">
                              <w:marLeft w:val="0"/>
                              <w:marRight w:val="0"/>
                              <w:marTop w:val="30"/>
                              <w:marBottom w:val="30"/>
                              <w:divBdr>
                                <w:top w:val="none" w:sz="0" w:space="0" w:color="auto"/>
                                <w:left w:val="none" w:sz="0" w:space="0" w:color="auto"/>
                                <w:bottom w:val="none" w:sz="0" w:space="0" w:color="auto"/>
                                <w:right w:val="none" w:sz="0" w:space="0" w:color="auto"/>
                              </w:divBdr>
                              <w:divsChild>
                                <w:div w:id="569465545">
                                  <w:marLeft w:val="0"/>
                                  <w:marRight w:val="0"/>
                                  <w:marTop w:val="0"/>
                                  <w:marBottom w:val="0"/>
                                  <w:divBdr>
                                    <w:top w:val="none" w:sz="0" w:space="0" w:color="auto"/>
                                    <w:left w:val="none" w:sz="0" w:space="0" w:color="auto"/>
                                    <w:bottom w:val="none" w:sz="0" w:space="0" w:color="auto"/>
                                    <w:right w:val="none" w:sz="0" w:space="0" w:color="auto"/>
                                  </w:divBdr>
                                  <w:divsChild>
                                    <w:div w:id="1945842152">
                                      <w:marLeft w:val="0"/>
                                      <w:marRight w:val="0"/>
                                      <w:marTop w:val="0"/>
                                      <w:marBottom w:val="0"/>
                                      <w:divBdr>
                                        <w:top w:val="none" w:sz="0" w:space="0" w:color="auto"/>
                                        <w:left w:val="none" w:sz="0" w:space="0" w:color="auto"/>
                                        <w:bottom w:val="none" w:sz="0" w:space="0" w:color="auto"/>
                                        <w:right w:val="none" w:sz="0" w:space="0" w:color="auto"/>
                                      </w:divBdr>
                                    </w:div>
                                  </w:divsChild>
                                </w:div>
                                <w:div w:id="2013876376">
                                  <w:marLeft w:val="0"/>
                                  <w:marRight w:val="0"/>
                                  <w:marTop w:val="0"/>
                                  <w:marBottom w:val="0"/>
                                  <w:divBdr>
                                    <w:top w:val="none" w:sz="0" w:space="0" w:color="auto"/>
                                    <w:left w:val="none" w:sz="0" w:space="0" w:color="auto"/>
                                    <w:bottom w:val="none" w:sz="0" w:space="0" w:color="auto"/>
                                    <w:right w:val="none" w:sz="0" w:space="0" w:color="auto"/>
                                  </w:divBdr>
                                  <w:divsChild>
                                    <w:div w:id="186936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816883">
                      <w:marLeft w:val="0"/>
                      <w:marRight w:val="0"/>
                      <w:marTop w:val="0"/>
                      <w:marBottom w:val="0"/>
                      <w:divBdr>
                        <w:top w:val="none" w:sz="0" w:space="0" w:color="auto"/>
                        <w:left w:val="none" w:sz="0" w:space="0" w:color="auto"/>
                        <w:bottom w:val="none" w:sz="0" w:space="0" w:color="auto"/>
                        <w:right w:val="none" w:sz="0" w:space="0" w:color="auto"/>
                      </w:divBdr>
                      <w:divsChild>
                        <w:div w:id="398287573">
                          <w:marLeft w:val="0"/>
                          <w:marRight w:val="0"/>
                          <w:marTop w:val="0"/>
                          <w:marBottom w:val="0"/>
                          <w:divBdr>
                            <w:top w:val="none" w:sz="0" w:space="0" w:color="auto"/>
                            <w:left w:val="none" w:sz="0" w:space="0" w:color="auto"/>
                            <w:bottom w:val="none" w:sz="0" w:space="0" w:color="auto"/>
                            <w:right w:val="none" w:sz="0" w:space="0" w:color="auto"/>
                          </w:divBdr>
                        </w:div>
                      </w:divsChild>
                    </w:div>
                    <w:div w:id="703362243">
                      <w:marLeft w:val="0"/>
                      <w:marRight w:val="0"/>
                      <w:marTop w:val="0"/>
                      <w:marBottom w:val="0"/>
                      <w:divBdr>
                        <w:top w:val="none" w:sz="0" w:space="0" w:color="auto"/>
                        <w:left w:val="none" w:sz="0" w:space="0" w:color="auto"/>
                        <w:bottom w:val="none" w:sz="0" w:space="0" w:color="auto"/>
                        <w:right w:val="none" w:sz="0" w:space="0" w:color="auto"/>
                      </w:divBdr>
                      <w:divsChild>
                        <w:div w:id="328139951">
                          <w:marLeft w:val="0"/>
                          <w:marRight w:val="0"/>
                          <w:marTop w:val="0"/>
                          <w:marBottom w:val="0"/>
                          <w:divBdr>
                            <w:top w:val="none" w:sz="0" w:space="0" w:color="auto"/>
                            <w:left w:val="none" w:sz="0" w:space="0" w:color="auto"/>
                            <w:bottom w:val="none" w:sz="0" w:space="0" w:color="auto"/>
                            <w:right w:val="none" w:sz="0" w:space="0" w:color="auto"/>
                          </w:divBdr>
                        </w:div>
                        <w:div w:id="2075228873">
                          <w:marLeft w:val="0"/>
                          <w:marRight w:val="0"/>
                          <w:marTop w:val="0"/>
                          <w:marBottom w:val="0"/>
                          <w:divBdr>
                            <w:top w:val="none" w:sz="0" w:space="0" w:color="auto"/>
                            <w:left w:val="none" w:sz="0" w:space="0" w:color="auto"/>
                            <w:bottom w:val="none" w:sz="0" w:space="0" w:color="auto"/>
                            <w:right w:val="none" w:sz="0" w:space="0" w:color="auto"/>
                          </w:divBdr>
                          <w:divsChild>
                            <w:div w:id="333801646">
                              <w:marLeft w:val="0"/>
                              <w:marRight w:val="0"/>
                              <w:marTop w:val="30"/>
                              <w:marBottom w:val="30"/>
                              <w:divBdr>
                                <w:top w:val="none" w:sz="0" w:space="0" w:color="auto"/>
                                <w:left w:val="none" w:sz="0" w:space="0" w:color="auto"/>
                                <w:bottom w:val="none" w:sz="0" w:space="0" w:color="auto"/>
                                <w:right w:val="none" w:sz="0" w:space="0" w:color="auto"/>
                              </w:divBdr>
                              <w:divsChild>
                                <w:div w:id="293877644">
                                  <w:marLeft w:val="0"/>
                                  <w:marRight w:val="0"/>
                                  <w:marTop w:val="0"/>
                                  <w:marBottom w:val="0"/>
                                  <w:divBdr>
                                    <w:top w:val="none" w:sz="0" w:space="0" w:color="auto"/>
                                    <w:left w:val="none" w:sz="0" w:space="0" w:color="auto"/>
                                    <w:bottom w:val="none" w:sz="0" w:space="0" w:color="auto"/>
                                    <w:right w:val="none" w:sz="0" w:space="0" w:color="auto"/>
                                  </w:divBdr>
                                  <w:divsChild>
                                    <w:div w:id="1369645646">
                                      <w:marLeft w:val="0"/>
                                      <w:marRight w:val="0"/>
                                      <w:marTop w:val="0"/>
                                      <w:marBottom w:val="0"/>
                                      <w:divBdr>
                                        <w:top w:val="none" w:sz="0" w:space="0" w:color="auto"/>
                                        <w:left w:val="none" w:sz="0" w:space="0" w:color="auto"/>
                                        <w:bottom w:val="none" w:sz="0" w:space="0" w:color="auto"/>
                                        <w:right w:val="none" w:sz="0" w:space="0" w:color="auto"/>
                                      </w:divBdr>
                                    </w:div>
                                  </w:divsChild>
                                </w:div>
                                <w:div w:id="985476543">
                                  <w:marLeft w:val="0"/>
                                  <w:marRight w:val="0"/>
                                  <w:marTop w:val="0"/>
                                  <w:marBottom w:val="0"/>
                                  <w:divBdr>
                                    <w:top w:val="none" w:sz="0" w:space="0" w:color="auto"/>
                                    <w:left w:val="none" w:sz="0" w:space="0" w:color="auto"/>
                                    <w:bottom w:val="none" w:sz="0" w:space="0" w:color="auto"/>
                                    <w:right w:val="none" w:sz="0" w:space="0" w:color="auto"/>
                                  </w:divBdr>
                                  <w:divsChild>
                                    <w:div w:id="1852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537714">
                      <w:marLeft w:val="0"/>
                      <w:marRight w:val="0"/>
                      <w:marTop w:val="0"/>
                      <w:marBottom w:val="0"/>
                      <w:divBdr>
                        <w:top w:val="none" w:sz="0" w:space="0" w:color="auto"/>
                        <w:left w:val="none" w:sz="0" w:space="0" w:color="auto"/>
                        <w:bottom w:val="none" w:sz="0" w:space="0" w:color="auto"/>
                        <w:right w:val="none" w:sz="0" w:space="0" w:color="auto"/>
                      </w:divBdr>
                      <w:divsChild>
                        <w:div w:id="2088110519">
                          <w:marLeft w:val="0"/>
                          <w:marRight w:val="0"/>
                          <w:marTop w:val="0"/>
                          <w:marBottom w:val="0"/>
                          <w:divBdr>
                            <w:top w:val="none" w:sz="0" w:space="0" w:color="auto"/>
                            <w:left w:val="none" w:sz="0" w:space="0" w:color="auto"/>
                            <w:bottom w:val="none" w:sz="0" w:space="0" w:color="auto"/>
                            <w:right w:val="none" w:sz="0" w:space="0" w:color="auto"/>
                          </w:divBdr>
                        </w:div>
                      </w:divsChild>
                    </w:div>
                    <w:div w:id="779498382">
                      <w:marLeft w:val="0"/>
                      <w:marRight w:val="0"/>
                      <w:marTop w:val="0"/>
                      <w:marBottom w:val="0"/>
                      <w:divBdr>
                        <w:top w:val="none" w:sz="0" w:space="0" w:color="auto"/>
                        <w:left w:val="none" w:sz="0" w:space="0" w:color="auto"/>
                        <w:bottom w:val="none" w:sz="0" w:space="0" w:color="auto"/>
                        <w:right w:val="none" w:sz="0" w:space="0" w:color="auto"/>
                      </w:divBdr>
                      <w:divsChild>
                        <w:div w:id="1858808232">
                          <w:marLeft w:val="0"/>
                          <w:marRight w:val="0"/>
                          <w:marTop w:val="0"/>
                          <w:marBottom w:val="0"/>
                          <w:divBdr>
                            <w:top w:val="none" w:sz="0" w:space="0" w:color="auto"/>
                            <w:left w:val="none" w:sz="0" w:space="0" w:color="auto"/>
                            <w:bottom w:val="none" w:sz="0" w:space="0" w:color="auto"/>
                            <w:right w:val="none" w:sz="0" w:space="0" w:color="auto"/>
                          </w:divBdr>
                        </w:div>
                      </w:divsChild>
                    </w:div>
                    <w:div w:id="789785166">
                      <w:marLeft w:val="0"/>
                      <w:marRight w:val="0"/>
                      <w:marTop w:val="0"/>
                      <w:marBottom w:val="0"/>
                      <w:divBdr>
                        <w:top w:val="none" w:sz="0" w:space="0" w:color="auto"/>
                        <w:left w:val="none" w:sz="0" w:space="0" w:color="auto"/>
                        <w:bottom w:val="none" w:sz="0" w:space="0" w:color="auto"/>
                        <w:right w:val="none" w:sz="0" w:space="0" w:color="auto"/>
                      </w:divBdr>
                      <w:divsChild>
                        <w:div w:id="1842624270">
                          <w:marLeft w:val="0"/>
                          <w:marRight w:val="0"/>
                          <w:marTop w:val="0"/>
                          <w:marBottom w:val="0"/>
                          <w:divBdr>
                            <w:top w:val="none" w:sz="0" w:space="0" w:color="auto"/>
                            <w:left w:val="none" w:sz="0" w:space="0" w:color="auto"/>
                            <w:bottom w:val="none" w:sz="0" w:space="0" w:color="auto"/>
                            <w:right w:val="none" w:sz="0" w:space="0" w:color="auto"/>
                          </w:divBdr>
                        </w:div>
                      </w:divsChild>
                    </w:div>
                    <w:div w:id="831023544">
                      <w:marLeft w:val="0"/>
                      <w:marRight w:val="0"/>
                      <w:marTop w:val="0"/>
                      <w:marBottom w:val="0"/>
                      <w:divBdr>
                        <w:top w:val="none" w:sz="0" w:space="0" w:color="auto"/>
                        <w:left w:val="none" w:sz="0" w:space="0" w:color="auto"/>
                        <w:bottom w:val="none" w:sz="0" w:space="0" w:color="auto"/>
                        <w:right w:val="none" w:sz="0" w:space="0" w:color="auto"/>
                      </w:divBdr>
                      <w:divsChild>
                        <w:div w:id="215776296">
                          <w:marLeft w:val="0"/>
                          <w:marRight w:val="0"/>
                          <w:marTop w:val="0"/>
                          <w:marBottom w:val="0"/>
                          <w:divBdr>
                            <w:top w:val="none" w:sz="0" w:space="0" w:color="auto"/>
                            <w:left w:val="none" w:sz="0" w:space="0" w:color="auto"/>
                            <w:bottom w:val="none" w:sz="0" w:space="0" w:color="auto"/>
                            <w:right w:val="none" w:sz="0" w:space="0" w:color="auto"/>
                          </w:divBdr>
                        </w:div>
                      </w:divsChild>
                    </w:div>
                    <w:div w:id="849955803">
                      <w:marLeft w:val="0"/>
                      <w:marRight w:val="0"/>
                      <w:marTop w:val="0"/>
                      <w:marBottom w:val="0"/>
                      <w:divBdr>
                        <w:top w:val="none" w:sz="0" w:space="0" w:color="auto"/>
                        <w:left w:val="none" w:sz="0" w:space="0" w:color="auto"/>
                        <w:bottom w:val="none" w:sz="0" w:space="0" w:color="auto"/>
                        <w:right w:val="none" w:sz="0" w:space="0" w:color="auto"/>
                      </w:divBdr>
                      <w:divsChild>
                        <w:div w:id="1082798421">
                          <w:marLeft w:val="0"/>
                          <w:marRight w:val="0"/>
                          <w:marTop w:val="0"/>
                          <w:marBottom w:val="0"/>
                          <w:divBdr>
                            <w:top w:val="none" w:sz="0" w:space="0" w:color="auto"/>
                            <w:left w:val="none" w:sz="0" w:space="0" w:color="auto"/>
                            <w:bottom w:val="none" w:sz="0" w:space="0" w:color="auto"/>
                            <w:right w:val="none" w:sz="0" w:space="0" w:color="auto"/>
                          </w:divBdr>
                        </w:div>
                        <w:div w:id="1432165740">
                          <w:marLeft w:val="0"/>
                          <w:marRight w:val="0"/>
                          <w:marTop w:val="0"/>
                          <w:marBottom w:val="0"/>
                          <w:divBdr>
                            <w:top w:val="none" w:sz="0" w:space="0" w:color="auto"/>
                            <w:left w:val="none" w:sz="0" w:space="0" w:color="auto"/>
                            <w:bottom w:val="none" w:sz="0" w:space="0" w:color="auto"/>
                            <w:right w:val="none" w:sz="0" w:space="0" w:color="auto"/>
                          </w:divBdr>
                          <w:divsChild>
                            <w:div w:id="576477122">
                              <w:marLeft w:val="0"/>
                              <w:marRight w:val="0"/>
                              <w:marTop w:val="30"/>
                              <w:marBottom w:val="30"/>
                              <w:divBdr>
                                <w:top w:val="none" w:sz="0" w:space="0" w:color="auto"/>
                                <w:left w:val="none" w:sz="0" w:space="0" w:color="auto"/>
                                <w:bottom w:val="none" w:sz="0" w:space="0" w:color="auto"/>
                                <w:right w:val="none" w:sz="0" w:space="0" w:color="auto"/>
                              </w:divBdr>
                              <w:divsChild>
                                <w:div w:id="1335185560">
                                  <w:marLeft w:val="0"/>
                                  <w:marRight w:val="0"/>
                                  <w:marTop w:val="0"/>
                                  <w:marBottom w:val="0"/>
                                  <w:divBdr>
                                    <w:top w:val="none" w:sz="0" w:space="0" w:color="auto"/>
                                    <w:left w:val="none" w:sz="0" w:space="0" w:color="auto"/>
                                    <w:bottom w:val="none" w:sz="0" w:space="0" w:color="auto"/>
                                    <w:right w:val="none" w:sz="0" w:space="0" w:color="auto"/>
                                  </w:divBdr>
                                  <w:divsChild>
                                    <w:div w:id="87503464">
                                      <w:marLeft w:val="0"/>
                                      <w:marRight w:val="0"/>
                                      <w:marTop w:val="0"/>
                                      <w:marBottom w:val="0"/>
                                      <w:divBdr>
                                        <w:top w:val="none" w:sz="0" w:space="0" w:color="auto"/>
                                        <w:left w:val="none" w:sz="0" w:space="0" w:color="auto"/>
                                        <w:bottom w:val="none" w:sz="0" w:space="0" w:color="auto"/>
                                        <w:right w:val="none" w:sz="0" w:space="0" w:color="auto"/>
                                      </w:divBdr>
                                    </w:div>
                                  </w:divsChild>
                                </w:div>
                                <w:div w:id="2065175727">
                                  <w:marLeft w:val="0"/>
                                  <w:marRight w:val="0"/>
                                  <w:marTop w:val="0"/>
                                  <w:marBottom w:val="0"/>
                                  <w:divBdr>
                                    <w:top w:val="none" w:sz="0" w:space="0" w:color="auto"/>
                                    <w:left w:val="none" w:sz="0" w:space="0" w:color="auto"/>
                                    <w:bottom w:val="none" w:sz="0" w:space="0" w:color="auto"/>
                                    <w:right w:val="none" w:sz="0" w:space="0" w:color="auto"/>
                                  </w:divBdr>
                                  <w:divsChild>
                                    <w:div w:id="16483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098037">
                      <w:marLeft w:val="0"/>
                      <w:marRight w:val="0"/>
                      <w:marTop w:val="0"/>
                      <w:marBottom w:val="0"/>
                      <w:divBdr>
                        <w:top w:val="none" w:sz="0" w:space="0" w:color="auto"/>
                        <w:left w:val="none" w:sz="0" w:space="0" w:color="auto"/>
                        <w:bottom w:val="none" w:sz="0" w:space="0" w:color="auto"/>
                        <w:right w:val="none" w:sz="0" w:space="0" w:color="auto"/>
                      </w:divBdr>
                      <w:divsChild>
                        <w:div w:id="697580649">
                          <w:marLeft w:val="0"/>
                          <w:marRight w:val="0"/>
                          <w:marTop w:val="0"/>
                          <w:marBottom w:val="0"/>
                          <w:divBdr>
                            <w:top w:val="none" w:sz="0" w:space="0" w:color="auto"/>
                            <w:left w:val="none" w:sz="0" w:space="0" w:color="auto"/>
                            <w:bottom w:val="none" w:sz="0" w:space="0" w:color="auto"/>
                            <w:right w:val="none" w:sz="0" w:space="0" w:color="auto"/>
                          </w:divBdr>
                        </w:div>
                      </w:divsChild>
                    </w:div>
                    <w:div w:id="939793825">
                      <w:marLeft w:val="0"/>
                      <w:marRight w:val="0"/>
                      <w:marTop w:val="0"/>
                      <w:marBottom w:val="0"/>
                      <w:divBdr>
                        <w:top w:val="none" w:sz="0" w:space="0" w:color="auto"/>
                        <w:left w:val="none" w:sz="0" w:space="0" w:color="auto"/>
                        <w:bottom w:val="none" w:sz="0" w:space="0" w:color="auto"/>
                        <w:right w:val="none" w:sz="0" w:space="0" w:color="auto"/>
                      </w:divBdr>
                      <w:divsChild>
                        <w:div w:id="1154031429">
                          <w:marLeft w:val="0"/>
                          <w:marRight w:val="0"/>
                          <w:marTop w:val="0"/>
                          <w:marBottom w:val="0"/>
                          <w:divBdr>
                            <w:top w:val="none" w:sz="0" w:space="0" w:color="auto"/>
                            <w:left w:val="none" w:sz="0" w:space="0" w:color="auto"/>
                            <w:bottom w:val="none" w:sz="0" w:space="0" w:color="auto"/>
                            <w:right w:val="none" w:sz="0" w:space="0" w:color="auto"/>
                          </w:divBdr>
                        </w:div>
                      </w:divsChild>
                    </w:div>
                    <w:div w:id="969672231">
                      <w:marLeft w:val="0"/>
                      <w:marRight w:val="0"/>
                      <w:marTop w:val="0"/>
                      <w:marBottom w:val="0"/>
                      <w:divBdr>
                        <w:top w:val="none" w:sz="0" w:space="0" w:color="auto"/>
                        <w:left w:val="none" w:sz="0" w:space="0" w:color="auto"/>
                        <w:bottom w:val="none" w:sz="0" w:space="0" w:color="auto"/>
                        <w:right w:val="none" w:sz="0" w:space="0" w:color="auto"/>
                      </w:divBdr>
                      <w:divsChild>
                        <w:div w:id="260843834">
                          <w:marLeft w:val="0"/>
                          <w:marRight w:val="0"/>
                          <w:marTop w:val="0"/>
                          <w:marBottom w:val="0"/>
                          <w:divBdr>
                            <w:top w:val="none" w:sz="0" w:space="0" w:color="auto"/>
                            <w:left w:val="none" w:sz="0" w:space="0" w:color="auto"/>
                            <w:bottom w:val="none" w:sz="0" w:space="0" w:color="auto"/>
                            <w:right w:val="none" w:sz="0" w:space="0" w:color="auto"/>
                          </w:divBdr>
                        </w:div>
                        <w:div w:id="376857791">
                          <w:marLeft w:val="0"/>
                          <w:marRight w:val="0"/>
                          <w:marTop w:val="0"/>
                          <w:marBottom w:val="0"/>
                          <w:divBdr>
                            <w:top w:val="none" w:sz="0" w:space="0" w:color="auto"/>
                            <w:left w:val="none" w:sz="0" w:space="0" w:color="auto"/>
                            <w:bottom w:val="none" w:sz="0" w:space="0" w:color="auto"/>
                            <w:right w:val="none" w:sz="0" w:space="0" w:color="auto"/>
                          </w:divBdr>
                          <w:divsChild>
                            <w:div w:id="1823616784">
                              <w:marLeft w:val="0"/>
                              <w:marRight w:val="0"/>
                              <w:marTop w:val="30"/>
                              <w:marBottom w:val="30"/>
                              <w:divBdr>
                                <w:top w:val="none" w:sz="0" w:space="0" w:color="auto"/>
                                <w:left w:val="none" w:sz="0" w:space="0" w:color="auto"/>
                                <w:bottom w:val="none" w:sz="0" w:space="0" w:color="auto"/>
                                <w:right w:val="none" w:sz="0" w:space="0" w:color="auto"/>
                              </w:divBdr>
                              <w:divsChild>
                                <w:div w:id="121844947">
                                  <w:marLeft w:val="0"/>
                                  <w:marRight w:val="0"/>
                                  <w:marTop w:val="0"/>
                                  <w:marBottom w:val="0"/>
                                  <w:divBdr>
                                    <w:top w:val="none" w:sz="0" w:space="0" w:color="auto"/>
                                    <w:left w:val="none" w:sz="0" w:space="0" w:color="auto"/>
                                    <w:bottom w:val="none" w:sz="0" w:space="0" w:color="auto"/>
                                    <w:right w:val="none" w:sz="0" w:space="0" w:color="auto"/>
                                  </w:divBdr>
                                  <w:divsChild>
                                    <w:div w:id="716203582">
                                      <w:marLeft w:val="0"/>
                                      <w:marRight w:val="0"/>
                                      <w:marTop w:val="0"/>
                                      <w:marBottom w:val="0"/>
                                      <w:divBdr>
                                        <w:top w:val="none" w:sz="0" w:space="0" w:color="auto"/>
                                        <w:left w:val="none" w:sz="0" w:space="0" w:color="auto"/>
                                        <w:bottom w:val="none" w:sz="0" w:space="0" w:color="auto"/>
                                        <w:right w:val="none" w:sz="0" w:space="0" w:color="auto"/>
                                      </w:divBdr>
                                    </w:div>
                                  </w:divsChild>
                                </w:div>
                                <w:div w:id="1928225012">
                                  <w:marLeft w:val="0"/>
                                  <w:marRight w:val="0"/>
                                  <w:marTop w:val="0"/>
                                  <w:marBottom w:val="0"/>
                                  <w:divBdr>
                                    <w:top w:val="none" w:sz="0" w:space="0" w:color="auto"/>
                                    <w:left w:val="none" w:sz="0" w:space="0" w:color="auto"/>
                                    <w:bottom w:val="none" w:sz="0" w:space="0" w:color="auto"/>
                                    <w:right w:val="none" w:sz="0" w:space="0" w:color="auto"/>
                                  </w:divBdr>
                                  <w:divsChild>
                                    <w:div w:id="5929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292871">
                      <w:marLeft w:val="0"/>
                      <w:marRight w:val="0"/>
                      <w:marTop w:val="0"/>
                      <w:marBottom w:val="0"/>
                      <w:divBdr>
                        <w:top w:val="none" w:sz="0" w:space="0" w:color="auto"/>
                        <w:left w:val="none" w:sz="0" w:space="0" w:color="auto"/>
                        <w:bottom w:val="none" w:sz="0" w:space="0" w:color="auto"/>
                        <w:right w:val="none" w:sz="0" w:space="0" w:color="auto"/>
                      </w:divBdr>
                      <w:divsChild>
                        <w:div w:id="883444276">
                          <w:marLeft w:val="0"/>
                          <w:marRight w:val="0"/>
                          <w:marTop w:val="0"/>
                          <w:marBottom w:val="0"/>
                          <w:divBdr>
                            <w:top w:val="none" w:sz="0" w:space="0" w:color="auto"/>
                            <w:left w:val="none" w:sz="0" w:space="0" w:color="auto"/>
                            <w:bottom w:val="none" w:sz="0" w:space="0" w:color="auto"/>
                            <w:right w:val="none" w:sz="0" w:space="0" w:color="auto"/>
                          </w:divBdr>
                        </w:div>
                      </w:divsChild>
                    </w:div>
                    <w:div w:id="1076635689">
                      <w:marLeft w:val="0"/>
                      <w:marRight w:val="0"/>
                      <w:marTop w:val="0"/>
                      <w:marBottom w:val="0"/>
                      <w:divBdr>
                        <w:top w:val="none" w:sz="0" w:space="0" w:color="auto"/>
                        <w:left w:val="none" w:sz="0" w:space="0" w:color="auto"/>
                        <w:bottom w:val="none" w:sz="0" w:space="0" w:color="auto"/>
                        <w:right w:val="none" w:sz="0" w:space="0" w:color="auto"/>
                      </w:divBdr>
                      <w:divsChild>
                        <w:div w:id="2139256532">
                          <w:marLeft w:val="0"/>
                          <w:marRight w:val="0"/>
                          <w:marTop w:val="0"/>
                          <w:marBottom w:val="0"/>
                          <w:divBdr>
                            <w:top w:val="none" w:sz="0" w:space="0" w:color="auto"/>
                            <w:left w:val="none" w:sz="0" w:space="0" w:color="auto"/>
                            <w:bottom w:val="none" w:sz="0" w:space="0" w:color="auto"/>
                            <w:right w:val="none" w:sz="0" w:space="0" w:color="auto"/>
                          </w:divBdr>
                        </w:div>
                      </w:divsChild>
                    </w:div>
                    <w:div w:id="1091313155">
                      <w:marLeft w:val="0"/>
                      <w:marRight w:val="0"/>
                      <w:marTop w:val="0"/>
                      <w:marBottom w:val="0"/>
                      <w:divBdr>
                        <w:top w:val="none" w:sz="0" w:space="0" w:color="auto"/>
                        <w:left w:val="none" w:sz="0" w:space="0" w:color="auto"/>
                        <w:bottom w:val="none" w:sz="0" w:space="0" w:color="auto"/>
                        <w:right w:val="none" w:sz="0" w:space="0" w:color="auto"/>
                      </w:divBdr>
                      <w:divsChild>
                        <w:div w:id="744259151">
                          <w:marLeft w:val="0"/>
                          <w:marRight w:val="0"/>
                          <w:marTop w:val="0"/>
                          <w:marBottom w:val="0"/>
                          <w:divBdr>
                            <w:top w:val="none" w:sz="0" w:space="0" w:color="auto"/>
                            <w:left w:val="none" w:sz="0" w:space="0" w:color="auto"/>
                            <w:bottom w:val="none" w:sz="0" w:space="0" w:color="auto"/>
                            <w:right w:val="none" w:sz="0" w:space="0" w:color="auto"/>
                          </w:divBdr>
                        </w:div>
                      </w:divsChild>
                    </w:div>
                    <w:div w:id="1135030247">
                      <w:marLeft w:val="0"/>
                      <w:marRight w:val="0"/>
                      <w:marTop w:val="0"/>
                      <w:marBottom w:val="0"/>
                      <w:divBdr>
                        <w:top w:val="none" w:sz="0" w:space="0" w:color="auto"/>
                        <w:left w:val="none" w:sz="0" w:space="0" w:color="auto"/>
                        <w:bottom w:val="none" w:sz="0" w:space="0" w:color="auto"/>
                        <w:right w:val="none" w:sz="0" w:space="0" w:color="auto"/>
                      </w:divBdr>
                      <w:divsChild>
                        <w:div w:id="116682255">
                          <w:marLeft w:val="0"/>
                          <w:marRight w:val="0"/>
                          <w:marTop w:val="0"/>
                          <w:marBottom w:val="0"/>
                          <w:divBdr>
                            <w:top w:val="none" w:sz="0" w:space="0" w:color="auto"/>
                            <w:left w:val="none" w:sz="0" w:space="0" w:color="auto"/>
                            <w:bottom w:val="none" w:sz="0" w:space="0" w:color="auto"/>
                            <w:right w:val="none" w:sz="0" w:space="0" w:color="auto"/>
                          </w:divBdr>
                          <w:divsChild>
                            <w:div w:id="1526400721">
                              <w:marLeft w:val="0"/>
                              <w:marRight w:val="0"/>
                              <w:marTop w:val="30"/>
                              <w:marBottom w:val="30"/>
                              <w:divBdr>
                                <w:top w:val="none" w:sz="0" w:space="0" w:color="auto"/>
                                <w:left w:val="none" w:sz="0" w:space="0" w:color="auto"/>
                                <w:bottom w:val="none" w:sz="0" w:space="0" w:color="auto"/>
                                <w:right w:val="none" w:sz="0" w:space="0" w:color="auto"/>
                              </w:divBdr>
                              <w:divsChild>
                                <w:div w:id="1121606287">
                                  <w:marLeft w:val="0"/>
                                  <w:marRight w:val="0"/>
                                  <w:marTop w:val="0"/>
                                  <w:marBottom w:val="0"/>
                                  <w:divBdr>
                                    <w:top w:val="none" w:sz="0" w:space="0" w:color="auto"/>
                                    <w:left w:val="none" w:sz="0" w:space="0" w:color="auto"/>
                                    <w:bottom w:val="none" w:sz="0" w:space="0" w:color="auto"/>
                                    <w:right w:val="none" w:sz="0" w:space="0" w:color="auto"/>
                                  </w:divBdr>
                                  <w:divsChild>
                                    <w:div w:id="673804785">
                                      <w:marLeft w:val="0"/>
                                      <w:marRight w:val="0"/>
                                      <w:marTop w:val="0"/>
                                      <w:marBottom w:val="0"/>
                                      <w:divBdr>
                                        <w:top w:val="none" w:sz="0" w:space="0" w:color="auto"/>
                                        <w:left w:val="none" w:sz="0" w:space="0" w:color="auto"/>
                                        <w:bottom w:val="none" w:sz="0" w:space="0" w:color="auto"/>
                                        <w:right w:val="none" w:sz="0" w:space="0" w:color="auto"/>
                                      </w:divBdr>
                                    </w:div>
                                  </w:divsChild>
                                </w:div>
                                <w:div w:id="1995714063">
                                  <w:marLeft w:val="0"/>
                                  <w:marRight w:val="0"/>
                                  <w:marTop w:val="0"/>
                                  <w:marBottom w:val="0"/>
                                  <w:divBdr>
                                    <w:top w:val="none" w:sz="0" w:space="0" w:color="auto"/>
                                    <w:left w:val="none" w:sz="0" w:space="0" w:color="auto"/>
                                    <w:bottom w:val="none" w:sz="0" w:space="0" w:color="auto"/>
                                    <w:right w:val="none" w:sz="0" w:space="0" w:color="auto"/>
                                  </w:divBdr>
                                  <w:divsChild>
                                    <w:div w:id="8483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962877">
                          <w:marLeft w:val="0"/>
                          <w:marRight w:val="0"/>
                          <w:marTop w:val="0"/>
                          <w:marBottom w:val="0"/>
                          <w:divBdr>
                            <w:top w:val="none" w:sz="0" w:space="0" w:color="auto"/>
                            <w:left w:val="none" w:sz="0" w:space="0" w:color="auto"/>
                            <w:bottom w:val="none" w:sz="0" w:space="0" w:color="auto"/>
                            <w:right w:val="none" w:sz="0" w:space="0" w:color="auto"/>
                          </w:divBdr>
                        </w:div>
                      </w:divsChild>
                    </w:div>
                    <w:div w:id="1179126206">
                      <w:marLeft w:val="0"/>
                      <w:marRight w:val="0"/>
                      <w:marTop w:val="0"/>
                      <w:marBottom w:val="0"/>
                      <w:divBdr>
                        <w:top w:val="none" w:sz="0" w:space="0" w:color="auto"/>
                        <w:left w:val="none" w:sz="0" w:space="0" w:color="auto"/>
                        <w:bottom w:val="none" w:sz="0" w:space="0" w:color="auto"/>
                        <w:right w:val="none" w:sz="0" w:space="0" w:color="auto"/>
                      </w:divBdr>
                      <w:divsChild>
                        <w:div w:id="1056930082">
                          <w:marLeft w:val="0"/>
                          <w:marRight w:val="0"/>
                          <w:marTop w:val="0"/>
                          <w:marBottom w:val="0"/>
                          <w:divBdr>
                            <w:top w:val="none" w:sz="0" w:space="0" w:color="auto"/>
                            <w:left w:val="none" w:sz="0" w:space="0" w:color="auto"/>
                            <w:bottom w:val="none" w:sz="0" w:space="0" w:color="auto"/>
                            <w:right w:val="none" w:sz="0" w:space="0" w:color="auto"/>
                          </w:divBdr>
                        </w:div>
                        <w:div w:id="1588339739">
                          <w:marLeft w:val="0"/>
                          <w:marRight w:val="0"/>
                          <w:marTop w:val="0"/>
                          <w:marBottom w:val="0"/>
                          <w:divBdr>
                            <w:top w:val="none" w:sz="0" w:space="0" w:color="auto"/>
                            <w:left w:val="none" w:sz="0" w:space="0" w:color="auto"/>
                            <w:bottom w:val="none" w:sz="0" w:space="0" w:color="auto"/>
                            <w:right w:val="none" w:sz="0" w:space="0" w:color="auto"/>
                          </w:divBdr>
                          <w:divsChild>
                            <w:div w:id="189146978">
                              <w:marLeft w:val="0"/>
                              <w:marRight w:val="0"/>
                              <w:marTop w:val="30"/>
                              <w:marBottom w:val="30"/>
                              <w:divBdr>
                                <w:top w:val="none" w:sz="0" w:space="0" w:color="auto"/>
                                <w:left w:val="none" w:sz="0" w:space="0" w:color="auto"/>
                                <w:bottom w:val="none" w:sz="0" w:space="0" w:color="auto"/>
                                <w:right w:val="none" w:sz="0" w:space="0" w:color="auto"/>
                              </w:divBdr>
                              <w:divsChild>
                                <w:div w:id="899904747">
                                  <w:marLeft w:val="0"/>
                                  <w:marRight w:val="0"/>
                                  <w:marTop w:val="0"/>
                                  <w:marBottom w:val="0"/>
                                  <w:divBdr>
                                    <w:top w:val="none" w:sz="0" w:space="0" w:color="auto"/>
                                    <w:left w:val="none" w:sz="0" w:space="0" w:color="auto"/>
                                    <w:bottom w:val="none" w:sz="0" w:space="0" w:color="auto"/>
                                    <w:right w:val="none" w:sz="0" w:space="0" w:color="auto"/>
                                  </w:divBdr>
                                  <w:divsChild>
                                    <w:div w:id="951209500">
                                      <w:marLeft w:val="0"/>
                                      <w:marRight w:val="0"/>
                                      <w:marTop w:val="0"/>
                                      <w:marBottom w:val="0"/>
                                      <w:divBdr>
                                        <w:top w:val="none" w:sz="0" w:space="0" w:color="auto"/>
                                        <w:left w:val="none" w:sz="0" w:space="0" w:color="auto"/>
                                        <w:bottom w:val="none" w:sz="0" w:space="0" w:color="auto"/>
                                        <w:right w:val="none" w:sz="0" w:space="0" w:color="auto"/>
                                      </w:divBdr>
                                    </w:div>
                                  </w:divsChild>
                                </w:div>
                                <w:div w:id="1191994400">
                                  <w:marLeft w:val="0"/>
                                  <w:marRight w:val="0"/>
                                  <w:marTop w:val="0"/>
                                  <w:marBottom w:val="0"/>
                                  <w:divBdr>
                                    <w:top w:val="none" w:sz="0" w:space="0" w:color="auto"/>
                                    <w:left w:val="none" w:sz="0" w:space="0" w:color="auto"/>
                                    <w:bottom w:val="none" w:sz="0" w:space="0" w:color="auto"/>
                                    <w:right w:val="none" w:sz="0" w:space="0" w:color="auto"/>
                                  </w:divBdr>
                                  <w:divsChild>
                                    <w:div w:id="14059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857943">
                      <w:marLeft w:val="0"/>
                      <w:marRight w:val="0"/>
                      <w:marTop w:val="0"/>
                      <w:marBottom w:val="0"/>
                      <w:divBdr>
                        <w:top w:val="none" w:sz="0" w:space="0" w:color="auto"/>
                        <w:left w:val="none" w:sz="0" w:space="0" w:color="auto"/>
                        <w:bottom w:val="none" w:sz="0" w:space="0" w:color="auto"/>
                        <w:right w:val="none" w:sz="0" w:space="0" w:color="auto"/>
                      </w:divBdr>
                      <w:divsChild>
                        <w:div w:id="1562596046">
                          <w:marLeft w:val="0"/>
                          <w:marRight w:val="0"/>
                          <w:marTop w:val="0"/>
                          <w:marBottom w:val="0"/>
                          <w:divBdr>
                            <w:top w:val="none" w:sz="0" w:space="0" w:color="auto"/>
                            <w:left w:val="none" w:sz="0" w:space="0" w:color="auto"/>
                            <w:bottom w:val="none" w:sz="0" w:space="0" w:color="auto"/>
                            <w:right w:val="none" w:sz="0" w:space="0" w:color="auto"/>
                          </w:divBdr>
                        </w:div>
                      </w:divsChild>
                    </w:div>
                    <w:div w:id="1277445305">
                      <w:marLeft w:val="0"/>
                      <w:marRight w:val="0"/>
                      <w:marTop w:val="0"/>
                      <w:marBottom w:val="0"/>
                      <w:divBdr>
                        <w:top w:val="none" w:sz="0" w:space="0" w:color="auto"/>
                        <w:left w:val="none" w:sz="0" w:space="0" w:color="auto"/>
                        <w:bottom w:val="none" w:sz="0" w:space="0" w:color="auto"/>
                        <w:right w:val="none" w:sz="0" w:space="0" w:color="auto"/>
                      </w:divBdr>
                      <w:divsChild>
                        <w:div w:id="762343100">
                          <w:marLeft w:val="0"/>
                          <w:marRight w:val="0"/>
                          <w:marTop w:val="0"/>
                          <w:marBottom w:val="0"/>
                          <w:divBdr>
                            <w:top w:val="none" w:sz="0" w:space="0" w:color="auto"/>
                            <w:left w:val="none" w:sz="0" w:space="0" w:color="auto"/>
                            <w:bottom w:val="none" w:sz="0" w:space="0" w:color="auto"/>
                            <w:right w:val="none" w:sz="0" w:space="0" w:color="auto"/>
                          </w:divBdr>
                        </w:div>
                        <w:div w:id="1944800796">
                          <w:marLeft w:val="0"/>
                          <w:marRight w:val="0"/>
                          <w:marTop w:val="0"/>
                          <w:marBottom w:val="0"/>
                          <w:divBdr>
                            <w:top w:val="none" w:sz="0" w:space="0" w:color="auto"/>
                            <w:left w:val="none" w:sz="0" w:space="0" w:color="auto"/>
                            <w:bottom w:val="none" w:sz="0" w:space="0" w:color="auto"/>
                            <w:right w:val="none" w:sz="0" w:space="0" w:color="auto"/>
                          </w:divBdr>
                          <w:divsChild>
                            <w:div w:id="32268508">
                              <w:marLeft w:val="0"/>
                              <w:marRight w:val="0"/>
                              <w:marTop w:val="30"/>
                              <w:marBottom w:val="30"/>
                              <w:divBdr>
                                <w:top w:val="none" w:sz="0" w:space="0" w:color="auto"/>
                                <w:left w:val="none" w:sz="0" w:space="0" w:color="auto"/>
                                <w:bottom w:val="none" w:sz="0" w:space="0" w:color="auto"/>
                                <w:right w:val="none" w:sz="0" w:space="0" w:color="auto"/>
                              </w:divBdr>
                              <w:divsChild>
                                <w:div w:id="720330682">
                                  <w:marLeft w:val="0"/>
                                  <w:marRight w:val="0"/>
                                  <w:marTop w:val="0"/>
                                  <w:marBottom w:val="0"/>
                                  <w:divBdr>
                                    <w:top w:val="none" w:sz="0" w:space="0" w:color="auto"/>
                                    <w:left w:val="none" w:sz="0" w:space="0" w:color="auto"/>
                                    <w:bottom w:val="none" w:sz="0" w:space="0" w:color="auto"/>
                                    <w:right w:val="none" w:sz="0" w:space="0" w:color="auto"/>
                                  </w:divBdr>
                                  <w:divsChild>
                                    <w:div w:id="1172450889">
                                      <w:marLeft w:val="0"/>
                                      <w:marRight w:val="0"/>
                                      <w:marTop w:val="0"/>
                                      <w:marBottom w:val="0"/>
                                      <w:divBdr>
                                        <w:top w:val="none" w:sz="0" w:space="0" w:color="auto"/>
                                        <w:left w:val="none" w:sz="0" w:space="0" w:color="auto"/>
                                        <w:bottom w:val="none" w:sz="0" w:space="0" w:color="auto"/>
                                        <w:right w:val="none" w:sz="0" w:space="0" w:color="auto"/>
                                      </w:divBdr>
                                    </w:div>
                                  </w:divsChild>
                                </w:div>
                                <w:div w:id="1078792312">
                                  <w:marLeft w:val="0"/>
                                  <w:marRight w:val="0"/>
                                  <w:marTop w:val="0"/>
                                  <w:marBottom w:val="0"/>
                                  <w:divBdr>
                                    <w:top w:val="none" w:sz="0" w:space="0" w:color="auto"/>
                                    <w:left w:val="none" w:sz="0" w:space="0" w:color="auto"/>
                                    <w:bottom w:val="none" w:sz="0" w:space="0" w:color="auto"/>
                                    <w:right w:val="none" w:sz="0" w:space="0" w:color="auto"/>
                                  </w:divBdr>
                                  <w:divsChild>
                                    <w:div w:id="15604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705901">
                      <w:marLeft w:val="0"/>
                      <w:marRight w:val="0"/>
                      <w:marTop w:val="0"/>
                      <w:marBottom w:val="0"/>
                      <w:divBdr>
                        <w:top w:val="none" w:sz="0" w:space="0" w:color="auto"/>
                        <w:left w:val="none" w:sz="0" w:space="0" w:color="auto"/>
                        <w:bottom w:val="none" w:sz="0" w:space="0" w:color="auto"/>
                        <w:right w:val="none" w:sz="0" w:space="0" w:color="auto"/>
                      </w:divBdr>
                      <w:divsChild>
                        <w:div w:id="1901018161">
                          <w:marLeft w:val="0"/>
                          <w:marRight w:val="0"/>
                          <w:marTop w:val="0"/>
                          <w:marBottom w:val="0"/>
                          <w:divBdr>
                            <w:top w:val="none" w:sz="0" w:space="0" w:color="auto"/>
                            <w:left w:val="none" w:sz="0" w:space="0" w:color="auto"/>
                            <w:bottom w:val="none" w:sz="0" w:space="0" w:color="auto"/>
                            <w:right w:val="none" w:sz="0" w:space="0" w:color="auto"/>
                          </w:divBdr>
                        </w:div>
                      </w:divsChild>
                    </w:div>
                    <w:div w:id="1309048182">
                      <w:marLeft w:val="0"/>
                      <w:marRight w:val="0"/>
                      <w:marTop w:val="0"/>
                      <w:marBottom w:val="0"/>
                      <w:divBdr>
                        <w:top w:val="none" w:sz="0" w:space="0" w:color="auto"/>
                        <w:left w:val="none" w:sz="0" w:space="0" w:color="auto"/>
                        <w:bottom w:val="none" w:sz="0" w:space="0" w:color="auto"/>
                        <w:right w:val="none" w:sz="0" w:space="0" w:color="auto"/>
                      </w:divBdr>
                      <w:divsChild>
                        <w:div w:id="1525359627">
                          <w:marLeft w:val="0"/>
                          <w:marRight w:val="0"/>
                          <w:marTop w:val="0"/>
                          <w:marBottom w:val="0"/>
                          <w:divBdr>
                            <w:top w:val="none" w:sz="0" w:space="0" w:color="auto"/>
                            <w:left w:val="none" w:sz="0" w:space="0" w:color="auto"/>
                            <w:bottom w:val="none" w:sz="0" w:space="0" w:color="auto"/>
                            <w:right w:val="none" w:sz="0" w:space="0" w:color="auto"/>
                          </w:divBdr>
                        </w:div>
                      </w:divsChild>
                    </w:div>
                    <w:div w:id="1332760545">
                      <w:marLeft w:val="0"/>
                      <w:marRight w:val="0"/>
                      <w:marTop w:val="0"/>
                      <w:marBottom w:val="0"/>
                      <w:divBdr>
                        <w:top w:val="none" w:sz="0" w:space="0" w:color="auto"/>
                        <w:left w:val="none" w:sz="0" w:space="0" w:color="auto"/>
                        <w:bottom w:val="none" w:sz="0" w:space="0" w:color="auto"/>
                        <w:right w:val="none" w:sz="0" w:space="0" w:color="auto"/>
                      </w:divBdr>
                      <w:divsChild>
                        <w:div w:id="1709910454">
                          <w:marLeft w:val="0"/>
                          <w:marRight w:val="0"/>
                          <w:marTop w:val="0"/>
                          <w:marBottom w:val="0"/>
                          <w:divBdr>
                            <w:top w:val="none" w:sz="0" w:space="0" w:color="auto"/>
                            <w:left w:val="none" w:sz="0" w:space="0" w:color="auto"/>
                            <w:bottom w:val="none" w:sz="0" w:space="0" w:color="auto"/>
                            <w:right w:val="none" w:sz="0" w:space="0" w:color="auto"/>
                          </w:divBdr>
                        </w:div>
                      </w:divsChild>
                    </w:div>
                    <w:div w:id="1360274164">
                      <w:marLeft w:val="0"/>
                      <w:marRight w:val="0"/>
                      <w:marTop w:val="0"/>
                      <w:marBottom w:val="0"/>
                      <w:divBdr>
                        <w:top w:val="none" w:sz="0" w:space="0" w:color="auto"/>
                        <w:left w:val="none" w:sz="0" w:space="0" w:color="auto"/>
                        <w:bottom w:val="none" w:sz="0" w:space="0" w:color="auto"/>
                        <w:right w:val="none" w:sz="0" w:space="0" w:color="auto"/>
                      </w:divBdr>
                      <w:divsChild>
                        <w:div w:id="1786923018">
                          <w:marLeft w:val="0"/>
                          <w:marRight w:val="0"/>
                          <w:marTop w:val="0"/>
                          <w:marBottom w:val="0"/>
                          <w:divBdr>
                            <w:top w:val="none" w:sz="0" w:space="0" w:color="auto"/>
                            <w:left w:val="none" w:sz="0" w:space="0" w:color="auto"/>
                            <w:bottom w:val="none" w:sz="0" w:space="0" w:color="auto"/>
                            <w:right w:val="none" w:sz="0" w:space="0" w:color="auto"/>
                          </w:divBdr>
                        </w:div>
                      </w:divsChild>
                    </w:div>
                    <w:div w:id="1367020245">
                      <w:marLeft w:val="0"/>
                      <w:marRight w:val="0"/>
                      <w:marTop w:val="0"/>
                      <w:marBottom w:val="0"/>
                      <w:divBdr>
                        <w:top w:val="none" w:sz="0" w:space="0" w:color="auto"/>
                        <w:left w:val="none" w:sz="0" w:space="0" w:color="auto"/>
                        <w:bottom w:val="none" w:sz="0" w:space="0" w:color="auto"/>
                        <w:right w:val="none" w:sz="0" w:space="0" w:color="auto"/>
                      </w:divBdr>
                      <w:divsChild>
                        <w:div w:id="1139372636">
                          <w:marLeft w:val="0"/>
                          <w:marRight w:val="0"/>
                          <w:marTop w:val="0"/>
                          <w:marBottom w:val="0"/>
                          <w:divBdr>
                            <w:top w:val="none" w:sz="0" w:space="0" w:color="auto"/>
                            <w:left w:val="none" w:sz="0" w:space="0" w:color="auto"/>
                            <w:bottom w:val="none" w:sz="0" w:space="0" w:color="auto"/>
                            <w:right w:val="none" w:sz="0" w:space="0" w:color="auto"/>
                          </w:divBdr>
                        </w:div>
                      </w:divsChild>
                    </w:div>
                    <w:div w:id="1385635785">
                      <w:marLeft w:val="0"/>
                      <w:marRight w:val="0"/>
                      <w:marTop w:val="0"/>
                      <w:marBottom w:val="0"/>
                      <w:divBdr>
                        <w:top w:val="none" w:sz="0" w:space="0" w:color="auto"/>
                        <w:left w:val="none" w:sz="0" w:space="0" w:color="auto"/>
                        <w:bottom w:val="none" w:sz="0" w:space="0" w:color="auto"/>
                        <w:right w:val="none" w:sz="0" w:space="0" w:color="auto"/>
                      </w:divBdr>
                      <w:divsChild>
                        <w:div w:id="1839349439">
                          <w:marLeft w:val="0"/>
                          <w:marRight w:val="0"/>
                          <w:marTop w:val="0"/>
                          <w:marBottom w:val="0"/>
                          <w:divBdr>
                            <w:top w:val="none" w:sz="0" w:space="0" w:color="auto"/>
                            <w:left w:val="none" w:sz="0" w:space="0" w:color="auto"/>
                            <w:bottom w:val="none" w:sz="0" w:space="0" w:color="auto"/>
                            <w:right w:val="none" w:sz="0" w:space="0" w:color="auto"/>
                          </w:divBdr>
                        </w:div>
                      </w:divsChild>
                    </w:div>
                    <w:div w:id="1410467213">
                      <w:marLeft w:val="0"/>
                      <w:marRight w:val="0"/>
                      <w:marTop w:val="0"/>
                      <w:marBottom w:val="0"/>
                      <w:divBdr>
                        <w:top w:val="none" w:sz="0" w:space="0" w:color="auto"/>
                        <w:left w:val="none" w:sz="0" w:space="0" w:color="auto"/>
                        <w:bottom w:val="none" w:sz="0" w:space="0" w:color="auto"/>
                        <w:right w:val="none" w:sz="0" w:space="0" w:color="auto"/>
                      </w:divBdr>
                      <w:divsChild>
                        <w:div w:id="261693721">
                          <w:marLeft w:val="0"/>
                          <w:marRight w:val="0"/>
                          <w:marTop w:val="0"/>
                          <w:marBottom w:val="0"/>
                          <w:divBdr>
                            <w:top w:val="none" w:sz="0" w:space="0" w:color="auto"/>
                            <w:left w:val="none" w:sz="0" w:space="0" w:color="auto"/>
                            <w:bottom w:val="none" w:sz="0" w:space="0" w:color="auto"/>
                            <w:right w:val="none" w:sz="0" w:space="0" w:color="auto"/>
                          </w:divBdr>
                        </w:div>
                      </w:divsChild>
                    </w:div>
                    <w:div w:id="1446193717">
                      <w:marLeft w:val="0"/>
                      <w:marRight w:val="0"/>
                      <w:marTop w:val="0"/>
                      <w:marBottom w:val="0"/>
                      <w:divBdr>
                        <w:top w:val="none" w:sz="0" w:space="0" w:color="auto"/>
                        <w:left w:val="none" w:sz="0" w:space="0" w:color="auto"/>
                        <w:bottom w:val="none" w:sz="0" w:space="0" w:color="auto"/>
                        <w:right w:val="none" w:sz="0" w:space="0" w:color="auto"/>
                      </w:divBdr>
                      <w:divsChild>
                        <w:div w:id="1787263237">
                          <w:marLeft w:val="0"/>
                          <w:marRight w:val="0"/>
                          <w:marTop w:val="0"/>
                          <w:marBottom w:val="0"/>
                          <w:divBdr>
                            <w:top w:val="none" w:sz="0" w:space="0" w:color="auto"/>
                            <w:left w:val="none" w:sz="0" w:space="0" w:color="auto"/>
                            <w:bottom w:val="none" w:sz="0" w:space="0" w:color="auto"/>
                            <w:right w:val="none" w:sz="0" w:space="0" w:color="auto"/>
                          </w:divBdr>
                        </w:div>
                      </w:divsChild>
                    </w:div>
                    <w:div w:id="1447845914">
                      <w:marLeft w:val="0"/>
                      <w:marRight w:val="0"/>
                      <w:marTop w:val="0"/>
                      <w:marBottom w:val="0"/>
                      <w:divBdr>
                        <w:top w:val="none" w:sz="0" w:space="0" w:color="auto"/>
                        <w:left w:val="none" w:sz="0" w:space="0" w:color="auto"/>
                        <w:bottom w:val="none" w:sz="0" w:space="0" w:color="auto"/>
                        <w:right w:val="none" w:sz="0" w:space="0" w:color="auto"/>
                      </w:divBdr>
                      <w:divsChild>
                        <w:div w:id="96103520">
                          <w:marLeft w:val="0"/>
                          <w:marRight w:val="0"/>
                          <w:marTop w:val="0"/>
                          <w:marBottom w:val="0"/>
                          <w:divBdr>
                            <w:top w:val="none" w:sz="0" w:space="0" w:color="auto"/>
                            <w:left w:val="none" w:sz="0" w:space="0" w:color="auto"/>
                            <w:bottom w:val="none" w:sz="0" w:space="0" w:color="auto"/>
                            <w:right w:val="none" w:sz="0" w:space="0" w:color="auto"/>
                          </w:divBdr>
                          <w:divsChild>
                            <w:div w:id="995766749">
                              <w:marLeft w:val="0"/>
                              <w:marRight w:val="0"/>
                              <w:marTop w:val="30"/>
                              <w:marBottom w:val="30"/>
                              <w:divBdr>
                                <w:top w:val="none" w:sz="0" w:space="0" w:color="auto"/>
                                <w:left w:val="none" w:sz="0" w:space="0" w:color="auto"/>
                                <w:bottom w:val="none" w:sz="0" w:space="0" w:color="auto"/>
                                <w:right w:val="none" w:sz="0" w:space="0" w:color="auto"/>
                              </w:divBdr>
                              <w:divsChild>
                                <w:div w:id="636568893">
                                  <w:marLeft w:val="0"/>
                                  <w:marRight w:val="0"/>
                                  <w:marTop w:val="0"/>
                                  <w:marBottom w:val="0"/>
                                  <w:divBdr>
                                    <w:top w:val="none" w:sz="0" w:space="0" w:color="auto"/>
                                    <w:left w:val="none" w:sz="0" w:space="0" w:color="auto"/>
                                    <w:bottom w:val="none" w:sz="0" w:space="0" w:color="auto"/>
                                    <w:right w:val="none" w:sz="0" w:space="0" w:color="auto"/>
                                  </w:divBdr>
                                  <w:divsChild>
                                    <w:div w:id="225268676">
                                      <w:marLeft w:val="0"/>
                                      <w:marRight w:val="0"/>
                                      <w:marTop w:val="0"/>
                                      <w:marBottom w:val="0"/>
                                      <w:divBdr>
                                        <w:top w:val="none" w:sz="0" w:space="0" w:color="auto"/>
                                        <w:left w:val="none" w:sz="0" w:space="0" w:color="auto"/>
                                        <w:bottom w:val="none" w:sz="0" w:space="0" w:color="auto"/>
                                        <w:right w:val="none" w:sz="0" w:space="0" w:color="auto"/>
                                      </w:divBdr>
                                    </w:div>
                                  </w:divsChild>
                                </w:div>
                                <w:div w:id="744496084">
                                  <w:marLeft w:val="0"/>
                                  <w:marRight w:val="0"/>
                                  <w:marTop w:val="0"/>
                                  <w:marBottom w:val="0"/>
                                  <w:divBdr>
                                    <w:top w:val="none" w:sz="0" w:space="0" w:color="auto"/>
                                    <w:left w:val="none" w:sz="0" w:space="0" w:color="auto"/>
                                    <w:bottom w:val="none" w:sz="0" w:space="0" w:color="auto"/>
                                    <w:right w:val="none" w:sz="0" w:space="0" w:color="auto"/>
                                  </w:divBdr>
                                  <w:divsChild>
                                    <w:div w:id="12170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70408">
                          <w:marLeft w:val="0"/>
                          <w:marRight w:val="0"/>
                          <w:marTop w:val="0"/>
                          <w:marBottom w:val="0"/>
                          <w:divBdr>
                            <w:top w:val="none" w:sz="0" w:space="0" w:color="auto"/>
                            <w:left w:val="none" w:sz="0" w:space="0" w:color="auto"/>
                            <w:bottom w:val="none" w:sz="0" w:space="0" w:color="auto"/>
                            <w:right w:val="none" w:sz="0" w:space="0" w:color="auto"/>
                          </w:divBdr>
                        </w:div>
                      </w:divsChild>
                    </w:div>
                    <w:div w:id="1492403989">
                      <w:marLeft w:val="0"/>
                      <w:marRight w:val="0"/>
                      <w:marTop w:val="0"/>
                      <w:marBottom w:val="0"/>
                      <w:divBdr>
                        <w:top w:val="none" w:sz="0" w:space="0" w:color="auto"/>
                        <w:left w:val="none" w:sz="0" w:space="0" w:color="auto"/>
                        <w:bottom w:val="none" w:sz="0" w:space="0" w:color="auto"/>
                        <w:right w:val="none" w:sz="0" w:space="0" w:color="auto"/>
                      </w:divBdr>
                      <w:divsChild>
                        <w:div w:id="1193573384">
                          <w:marLeft w:val="0"/>
                          <w:marRight w:val="0"/>
                          <w:marTop w:val="0"/>
                          <w:marBottom w:val="0"/>
                          <w:divBdr>
                            <w:top w:val="none" w:sz="0" w:space="0" w:color="auto"/>
                            <w:left w:val="none" w:sz="0" w:space="0" w:color="auto"/>
                            <w:bottom w:val="none" w:sz="0" w:space="0" w:color="auto"/>
                            <w:right w:val="none" w:sz="0" w:space="0" w:color="auto"/>
                          </w:divBdr>
                        </w:div>
                      </w:divsChild>
                    </w:div>
                    <w:div w:id="1495147807">
                      <w:marLeft w:val="0"/>
                      <w:marRight w:val="0"/>
                      <w:marTop w:val="0"/>
                      <w:marBottom w:val="0"/>
                      <w:divBdr>
                        <w:top w:val="none" w:sz="0" w:space="0" w:color="auto"/>
                        <w:left w:val="none" w:sz="0" w:space="0" w:color="auto"/>
                        <w:bottom w:val="none" w:sz="0" w:space="0" w:color="auto"/>
                        <w:right w:val="none" w:sz="0" w:space="0" w:color="auto"/>
                      </w:divBdr>
                      <w:divsChild>
                        <w:div w:id="1084373242">
                          <w:marLeft w:val="0"/>
                          <w:marRight w:val="0"/>
                          <w:marTop w:val="0"/>
                          <w:marBottom w:val="0"/>
                          <w:divBdr>
                            <w:top w:val="none" w:sz="0" w:space="0" w:color="auto"/>
                            <w:left w:val="none" w:sz="0" w:space="0" w:color="auto"/>
                            <w:bottom w:val="none" w:sz="0" w:space="0" w:color="auto"/>
                            <w:right w:val="none" w:sz="0" w:space="0" w:color="auto"/>
                          </w:divBdr>
                        </w:div>
                      </w:divsChild>
                    </w:div>
                    <w:div w:id="1508594923">
                      <w:marLeft w:val="0"/>
                      <w:marRight w:val="0"/>
                      <w:marTop w:val="0"/>
                      <w:marBottom w:val="0"/>
                      <w:divBdr>
                        <w:top w:val="none" w:sz="0" w:space="0" w:color="auto"/>
                        <w:left w:val="none" w:sz="0" w:space="0" w:color="auto"/>
                        <w:bottom w:val="none" w:sz="0" w:space="0" w:color="auto"/>
                        <w:right w:val="none" w:sz="0" w:space="0" w:color="auto"/>
                      </w:divBdr>
                      <w:divsChild>
                        <w:div w:id="521943416">
                          <w:marLeft w:val="0"/>
                          <w:marRight w:val="0"/>
                          <w:marTop w:val="0"/>
                          <w:marBottom w:val="0"/>
                          <w:divBdr>
                            <w:top w:val="none" w:sz="0" w:space="0" w:color="auto"/>
                            <w:left w:val="none" w:sz="0" w:space="0" w:color="auto"/>
                            <w:bottom w:val="none" w:sz="0" w:space="0" w:color="auto"/>
                            <w:right w:val="none" w:sz="0" w:space="0" w:color="auto"/>
                          </w:divBdr>
                        </w:div>
                        <w:div w:id="1928686283">
                          <w:marLeft w:val="0"/>
                          <w:marRight w:val="0"/>
                          <w:marTop w:val="0"/>
                          <w:marBottom w:val="0"/>
                          <w:divBdr>
                            <w:top w:val="none" w:sz="0" w:space="0" w:color="auto"/>
                            <w:left w:val="none" w:sz="0" w:space="0" w:color="auto"/>
                            <w:bottom w:val="none" w:sz="0" w:space="0" w:color="auto"/>
                            <w:right w:val="none" w:sz="0" w:space="0" w:color="auto"/>
                          </w:divBdr>
                          <w:divsChild>
                            <w:div w:id="1965845761">
                              <w:marLeft w:val="0"/>
                              <w:marRight w:val="0"/>
                              <w:marTop w:val="30"/>
                              <w:marBottom w:val="30"/>
                              <w:divBdr>
                                <w:top w:val="none" w:sz="0" w:space="0" w:color="auto"/>
                                <w:left w:val="none" w:sz="0" w:space="0" w:color="auto"/>
                                <w:bottom w:val="none" w:sz="0" w:space="0" w:color="auto"/>
                                <w:right w:val="none" w:sz="0" w:space="0" w:color="auto"/>
                              </w:divBdr>
                              <w:divsChild>
                                <w:div w:id="39524325">
                                  <w:marLeft w:val="0"/>
                                  <w:marRight w:val="0"/>
                                  <w:marTop w:val="0"/>
                                  <w:marBottom w:val="0"/>
                                  <w:divBdr>
                                    <w:top w:val="none" w:sz="0" w:space="0" w:color="auto"/>
                                    <w:left w:val="none" w:sz="0" w:space="0" w:color="auto"/>
                                    <w:bottom w:val="none" w:sz="0" w:space="0" w:color="auto"/>
                                    <w:right w:val="none" w:sz="0" w:space="0" w:color="auto"/>
                                  </w:divBdr>
                                  <w:divsChild>
                                    <w:div w:id="1401560586">
                                      <w:marLeft w:val="0"/>
                                      <w:marRight w:val="0"/>
                                      <w:marTop w:val="0"/>
                                      <w:marBottom w:val="0"/>
                                      <w:divBdr>
                                        <w:top w:val="none" w:sz="0" w:space="0" w:color="auto"/>
                                        <w:left w:val="none" w:sz="0" w:space="0" w:color="auto"/>
                                        <w:bottom w:val="none" w:sz="0" w:space="0" w:color="auto"/>
                                        <w:right w:val="none" w:sz="0" w:space="0" w:color="auto"/>
                                      </w:divBdr>
                                    </w:div>
                                  </w:divsChild>
                                </w:div>
                                <w:div w:id="187717880">
                                  <w:marLeft w:val="0"/>
                                  <w:marRight w:val="0"/>
                                  <w:marTop w:val="0"/>
                                  <w:marBottom w:val="0"/>
                                  <w:divBdr>
                                    <w:top w:val="none" w:sz="0" w:space="0" w:color="auto"/>
                                    <w:left w:val="none" w:sz="0" w:space="0" w:color="auto"/>
                                    <w:bottom w:val="none" w:sz="0" w:space="0" w:color="auto"/>
                                    <w:right w:val="none" w:sz="0" w:space="0" w:color="auto"/>
                                  </w:divBdr>
                                  <w:divsChild>
                                    <w:div w:id="34204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550424">
                      <w:marLeft w:val="0"/>
                      <w:marRight w:val="0"/>
                      <w:marTop w:val="0"/>
                      <w:marBottom w:val="0"/>
                      <w:divBdr>
                        <w:top w:val="none" w:sz="0" w:space="0" w:color="auto"/>
                        <w:left w:val="none" w:sz="0" w:space="0" w:color="auto"/>
                        <w:bottom w:val="none" w:sz="0" w:space="0" w:color="auto"/>
                        <w:right w:val="none" w:sz="0" w:space="0" w:color="auto"/>
                      </w:divBdr>
                      <w:divsChild>
                        <w:div w:id="1984772486">
                          <w:marLeft w:val="0"/>
                          <w:marRight w:val="0"/>
                          <w:marTop w:val="0"/>
                          <w:marBottom w:val="0"/>
                          <w:divBdr>
                            <w:top w:val="none" w:sz="0" w:space="0" w:color="auto"/>
                            <w:left w:val="none" w:sz="0" w:space="0" w:color="auto"/>
                            <w:bottom w:val="none" w:sz="0" w:space="0" w:color="auto"/>
                            <w:right w:val="none" w:sz="0" w:space="0" w:color="auto"/>
                          </w:divBdr>
                        </w:div>
                      </w:divsChild>
                    </w:div>
                    <w:div w:id="1522891558">
                      <w:marLeft w:val="0"/>
                      <w:marRight w:val="0"/>
                      <w:marTop w:val="0"/>
                      <w:marBottom w:val="0"/>
                      <w:divBdr>
                        <w:top w:val="none" w:sz="0" w:space="0" w:color="auto"/>
                        <w:left w:val="none" w:sz="0" w:space="0" w:color="auto"/>
                        <w:bottom w:val="none" w:sz="0" w:space="0" w:color="auto"/>
                        <w:right w:val="none" w:sz="0" w:space="0" w:color="auto"/>
                      </w:divBdr>
                      <w:divsChild>
                        <w:div w:id="512963225">
                          <w:marLeft w:val="0"/>
                          <w:marRight w:val="0"/>
                          <w:marTop w:val="0"/>
                          <w:marBottom w:val="0"/>
                          <w:divBdr>
                            <w:top w:val="none" w:sz="0" w:space="0" w:color="auto"/>
                            <w:left w:val="none" w:sz="0" w:space="0" w:color="auto"/>
                            <w:bottom w:val="none" w:sz="0" w:space="0" w:color="auto"/>
                            <w:right w:val="none" w:sz="0" w:space="0" w:color="auto"/>
                          </w:divBdr>
                          <w:divsChild>
                            <w:div w:id="628897196">
                              <w:marLeft w:val="0"/>
                              <w:marRight w:val="0"/>
                              <w:marTop w:val="30"/>
                              <w:marBottom w:val="30"/>
                              <w:divBdr>
                                <w:top w:val="none" w:sz="0" w:space="0" w:color="auto"/>
                                <w:left w:val="none" w:sz="0" w:space="0" w:color="auto"/>
                                <w:bottom w:val="none" w:sz="0" w:space="0" w:color="auto"/>
                                <w:right w:val="none" w:sz="0" w:space="0" w:color="auto"/>
                              </w:divBdr>
                              <w:divsChild>
                                <w:div w:id="1000473585">
                                  <w:marLeft w:val="0"/>
                                  <w:marRight w:val="0"/>
                                  <w:marTop w:val="0"/>
                                  <w:marBottom w:val="0"/>
                                  <w:divBdr>
                                    <w:top w:val="none" w:sz="0" w:space="0" w:color="auto"/>
                                    <w:left w:val="none" w:sz="0" w:space="0" w:color="auto"/>
                                    <w:bottom w:val="none" w:sz="0" w:space="0" w:color="auto"/>
                                    <w:right w:val="none" w:sz="0" w:space="0" w:color="auto"/>
                                  </w:divBdr>
                                  <w:divsChild>
                                    <w:div w:id="1791701894">
                                      <w:marLeft w:val="0"/>
                                      <w:marRight w:val="0"/>
                                      <w:marTop w:val="0"/>
                                      <w:marBottom w:val="0"/>
                                      <w:divBdr>
                                        <w:top w:val="none" w:sz="0" w:space="0" w:color="auto"/>
                                        <w:left w:val="none" w:sz="0" w:space="0" w:color="auto"/>
                                        <w:bottom w:val="none" w:sz="0" w:space="0" w:color="auto"/>
                                        <w:right w:val="none" w:sz="0" w:space="0" w:color="auto"/>
                                      </w:divBdr>
                                    </w:div>
                                  </w:divsChild>
                                </w:div>
                                <w:div w:id="1570313003">
                                  <w:marLeft w:val="0"/>
                                  <w:marRight w:val="0"/>
                                  <w:marTop w:val="0"/>
                                  <w:marBottom w:val="0"/>
                                  <w:divBdr>
                                    <w:top w:val="none" w:sz="0" w:space="0" w:color="auto"/>
                                    <w:left w:val="none" w:sz="0" w:space="0" w:color="auto"/>
                                    <w:bottom w:val="none" w:sz="0" w:space="0" w:color="auto"/>
                                    <w:right w:val="none" w:sz="0" w:space="0" w:color="auto"/>
                                  </w:divBdr>
                                  <w:divsChild>
                                    <w:div w:id="15187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578106">
                          <w:marLeft w:val="0"/>
                          <w:marRight w:val="0"/>
                          <w:marTop w:val="0"/>
                          <w:marBottom w:val="0"/>
                          <w:divBdr>
                            <w:top w:val="none" w:sz="0" w:space="0" w:color="auto"/>
                            <w:left w:val="none" w:sz="0" w:space="0" w:color="auto"/>
                            <w:bottom w:val="none" w:sz="0" w:space="0" w:color="auto"/>
                            <w:right w:val="none" w:sz="0" w:space="0" w:color="auto"/>
                          </w:divBdr>
                        </w:div>
                      </w:divsChild>
                    </w:div>
                    <w:div w:id="1545143072">
                      <w:marLeft w:val="0"/>
                      <w:marRight w:val="0"/>
                      <w:marTop w:val="0"/>
                      <w:marBottom w:val="0"/>
                      <w:divBdr>
                        <w:top w:val="none" w:sz="0" w:space="0" w:color="auto"/>
                        <w:left w:val="none" w:sz="0" w:space="0" w:color="auto"/>
                        <w:bottom w:val="none" w:sz="0" w:space="0" w:color="auto"/>
                        <w:right w:val="none" w:sz="0" w:space="0" w:color="auto"/>
                      </w:divBdr>
                      <w:divsChild>
                        <w:div w:id="457261182">
                          <w:marLeft w:val="0"/>
                          <w:marRight w:val="0"/>
                          <w:marTop w:val="0"/>
                          <w:marBottom w:val="0"/>
                          <w:divBdr>
                            <w:top w:val="none" w:sz="0" w:space="0" w:color="auto"/>
                            <w:left w:val="none" w:sz="0" w:space="0" w:color="auto"/>
                            <w:bottom w:val="none" w:sz="0" w:space="0" w:color="auto"/>
                            <w:right w:val="none" w:sz="0" w:space="0" w:color="auto"/>
                          </w:divBdr>
                          <w:divsChild>
                            <w:div w:id="1920292374">
                              <w:marLeft w:val="0"/>
                              <w:marRight w:val="0"/>
                              <w:marTop w:val="30"/>
                              <w:marBottom w:val="30"/>
                              <w:divBdr>
                                <w:top w:val="none" w:sz="0" w:space="0" w:color="auto"/>
                                <w:left w:val="none" w:sz="0" w:space="0" w:color="auto"/>
                                <w:bottom w:val="none" w:sz="0" w:space="0" w:color="auto"/>
                                <w:right w:val="none" w:sz="0" w:space="0" w:color="auto"/>
                              </w:divBdr>
                              <w:divsChild>
                                <w:div w:id="1275749446">
                                  <w:marLeft w:val="0"/>
                                  <w:marRight w:val="0"/>
                                  <w:marTop w:val="0"/>
                                  <w:marBottom w:val="0"/>
                                  <w:divBdr>
                                    <w:top w:val="none" w:sz="0" w:space="0" w:color="auto"/>
                                    <w:left w:val="none" w:sz="0" w:space="0" w:color="auto"/>
                                    <w:bottom w:val="none" w:sz="0" w:space="0" w:color="auto"/>
                                    <w:right w:val="none" w:sz="0" w:space="0" w:color="auto"/>
                                  </w:divBdr>
                                  <w:divsChild>
                                    <w:div w:id="1324043024">
                                      <w:marLeft w:val="0"/>
                                      <w:marRight w:val="0"/>
                                      <w:marTop w:val="0"/>
                                      <w:marBottom w:val="0"/>
                                      <w:divBdr>
                                        <w:top w:val="none" w:sz="0" w:space="0" w:color="auto"/>
                                        <w:left w:val="none" w:sz="0" w:space="0" w:color="auto"/>
                                        <w:bottom w:val="none" w:sz="0" w:space="0" w:color="auto"/>
                                        <w:right w:val="none" w:sz="0" w:space="0" w:color="auto"/>
                                      </w:divBdr>
                                    </w:div>
                                  </w:divsChild>
                                </w:div>
                                <w:div w:id="2089885435">
                                  <w:marLeft w:val="0"/>
                                  <w:marRight w:val="0"/>
                                  <w:marTop w:val="0"/>
                                  <w:marBottom w:val="0"/>
                                  <w:divBdr>
                                    <w:top w:val="none" w:sz="0" w:space="0" w:color="auto"/>
                                    <w:left w:val="none" w:sz="0" w:space="0" w:color="auto"/>
                                    <w:bottom w:val="none" w:sz="0" w:space="0" w:color="auto"/>
                                    <w:right w:val="none" w:sz="0" w:space="0" w:color="auto"/>
                                  </w:divBdr>
                                  <w:divsChild>
                                    <w:div w:id="28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521078">
                          <w:marLeft w:val="0"/>
                          <w:marRight w:val="0"/>
                          <w:marTop w:val="0"/>
                          <w:marBottom w:val="0"/>
                          <w:divBdr>
                            <w:top w:val="none" w:sz="0" w:space="0" w:color="auto"/>
                            <w:left w:val="none" w:sz="0" w:space="0" w:color="auto"/>
                            <w:bottom w:val="none" w:sz="0" w:space="0" w:color="auto"/>
                            <w:right w:val="none" w:sz="0" w:space="0" w:color="auto"/>
                          </w:divBdr>
                        </w:div>
                      </w:divsChild>
                    </w:div>
                    <w:div w:id="1620603908">
                      <w:marLeft w:val="0"/>
                      <w:marRight w:val="0"/>
                      <w:marTop w:val="0"/>
                      <w:marBottom w:val="0"/>
                      <w:divBdr>
                        <w:top w:val="none" w:sz="0" w:space="0" w:color="auto"/>
                        <w:left w:val="none" w:sz="0" w:space="0" w:color="auto"/>
                        <w:bottom w:val="none" w:sz="0" w:space="0" w:color="auto"/>
                        <w:right w:val="none" w:sz="0" w:space="0" w:color="auto"/>
                      </w:divBdr>
                      <w:divsChild>
                        <w:div w:id="1780832692">
                          <w:marLeft w:val="0"/>
                          <w:marRight w:val="0"/>
                          <w:marTop w:val="0"/>
                          <w:marBottom w:val="0"/>
                          <w:divBdr>
                            <w:top w:val="none" w:sz="0" w:space="0" w:color="auto"/>
                            <w:left w:val="none" w:sz="0" w:space="0" w:color="auto"/>
                            <w:bottom w:val="none" w:sz="0" w:space="0" w:color="auto"/>
                            <w:right w:val="none" w:sz="0" w:space="0" w:color="auto"/>
                          </w:divBdr>
                        </w:div>
                      </w:divsChild>
                    </w:div>
                    <w:div w:id="1642884725">
                      <w:marLeft w:val="0"/>
                      <w:marRight w:val="0"/>
                      <w:marTop w:val="0"/>
                      <w:marBottom w:val="0"/>
                      <w:divBdr>
                        <w:top w:val="none" w:sz="0" w:space="0" w:color="auto"/>
                        <w:left w:val="none" w:sz="0" w:space="0" w:color="auto"/>
                        <w:bottom w:val="none" w:sz="0" w:space="0" w:color="auto"/>
                        <w:right w:val="none" w:sz="0" w:space="0" w:color="auto"/>
                      </w:divBdr>
                      <w:divsChild>
                        <w:div w:id="830557651">
                          <w:marLeft w:val="0"/>
                          <w:marRight w:val="0"/>
                          <w:marTop w:val="0"/>
                          <w:marBottom w:val="0"/>
                          <w:divBdr>
                            <w:top w:val="none" w:sz="0" w:space="0" w:color="auto"/>
                            <w:left w:val="none" w:sz="0" w:space="0" w:color="auto"/>
                            <w:bottom w:val="none" w:sz="0" w:space="0" w:color="auto"/>
                            <w:right w:val="none" w:sz="0" w:space="0" w:color="auto"/>
                          </w:divBdr>
                          <w:divsChild>
                            <w:div w:id="927232249">
                              <w:marLeft w:val="0"/>
                              <w:marRight w:val="0"/>
                              <w:marTop w:val="30"/>
                              <w:marBottom w:val="30"/>
                              <w:divBdr>
                                <w:top w:val="none" w:sz="0" w:space="0" w:color="auto"/>
                                <w:left w:val="none" w:sz="0" w:space="0" w:color="auto"/>
                                <w:bottom w:val="none" w:sz="0" w:space="0" w:color="auto"/>
                                <w:right w:val="none" w:sz="0" w:space="0" w:color="auto"/>
                              </w:divBdr>
                              <w:divsChild>
                                <w:div w:id="204604959">
                                  <w:marLeft w:val="0"/>
                                  <w:marRight w:val="0"/>
                                  <w:marTop w:val="0"/>
                                  <w:marBottom w:val="0"/>
                                  <w:divBdr>
                                    <w:top w:val="none" w:sz="0" w:space="0" w:color="auto"/>
                                    <w:left w:val="none" w:sz="0" w:space="0" w:color="auto"/>
                                    <w:bottom w:val="none" w:sz="0" w:space="0" w:color="auto"/>
                                    <w:right w:val="none" w:sz="0" w:space="0" w:color="auto"/>
                                  </w:divBdr>
                                  <w:divsChild>
                                    <w:div w:id="2047021875">
                                      <w:marLeft w:val="0"/>
                                      <w:marRight w:val="0"/>
                                      <w:marTop w:val="0"/>
                                      <w:marBottom w:val="0"/>
                                      <w:divBdr>
                                        <w:top w:val="none" w:sz="0" w:space="0" w:color="auto"/>
                                        <w:left w:val="none" w:sz="0" w:space="0" w:color="auto"/>
                                        <w:bottom w:val="none" w:sz="0" w:space="0" w:color="auto"/>
                                        <w:right w:val="none" w:sz="0" w:space="0" w:color="auto"/>
                                      </w:divBdr>
                                    </w:div>
                                  </w:divsChild>
                                </w:div>
                                <w:div w:id="2124494388">
                                  <w:marLeft w:val="0"/>
                                  <w:marRight w:val="0"/>
                                  <w:marTop w:val="0"/>
                                  <w:marBottom w:val="0"/>
                                  <w:divBdr>
                                    <w:top w:val="none" w:sz="0" w:space="0" w:color="auto"/>
                                    <w:left w:val="none" w:sz="0" w:space="0" w:color="auto"/>
                                    <w:bottom w:val="none" w:sz="0" w:space="0" w:color="auto"/>
                                    <w:right w:val="none" w:sz="0" w:space="0" w:color="auto"/>
                                  </w:divBdr>
                                  <w:divsChild>
                                    <w:div w:id="135168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104101">
                          <w:marLeft w:val="0"/>
                          <w:marRight w:val="0"/>
                          <w:marTop w:val="0"/>
                          <w:marBottom w:val="0"/>
                          <w:divBdr>
                            <w:top w:val="none" w:sz="0" w:space="0" w:color="auto"/>
                            <w:left w:val="none" w:sz="0" w:space="0" w:color="auto"/>
                            <w:bottom w:val="none" w:sz="0" w:space="0" w:color="auto"/>
                            <w:right w:val="none" w:sz="0" w:space="0" w:color="auto"/>
                          </w:divBdr>
                        </w:div>
                      </w:divsChild>
                    </w:div>
                    <w:div w:id="1659765956">
                      <w:marLeft w:val="0"/>
                      <w:marRight w:val="0"/>
                      <w:marTop w:val="0"/>
                      <w:marBottom w:val="0"/>
                      <w:divBdr>
                        <w:top w:val="none" w:sz="0" w:space="0" w:color="auto"/>
                        <w:left w:val="none" w:sz="0" w:space="0" w:color="auto"/>
                        <w:bottom w:val="none" w:sz="0" w:space="0" w:color="auto"/>
                        <w:right w:val="none" w:sz="0" w:space="0" w:color="auto"/>
                      </w:divBdr>
                      <w:divsChild>
                        <w:div w:id="1450005362">
                          <w:marLeft w:val="0"/>
                          <w:marRight w:val="0"/>
                          <w:marTop w:val="0"/>
                          <w:marBottom w:val="0"/>
                          <w:divBdr>
                            <w:top w:val="none" w:sz="0" w:space="0" w:color="auto"/>
                            <w:left w:val="none" w:sz="0" w:space="0" w:color="auto"/>
                            <w:bottom w:val="none" w:sz="0" w:space="0" w:color="auto"/>
                            <w:right w:val="none" w:sz="0" w:space="0" w:color="auto"/>
                          </w:divBdr>
                        </w:div>
                        <w:div w:id="1736508578">
                          <w:marLeft w:val="0"/>
                          <w:marRight w:val="0"/>
                          <w:marTop w:val="0"/>
                          <w:marBottom w:val="0"/>
                          <w:divBdr>
                            <w:top w:val="none" w:sz="0" w:space="0" w:color="auto"/>
                            <w:left w:val="none" w:sz="0" w:space="0" w:color="auto"/>
                            <w:bottom w:val="none" w:sz="0" w:space="0" w:color="auto"/>
                            <w:right w:val="none" w:sz="0" w:space="0" w:color="auto"/>
                          </w:divBdr>
                          <w:divsChild>
                            <w:div w:id="1665013964">
                              <w:marLeft w:val="0"/>
                              <w:marRight w:val="0"/>
                              <w:marTop w:val="30"/>
                              <w:marBottom w:val="30"/>
                              <w:divBdr>
                                <w:top w:val="none" w:sz="0" w:space="0" w:color="auto"/>
                                <w:left w:val="none" w:sz="0" w:space="0" w:color="auto"/>
                                <w:bottom w:val="none" w:sz="0" w:space="0" w:color="auto"/>
                                <w:right w:val="none" w:sz="0" w:space="0" w:color="auto"/>
                              </w:divBdr>
                              <w:divsChild>
                                <w:div w:id="1299413080">
                                  <w:marLeft w:val="0"/>
                                  <w:marRight w:val="0"/>
                                  <w:marTop w:val="0"/>
                                  <w:marBottom w:val="0"/>
                                  <w:divBdr>
                                    <w:top w:val="none" w:sz="0" w:space="0" w:color="auto"/>
                                    <w:left w:val="none" w:sz="0" w:space="0" w:color="auto"/>
                                    <w:bottom w:val="none" w:sz="0" w:space="0" w:color="auto"/>
                                    <w:right w:val="none" w:sz="0" w:space="0" w:color="auto"/>
                                  </w:divBdr>
                                  <w:divsChild>
                                    <w:div w:id="977688164">
                                      <w:marLeft w:val="0"/>
                                      <w:marRight w:val="0"/>
                                      <w:marTop w:val="0"/>
                                      <w:marBottom w:val="0"/>
                                      <w:divBdr>
                                        <w:top w:val="none" w:sz="0" w:space="0" w:color="auto"/>
                                        <w:left w:val="none" w:sz="0" w:space="0" w:color="auto"/>
                                        <w:bottom w:val="none" w:sz="0" w:space="0" w:color="auto"/>
                                        <w:right w:val="none" w:sz="0" w:space="0" w:color="auto"/>
                                      </w:divBdr>
                                    </w:div>
                                  </w:divsChild>
                                </w:div>
                                <w:div w:id="1336881420">
                                  <w:marLeft w:val="0"/>
                                  <w:marRight w:val="0"/>
                                  <w:marTop w:val="0"/>
                                  <w:marBottom w:val="0"/>
                                  <w:divBdr>
                                    <w:top w:val="none" w:sz="0" w:space="0" w:color="auto"/>
                                    <w:left w:val="none" w:sz="0" w:space="0" w:color="auto"/>
                                    <w:bottom w:val="none" w:sz="0" w:space="0" w:color="auto"/>
                                    <w:right w:val="none" w:sz="0" w:space="0" w:color="auto"/>
                                  </w:divBdr>
                                  <w:divsChild>
                                    <w:div w:id="5609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870692">
                      <w:marLeft w:val="0"/>
                      <w:marRight w:val="0"/>
                      <w:marTop w:val="0"/>
                      <w:marBottom w:val="0"/>
                      <w:divBdr>
                        <w:top w:val="none" w:sz="0" w:space="0" w:color="auto"/>
                        <w:left w:val="none" w:sz="0" w:space="0" w:color="auto"/>
                        <w:bottom w:val="none" w:sz="0" w:space="0" w:color="auto"/>
                        <w:right w:val="none" w:sz="0" w:space="0" w:color="auto"/>
                      </w:divBdr>
                      <w:divsChild>
                        <w:div w:id="1367833534">
                          <w:marLeft w:val="0"/>
                          <w:marRight w:val="0"/>
                          <w:marTop w:val="0"/>
                          <w:marBottom w:val="0"/>
                          <w:divBdr>
                            <w:top w:val="none" w:sz="0" w:space="0" w:color="auto"/>
                            <w:left w:val="none" w:sz="0" w:space="0" w:color="auto"/>
                            <w:bottom w:val="none" w:sz="0" w:space="0" w:color="auto"/>
                            <w:right w:val="none" w:sz="0" w:space="0" w:color="auto"/>
                          </w:divBdr>
                        </w:div>
                      </w:divsChild>
                    </w:div>
                    <w:div w:id="1770347782">
                      <w:marLeft w:val="0"/>
                      <w:marRight w:val="0"/>
                      <w:marTop w:val="0"/>
                      <w:marBottom w:val="0"/>
                      <w:divBdr>
                        <w:top w:val="none" w:sz="0" w:space="0" w:color="auto"/>
                        <w:left w:val="none" w:sz="0" w:space="0" w:color="auto"/>
                        <w:bottom w:val="none" w:sz="0" w:space="0" w:color="auto"/>
                        <w:right w:val="none" w:sz="0" w:space="0" w:color="auto"/>
                      </w:divBdr>
                      <w:divsChild>
                        <w:div w:id="1591041207">
                          <w:marLeft w:val="0"/>
                          <w:marRight w:val="0"/>
                          <w:marTop w:val="0"/>
                          <w:marBottom w:val="0"/>
                          <w:divBdr>
                            <w:top w:val="none" w:sz="0" w:space="0" w:color="auto"/>
                            <w:left w:val="none" w:sz="0" w:space="0" w:color="auto"/>
                            <w:bottom w:val="none" w:sz="0" w:space="0" w:color="auto"/>
                            <w:right w:val="none" w:sz="0" w:space="0" w:color="auto"/>
                          </w:divBdr>
                        </w:div>
                      </w:divsChild>
                    </w:div>
                    <w:div w:id="1901287041">
                      <w:marLeft w:val="0"/>
                      <w:marRight w:val="0"/>
                      <w:marTop w:val="0"/>
                      <w:marBottom w:val="0"/>
                      <w:divBdr>
                        <w:top w:val="none" w:sz="0" w:space="0" w:color="auto"/>
                        <w:left w:val="none" w:sz="0" w:space="0" w:color="auto"/>
                        <w:bottom w:val="none" w:sz="0" w:space="0" w:color="auto"/>
                        <w:right w:val="none" w:sz="0" w:space="0" w:color="auto"/>
                      </w:divBdr>
                      <w:divsChild>
                        <w:div w:id="42409152">
                          <w:marLeft w:val="0"/>
                          <w:marRight w:val="0"/>
                          <w:marTop w:val="0"/>
                          <w:marBottom w:val="0"/>
                          <w:divBdr>
                            <w:top w:val="none" w:sz="0" w:space="0" w:color="auto"/>
                            <w:left w:val="none" w:sz="0" w:space="0" w:color="auto"/>
                            <w:bottom w:val="none" w:sz="0" w:space="0" w:color="auto"/>
                            <w:right w:val="none" w:sz="0" w:space="0" w:color="auto"/>
                          </w:divBdr>
                        </w:div>
                      </w:divsChild>
                    </w:div>
                    <w:div w:id="1908880709">
                      <w:marLeft w:val="0"/>
                      <w:marRight w:val="0"/>
                      <w:marTop w:val="0"/>
                      <w:marBottom w:val="0"/>
                      <w:divBdr>
                        <w:top w:val="none" w:sz="0" w:space="0" w:color="auto"/>
                        <w:left w:val="none" w:sz="0" w:space="0" w:color="auto"/>
                        <w:bottom w:val="none" w:sz="0" w:space="0" w:color="auto"/>
                        <w:right w:val="none" w:sz="0" w:space="0" w:color="auto"/>
                      </w:divBdr>
                      <w:divsChild>
                        <w:div w:id="2017341904">
                          <w:marLeft w:val="0"/>
                          <w:marRight w:val="0"/>
                          <w:marTop w:val="0"/>
                          <w:marBottom w:val="0"/>
                          <w:divBdr>
                            <w:top w:val="none" w:sz="0" w:space="0" w:color="auto"/>
                            <w:left w:val="none" w:sz="0" w:space="0" w:color="auto"/>
                            <w:bottom w:val="none" w:sz="0" w:space="0" w:color="auto"/>
                            <w:right w:val="none" w:sz="0" w:space="0" w:color="auto"/>
                          </w:divBdr>
                          <w:divsChild>
                            <w:div w:id="163403815">
                              <w:marLeft w:val="0"/>
                              <w:marRight w:val="0"/>
                              <w:marTop w:val="30"/>
                              <w:marBottom w:val="30"/>
                              <w:divBdr>
                                <w:top w:val="none" w:sz="0" w:space="0" w:color="auto"/>
                                <w:left w:val="none" w:sz="0" w:space="0" w:color="auto"/>
                                <w:bottom w:val="none" w:sz="0" w:space="0" w:color="auto"/>
                                <w:right w:val="none" w:sz="0" w:space="0" w:color="auto"/>
                              </w:divBdr>
                              <w:divsChild>
                                <w:div w:id="649215709">
                                  <w:marLeft w:val="0"/>
                                  <w:marRight w:val="0"/>
                                  <w:marTop w:val="0"/>
                                  <w:marBottom w:val="0"/>
                                  <w:divBdr>
                                    <w:top w:val="none" w:sz="0" w:space="0" w:color="auto"/>
                                    <w:left w:val="none" w:sz="0" w:space="0" w:color="auto"/>
                                    <w:bottom w:val="none" w:sz="0" w:space="0" w:color="auto"/>
                                    <w:right w:val="none" w:sz="0" w:space="0" w:color="auto"/>
                                  </w:divBdr>
                                  <w:divsChild>
                                    <w:div w:id="2082945696">
                                      <w:marLeft w:val="0"/>
                                      <w:marRight w:val="0"/>
                                      <w:marTop w:val="0"/>
                                      <w:marBottom w:val="0"/>
                                      <w:divBdr>
                                        <w:top w:val="none" w:sz="0" w:space="0" w:color="auto"/>
                                        <w:left w:val="none" w:sz="0" w:space="0" w:color="auto"/>
                                        <w:bottom w:val="none" w:sz="0" w:space="0" w:color="auto"/>
                                        <w:right w:val="none" w:sz="0" w:space="0" w:color="auto"/>
                                      </w:divBdr>
                                    </w:div>
                                  </w:divsChild>
                                </w:div>
                                <w:div w:id="1009213217">
                                  <w:marLeft w:val="0"/>
                                  <w:marRight w:val="0"/>
                                  <w:marTop w:val="0"/>
                                  <w:marBottom w:val="0"/>
                                  <w:divBdr>
                                    <w:top w:val="none" w:sz="0" w:space="0" w:color="auto"/>
                                    <w:left w:val="none" w:sz="0" w:space="0" w:color="auto"/>
                                    <w:bottom w:val="none" w:sz="0" w:space="0" w:color="auto"/>
                                    <w:right w:val="none" w:sz="0" w:space="0" w:color="auto"/>
                                  </w:divBdr>
                                  <w:divsChild>
                                    <w:div w:id="7787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55190">
                          <w:marLeft w:val="0"/>
                          <w:marRight w:val="0"/>
                          <w:marTop w:val="0"/>
                          <w:marBottom w:val="0"/>
                          <w:divBdr>
                            <w:top w:val="none" w:sz="0" w:space="0" w:color="auto"/>
                            <w:left w:val="none" w:sz="0" w:space="0" w:color="auto"/>
                            <w:bottom w:val="none" w:sz="0" w:space="0" w:color="auto"/>
                            <w:right w:val="none" w:sz="0" w:space="0" w:color="auto"/>
                          </w:divBdr>
                        </w:div>
                      </w:divsChild>
                    </w:div>
                    <w:div w:id="1927348256">
                      <w:marLeft w:val="0"/>
                      <w:marRight w:val="0"/>
                      <w:marTop w:val="0"/>
                      <w:marBottom w:val="0"/>
                      <w:divBdr>
                        <w:top w:val="none" w:sz="0" w:space="0" w:color="auto"/>
                        <w:left w:val="none" w:sz="0" w:space="0" w:color="auto"/>
                        <w:bottom w:val="none" w:sz="0" w:space="0" w:color="auto"/>
                        <w:right w:val="none" w:sz="0" w:space="0" w:color="auto"/>
                      </w:divBdr>
                      <w:divsChild>
                        <w:div w:id="1537963413">
                          <w:marLeft w:val="0"/>
                          <w:marRight w:val="0"/>
                          <w:marTop w:val="0"/>
                          <w:marBottom w:val="0"/>
                          <w:divBdr>
                            <w:top w:val="none" w:sz="0" w:space="0" w:color="auto"/>
                            <w:left w:val="none" w:sz="0" w:space="0" w:color="auto"/>
                            <w:bottom w:val="none" w:sz="0" w:space="0" w:color="auto"/>
                            <w:right w:val="none" w:sz="0" w:space="0" w:color="auto"/>
                          </w:divBdr>
                        </w:div>
                      </w:divsChild>
                    </w:div>
                    <w:div w:id="1942450833">
                      <w:marLeft w:val="0"/>
                      <w:marRight w:val="0"/>
                      <w:marTop w:val="0"/>
                      <w:marBottom w:val="0"/>
                      <w:divBdr>
                        <w:top w:val="none" w:sz="0" w:space="0" w:color="auto"/>
                        <w:left w:val="none" w:sz="0" w:space="0" w:color="auto"/>
                        <w:bottom w:val="none" w:sz="0" w:space="0" w:color="auto"/>
                        <w:right w:val="none" w:sz="0" w:space="0" w:color="auto"/>
                      </w:divBdr>
                      <w:divsChild>
                        <w:div w:id="625935330">
                          <w:marLeft w:val="0"/>
                          <w:marRight w:val="0"/>
                          <w:marTop w:val="0"/>
                          <w:marBottom w:val="0"/>
                          <w:divBdr>
                            <w:top w:val="none" w:sz="0" w:space="0" w:color="auto"/>
                            <w:left w:val="none" w:sz="0" w:space="0" w:color="auto"/>
                            <w:bottom w:val="none" w:sz="0" w:space="0" w:color="auto"/>
                            <w:right w:val="none" w:sz="0" w:space="0" w:color="auto"/>
                          </w:divBdr>
                        </w:div>
                      </w:divsChild>
                    </w:div>
                    <w:div w:id="1996301382">
                      <w:marLeft w:val="0"/>
                      <w:marRight w:val="0"/>
                      <w:marTop w:val="0"/>
                      <w:marBottom w:val="0"/>
                      <w:divBdr>
                        <w:top w:val="none" w:sz="0" w:space="0" w:color="auto"/>
                        <w:left w:val="none" w:sz="0" w:space="0" w:color="auto"/>
                        <w:bottom w:val="none" w:sz="0" w:space="0" w:color="auto"/>
                        <w:right w:val="none" w:sz="0" w:space="0" w:color="auto"/>
                      </w:divBdr>
                      <w:divsChild>
                        <w:div w:id="804808476">
                          <w:marLeft w:val="0"/>
                          <w:marRight w:val="0"/>
                          <w:marTop w:val="0"/>
                          <w:marBottom w:val="0"/>
                          <w:divBdr>
                            <w:top w:val="none" w:sz="0" w:space="0" w:color="auto"/>
                            <w:left w:val="none" w:sz="0" w:space="0" w:color="auto"/>
                            <w:bottom w:val="none" w:sz="0" w:space="0" w:color="auto"/>
                            <w:right w:val="none" w:sz="0" w:space="0" w:color="auto"/>
                          </w:divBdr>
                          <w:divsChild>
                            <w:div w:id="1119765033">
                              <w:marLeft w:val="0"/>
                              <w:marRight w:val="0"/>
                              <w:marTop w:val="30"/>
                              <w:marBottom w:val="30"/>
                              <w:divBdr>
                                <w:top w:val="none" w:sz="0" w:space="0" w:color="auto"/>
                                <w:left w:val="none" w:sz="0" w:space="0" w:color="auto"/>
                                <w:bottom w:val="none" w:sz="0" w:space="0" w:color="auto"/>
                                <w:right w:val="none" w:sz="0" w:space="0" w:color="auto"/>
                              </w:divBdr>
                              <w:divsChild>
                                <w:div w:id="652950565">
                                  <w:marLeft w:val="0"/>
                                  <w:marRight w:val="0"/>
                                  <w:marTop w:val="0"/>
                                  <w:marBottom w:val="0"/>
                                  <w:divBdr>
                                    <w:top w:val="none" w:sz="0" w:space="0" w:color="auto"/>
                                    <w:left w:val="none" w:sz="0" w:space="0" w:color="auto"/>
                                    <w:bottom w:val="none" w:sz="0" w:space="0" w:color="auto"/>
                                    <w:right w:val="none" w:sz="0" w:space="0" w:color="auto"/>
                                  </w:divBdr>
                                  <w:divsChild>
                                    <w:div w:id="328796168">
                                      <w:marLeft w:val="0"/>
                                      <w:marRight w:val="0"/>
                                      <w:marTop w:val="0"/>
                                      <w:marBottom w:val="0"/>
                                      <w:divBdr>
                                        <w:top w:val="none" w:sz="0" w:space="0" w:color="auto"/>
                                        <w:left w:val="none" w:sz="0" w:space="0" w:color="auto"/>
                                        <w:bottom w:val="none" w:sz="0" w:space="0" w:color="auto"/>
                                        <w:right w:val="none" w:sz="0" w:space="0" w:color="auto"/>
                                      </w:divBdr>
                                    </w:div>
                                  </w:divsChild>
                                </w:div>
                                <w:div w:id="1788501339">
                                  <w:marLeft w:val="0"/>
                                  <w:marRight w:val="0"/>
                                  <w:marTop w:val="0"/>
                                  <w:marBottom w:val="0"/>
                                  <w:divBdr>
                                    <w:top w:val="none" w:sz="0" w:space="0" w:color="auto"/>
                                    <w:left w:val="none" w:sz="0" w:space="0" w:color="auto"/>
                                    <w:bottom w:val="none" w:sz="0" w:space="0" w:color="auto"/>
                                    <w:right w:val="none" w:sz="0" w:space="0" w:color="auto"/>
                                  </w:divBdr>
                                  <w:divsChild>
                                    <w:div w:id="196747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237039">
                          <w:marLeft w:val="0"/>
                          <w:marRight w:val="0"/>
                          <w:marTop w:val="0"/>
                          <w:marBottom w:val="0"/>
                          <w:divBdr>
                            <w:top w:val="none" w:sz="0" w:space="0" w:color="auto"/>
                            <w:left w:val="none" w:sz="0" w:space="0" w:color="auto"/>
                            <w:bottom w:val="none" w:sz="0" w:space="0" w:color="auto"/>
                            <w:right w:val="none" w:sz="0" w:space="0" w:color="auto"/>
                          </w:divBdr>
                        </w:div>
                      </w:divsChild>
                    </w:div>
                    <w:div w:id="2016758820">
                      <w:marLeft w:val="0"/>
                      <w:marRight w:val="0"/>
                      <w:marTop w:val="0"/>
                      <w:marBottom w:val="0"/>
                      <w:divBdr>
                        <w:top w:val="none" w:sz="0" w:space="0" w:color="auto"/>
                        <w:left w:val="none" w:sz="0" w:space="0" w:color="auto"/>
                        <w:bottom w:val="none" w:sz="0" w:space="0" w:color="auto"/>
                        <w:right w:val="none" w:sz="0" w:space="0" w:color="auto"/>
                      </w:divBdr>
                      <w:divsChild>
                        <w:div w:id="1083064020">
                          <w:marLeft w:val="0"/>
                          <w:marRight w:val="0"/>
                          <w:marTop w:val="0"/>
                          <w:marBottom w:val="0"/>
                          <w:divBdr>
                            <w:top w:val="none" w:sz="0" w:space="0" w:color="auto"/>
                            <w:left w:val="none" w:sz="0" w:space="0" w:color="auto"/>
                            <w:bottom w:val="none" w:sz="0" w:space="0" w:color="auto"/>
                            <w:right w:val="none" w:sz="0" w:space="0" w:color="auto"/>
                          </w:divBdr>
                        </w:div>
                      </w:divsChild>
                    </w:div>
                    <w:div w:id="2082024969">
                      <w:marLeft w:val="0"/>
                      <w:marRight w:val="0"/>
                      <w:marTop w:val="0"/>
                      <w:marBottom w:val="0"/>
                      <w:divBdr>
                        <w:top w:val="none" w:sz="0" w:space="0" w:color="auto"/>
                        <w:left w:val="none" w:sz="0" w:space="0" w:color="auto"/>
                        <w:bottom w:val="none" w:sz="0" w:space="0" w:color="auto"/>
                        <w:right w:val="none" w:sz="0" w:space="0" w:color="auto"/>
                      </w:divBdr>
                      <w:divsChild>
                        <w:div w:id="631248727">
                          <w:marLeft w:val="0"/>
                          <w:marRight w:val="0"/>
                          <w:marTop w:val="0"/>
                          <w:marBottom w:val="0"/>
                          <w:divBdr>
                            <w:top w:val="none" w:sz="0" w:space="0" w:color="auto"/>
                            <w:left w:val="none" w:sz="0" w:space="0" w:color="auto"/>
                            <w:bottom w:val="none" w:sz="0" w:space="0" w:color="auto"/>
                            <w:right w:val="none" w:sz="0" w:space="0" w:color="auto"/>
                          </w:divBdr>
                        </w:div>
                      </w:divsChild>
                    </w:div>
                    <w:div w:id="2119908952">
                      <w:marLeft w:val="0"/>
                      <w:marRight w:val="0"/>
                      <w:marTop w:val="0"/>
                      <w:marBottom w:val="0"/>
                      <w:divBdr>
                        <w:top w:val="none" w:sz="0" w:space="0" w:color="auto"/>
                        <w:left w:val="none" w:sz="0" w:space="0" w:color="auto"/>
                        <w:bottom w:val="none" w:sz="0" w:space="0" w:color="auto"/>
                        <w:right w:val="none" w:sz="0" w:space="0" w:color="auto"/>
                      </w:divBdr>
                      <w:divsChild>
                        <w:div w:id="984819645">
                          <w:marLeft w:val="0"/>
                          <w:marRight w:val="0"/>
                          <w:marTop w:val="0"/>
                          <w:marBottom w:val="0"/>
                          <w:divBdr>
                            <w:top w:val="none" w:sz="0" w:space="0" w:color="auto"/>
                            <w:left w:val="none" w:sz="0" w:space="0" w:color="auto"/>
                            <w:bottom w:val="none" w:sz="0" w:space="0" w:color="auto"/>
                            <w:right w:val="none" w:sz="0" w:space="0" w:color="auto"/>
                          </w:divBdr>
                        </w:div>
                      </w:divsChild>
                    </w:div>
                    <w:div w:id="2123256094">
                      <w:marLeft w:val="0"/>
                      <w:marRight w:val="0"/>
                      <w:marTop w:val="0"/>
                      <w:marBottom w:val="0"/>
                      <w:divBdr>
                        <w:top w:val="none" w:sz="0" w:space="0" w:color="auto"/>
                        <w:left w:val="none" w:sz="0" w:space="0" w:color="auto"/>
                        <w:bottom w:val="none" w:sz="0" w:space="0" w:color="auto"/>
                        <w:right w:val="none" w:sz="0" w:space="0" w:color="auto"/>
                      </w:divBdr>
                      <w:divsChild>
                        <w:div w:id="2039819504">
                          <w:marLeft w:val="0"/>
                          <w:marRight w:val="0"/>
                          <w:marTop w:val="0"/>
                          <w:marBottom w:val="0"/>
                          <w:divBdr>
                            <w:top w:val="none" w:sz="0" w:space="0" w:color="auto"/>
                            <w:left w:val="none" w:sz="0" w:space="0" w:color="auto"/>
                            <w:bottom w:val="none" w:sz="0" w:space="0" w:color="auto"/>
                            <w:right w:val="none" w:sz="0" w:space="0" w:color="auto"/>
                          </w:divBdr>
                        </w:div>
                      </w:divsChild>
                    </w:div>
                    <w:div w:id="2127236143">
                      <w:marLeft w:val="0"/>
                      <w:marRight w:val="0"/>
                      <w:marTop w:val="0"/>
                      <w:marBottom w:val="0"/>
                      <w:divBdr>
                        <w:top w:val="none" w:sz="0" w:space="0" w:color="auto"/>
                        <w:left w:val="none" w:sz="0" w:space="0" w:color="auto"/>
                        <w:bottom w:val="none" w:sz="0" w:space="0" w:color="auto"/>
                        <w:right w:val="none" w:sz="0" w:space="0" w:color="auto"/>
                      </w:divBdr>
                      <w:divsChild>
                        <w:div w:id="1823420820">
                          <w:marLeft w:val="0"/>
                          <w:marRight w:val="0"/>
                          <w:marTop w:val="0"/>
                          <w:marBottom w:val="0"/>
                          <w:divBdr>
                            <w:top w:val="none" w:sz="0" w:space="0" w:color="auto"/>
                            <w:left w:val="none" w:sz="0" w:space="0" w:color="auto"/>
                            <w:bottom w:val="none" w:sz="0" w:space="0" w:color="auto"/>
                            <w:right w:val="none" w:sz="0" w:space="0" w:color="auto"/>
                          </w:divBdr>
                        </w:div>
                      </w:divsChild>
                    </w:div>
                    <w:div w:id="2135755040">
                      <w:marLeft w:val="0"/>
                      <w:marRight w:val="0"/>
                      <w:marTop w:val="0"/>
                      <w:marBottom w:val="0"/>
                      <w:divBdr>
                        <w:top w:val="none" w:sz="0" w:space="0" w:color="auto"/>
                        <w:left w:val="none" w:sz="0" w:space="0" w:color="auto"/>
                        <w:bottom w:val="none" w:sz="0" w:space="0" w:color="auto"/>
                        <w:right w:val="none" w:sz="0" w:space="0" w:color="auto"/>
                      </w:divBdr>
                      <w:divsChild>
                        <w:div w:id="463238592">
                          <w:marLeft w:val="0"/>
                          <w:marRight w:val="0"/>
                          <w:marTop w:val="0"/>
                          <w:marBottom w:val="0"/>
                          <w:divBdr>
                            <w:top w:val="none" w:sz="0" w:space="0" w:color="auto"/>
                            <w:left w:val="none" w:sz="0" w:space="0" w:color="auto"/>
                            <w:bottom w:val="none" w:sz="0" w:space="0" w:color="auto"/>
                            <w:right w:val="none" w:sz="0" w:space="0" w:color="auto"/>
                          </w:divBdr>
                        </w:div>
                      </w:divsChild>
                    </w:div>
                    <w:div w:id="2145417780">
                      <w:marLeft w:val="0"/>
                      <w:marRight w:val="0"/>
                      <w:marTop w:val="0"/>
                      <w:marBottom w:val="0"/>
                      <w:divBdr>
                        <w:top w:val="none" w:sz="0" w:space="0" w:color="auto"/>
                        <w:left w:val="none" w:sz="0" w:space="0" w:color="auto"/>
                        <w:bottom w:val="none" w:sz="0" w:space="0" w:color="auto"/>
                        <w:right w:val="none" w:sz="0" w:space="0" w:color="auto"/>
                      </w:divBdr>
                      <w:divsChild>
                        <w:div w:id="722019769">
                          <w:marLeft w:val="0"/>
                          <w:marRight w:val="0"/>
                          <w:marTop w:val="0"/>
                          <w:marBottom w:val="0"/>
                          <w:divBdr>
                            <w:top w:val="none" w:sz="0" w:space="0" w:color="auto"/>
                            <w:left w:val="none" w:sz="0" w:space="0" w:color="auto"/>
                            <w:bottom w:val="none" w:sz="0" w:space="0" w:color="auto"/>
                            <w:right w:val="none" w:sz="0" w:space="0" w:color="auto"/>
                          </w:divBdr>
                          <w:divsChild>
                            <w:div w:id="1152790466">
                              <w:marLeft w:val="0"/>
                              <w:marRight w:val="0"/>
                              <w:marTop w:val="30"/>
                              <w:marBottom w:val="30"/>
                              <w:divBdr>
                                <w:top w:val="none" w:sz="0" w:space="0" w:color="auto"/>
                                <w:left w:val="none" w:sz="0" w:space="0" w:color="auto"/>
                                <w:bottom w:val="none" w:sz="0" w:space="0" w:color="auto"/>
                                <w:right w:val="none" w:sz="0" w:space="0" w:color="auto"/>
                              </w:divBdr>
                              <w:divsChild>
                                <w:div w:id="410782672">
                                  <w:marLeft w:val="0"/>
                                  <w:marRight w:val="0"/>
                                  <w:marTop w:val="0"/>
                                  <w:marBottom w:val="0"/>
                                  <w:divBdr>
                                    <w:top w:val="none" w:sz="0" w:space="0" w:color="auto"/>
                                    <w:left w:val="none" w:sz="0" w:space="0" w:color="auto"/>
                                    <w:bottom w:val="none" w:sz="0" w:space="0" w:color="auto"/>
                                    <w:right w:val="none" w:sz="0" w:space="0" w:color="auto"/>
                                  </w:divBdr>
                                  <w:divsChild>
                                    <w:div w:id="1248883741">
                                      <w:marLeft w:val="0"/>
                                      <w:marRight w:val="0"/>
                                      <w:marTop w:val="0"/>
                                      <w:marBottom w:val="0"/>
                                      <w:divBdr>
                                        <w:top w:val="none" w:sz="0" w:space="0" w:color="auto"/>
                                        <w:left w:val="none" w:sz="0" w:space="0" w:color="auto"/>
                                        <w:bottom w:val="none" w:sz="0" w:space="0" w:color="auto"/>
                                        <w:right w:val="none" w:sz="0" w:space="0" w:color="auto"/>
                                      </w:divBdr>
                                    </w:div>
                                  </w:divsChild>
                                </w:div>
                                <w:div w:id="990215279">
                                  <w:marLeft w:val="0"/>
                                  <w:marRight w:val="0"/>
                                  <w:marTop w:val="0"/>
                                  <w:marBottom w:val="0"/>
                                  <w:divBdr>
                                    <w:top w:val="none" w:sz="0" w:space="0" w:color="auto"/>
                                    <w:left w:val="none" w:sz="0" w:space="0" w:color="auto"/>
                                    <w:bottom w:val="none" w:sz="0" w:space="0" w:color="auto"/>
                                    <w:right w:val="none" w:sz="0" w:space="0" w:color="auto"/>
                                  </w:divBdr>
                                  <w:divsChild>
                                    <w:div w:id="86378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6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552382">
          <w:marLeft w:val="0"/>
          <w:marRight w:val="0"/>
          <w:marTop w:val="0"/>
          <w:marBottom w:val="0"/>
          <w:divBdr>
            <w:top w:val="none" w:sz="0" w:space="0" w:color="auto"/>
            <w:left w:val="none" w:sz="0" w:space="0" w:color="auto"/>
            <w:bottom w:val="none" w:sz="0" w:space="0" w:color="auto"/>
            <w:right w:val="none" w:sz="0" w:space="0" w:color="auto"/>
          </w:divBdr>
          <w:divsChild>
            <w:div w:id="948438438">
              <w:marLeft w:val="0"/>
              <w:marRight w:val="0"/>
              <w:marTop w:val="0"/>
              <w:marBottom w:val="0"/>
              <w:divBdr>
                <w:top w:val="none" w:sz="0" w:space="0" w:color="auto"/>
                <w:left w:val="none" w:sz="0" w:space="0" w:color="auto"/>
                <w:bottom w:val="none" w:sz="0" w:space="0" w:color="auto"/>
                <w:right w:val="none" w:sz="0" w:space="0" w:color="auto"/>
              </w:divBdr>
            </w:div>
          </w:divsChild>
        </w:div>
        <w:div w:id="1410233453">
          <w:marLeft w:val="0"/>
          <w:marRight w:val="0"/>
          <w:marTop w:val="0"/>
          <w:marBottom w:val="0"/>
          <w:divBdr>
            <w:top w:val="none" w:sz="0" w:space="0" w:color="auto"/>
            <w:left w:val="none" w:sz="0" w:space="0" w:color="auto"/>
            <w:bottom w:val="none" w:sz="0" w:space="0" w:color="auto"/>
            <w:right w:val="none" w:sz="0" w:space="0" w:color="auto"/>
          </w:divBdr>
          <w:divsChild>
            <w:div w:id="427240206">
              <w:marLeft w:val="0"/>
              <w:marRight w:val="0"/>
              <w:marTop w:val="0"/>
              <w:marBottom w:val="0"/>
              <w:divBdr>
                <w:top w:val="none" w:sz="0" w:space="0" w:color="auto"/>
                <w:left w:val="none" w:sz="0" w:space="0" w:color="auto"/>
                <w:bottom w:val="none" w:sz="0" w:space="0" w:color="auto"/>
                <w:right w:val="none" w:sz="0" w:space="0" w:color="auto"/>
              </w:divBdr>
            </w:div>
          </w:divsChild>
        </w:div>
        <w:div w:id="1669820250">
          <w:marLeft w:val="0"/>
          <w:marRight w:val="0"/>
          <w:marTop w:val="0"/>
          <w:marBottom w:val="0"/>
          <w:divBdr>
            <w:top w:val="none" w:sz="0" w:space="0" w:color="auto"/>
            <w:left w:val="none" w:sz="0" w:space="0" w:color="auto"/>
            <w:bottom w:val="none" w:sz="0" w:space="0" w:color="auto"/>
            <w:right w:val="none" w:sz="0" w:space="0" w:color="auto"/>
          </w:divBdr>
          <w:divsChild>
            <w:div w:id="364909274">
              <w:marLeft w:val="0"/>
              <w:marRight w:val="0"/>
              <w:marTop w:val="0"/>
              <w:marBottom w:val="0"/>
              <w:divBdr>
                <w:top w:val="none" w:sz="0" w:space="0" w:color="auto"/>
                <w:left w:val="none" w:sz="0" w:space="0" w:color="auto"/>
                <w:bottom w:val="none" w:sz="0" w:space="0" w:color="auto"/>
                <w:right w:val="none" w:sz="0" w:space="0" w:color="auto"/>
              </w:divBdr>
              <w:divsChild>
                <w:div w:id="416051172">
                  <w:marLeft w:val="0"/>
                  <w:marRight w:val="0"/>
                  <w:marTop w:val="30"/>
                  <w:marBottom w:val="30"/>
                  <w:divBdr>
                    <w:top w:val="none" w:sz="0" w:space="0" w:color="auto"/>
                    <w:left w:val="none" w:sz="0" w:space="0" w:color="auto"/>
                    <w:bottom w:val="none" w:sz="0" w:space="0" w:color="auto"/>
                    <w:right w:val="none" w:sz="0" w:space="0" w:color="auto"/>
                  </w:divBdr>
                  <w:divsChild>
                    <w:div w:id="949241173">
                      <w:marLeft w:val="0"/>
                      <w:marRight w:val="0"/>
                      <w:marTop w:val="0"/>
                      <w:marBottom w:val="0"/>
                      <w:divBdr>
                        <w:top w:val="none" w:sz="0" w:space="0" w:color="auto"/>
                        <w:left w:val="none" w:sz="0" w:space="0" w:color="auto"/>
                        <w:bottom w:val="none" w:sz="0" w:space="0" w:color="auto"/>
                        <w:right w:val="none" w:sz="0" w:space="0" w:color="auto"/>
                      </w:divBdr>
                      <w:divsChild>
                        <w:div w:id="1538204702">
                          <w:marLeft w:val="0"/>
                          <w:marRight w:val="0"/>
                          <w:marTop w:val="0"/>
                          <w:marBottom w:val="0"/>
                          <w:divBdr>
                            <w:top w:val="none" w:sz="0" w:space="0" w:color="auto"/>
                            <w:left w:val="none" w:sz="0" w:space="0" w:color="auto"/>
                            <w:bottom w:val="none" w:sz="0" w:space="0" w:color="auto"/>
                            <w:right w:val="none" w:sz="0" w:space="0" w:color="auto"/>
                          </w:divBdr>
                        </w:div>
                      </w:divsChild>
                    </w:div>
                    <w:div w:id="1008288732">
                      <w:marLeft w:val="0"/>
                      <w:marRight w:val="0"/>
                      <w:marTop w:val="0"/>
                      <w:marBottom w:val="0"/>
                      <w:divBdr>
                        <w:top w:val="none" w:sz="0" w:space="0" w:color="auto"/>
                        <w:left w:val="none" w:sz="0" w:space="0" w:color="auto"/>
                        <w:bottom w:val="none" w:sz="0" w:space="0" w:color="auto"/>
                        <w:right w:val="none" w:sz="0" w:space="0" w:color="auto"/>
                      </w:divBdr>
                      <w:divsChild>
                        <w:div w:id="118594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24281">
              <w:marLeft w:val="0"/>
              <w:marRight w:val="0"/>
              <w:marTop w:val="0"/>
              <w:marBottom w:val="0"/>
              <w:divBdr>
                <w:top w:val="none" w:sz="0" w:space="0" w:color="auto"/>
                <w:left w:val="none" w:sz="0" w:space="0" w:color="auto"/>
                <w:bottom w:val="none" w:sz="0" w:space="0" w:color="auto"/>
                <w:right w:val="none" w:sz="0" w:space="0" w:color="auto"/>
              </w:divBdr>
            </w:div>
          </w:divsChild>
        </w:div>
        <w:div w:id="2079130921">
          <w:marLeft w:val="0"/>
          <w:marRight w:val="0"/>
          <w:marTop w:val="0"/>
          <w:marBottom w:val="0"/>
          <w:divBdr>
            <w:top w:val="none" w:sz="0" w:space="0" w:color="auto"/>
            <w:left w:val="none" w:sz="0" w:space="0" w:color="auto"/>
            <w:bottom w:val="none" w:sz="0" w:space="0" w:color="auto"/>
            <w:right w:val="none" w:sz="0" w:space="0" w:color="auto"/>
          </w:divBdr>
          <w:divsChild>
            <w:div w:id="94739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37823">
      <w:bodyDiv w:val="1"/>
      <w:marLeft w:val="0"/>
      <w:marRight w:val="0"/>
      <w:marTop w:val="0"/>
      <w:marBottom w:val="0"/>
      <w:divBdr>
        <w:top w:val="none" w:sz="0" w:space="0" w:color="auto"/>
        <w:left w:val="none" w:sz="0" w:space="0" w:color="auto"/>
        <w:bottom w:val="none" w:sz="0" w:space="0" w:color="auto"/>
        <w:right w:val="none" w:sz="0" w:space="0" w:color="auto"/>
      </w:divBdr>
      <w:divsChild>
        <w:div w:id="291206421">
          <w:marLeft w:val="0"/>
          <w:marRight w:val="0"/>
          <w:marTop w:val="0"/>
          <w:marBottom w:val="0"/>
          <w:divBdr>
            <w:top w:val="none" w:sz="0" w:space="0" w:color="auto"/>
            <w:left w:val="none" w:sz="0" w:space="0" w:color="auto"/>
            <w:bottom w:val="none" w:sz="0" w:space="0" w:color="auto"/>
            <w:right w:val="none" w:sz="0" w:space="0" w:color="auto"/>
          </w:divBdr>
          <w:divsChild>
            <w:div w:id="1131752575">
              <w:marLeft w:val="0"/>
              <w:marRight w:val="0"/>
              <w:marTop w:val="0"/>
              <w:marBottom w:val="0"/>
              <w:divBdr>
                <w:top w:val="none" w:sz="0" w:space="0" w:color="auto"/>
                <w:left w:val="none" w:sz="0" w:space="0" w:color="auto"/>
                <w:bottom w:val="none" w:sz="0" w:space="0" w:color="auto"/>
                <w:right w:val="none" w:sz="0" w:space="0" w:color="auto"/>
              </w:divBdr>
            </w:div>
          </w:divsChild>
        </w:div>
        <w:div w:id="442844039">
          <w:marLeft w:val="0"/>
          <w:marRight w:val="0"/>
          <w:marTop w:val="0"/>
          <w:marBottom w:val="0"/>
          <w:divBdr>
            <w:top w:val="none" w:sz="0" w:space="0" w:color="auto"/>
            <w:left w:val="none" w:sz="0" w:space="0" w:color="auto"/>
            <w:bottom w:val="none" w:sz="0" w:space="0" w:color="auto"/>
            <w:right w:val="none" w:sz="0" w:space="0" w:color="auto"/>
          </w:divBdr>
          <w:divsChild>
            <w:div w:id="590241312">
              <w:marLeft w:val="0"/>
              <w:marRight w:val="0"/>
              <w:marTop w:val="0"/>
              <w:marBottom w:val="0"/>
              <w:divBdr>
                <w:top w:val="none" w:sz="0" w:space="0" w:color="auto"/>
                <w:left w:val="none" w:sz="0" w:space="0" w:color="auto"/>
                <w:bottom w:val="none" w:sz="0" w:space="0" w:color="auto"/>
                <w:right w:val="none" w:sz="0" w:space="0" w:color="auto"/>
              </w:divBdr>
            </w:div>
          </w:divsChild>
        </w:div>
        <w:div w:id="679508056">
          <w:marLeft w:val="0"/>
          <w:marRight w:val="0"/>
          <w:marTop w:val="0"/>
          <w:marBottom w:val="0"/>
          <w:divBdr>
            <w:top w:val="none" w:sz="0" w:space="0" w:color="auto"/>
            <w:left w:val="none" w:sz="0" w:space="0" w:color="auto"/>
            <w:bottom w:val="none" w:sz="0" w:space="0" w:color="auto"/>
            <w:right w:val="none" w:sz="0" w:space="0" w:color="auto"/>
          </w:divBdr>
          <w:divsChild>
            <w:div w:id="749431366">
              <w:marLeft w:val="0"/>
              <w:marRight w:val="0"/>
              <w:marTop w:val="0"/>
              <w:marBottom w:val="0"/>
              <w:divBdr>
                <w:top w:val="none" w:sz="0" w:space="0" w:color="auto"/>
                <w:left w:val="none" w:sz="0" w:space="0" w:color="auto"/>
                <w:bottom w:val="none" w:sz="0" w:space="0" w:color="auto"/>
                <w:right w:val="none" w:sz="0" w:space="0" w:color="auto"/>
              </w:divBdr>
            </w:div>
          </w:divsChild>
        </w:div>
        <w:div w:id="1142039629">
          <w:marLeft w:val="0"/>
          <w:marRight w:val="0"/>
          <w:marTop w:val="0"/>
          <w:marBottom w:val="0"/>
          <w:divBdr>
            <w:top w:val="none" w:sz="0" w:space="0" w:color="auto"/>
            <w:left w:val="none" w:sz="0" w:space="0" w:color="auto"/>
            <w:bottom w:val="none" w:sz="0" w:space="0" w:color="auto"/>
            <w:right w:val="none" w:sz="0" w:space="0" w:color="auto"/>
          </w:divBdr>
          <w:divsChild>
            <w:div w:id="940920516">
              <w:marLeft w:val="0"/>
              <w:marRight w:val="0"/>
              <w:marTop w:val="0"/>
              <w:marBottom w:val="0"/>
              <w:divBdr>
                <w:top w:val="none" w:sz="0" w:space="0" w:color="auto"/>
                <w:left w:val="none" w:sz="0" w:space="0" w:color="auto"/>
                <w:bottom w:val="none" w:sz="0" w:space="0" w:color="auto"/>
                <w:right w:val="none" w:sz="0" w:space="0" w:color="auto"/>
              </w:divBdr>
            </w:div>
          </w:divsChild>
        </w:div>
        <w:div w:id="1306549813">
          <w:marLeft w:val="0"/>
          <w:marRight w:val="0"/>
          <w:marTop w:val="0"/>
          <w:marBottom w:val="0"/>
          <w:divBdr>
            <w:top w:val="none" w:sz="0" w:space="0" w:color="auto"/>
            <w:left w:val="none" w:sz="0" w:space="0" w:color="auto"/>
            <w:bottom w:val="none" w:sz="0" w:space="0" w:color="auto"/>
            <w:right w:val="none" w:sz="0" w:space="0" w:color="auto"/>
          </w:divBdr>
          <w:divsChild>
            <w:div w:id="1915624562">
              <w:marLeft w:val="0"/>
              <w:marRight w:val="0"/>
              <w:marTop w:val="0"/>
              <w:marBottom w:val="0"/>
              <w:divBdr>
                <w:top w:val="none" w:sz="0" w:space="0" w:color="auto"/>
                <w:left w:val="none" w:sz="0" w:space="0" w:color="auto"/>
                <w:bottom w:val="none" w:sz="0" w:space="0" w:color="auto"/>
                <w:right w:val="none" w:sz="0" w:space="0" w:color="auto"/>
              </w:divBdr>
            </w:div>
          </w:divsChild>
        </w:div>
        <w:div w:id="1554343344">
          <w:marLeft w:val="0"/>
          <w:marRight w:val="0"/>
          <w:marTop w:val="0"/>
          <w:marBottom w:val="0"/>
          <w:divBdr>
            <w:top w:val="none" w:sz="0" w:space="0" w:color="auto"/>
            <w:left w:val="none" w:sz="0" w:space="0" w:color="auto"/>
            <w:bottom w:val="none" w:sz="0" w:space="0" w:color="auto"/>
            <w:right w:val="none" w:sz="0" w:space="0" w:color="auto"/>
          </w:divBdr>
          <w:divsChild>
            <w:div w:id="300423519">
              <w:marLeft w:val="0"/>
              <w:marRight w:val="0"/>
              <w:marTop w:val="0"/>
              <w:marBottom w:val="0"/>
              <w:divBdr>
                <w:top w:val="none" w:sz="0" w:space="0" w:color="auto"/>
                <w:left w:val="none" w:sz="0" w:space="0" w:color="auto"/>
                <w:bottom w:val="none" w:sz="0" w:space="0" w:color="auto"/>
                <w:right w:val="none" w:sz="0" w:space="0" w:color="auto"/>
              </w:divBdr>
            </w:div>
          </w:divsChild>
        </w:div>
        <w:div w:id="1727026991">
          <w:marLeft w:val="0"/>
          <w:marRight w:val="0"/>
          <w:marTop w:val="0"/>
          <w:marBottom w:val="0"/>
          <w:divBdr>
            <w:top w:val="none" w:sz="0" w:space="0" w:color="auto"/>
            <w:left w:val="none" w:sz="0" w:space="0" w:color="auto"/>
            <w:bottom w:val="none" w:sz="0" w:space="0" w:color="auto"/>
            <w:right w:val="none" w:sz="0" w:space="0" w:color="auto"/>
          </w:divBdr>
          <w:divsChild>
            <w:div w:id="2635265">
              <w:marLeft w:val="0"/>
              <w:marRight w:val="0"/>
              <w:marTop w:val="0"/>
              <w:marBottom w:val="0"/>
              <w:divBdr>
                <w:top w:val="none" w:sz="0" w:space="0" w:color="auto"/>
                <w:left w:val="none" w:sz="0" w:space="0" w:color="auto"/>
                <w:bottom w:val="none" w:sz="0" w:space="0" w:color="auto"/>
                <w:right w:val="none" w:sz="0" w:space="0" w:color="auto"/>
              </w:divBdr>
            </w:div>
            <w:div w:id="335499003">
              <w:marLeft w:val="0"/>
              <w:marRight w:val="0"/>
              <w:marTop w:val="0"/>
              <w:marBottom w:val="0"/>
              <w:divBdr>
                <w:top w:val="none" w:sz="0" w:space="0" w:color="auto"/>
                <w:left w:val="none" w:sz="0" w:space="0" w:color="auto"/>
                <w:bottom w:val="none" w:sz="0" w:space="0" w:color="auto"/>
                <w:right w:val="none" w:sz="0" w:space="0" w:color="auto"/>
              </w:divBdr>
              <w:divsChild>
                <w:div w:id="854729968">
                  <w:marLeft w:val="0"/>
                  <w:marRight w:val="0"/>
                  <w:marTop w:val="30"/>
                  <w:marBottom w:val="30"/>
                  <w:divBdr>
                    <w:top w:val="none" w:sz="0" w:space="0" w:color="auto"/>
                    <w:left w:val="none" w:sz="0" w:space="0" w:color="auto"/>
                    <w:bottom w:val="none" w:sz="0" w:space="0" w:color="auto"/>
                    <w:right w:val="none" w:sz="0" w:space="0" w:color="auto"/>
                  </w:divBdr>
                  <w:divsChild>
                    <w:div w:id="901334572">
                      <w:marLeft w:val="0"/>
                      <w:marRight w:val="0"/>
                      <w:marTop w:val="0"/>
                      <w:marBottom w:val="0"/>
                      <w:divBdr>
                        <w:top w:val="none" w:sz="0" w:space="0" w:color="auto"/>
                        <w:left w:val="none" w:sz="0" w:space="0" w:color="auto"/>
                        <w:bottom w:val="none" w:sz="0" w:space="0" w:color="auto"/>
                        <w:right w:val="none" w:sz="0" w:space="0" w:color="auto"/>
                      </w:divBdr>
                      <w:divsChild>
                        <w:div w:id="988705725">
                          <w:marLeft w:val="0"/>
                          <w:marRight w:val="0"/>
                          <w:marTop w:val="0"/>
                          <w:marBottom w:val="0"/>
                          <w:divBdr>
                            <w:top w:val="none" w:sz="0" w:space="0" w:color="auto"/>
                            <w:left w:val="none" w:sz="0" w:space="0" w:color="auto"/>
                            <w:bottom w:val="none" w:sz="0" w:space="0" w:color="auto"/>
                            <w:right w:val="none" w:sz="0" w:space="0" w:color="auto"/>
                          </w:divBdr>
                        </w:div>
                      </w:divsChild>
                    </w:div>
                    <w:div w:id="1377850349">
                      <w:marLeft w:val="0"/>
                      <w:marRight w:val="0"/>
                      <w:marTop w:val="0"/>
                      <w:marBottom w:val="0"/>
                      <w:divBdr>
                        <w:top w:val="none" w:sz="0" w:space="0" w:color="auto"/>
                        <w:left w:val="none" w:sz="0" w:space="0" w:color="auto"/>
                        <w:bottom w:val="none" w:sz="0" w:space="0" w:color="auto"/>
                        <w:right w:val="none" w:sz="0" w:space="0" w:color="auto"/>
                      </w:divBdr>
                      <w:divsChild>
                        <w:div w:id="16897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190126">
          <w:marLeft w:val="0"/>
          <w:marRight w:val="0"/>
          <w:marTop w:val="0"/>
          <w:marBottom w:val="0"/>
          <w:divBdr>
            <w:top w:val="none" w:sz="0" w:space="0" w:color="auto"/>
            <w:left w:val="none" w:sz="0" w:space="0" w:color="auto"/>
            <w:bottom w:val="none" w:sz="0" w:space="0" w:color="auto"/>
            <w:right w:val="none" w:sz="0" w:space="0" w:color="auto"/>
          </w:divBdr>
          <w:divsChild>
            <w:div w:id="675108425">
              <w:marLeft w:val="0"/>
              <w:marRight w:val="0"/>
              <w:marTop w:val="0"/>
              <w:marBottom w:val="0"/>
              <w:divBdr>
                <w:top w:val="none" w:sz="0" w:space="0" w:color="auto"/>
                <w:left w:val="none" w:sz="0" w:space="0" w:color="auto"/>
                <w:bottom w:val="none" w:sz="0" w:space="0" w:color="auto"/>
                <w:right w:val="none" w:sz="0" w:space="0" w:color="auto"/>
              </w:divBdr>
              <w:divsChild>
                <w:div w:id="1907454975">
                  <w:marLeft w:val="0"/>
                  <w:marRight w:val="0"/>
                  <w:marTop w:val="30"/>
                  <w:marBottom w:val="30"/>
                  <w:divBdr>
                    <w:top w:val="none" w:sz="0" w:space="0" w:color="auto"/>
                    <w:left w:val="none" w:sz="0" w:space="0" w:color="auto"/>
                    <w:bottom w:val="none" w:sz="0" w:space="0" w:color="auto"/>
                    <w:right w:val="none" w:sz="0" w:space="0" w:color="auto"/>
                  </w:divBdr>
                  <w:divsChild>
                    <w:div w:id="139033340">
                      <w:marLeft w:val="0"/>
                      <w:marRight w:val="0"/>
                      <w:marTop w:val="0"/>
                      <w:marBottom w:val="0"/>
                      <w:divBdr>
                        <w:top w:val="none" w:sz="0" w:space="0" w:color="auto"/>
                        <w:left w:val="none" w:sz="0" w:space="0" w:color="auto"/>
                        <w:bottom w:val="none" w:sz="0" w:space="0" w:color="auto"/>
                        <w:right w:val="none" w:sz="0" w:space="0" w:color="auto"/>
                      </w:divBdr>
                      <w:divsChild>
                        <w:div w:id="2002928872">
                          <w:marLeft w:val="0"/>
                          <w:marRight w:val="0"/>
                          <w:marTop w:val="0"/>
                          <w:marBottom w:val="0"/>
                          <w:divBdr>
                            <w:top w:val="none" w:sz="0" w:space="0" w:color="auto"/>
                            <w:left w:val="none" w:sz="0" w:space="0" w:color="auto"/>
                            <w:bottom w:val="none" w:sz="0" w:space="0" w:color="auto"/>
                            <w:right w:val="none" w:sz="0" w:space="0" w:color="auto"/>
                          </w:divBdr>
                        </w:div>
                      </w:divsChild>
                    </w:div>
                    <w:div w:id="644359142">
                      <w:marLeft w:val="0"/>
                      <w:marRight w:val="0"/>
                      <w:marTop w:val="0"/>
                      <w:marBottom w:val="0"/>
                      <w:divBdr>
                        <w:top w:val="none" w:sz="0" w:space="0" w:color="auto"/>
                        <w:left w:val="none" w:sz="0" w:space="0" w:color="auto"/>
                        <w:bottom w:val="none" w:sz="0" w:space="0" w:color="auto"/>
                        <w:right w:val="none" w:sz="0" w:space="0" w:color="auto"/>
                      </w:divBdr>
                      <w:divsChild>
                        <w:div w:id="170074629">
                          <w:marLeft w:val="0"/>
                          <w:marRight w:val="0"/>
                          <w:marTop w:val="0"/>
                          <w:marBottom w:val="0"/>
                          <w:divBdr>
                            <w:top w:val="none" w:sz="0" w:space="0" w:color="auto"/>
                            <w:left w:val="none" w:sz="0" w:space="0" w:color="auto"/>
                            <w:bottom w:val="none" w:sz="0" w:space="0" w:color="auto"/>
                            <w:right w:val="none" w:sz="0" w:space="0" w:color="auto"/>
                          </w:divBdr>
                        </w:div>
                      </w:divsChild>
                    </w:div>
                    <w:div w:id="669601879">
                      <w:marLeft w:val="0"/>
                      <w:marRight w:val="0"/>
                      <w:marTop w:val="0"/>
                      <w:marBottom w:val="0"/>
                      <w:divBdr>
                        <w:top w:val="none" w:sz="0" w:space="0" w:color="auto"/>
                        <w:left w:val="none" w:sz="0" w:space="0" w:color="auto"/>
                        <w:bottom w:val="none" w:sz="0" w:space="0" w:color="auto"/>
                        <w:right w:val="none" w:sz="0" w:space="0" w:color="auto"/>
                      </w:divBdr>
                      <w:divsChild>
                        <w:div w:id="1286303579">
                          <w:marLeft w:val="0"/>
                          <w:marRight w:val="0"/>
                          <w:marTop w:val="0"/>
                          <w:marBottom w:val="0"/>
                          <w:divBdr>
                            <w:top w:val="none" w:sz="0" w:space="0" w:color="auto"/>
                            <w:left w:val="none" w:sz="0" w:space="0" w:color="auto"/>
                            <w:bottom w:val="none" w:sz="0" w:space="0" w:color="auto"/>
                            <w:right w:val="none" w:sz="0" w:space="0" w:color="auto"/>
                          </w:divBdr>
                        </w:div>
                      </w:divsChild>
                    </w:div>
                    <w:div w:id="1152864635">
                      <w:marLeft w:val="0"/>
                      <w:marRight w:val="0"/>
                      <w:marTop w:val="0"/>
                      <w:marBottom w:val="0"/>
                      <w:divBdr>
                        <w:top w:val="none" w:sz="0" w:space="0" w:color="auto"/>
                        <w:left w:val="none" w:sz="0" w:space="0" w:color="auto"/>
                        <w:bottom w:val="none" w:sz="0" w:space="0" w:color="auto"/>
                        <w:right w:val="none" w:sz="0" w:space="0" w:color="auto"/>
                      </w:divBdr>
                      <w:divsChild>
                        <w:div w:id="1095782017">
                          <w:marLeft w:val="0"/>
                          <w:marRight w:val="0"/>
                          <w:marTop w:val="0"/>
                          <w:marBottom w:val="0"/>
                          <w:divBdr>
                            <w:top w:val="none" w:sz="0" w:space="0" w:color="auto"/>
                            <w:left w:val="none" w:sz="0" w:space="0" w:color="auto"/>
                            <w:bottom w:val="none" w:sz="0" w:space="0" w:color="auto"/>
                            <w:right w:val="none" w:sz="0" w:space="0" w:color="auto"/>
                          </w:divBdr>
                        </w:div>
                      </w:divsChild>
                    </w:div>
                    <w:div w:id="1477333548">
                      <w:marLeft w:val="0"/>
                      <w:marRight w:val="0"/>
                      <w:marTop w:val="0"/>
                      <w:marBottom w:val="0"/>
                      <w:divBdr>
                        <w:top w:val="none" w:sz="0" w:space="0" w:color="auto"/>
                        <w:left w:val="none" w:sz="0" w:space="0" w:color="auto"/>
                        <w:bottom w:val="none" w:sz="0" w:space="0" w:color="auto"/>
                        <w:right w:val="none" w:sz="0" w:space="0" w:color="auto"/>
                      </w:divBdr>
                      <w:divsChild>
                        <w:div w:id="1068915687">
                          <w:marLeft w:val="0"/>
                          <w:marRight w:val="0"/>
                          <w:marTop w:val="0"/>
                          <w:marBottom w:val="0"/>
                          <w:divBdr>
                            <w:top w:val="none" w:sz="0" w:space="0" w:color="auto"/>
                            <w:left w:val="none" w:sz="0" w:space="0" w:color="auto"/>
                            <w:bottom w:val="none" w:sz="0" w:space="0" w:color="auto"/>
                            <w:right w:val="none" w:sz="0" w:space="0" w:color="auto"/>
                          </w:divBdr>
                        </w:div>
                      </w:divsChild>
                    </w:div>
                    <w:div w:id="1936133361">
                      <w:marLeft w:val="0"/>
                      <w:marRight w:val="0"/>
                      <w:marTop w:val="0"/>
                      <w:marBottom w:val="0"/>
                      <w:divBdr>
                        <w:top w:val="none" w:sz="0" w:space="0" w:color="auto"/>
                        <w:left w:val="none" w:sz="0" w:space="0" w:color="auto"/>
                        <w:bottom w:val="none" w:sz="0" w:space="0" w:color="auto"/>
                        <w:right w:val="none" w:sz="0" w:space="0" w:color="auto"/>
                      </w:divBdr>
                      <w:divsChild>
                        <w:div w:id="12404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66266">
      <w:bodyDiv w:val="1"/>
      <w:marLeft w:val="0"/>
      <w:marRight w:val="0"/>
      <w:marTop w:val="0"/>
      <w:marBottom w:val="0"/>
      <w:divBdr>
        <w:top w:val="none" w:sz="0" w:space="0" w:color="auto"/>
        <w:left w:val="none" w:sz="0" w:space="0" w:color="auto"/>
        <w:bottom w:val="none" w:sz="0" w:space="0" w:color="auto"/>
        <w:right w:val="none" w:sz="0" w:space="0" w:color="auto"/>
      </w:divBdr>
      <w:divsChild>
        <w:div w:id="366032462">
          <w:marLeft w:val="0"/>
          <w:marRight w:val="0"/>
          <w:marTop w:val="0"/>
          <w:marBottom w:val="0"/>
          <w:divBdr>
            <w:top w:val="none" w:sz="0" w:space="0" w:color="auto"/>
            <w:left w:val="none" w:sz="0" w:space="0" w:color="auto"/>
            <w:bottom w:val="none" w:sz="0" w:space="0" w:color="auto"/>
            <w:right w:val="none" w:sz="0" w:space="0" w:color="auto"/>
          </w:divBdr>
          <w:divsChild>
            <w:div w:id="1529178826">
              <w:marLeft w:val="0"/>
              <w:marRight w:val="0"/>
              <w:marTop w:val="0"/>
              <w:marBottom w:val="0"/>
              <w:divBdr>
                <w:top w:val="none" w:sz="0" w:space="0" w:color="auto"/>
                <w:left w:val="none" w:sz="0" w:space="0" w:color="auto"/>
                <w:bottom w:val="none" w:sz="0" w:space="0" w:color="auto"/>
                <w:right w:val="none" w:sz="0" w:space="0" w:color="auto"/>
              </w:divBdr>
              <w:divsChild>
                <w:div w:id="1519659146">
                  <w:marLeft w:val="0"/>
                  <w:marRight w:val="0"/>
                  <w:marTop w:val="30"/>
                  <w:marBottom w:val="30"/>
                  <w:divBdr>
                    <w:top w:val="none" w:sz="0" w:space="0" w:color="auto"/>
                    <w:left w:val="none" w:sz="0" w:space="0" w:color="auto"/>
                    <w:bottom w:val="none" w:sz="0" w:space="0" w:color="auto"/>
                    <w:right w:val="none" w:sz="0" w:space="0" w:color="auto"/>
                  </w:divBdr>
                  <w:divsChild>
                    <w:div w:id="173500912">
                      <w:marLeft w:val="0"/>
                      <w:marRight w:val="0"/>
                      <w:marTop w:val="0"/>
                      <w:marBottom w:val="0"/>
                      <w:divBdr>
                        <w:top w:val="none" w:sz="0" w:space="0" w:color="auto"/>
                        <w:left w:val="none" w:sz="0" w:space="0" w:color="auto"/>
                        <w:bottom w:val="none" w:sz="0" w:space="0" w:color="auto"/>
                        <w:right w:val="none" w:sz="0" w:space="0" w:color="auto"/>
                      </w:divBdr>
                      <w:divsChild>
                        <w:div w:id="1690453140">
                          <w:marLeft w:val="0"/>
                          <w:marRight w:val="0"/>
                          <w:marTop w:val="0"/>
                          <w:marBottom w:val="0"/>
                          <w:divBdr>
                            <w:top w:val="none" w:sz="0" w:space="0" w:color="auto"/>
                            <w:left w:val="none" w:sz="0" w:space="0" w:color="auto"/>
                            <w:bottom w:val="none" w:sz="0" w:space="0" w:color="auto"/>
                            <w:right w:val="none" w:sz="0" w:space="0" w:color="auto"/>
                          </w:divBdr>
                        </w:div>
                      </w:divsChild>
                    </w:div>
                    <w:div w:id="677587423">
                      <w:marLeft w:val="0"/>
                      <w:marRight w:val="0"/>
                      <w:marTop w:val="0"/>
                      <w:marBottom w:val="0"/>
                      <w:divBdr>
                        <w:top w:val="none" w:sz="0" w:space="0" w:color="auto"/>
                        <w:left w:val="none" w:sz="0" w:space="0" w:color="auto"/>
                        <w:bottom w:val="none" w:sz="0" w:space="0" w:color="auto"/>
                        <w:right w:val="none" w:sz="0" w:space="0" w:color="auto"/>
                      </w:divBdr>
                      <w:divsChild>
                        <w:div w:id="802235065">
                          <w:marLeft w:val="0"/>
                          <w:marRight w:val="0"/>
                          <w:marTop w:val="0"/>
                          <w:marBottom w:val="0"/>
                          <w:divBdr>
                            <w:top w:val="none" w:sz="0" w:space="0" w:color="auto"/>
                            <w:left w:val="none" w:sz="0" w:space="0" w:color="auto"/>
                            <w:bottom w:val="none" w:sz="0" w:space="0" w:color="auto"/>
                            <w:right w:val="none" w:sz="0" w:space="0" w:color="auto"/>
                          </w:divBdr>
                        </w:div>
                      </w:divsChild>
                    </w:div>
                    <w:div w:id="821237985">
                      <w:marLeft w:val="0"/>
                      <w:marRight w:val="0"/>
                      <w:marTop w:val="0"/>
                      <w:marBottom w:val="0"/>
                      <w:divBdr>
                        <w:top w:val="none" w:sz="0" w:space="0" w:color="auto"/>
                        <w:left w:val="none" w:sz="0" w:space="0" w:color="auto"/>
                        <w:bottom w:val="none" w:sz="0" w:space="0" w:color="auto"/>
                        <w:right w:val="none" w:sz="0" w:space="0" w:color="auto"/>
                      </w:divBdr>
                      <w:divsChild>
                        <w:div w:id="1780291990">
                          <w:marLeft w:val="0"/>
                          <w:marRight w:val="0"/>
                          <w:marTop w:val="0"/>
                          <w:marBottom w:val="0"/>
                          <w:divBdr>
                            <w:top w:val="none" w:sz="0" w:space="0" w:color="auto"/>
                            <w:left w:val="none" w:sz="0" w:space="0" w:color="auto"/>
                            <w:bottom w:val="none" w:sz="0" w:space="0" w:color="auto"/>
                            <w:right w:val="none" w:sz="0" w:space="0" w:color="auto"/>
                          </w:divBdr>
                        </w:div>
                      </w:divsChild>
                    </w:div>
                    <w:div w:id="1212965505">
                      <w:marLeft w:val="0"/>
                      <w:marRight w:val="0"/>
                      <w:marTop w:val="0"/>
                      <w:marBottom w:val="0"/>
                      <w:divBdr>
                        <w:top w:val="none" w:sz="0" w:space="0" w:color="auto"/>
                        <w:left w:val="none" w:sz="0" w:space="0" w:color="auto"/>
                        <w:bottom w:val="none" w:sz="0" w:space="0" w:color="auto"/>
                        <w:right w:val="none" w:sz="0" w:space="0" w:color="auto"/>
                      </w:divBdr>
                      <w:divsChild>
                        <w:div w:id="1673727312">
                          <w:marLeft w:val="0"/>
                          <w:marRight w:val="0"/>
                          <w:marTop w:val="0"/>
                          <w:marBottom w:val="0"/>
                          <w:divBdr>
                            <w:top w:val="none" w:sz="0" w:space="0" w:color="auto"/>
                            <w:left w:val="none" w:sz="0" w:space="0" w:color="auto"/>
                            <w:bottom w:val="none" w:sz="0" w:space="0" w:color="auto"/>
                            <w:right w:val="none" w:sz="0" w:space="0" w:color="auto"/>
                          </w:divBdr>
                        </w:div>
                      </w:divsChild>
                    </w:div>
                    <w:div w:id="1279802919">
                      <w:marLeft w:val="0"/>
                      <w:marRight w:val="0"/>
                      <w:marTop w:val="0"/>
                      <w:marBottom w:val="0"/>
                      <w:divBdr>
                        <w:top w:val="none" w:sz="0" w:space="0" w:color="auto"/>
                        <w:left w:val="none" w:sz="0" w:space="0" w:color="auto"/>
                        <w:bottom w:val="none" w:sz="0" w:space="0" w:color="auto"/>
                        <w:right w:val="none" w:sz="0" w:space="0" w:color="auto"/>
                      </w:divBdr>
                      <w:divsChild>
                        <w:div w:id="161089362">
                          <w:marLeft w:val="0"/>
                          <w:marRight w:val="0"/>
                          <w:marTop w:val="0"/>
                          <w:marBottom w:val="0"/>
                          <w:divBdr>
                            <w:top w:val="none" w:sz="0" w:space="0" w:color="auto"/>
                            <w:left w:val="none" w:sz="0" w:space="0" w:color="auto"/>
                            <w:bottom w:val="none" w:sz="0" w:space="0" w:color="auto"/>
                            <w:right w:val="none" w:sz="0" w:space="0" w:color="auto"/>
                          </w:divBdr>
                        </w:div>
                      </w:divsChild>
                    </w:div>
                    <w:div w:id="1912498785">
                      <w:marLeft w:val="0"/>
                      <w:marRight w:val="0"/>
                      <w:marTop w:val="0"/>
                      <w:marBottom w:val="0"/>
                      <w:divBdr>
                        <w:top w:val="none" w:sz="0" w:space="0" w:color="auto"/>
                        <w:left w:val="none" w:sz="0" w:space="0" w:color="auto"/>
                        <w:bottom w:val="none" w:sz="0" w:space="0" w:color="auto"/>
                        <w:right w:val="none" w:sz="0" w:space="0" w:color="auto"/>
                      </w:divBdr>
                      <w:divsChild>
                        <w:div w:id="10446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19216">
              <w:marLeft w:val="0"/>
              <w:marRight w:val="0"/>
              <w:marTop w:val="0"/>
              <w:marBottom w:val="0"/>
              <w:divBdr>
                <w:top w:val="none" w:sz="0" w:space="0" w:color="auto"/>
                <w:left w:val="none" w:sz="0" w:space="0" w:color="auto"/>
                <w:bottom w:val="none" w:sz="0" w:space="0" w:color="auto"/>
                <w:right w:val="none" w:sz="0" w:space="0" w:color="auto"/>
              </w:divBdr>
            </w:div>
          </w:divsChild>
        </w:div>
        <w:div w:id="413280164">
          <w:marLeft w:val="0"/>
          <w:marRight w:val="0"/>
          <w:marTop w:val="0"/>
          <w:marBottom w:val="0"/>
          <w:divBdr>
            <w:top w:val="none" w:sz="0" w:space="0" w:color="auto"/>
            <w:left w:val="none" w:sz="0" w:space="0" w:color="auto"/>
            <w:bottom w:val="none" w:sz="0" w:space="0" w:color="auto"/>
            <w:right w:val="none" w:sz="0" w:space="0" w:color="auto"/>
          </w:divBdr>
          <w:divsChild>
            <w:div w:id="1791631980">
              <w:marLeft w:val="0"/>
              <w:marRight w:val="0"/>
              <w:marTop w:val="0"/>
              <w:marBottom w:val="0"/>
              <w:divBdr>
                <w:top w:val="none" w:sz="0" w:space="0" w:color="auto"/>
                <w:left w:val="none" w:sz="0" w:space="0" w:color="auto"/>
                <w:bottom w:val="none" w:sz="0" w:space="0" w:color="auto"/>
                <w:right w:val="none" w:sz="0" w:space="0" w:color="auto"/>
              </w:divBdr>
            </w:div>
          </w:divsChild>
        </w:div>
        <w:div w:id="767967423">
          <w:marLeft w:val="0"/>
          <w:marRight w:val="0"/>
          <w:marTop w:val="0"/>
          <w:marBottom w:val="0"/>
          <w:divBdr>
            <w:top w:val="none" w:sz="0" w:space="0" w:color="auto"/>
            <w:left w:val="none" w:sz="0" w:space="0" w:color="auto"/>
            <w:bottom w:val="none" w:sz="0" w:space="0" w:color="auto"/>
            <w:right w:val="none" w:sz="0" w:space="0" w:color="auto"/>
          </w:divBdr>
          <w:divsChild>
            <w:div w:id="250894770">
              <w:marLeft w:val="0"/>
              <w:marRight w:val="0"/>
              <w:marTop w:val="0"/>
              <w:marBottom w:val="0"/>
              <w:divBdr>
                <w:top w:val="none" w:sz="0" w:space="0" w:color="auto"/>
                <w:left w:val="none" w:sz="0" w:space="0" w:color="auto"/>
                <w:bottom w:val="none" w:sz="0" w:space="0" w:color="auto"/>
                <w:right w:val="none" w:sz="0" w:space="0" w:color="auto"/>
              </w:divBdr>
            </w:div>
          </w:divsChild>
        </w:div>
        <w:div w:id="796723987">
          <w:marLeft w:val="0"/>
          <w:marRight w:val="0"/>
          <w:marTop w:val="0"/>
          <w:marBottom w:val="0"/>
          <w:divBdr>
            <w:top w:val="none" w:sz="0" w:space="0" w:color="auto"/>
            <w:left w:val="none" w:sz="0" w:space="0" w:color="auto"/>
            <w:bottom w:val="none" w:sz="0" w:space="0" w:color="auto"/>
            <w:right w:val="none" w:sz="0" w:space="0" w:color="auto"/>
          </w:divBdr>
          <w:divsChild>
            <w:div w:id="617226847">
              <w:marLeft w:val="0"/>
              <w:marRight w:val="0"/>
              <w:marTop w:val="0"/>
              <w:marBottom w:val="0"/>
              <w:divBdr>
                <w:top w:val="none" w:sz="0" w:space="0" w:color="auto"/>
                <w:left w:val="none" w:sz="0" w:space="0" w:color="auto"/>
                <w:bottom w:val="none" w:sz="0" w:space="0" w:color="auto"/>
                <w:right w:val="none" w:sz="0" w:space="0" w:color="auto"/>
              </w:divBdr>
            </w:div>
          </w:divsChild>
        </w:div>
        <w:div w:id="1378629571">
          <w:marLeft w:val="0"/>
          <w:marRight w:val="0"/>
          <w:marTop w:val="0"/>
          <w:marBottom w:val="0"/>
          <w:divBdr>
            <w:top w:val="none" w:sz="0" w:space="0" w:color="auto"/>
            <w:left w:val="none" w:sz="0" w:space="0" w:color="auto"/>
            <w:bottom w:val="none" w:sz="0" w:space="0" w:color="auto"/>
            <w:right w:val="none" w:sz="0" w:space="0" w:color="auto"/>
          </w:divBdr>
          <w:divsChild>
            <w:div w:id="2016611614">
              <w:marLeft w:val="0"/>
              <w:marRight w:val="0"/>
              <w:marTop w:val="0"/>
              <w:marBottom w:val="0"/>
              <w:divBdr>
                <w:top w:val="none" w:sz="0" w:space="0" w:color="auto"/>
                <w:left w:val="none" w:sz="0" w:space="0" w:color="auto"/>
                <w:bottom w:val="none" w:sz="0" w:space="0" w:color="auto"/>
                <w:right w:val="none" w:sz="0" w:space="0" w:color="auto"/>
              </w:divBdr>
            </w:div>
          </w:divsChild>
        </w:div>
        <w:div w:id="1510367828">
          <w:marLeft w:val="0"/>
          <w:marRight w:val="0"/>
          <w:marTop w:val="0"/>
          <w:marBottom w:val="0"/>
          <w:divBdr>
            <w:top w:val="none" w:sz="0" w:space="0" w:color="auto"/>
            <w:left w:val="none" w:sz="0" w:space="0" w:color="auto"/>
            <w:bottom w:val="none" w:sz="0" w:space="0" w:color="auto"/>
            <w:right w:val="none" w:sz="0" w:space="0" w:color="auto"/>
          </w:divBdr>
          <w:divsChild>
            <w:div w:id="590970691">
              <w:marLeft w:val="0"/>
              <w:marRight w:val="0"/>
              <w:marTop w:val="0"/>
              <w:marBottom w:val="0"/>
              <w:divBdr>
                <w:top w:val="none" w:sz="0" w:space="0" w:color="auto"/>
                <w:left w:val="none" w:sz="0" w:space="0" w:color="auto"/>
                <w:bottom w:val="none" w:sz="0" w:space="0" w:color="auto"/>
                <w:right w:val="none" w:sz="0" w:space="0" w:color="auto"/>
              </w:divBdr>
            </w:div>
            <w:div w:id="1256788817">
              <w:marLeft w:val="0"/>
              <w:marRight w:val="0"/>
              <w:marTop w:val="0"/>
              <w:marBottom w:val="0"/>
              <w:divBdr>
                <w:top w:val="none" w:sz="0" w:space="0" w:color="auto"/>
                <w:left w:val="none" w:sz="0" w:space="0" w:color="auto"/>
                <w:bottom w:val="none" w:sz="0" w:space="0" w:color="auto"/>
                <w:right w:val="none" w:sz="0" w:space="0" w:color="auto"/>
              </w:divBdr>
              <w:divsChild>
                <w:div w:id="851382352">
                  <w:marLeft w:val="0"/>
                  <w:marRight w:val="0"/>
                  <w:marTop w:val="30"/>
                  <w:marBottom w:val="30"/>
                  <w:divBdr>
                    <w:top w:val="none" w:sz="0" w:space="0" w:color="auto"/>
                    <w:left w:val="none" w:sz="0" w:space="0" w:color="auto"/>
                    <w:bottom w:val="none" w:sz="0" w:space="0" w:color="auto"/>
                    <w:right w:val="none" w:sz="0" w:space="0" w:color="auto"/>
                  </w:divBdr>
                  <w:divsChild>
                    <w:div w:id="346100433">
                      <w:marLeft w:val="0"/>
                      <w:marRight w:val="0"/>
                      <w:marTop w:val="0"/>
                      <w:marBottom w:val="0"/>
                      <w:divBdr>
                        <w:top w:val="none" w:sz="0" w:space="0" w:color="auto"/>
                        <w:left w:val="none" w:sz="0" w:space="0" w:color="auto"/>
                        <w:bottom w:val="none" w:sz="0" w:space="0" w:color="auto"/>
                        <w:right w:val="none" w:sz="0" w:space="0" w:color="auto"/>
                      </w:divBdr>
                      <w:divsChild>
                        <w:div w:id="1287351254">
                          <w:marLeft w:val="0"/>
                          <w:marRight w:val="0"/>
                          <w:marTop w:val="0"/>
                          <w:marBottom w:val="0"/>
                          <w:divBdr>
                            <w:top w:val="none" w:sz="0" w:space="0" w:color="auto"/>
                            <w:left w:val="none" w:sz="0" w:space="0" w:color="auto"/>
                            <w:bottom w:val="none" w:sz="0" w:space="0" w:color="auto"/>
                            <w:right w:val="none" w:sz="0" w:space="0" w:color="auto"/>
                          </w:divBdr>
                        </w:div>
                      </w:divsChild>
                    </w:div>
                    <w:div w:id="1191451008">
                      <w:marLeft w:val="0"/>
                      <w:marRight w:val="0"/>
                      <w:marTop w:val="0"/>
                      <w:marBottom w:val="0"/>
                      <w:divBdr>
                        <w:top w:val="none" w:sz="0" w:space="0" w:color="auto"/>
                        <w:left w:val="none" w:sz="0" w:space="0" w:color="auto"/>
                        <w:bottom w:val="none" w:sz="0" w:space="0" w:color="auto"/>
                        <w:right w:val="none" w:sz="0" w:space="0" w:color="auto"/>
                      </w:divBdr>
                      <w:divsChild>
                        <w:div w:id="17028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144907">
          <w:marLeft w:val="0"/>
          <w:marRight w:val="0"/>
          <w:marTop w:val="0"/>
          <w:marBottom w:val="0"/>
          <w:divBdr>
            <w:top w:val="none" w:sz="0" w:space="0" w:color="auto"/>
            <w:left w:val="none" w:sz="0" w:space="0" w:color="auto"/>
            <w:bottom w:val="none" w:sz="0" w:space="0" w:color="auto"/>
            <w:right w:val="none" w:sz="0" w:space="0" w:color="auto"/>
          </w:divBdr>
          <w:divsChild>
            <w:div w:id="1432123756">
              <w:marLeft w:val="0"/>
              <w:marRight w:val="0"/>
              <w:marTop w:val="0"/>
              <w:marBottom w:val="0"/>
              <w:divBdr>
                <w:top w:val="none" w:sz="0" w:space="0" w:color="auto"/>
                <w:left w:val="none" w:sz="0" w:space="0" w:color="auto"/>
                <w:bottom w:val="none" w:sz="0" w:space="0" w:color="auto"/>
                <w:right w:val="none" w:sz="0" w:space="0" w:color="auto"/>
              </w:divBdr>
            </w:div>
          </w:divsChild>
        </w:div>
        <w:div w:id="1928418387">
          <w:marLeft w:val="0"/>
          <w:marRight w:val="0"/>
          <w:marTop w:val="0"/>
          <w:marBottom w:val="0"/>
          <w:divBdr>
            <w:top w:val="none" w:sz="0" w:space="0" w:color="auto"/>
            <w:left w:val="none" w:sz="0" w:space="0" w:color="auto"/>
            <w:bottom w:val="none" w:sz="0" w:space="0" w:color="auto"/>
            <w:right w:val="none" w:sz="0" w:space="0" w:color="auto"/>
          </w:divBdr>
          <w:divsChild>
            <w:div w:id="54521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3987">
      <w:bodyDiv w:val="1"/>
      <w:marLeft w:val="0"/>
      <w:marRight w:val="0"/>
      <w:marTop w:val="0"/>
      <w:marBottom w:val="0"/>
      <w:divBdr>
        <w:top w:val="none" w:sz="0" w:space="0" w:color="auto"/>
        <w:left w:val="none" w:sz="0" w:space="0" w:color="auto"/>
        <w:bottom w:val="none" w:sz="0" w:space="0" w:color="auto"/>
        <w:right w:val="none" w:sz="0" w:space="0" w:color="auto"/>
      </w:divBdr>
      <w:divsChild>
        <w:div w:id="29383109">
          <w:marLeft w:val="0"/>
          <w:marRight w:val="0"/>
          <w:marTop w:val="0"/>
          <w:marBottom w:val="0"/>
          <w:divBdr>
            <w:top w:val="none" w:sz="0" w:space="0" w:color="auto"/>
            <w:left w:val="none" w:sz="0" w:space="0" w:color="auto"/>
            <w:bottom w:val="none" w:sz="0" w:space="0" w:color="auto"/>
            <w:right w:val="none" w:sz="0" w:space="0" w:color="auto"/>
          </w:divBdr>
          <w:divsChild>
            <w:div w:id="1728190068">
              <w:marLeft w:val="0"/>
              <w:marRight w:val="0"/>
              <w:marTop w:val="0"/>
              <w:marBottom w:val="0"/>
              <w:divBdr>
                <w:top w:val="none" w:sz="0" w:space="0" w:color="auto"/>
                <w:left w:val="none" w:sz="0" w:space="0" w:color="auto"/>
                <w:bottom w:val="none" w:sz="0" w:space="0" w:color="auto"/>
                <w:right w:val="none" w:sz="0" w:space="0" w:color="auto"/>
              </w:divBdr>
              <w:divsChild>
                <w:div w:id="1112438375">
                  <w:marLeft w:val="0"/>
                  <w:marRight w:val="0"/>
                  <w:marTop w:val="30"/>
                  <w:marBottom w:val="30"/>
                  <w:divBdr>
                    <w:top w:val="none" w:sz="0" w:space="0" w:color="auto"/>
                    <w:left w:val="none" w:sz="0" w:space="0" w:color="auto"/>
                    <w:bottom w:val="none" w:sz="0" w:space="0" w:color="auto"/>
                    <w:right w:val="none" w:sz="0" w:space="0" w:color="auto"/>
                  </w:divBdr>
                  <w:divsChild>
                    <w:div w:id="1568956949">
                      <w:marLeft w:val="0"/>
                      <w:marRight w:val="0"/>
                      <w:marTop w:val="0"/>
                      <w:marBottom w:val="0"/>
                      <w:divBdr>
                        <w:top w:val="none" w:sz="0" w:space="0" w:color="auto"/>
                        <w:left w:val="none" w:sz="0" w:space="0" w:color="auto"/>
                        <w:bottom w:val="none" w:sz="0" w:space="0" w:color="auto"/>
                        <w:right w:val="none" w:sz="0" w:space="0" w:color="auto"/>
                      </w:divBdr>
                      <w:divsChild>
                        <w:div w:id="1992098802">
                          <w:marLeft w:val="0"/>
                          <w:marRight w:val="0"/>
                          <w:marTop w:val="0"/>
                          <w:marBottom w:val="0"/>
                          <w:divBdr>
                            <w:top w:val="none" w:sz="0" w:space="0" w:color="auto"/>
                            <w:left w:val="none" w:sz="0" w:space="0" w:color="auto"/>
                            <w:bottom w:val="none" w:sz="0" w:space="0" w:color="auto"/>
                            <w:right w:val="none" w:sz="0" w:space="0" w:color="auto"/>
                          </w:divBdr>
                        </w:div>
                      </w:divsChild>
                    </w:div>
                    <w:div w:id="1814103634">
                      <w:marLeft w:val="0"/>
                      <w:marRight w:val="0"/>
                      <w:marTop w:val="0"/>
                      <w:marBottom w:val="0"/>
                      <w:divBdr>
                        <w:top w:val="none" w:sz="0" w:space="0" w:color="auto"/>
                        <w:left w:val="none" w:sz="0" w:space="0" w:color="auto"/>
                        <w:bottom w:val="none" w:sz="0" w:space="0" w:color="auto"/>
                        <w:right w:val="none" w:sz="0" w:space="0" w:color="auto"/>
                      </w:divBdr>
                      <w:divsChild>
                        <w:div w:id="16400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071497">
              <w:marLeft w:val="0"/>
              <w:marRight w:val="0"/>
              <w:marTop w:val="0"/>
              <w:marBottom w:val="0"/>
              <w:divBdr>
                <w:top w:val="none" w:sz="0" w:space="0" w:color="auto"/>
                <w:left w:val="none" w:sz="0" w:space="0" w:color="auto"/>
                <w:bottom w:val="none" w:sz="0" w:space="0" w:color="auto"/>
                <w:right w:val="none" w:sz="0" w:space="0" w:color="auto"/>
              </w:divBdr>
            </w:div>
          </w:divsChild>
        </w:div>
        <w:div w:id="116880477">
          <w:marLeft w:val="0"/>
          <w:marRight w:val="0"/>
          <w:marTop w:val="0"/>
          <w:marBottom w:val="0"/>
          <w:divBdr>
            <w:top w:val="none" w:sz="0" w:space="0" w:color="auto"/>
            <w:left w:val="none" w:sz="0" w:space="0" w:color="auto"/>
            <w:bottom w:val="none" w:sz="0" w:space="0" w:color="auto"/>
            <w:right w:val="none" w:sz="0" w:space="0" w:color="auto"/>
          </w:divBdr>
          <w:divsChild>
            <w:div w:id="1180435853">
              <w:marLeft w:val="0"/>
              <w:marRight w:val="0"/>
              <w:marTop w:val="0"/>
              <w:marBottom w:val="0"/>
              <w:divBdr>
                <w:top w:val="none" w:sz="0" w:space="0" w:color="auto"/>
                <w:left w:val="none" w:sz="0" w:space="0" w:color="auto"/>
                <w:bottom w:val="none" w:sz="0" w:space="0" w:color="auto"/>
                <w:right w:val="none" w:sz="0" w:space="0" w:color="auto"/>
              </w:divBdr>
            </w:div>
          </w:divsChild>
        </w:div>
        <w:div w:id="541401826">
          <w:marLeft w:val="0"/>
          <w:marRight w:val="0"/>
          <w:marTop w:val="0"/>
          <w:marBottom w:val="0"/>
          <w:divBdr>
            <w:top w:val="none" w:sz="0" w:space="0" w:color="auto"/>
            <w:left w:val="none" w:sz="0" w:space="0" w:color="auto"/>
            <w:bottom w:val="none" w:sz="0" w:space="0" w:color="auto"/>
            <w:right w:val="none" w:sz="0" w:space="0" w:color="auto"/>
          </w:divBdr>
          <w:divsChild>
            <w:div w:id="907689022">
              <w:marLeft w:val="0"/>
              <w:marRight w:val="0"/>
              <w:marTop w:val="0"/>
              <w:marBottom w:val="0"/>
              <w:divBdr>
                <w:top w:val="none" w:sz="0" w:space="0" w:color="auto"/>
                <w:left w:val="none" w:sz="0" w:space="0" w:color="auto"/>
                <w:bottom w:val="none" w:sz="0" w:space="0" w:color="auto"/>
                <w:right w:val="none" w:sz="0" w:space="0" w:color="auto"/>
              </w:divBdr>
            </w:div>
          </w:divsChild>
        </w:div>
        <w:div w:id="1347100755">
          <w:marLeft w:val="0"/>
          <w:marRight w:val="0"/>
          <w:marTop w:val="0"/>
          <w:marBottom w:val="0"/>
          <w:divBdr>
            <w:top w:val="none" w:sz="0" w:space="0" w:color="auto"/>
            <w:left w:val="none" w:sz="0" w:space="0" w:color="auto"/>
            <w:bottom w:val="none" w:sz="0" w:space="0" w:color="auto"/>
            <w:right w:val="none" w:sz="0" w:space="0" w:color="auto"/>
          </w:divBdr>
          <w:divsChild>
            <w:div w:id="34891191">
              <w:marLeft w:val="0"/>
              <w:marRight w:val="0"/>
              <w:marTop w:val="0"/>
              <w:marBottom w:val="0"/>
              <w:divBdr>
                <w:top w:val="none" w:sz="0" w:space="0" w:color="auto"/>
                <w:left w:val="none" w:sz="0" w:space="0" w:color="auto"/>
                <w:bottom w:val="none" w:sz="0" w:space="0" w:color="auto"/>
                <w:right w:val="none" w:sz="0" w:space="0" w:color="auto"/>
              </w:divBdr>
            </w:div>
          </w:divsChild>
        </w:div>
        <w:div w:id="1438209734">
          <w:marLeft w:val="0"/>
          <w:marRight w:val="0"/>
          <w:marTop w:val="0"/>
          <w:marBottom w:val="0"/>
          <w:divBdr>
            <w:top w:val="none" w:sz="0" w:space="0" w:color="auto"/>
            <w:left w:val="none" w:sz="0" w:space="0" w:color="auto"/>
            <w:bottom w:val="none" w:sz="0" w:space="0" w:color="auto"/>
            <w:right w:val="none" w:sz="0" w:space="0" w:color="auto"/>
          </w:divBdr>
          <w:divsChild>
            <w:div w:id="1486900291">
              <w:marLeft w:val="0"/>
              <w:marRight w:val="0"/>
              <w:marTop w:val="0"/>
              <w:marBottom w:val="0"/>
              <w:divBdr>
                <w:top w:val="none" w:sz="0" w:space="0" w:color="auto"/>
                <w:left w:val="none" w:sz="0" w:space="0" w:color="auto"/>
                <w:bottom w:val="none" w:sz="0" w:space="0" w:color="auto"/>
                <w:right w:val="none" w:sz="0" w:space="0" w:color="auto"/>
              </w:divBdr>
            </w:div>
          </w:divsChild>
        </w:div>
        <w:div w:id="1448893902">
          <w:marLeft w:val="0"/>
          <w:marRight w:val="0"/>
          <w:marTop w:val="0"/>
          <w:marBottom w:val="0"/>
          <w:divBdr>
            <w:top w:val="none" w:sz="0" w:space="0" w:color="auto"/>
            <w:left w:val="none" w:sz="0" w:space="0" w:color="auto"/>
            <w:bottom w:val="none" w:sz="0" w:space="0" w:color="auto"/>
            <w:right w:val="none" w:sz="0" w:space="0" w:color="auto"/>
          </w:divBdr>
          <w:divsChild>
            <w:div w:id="774708959">
              <w:marLeft w:val="0"/>
              <w:marRight w:val="0"/>
              <w:marTop w:val="0"/>
              <w:marBottom w:val="0"/>
              <w:divBdr>
                <w:top w:val="none" w:sz="0" w:space="0" w:color="auto"/>
                <w:left w:val="none" w:sz="0" w:space="0" w:color="auto"/>
                <w:bottom w:val="none" w:sz="0" w:space="0" w:color="auto"/>
                <w:right w:val="none" w:sz="0" w:space="0" w:color="auto"/>
              </w:divBdr>
            </w:div>
          </w:divsChild>
        </w:div>
        <w:div w:id="1799832280">
          <w:marLeft w:val="0"/>
          <w:marRight w:val="0"/>
          <w:marTop w:val="0"/>
          <w:marBottom w:val="0"/>
          <w:divBdr>
            <w:top w:val="none" w:sz="0" w:space="0" w:color="auto"/>
            <w:left w:val="none" w:sz="0" w:space="0" w:color="auto"/>
            <w:bottom w:val="none" w:sz="0" w:space="0" w:color="auto"/>
            <w:right w:val="none" w:sz="0" w:space="0" w:color="auto"/>
          </w:divBdr>
          <w:divsChild>
            <w:div w:id="1930193153">
              <w:marLeft w:val="0"/>
              <w:marRight w:val="0"/>
              <w:marTop w:val="0"/>
              <w:marBottom w:val="0"/>
              <w:divBdr>
                <w:top w:val="none" w:sz="0" w:space="0" w:color="auto"/>
                <w:left w:val="none" w:sz="0" w:space="0" w:color="auto"/>
                <w:bottom w:val="none" w:sz="0" w:space="0" w:color="auto"/>
                <w:right w:val="none" w:sz="0" w:space="0" w:color="auto"/>
              </w:divBdr>
            </w:div>
          </w:divsChild>
        </w:div>
        <w:div w:id="2080863813">
          <w:marLeft w:val="0"/>
          <w:marRight w:val="0"/>
          <w:marTop w:val="0"/>
          <w:marBottom w:val="0"/>
          <w:divBdr>
            <w:top w:val="none" w:sz="0" w:space="0" w:color="auto"/>
            <w:left w:val="none" w:sz="0" w:space="0" w:color="auto"/>
            <w:bottom w:val="none" w:sz="0" w:space="0" w:color="auto"/>
            <w:right w:val="none" w:sz="0" w:space="0" w:color="auto"/>
          </w:divBdr>
          <w:divsChild>
            <w:div w:id="476189529">
              <w:marLeft w:val="0"/>
              <w:marRight w:val="0"/>
              <w:marTop w:val="0"/>
              <w:marBottom w:val="0"/>
              <w:divBdr>
                <w:top w:val="none" w:sz="0" w:space="0" w:color="auto"/>
                <w:left w:val="none" w:sz="0" w:space="0" w:color="auto"/>
                <w:bottom w:val="none" w:sz="0" w:space="0" w:color="auto"/>
                <w:right w:val="none" w:sz="0" w:space="0" w:color="auto"/>
              </w:divBdr>
              <w:divsChild>
                <w:div w:id="1893037872">
                  <w:marLeft w:val="0"/>
                  <w:marRight w:val="0"/>
                  <w:marTop w:val="30"/>
                  <w:marBottom w:val="30"/>
                  <w:divBdr>
                    <w:top w:val="none" w:sz="0" w:space="0" w:color="auto"/>
                    <w:left w:val="none" w:sz="0" w:space="0" w:color="auto"/>
                    <w:bottom w:val="none" w:sz="0" w:space="0" w:color="auto"/>
                    <w:right w:val="none" w:sz="0" w:space="0" w:color="auto"/>
                  </w:divBdr>
                  <w:divsChild>
                    <w:div w:id="72701664">
                      <w:marLeft w:val="0"/>
                      <w:marRight w:val="0"/>
                      <w:marTop w:val="0"/>
                      <w:marBottom w:val="0"/>
                      <w:divBdr>
                        <w:top w:val="none" w:sz="0" w:space="0" w:color="auto"/>
                        <w:left w:val="none" w:sz="0" w:space="0" w:color="auto"/>
                        <w:bottom w:val="none" w:sz="0" w:space="0" w:color="auto"/>
                        <w:right w:val="none" w:sz="0" w:space="0" w:color="auto"/>
                      </w:divBdr>
                      <w:divsChild>
                        <w:div w:id="1852835720">
                          <w:marLeft w:val="0"/>
                          <w:marRight w:val="0"/>
                          <w:marTop w:val="0"/>
                          <w:marBottom w:val="0"/>
                          <w:divBdr>
                            <w:top w:val="none" w:sz="0" w:space="0" w:color="auto"/>
                            <w:left w:val="none" w:sz="0" w:space="0" w:color="auto"/>
                            <w:bottom w:val="none" w:sz="0" w:space="0" w:color="auto"/>
                            <w:right w:val="none" w:sz="0" w:space="0" w:color="auto"/>
                          </w:divBdr>
                        </w:div>
                      </w:divsChild>
                    </w:div>
                    <w:div w:id="315913409">
                      <w:marLeft w:val="0"/>
                      <w:marRight w:val="0"/>
                      <w:marTop w:val="0"/>
                      <w:marBottom w:val="0"/>
                      <w:divBdr>
                        <w:top w:val="none" w:sz="0" w:space="0" w:color="auto"/>
                        <w:left w:val="none" w:sz="0" w:space="0" w:color="auto"/>
                        <w:bottom w:val="none" w:sz="0" w:space="0" w:color="auto"/>
                        <w:right w:val="none" w:sz="0" w:space="0" w:color="auto"/>
                      </w:divBdr>
                      <w:divsChild>
                        <w:div w:id="2053578945">
                          <w:marLeft w:val="0"/>
                          <w:marRight w:val="0"/>
                          <w:marTop w:val="0"/>
                          <w:marBottom w:val="0"/>
                          <w:divBdr>
                            <w:top w:val="none" w:sz="0" w:space="0" w:color="auto"/>
                            <w:left w:val="none" w:sz="0" w:space="0" w:color="auto"/>
                            <w:bottom w:val="none" w:sz="0" w:space="0" w:color="auto"/>
                            <w:right w:val="none" w:sz="0" w:space="0" w:color="auto"/>
                          </w:divBdr>
                        </w:div>
                      </w:divsChild>
                    </w:div>
                    <w:div w:id="495344021">
                      <w:marLeft w:val="0"/>
                      <w:marRight w:val="0"/>
                      <w:marTop w:val="0"/>
                      <w:marBottom w:val="0"/>
                      <w:divBdr>
                        <w:top w:val="none" w:sz="0" w:space="0" w:color="auto"/>
                        <w:left w:val="none" w:sz="0" w:space="0" w:color="auto"/>
                        <w:bottom w:val="none" w:sz="0" w:space="0" w:color="auto"/>
                        <w:right w:val="none" w:sz="0" w:space="0" w:color="auto"/>
                      </w:divBdr>
                      <w:divsChild>
                        <w:div w:id="1330255437">
                          <w:marLeft w:val="0"/>
                          <w:marRight w:val="0"/>
                          <w:marTop w:val="0"/>
                          <w:marBottom w:val="0"/>
                          <w:divBdr>
                            <w:top w:val="none" w:sz="0" w:space="0" w:color="auto"/>
                            <w:left w:val="none" w:sz="0" w:space="0" w:color="auto"/>
                            <w:bottom w:val="none" w:sz="0" w:space="0" w:color="auto"/>
                            <w:right w:val="none" w:sz="0" w:space="0" w:color="auto"/>
                          </w:divBdr>
                        </w:div>
                      </w:divsChild>
                    </w:div>
                    <w:div w:id="561718287">
                      <w:marLeft w:val="0"/>
                      <w:marRight w:val="0"/>
                      <w:marTop w:val="0"/>
                      <w:marBottom w:val="0"/>
                      <w:divBdr>
                        <w:top w:val="none" w:sz="0" w:space="0" w:color="auto"/>
                        <w:left w:val="none" w:sz="0" w:space="0" w:color="auto"/>
                        <w:bottom w:val="none" w:sz="0" w:space="0" w:color="auto"/>
                        <w:right w:val="none" w:sz="0" w:space="0" w:color="auto"/>
                      </w:divBdr>
                      <w:divsChild>
                        <w:div w:id="2042515222">
                          <w:marLeft w:val="0"/>
                          <w:marRight w:val="0"/>
                          <w:marTop w:val="0"/>
                          <w:marBottom w:val="0"/>
                          <w:divBdr>
                            <w:top w:val="none" w:sz="0" w:space="0" w:color="auto"/>
                            <w:left w:val="none" w:sz="0" w:space="0" w:color="auto"/>
                            <w:bottom w:val="none" w:sz="0" w:space="0" w:color="auto"/>
                            <w:right w:val="none" w:sz="0" w:space="0" w:color="auto"/>
                          </w:divBdr>
                        </w:div>
                      </w:divsChild>
                    </w:div>
                    <w:div w:id="844247341">
                      <w:marLeft w:val="0"/>
                      <w:marRight w:val="0"/>
                      <w:marTop w:val="0"/>
                      <w:marBottom w:val="0"/>
                      <w:divBdr>
                        <w:top w:val="none" w:sz="0" w:space="0" w:color="auto"/>
                        <w:left w:val="none" w:sz="0" w:space="0" w:color="auto"/>
                        <w:bottom w:val="none" w:sz="0" w:space="0" w:color="auto"/>
                        <w:right w:val="none" w:sz="0" w:space="0" w:color="auto"/>
                      </w:divBdr>
                      <w:divsChild>
                        <w:div w:id="1521117089">
                          <w:marLeft w:val="0"/>
                          <w:marRight w:val="0"/>
                          <w:marTop w:val="0"/>
                          <w:marBottom w:val="0"/>
                          <w:divBdr>
                            <w:top w:val="none" w:sz="0" w:space="0" w:color="auto"/>
                            <w:left w:val="none" w:sz="0" w:space="0" w:color="auto"/>
                            <w:bottom w:val="none" w:sz="0" w:space="0" w:color="auto"/>
                            <w:right w:val="none" w:sz="0" w:space="0" w:color="auto"/>
                          </w:divBdr>
                        </w:div>
                      </w:divsChild>
                    </w:div>
                    <w:div w:id="1411349753">
                      <w:marLeft w:val="0"/>
                      <w:marRight w:val="0"/>
                      <w:marTop w:val="0"/>
                      <w:marBottom w:val="0"/>
                      <w:divBdr>
                        <w:top w:val="none" w:sz="0" w:space="0" w:color="auto"/>
                        <w:left w:val="none" w:sz="0" w:space="0" w:color="auto"/>
                        <w:bottom w:val="none" w:sz="0" w:space="0" w:color="auto"/>
                        <w:right w:val="none" w:sz="0" w:space="0" w:color="auto"/>
                      </w:divBdr>
                      <w:divsChild>
                        <w:div w:id="7833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3977">
      <w:bodyDiv w:val="1"/>
      <w:marLeft w:val="0"/>
      <w:marRight w:val="0"/>
      <w:marTop w:val="0"/>
      <w:marBottom w:val="0"/>
      <w:divBdr>
        <w:top w:val="none" w:sz="0" w:space="0" w:color="auto"/>
        <w:left w:val="none" w:sz="0" w:space="0" w:color="auto"/>
        <w:bottom w:val="none" w:sz="0" w:space="0" w:color="auto"/>
        <w:right w:val="none" w:sz="0" w:space="0" w:color="auto"/>
      </w:divBdr>
      <w:divsChild>
        <w:div w:id="251090301">
          <w:marLeft w:val="0"/>
          <w:marRight w:val="0"/>
          <w:marTop w:val="0"/>
          <w:marBottom w:val="0"/>
          <w:divBdr>
            <w:top w:val="none" w:sz="0" w:space="0" w:color="auto"/>
            <w:left w:val="none" w:sz="0" w:space="0" w:color="auto"/>
            <w:bottom w:val="none" w:sz="0" w:space="0" w:color="auto"/>
            <w:right w:val="none" w:sz="0" w:space="0" w:color="auto"/>
          </w:divBdr>
          <w:divsChild>
            <w:div w:id="40518077">
              <w:marLeft w:val="0"/>
              <w:marRight w:val="0"/>
              <w:marTop w:val="0"/>
              <w:marBottom w:val="0"/>
              <w:divBdr>
                <w:top w:val="none" w:sz="0" w:space="0" w:color="auto"/>
                <w:left w:val="none" w:sz="0" w:space="0" w:color="auto"/>
                <w:bottom w:val="none" w:sz="0" w:space="0" w:color="auto"/>
                <w:right w:val="none" w:sz="0" w:space="0" w:color="auto"/>
              </w:divBdr>
            </w:div>
            <w:div w:id="2080053870">
              <w:marLeft w:val="0"/>
              <w:marRight w:val="0"/>
              <w:marTop w:val="0"/>
              <w:marBottom w:val="0"/>
              <w:divBdr>
                <w:top w:val="none" w:sz="0" w:space="0" w:color="auto"/>
                <w:left w:val="none" w:sz="0" w:space="0" w:color="auto"/>
                <w:bottom w:val="none" w:sz="0" w:space="0" w:color="auto"/>
                <w:right w:val="none" w:sz="0" w:space="0" w:color="auto"/>
              </w:divBdr>
              <w:divsChild>
                <w:div w:id="245649510">
                  <w:marLeft w:val="0"/>
                  <w:marRight w:val="0"/>
                  <w:marTop w:val="30"/>
                  <w:marBottom w:val="30"/>
                  <w:divBdr>
                    <w:top w:val="none" w:sz="0" w:space="0" w:color="auto"/>
                    <w:left w:val="none" w:sz="0" w:space="0" w:color="auto"/>
                    <w:bottom w:val="none" w:sz="0" w:space="0" w:color="auto"/>
                    <w:right w:val="none" w:sz="0" w:space="0" w:color="auto"/>
                  </w:divBdr>
                  <w:divsChild>
                    <w:div w:id="143355852">
                      <w:marLeft w:val="0"/>
                      <w:marRight w:val="0"/>
                      <w:marTop w:val="0"/>
                      <w:marBottom w:val="0"/>
                      <w:divBdr>
                        <w:top w:val="none" w:sz="0" w:space="0" w:color="auto"/>
                        <w:left w:val="none" w:sz="0" w:space="0" w:color="auto"/>
                        <w:bottom w:val="none" w:sz="0" w:space="0" w:color="auto"/>
                        <w:right w:val="none" w:sz="0" w:space="0" w:color="auto"/>
                      </w:divBdr>
                      <w:divsChild>
                        <w:div w:id="463229811">
                          <w:marLeft w:val="0"/>
                          <w:marRight w:val="0"/>
                          <w:marTop w:val="0"/>
                          <w:marBottom w:val="0"/>
                          <w:divBdr>
                            <w:top w:val="none" w:sz="0" w:space="0" w:color="auto"/>
                            <w:left w:val="none" w:sz="0" w:space="0" w:color="auto"/>
                            <w:bottom w:val="none" w:sz="0" w:space="0" w:color="auto"/>
                            <w:right w:val="none" w:sz="0" w:space="0" w:color="auto"/>
                          </w:divBdr>
                        </w:div>
                      </w:divsChild>
                    </w:div>
                    <w:div w:id="1377000535">
                      <w:marLeft w:val="0"/>
                      <w:marRight w:val="0"/>
                      <w:marTop w:val="0"/>
                      <w:marBottom w:val="0"/>
                      <w:divBdr>
                        <w:top w:val="none" w:sz="0" w:space="0" w:color="auto"/>
                        <w:left w:val="none" w:sz="0" w:space="0" w:color="auto"/>
                        <w:bottom w:val="none" w:sz="0" w:space="0" w:color="auto"/>
                        <w:right w:val="none" w:sz="0" w:space="0" w:color="auto"/>
                      </w:divBdr>
                      <w:divsChild>
                        <w:div w:id="5324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901147">
          <w:marLeft w:val="0"/>
          <w:marRight w:val="0"/>
          <w:marTop w:val="0"/>
          <w:marBottom w:val="0"/>
          <w:divBdr>
            <w:top w:val="none" w:sz="0" w:space="0" w:color="auto"/>
            <w:left w:val="none" w:sz="0" w:space="0" w:color="auto"/>
            <w:bottom w:val="none" w:sz="0" w:space="0" w:color="auto"/>
            <w:right w:val="none" w:sz="0" w:space="0" w:color="auto"/>
          </w:divBdr>
          <w:divsChild>
            <w:div w:id="2048018741">
              <w:marLeft w:val="0"/>
              <w:marRight w:val="0"/>
              <w:marTop w:val="0"/>
              <w:marBottom w:val="0"/>
              <w:divBdr>
                <w:top w:val="none" w:sz="0" w:space="0" w:color="auto"/>
                <w:left w:val="none" w:sz="0" w:space="0" w:color="auto"/>
                <w:bottom w:val="none" w:sz="0" w:space="0" w:color="auto"/>
                <w:right w:val="none" w:sz="0" w:space="0" w:color="auto"/>
              </w:divBdr>
            </w:div>
          </w:divsChild>
        </w:div>
        <w:div w:id="656956005">
          <w:marLeft w:val="0"/>
          <w:marRight w:val="0"/>
          <w:marTop w:val="0"/>
          <w:marBottom w:val="0"/>
          <w:divBdr>
            <w:top w:val="none" w:sz="0" w:space="0" w:color="auto"/>
            <w:left w:val="none" w:sz="0" w:space="0" w:color="auto"/>
            <w:bottom w:val="none" w:sz="0" w:space="0" w:color="auto"/>
            <w:right w:val="none" w:sz="0" w:space="0" w:color="auto"/>
          </w:divBdr>
          <w:divsChild>
            <w:div w:id="776869313">
              <w:marLeft w:val="0"/>
              <w:marRight w:val="0"/>
              <w:marTop w:val="0"/>
              <w:marBottom w:val="0"/>
              <w:divBdr>
                <w:top w:val="none" w:sz="0" w:space="0" w:color="auto"/>
                <w:left w:val="none" w:sz="0" w:space="0" w:color="auto"/>
                <w:bottom w:val="none" w:sz="0" w:space="0" w:color="auto"/>
                <w:right w:val="none" w:sz="0" w:space="0" w:color="auto"/>
              </w:divBdr>
            </w:div>
          </w:divsChild>
        </w:div>
        <w:div w:id="856386585">
          <w:marLeft w:val="0"/>
          <w:marRight w:val="0"/>
          <w:marTop w:val="0"/>
          <w:marBottom w:val="0"/>
          <w:divBdr>
            <w:top w:val="none" w:sz="0" w:space="0" w:color="auto"/>
            <w:left w:val="none" w:sz="0" w:space="0" w:color="auto"/>
            <w:bottom w:val="none" w:sz="0" w:space="0" w:color="auto"/>
            <w:right w:val="none" w:sz="0" w:space="0" w:color="auto"/>
          </w:divBdr>
          <w:divsChild>
            <w:div w:id="541867881">
              <w:marLeft w:val="0"/>
              <w:marRight w:val="0"/>
              <w:marTop w:val="0"/>
              <w:marBottom w:val="0"/>
              <w:divBdr>
                <w:top w:val="none" w:sz="0" w:space="0" w:color="auto"/>
                <w:left w:val="none" w:sz="0" w:space="0" w:color="auto"/>
                <w:bottom w:val="none" w:sz="0" w:space="0" w:color="auto"/>
                <w:right w:val="none" w:sz="0" w:space="0" w:color="auto"/>
              </w:divBdr>
            </w:div>
          </w:divsChild>
        </w:div>
        <w:div w:id="1112432184">
          <w:marLeft w:val="0"/>
          <w:marRight w:val="0"/>
          <w:marTop w:val="0"/>
          <w:marBottom w:val="0"/>
          <w:divBdr>
            <w:top w:val="none" w:sz="0" w:space="0" w:color="auto"/>
            <w:left w:val="none" w:sz="0" w:space="0" w:color="auto"/>
            <w:bottom w:val="none" w:sz="0" w:space="0" w:color="auto"/>
            <w:right w:val="none" w:sz="0" w:space="0" w:color="auto"/>
          </w:divBdr>
          <w:divsChild>
            <w:div w:id="1044982288">
              <w:marLeft w:val="0"/>
              <w:marRight w:val="0"/>
              <w:marTop w:val="0"/>
              <w:marBottom w:val="0"/>
              <w:divBdr>
                <w:top w:val="none" w:sz="0" w:space="0" w:color="auto"/>
                <w:left w:val="none" w:sz="0" w:space="0" w:color="auto"/>
                <w:bottom w:val="none" w:sz="0" w:space="0" w:color="auto"/>
                <w:right w:val="none" w:sz="0" w:space="0" w:color="auto"/>
              </w:divBdr>
            </w:div>
          </w:divsChild>
        </w:div>
        <w:div w:id="1202746983">
          <w:marLeft w:val="0"/>
          <w:marRight w:val="0"/>
          <w:marTop w:val="0"/>
          <w:marBottom w:val="0"/>
          <w:divBdr>
            <w:top w:val="none" w:sz="0" w:space="0" w:color="auto"/>
            <w:left w:val="none" w:sz="0" w:space="0" w:color="auto"/>
            <w:bottom w:val="none" w:sz="0" w:space="0" w:color="auto"/>
            <w:right w:val="none" w:sz="0" w:space="0" w:color="auto"/>
          </w:divBdr>
          <w:divsChild>
            <w:div w:id="301152425">
              <w:marLeft w:val="0"/>
              <w:marRight w:val="0"/>
              <w:marTop w:val="0"/>
              <w:marBottom w:val="0"/>
              <w:divBdr>
                <w:top w:val="none" w:sz="0" w:space="0" w:color="auto"/>
                <w:left w:val="none" w:sz="0" w:space="0" w:color="auto"/>
                <w:bottom w:val="none" w:sz="0" w:space="0" w:color="auto"/>
                <w:right w:val="none" w:sz="0" w:space="0" w:color="auto"/>
              </w:divBdr>
              <w:divsChild>
                <w:div w:id="1601718184">
                  <w:marLeft w:val="0"/>
                  <w:marRight w:val="0"/>
                  <w:marTop w:val="30"/>
                  <w:marBottom w:val="30"/>
                  <w:divBdr>
                    <w:top w:val="none" w:sz="0" w:space="0" w:color="auto"/>
                    <w:left w:val="none" w:sz="0" w:space="0" w:color="auto"/>
                    <w:bottom w:val="none" w:sz="0" w:space="0" w:color="auto"/>
                    <w:right w:val="none" w:sz="0" w:space="0" w:color="auto"/>
                  </w:divBdr>
                  <w:divsChild>
                    <w:div w:id="55714245">
                      <w:marLeft w:val="0"/>
                      <w:marRight w:val="0"/>
                      <w:marTop w:val="0"/>
                      <w:marBottom w:val="0"/>
                      <w:divBdr>
                        <w:top w:val="none" w:sz="0" w:space="0" w:color="auto"/>
                        <w:left w:val="none" w:sz="0" w:space="0" w:color="auto"/>
                        <w:bottom w:val="none" w:sz="0" w:space="0" w:color="auto"/>
                        <w:right w:val="none" w:sz="0" w:space="0" w:color="auto"/>
                      </w:divBdr>
                      <w:divsChild>
                        <w:div w:id="1914311461">
                          <w:marLeft w:val="0"/>
                          <w:marRight w:val="0"/>
                          <w:marTop w:val="0"/>
                          <w:marBottom w:val="0"/>
                          <w:divBdr>
                            <w:top w:val="none" w:sz="0" w:space="0" w:color="auto"/>
                            <w:left w:val="none" w:sz="0" w:space="0" w:color="auto"/>
                            <w:bottom w:val="none" w:sz="0" w:space="0" w:color="auto"/>
                            <w:right w:val="none" w:sz="0" w:space="0" w:color="auto"/>
                          </w:divBdr>
                        </w:div>
                      </w:divsChild>
                    </w:div>
                    <w:div w:id="350229815">
                      <w:marLeft w:val="0"/>
                      <w:marRight w:val="0"/>
                      <w:marTop w:val="0"/>
                      <w:marBottom w:val="0"/>
                      <w:divBdr>
                        <w:top w:val="none" w:sz="0" w:space="0" w:color="auto"/>
                        <w:left w:val="none" w:sz="0" w:space="0" w:color="auto"/>
                        <w:bottom w:val="none" w:sz="0" w:space="0" w:color="auto"/>
                        <w:right w:val="none" w:sz="0" w:space="0" w:color="auto"/>
                      </w:divBdr>
                      <w:divsChild>
                        <w:div w:id="1492257783">
                          <w:marLeft w:val="0"/>
                          <w:marRight w:val="0"/>
                          <w:marTop w:val="0"/>
                          <w:marBottom w:val="0"/>
                          <w:divBdr>
                            <w:top w:val="none" w:sz="0" w:space="0" w:color="auto"/>
                            <w:left w:val="none" w:sz="0" w:space="0" w:color="auto"/>
                            <w:bottom w:val="none" w:sz="0" w:space="0" w:color="auto"/>
                            <w:right w:val="none" w:sz="0" w:space="0" w:color="auto"/>
                          </w:divBdr>
                        </w:div>
                      </w:divsChild>
                    </w:div>
                    <w:div w:id="944001927">
                      <w:marLeft w:val="0"/>
                      <w:marRight w:val="0"/>
                      <w:marTop w:val="0"/>
                      <w:marBottom w:val="0"/>
                      <w:divBdr>
                        <w:top w:val="none" w:sz="0" w:space="0" w:color="auto"/>
                        <w:left w:val="none" w:sz="0" w:space="0" w:color="auto"/>
                        <w:bottom w:val="none" w:sz="0" w:space="0" w:color="auto"/>
                        <w:right w:val="none" w:sz="0" w:space="0" w:color="auto"/>
                      </w:divBdr>
                      <w:divsChild>
                        <w:div w:id="1508713145">
                          <w:marLeft w:val="0"/>
                          <w:marRight w:val="0"/>
                          <w:marTop w:val="0"/>
                          <w:marBottom w:val="0"/>
                          <w:divBdr>
                            <w:top w:val="none" w:sz="0" w:space="0" w:color="auto"/>
                            <w:left w:val="none" w:sz="0" w:space="0" w:color="auto"/>
                            <w:bottom w:val="none" w:sz="0" w:space="0" w:color="auto"/>
                            <w:right w:val="none" w:sz="0" w:space="0" w:color="auto"/>
                          </w:divBdr>
                        </w:div>
                      </w:divsChild>
                    </w:div>
                    <w:div w:id="1183276448">
                      <w:marLeft w:val="0"/>
                      <w:marRight w:val="0"/>
                      <w:marTop w:val="0"/>
                      <w:marBottom w:val="0"/>
                      <w:divBdr>
                        <w:top w:val="none" w:sz="0" w:space="0" w:color="auto"/>
                        <w:left w:val="none" w:sz="0" w:space="0" w:color="auto"/>
                        <w:bottom w:val="none" w:sz="0" w:space="0" w:color="auto"/>
                        <w:right w:val="none" w:sz="0" w:space="0" w:color="auto"/>
                      </w:divBdr>
                      <w:divsChild>
                        <w:div w:id="736394567">
                          <w:marLeft w:val="0"/>
                          <w:marRight w:val="0"/>
                          <w:marTop w:val="0"/>
                          <w:marBottom w:val="0"/>
                          <w:divBdr>
                            <w:top w:val="none" w:sz="0" w:space="0" w:color="auto"/>
                            <w:left w:val="none" w:sz="0" w:space="0" w:color="auto"/>
                            <w:bottom w:val="none" w:sz="0" w:space="0" w:color="auto"/>
                            <w:right w:val="none" w:sz="0" w:space="0" w:color="auto"/>
                          </w:divBdr>
                        </w:div>
                      </w:divsChild>
                    </w:div>
                    <w:div w:id="1528713172">
                      <w:marLeft w:val="0"/>
                      <w:marRight w:val="0"/>
                      <w:marTop w:val="0"/>
                      <w:marBottom w:val="0"/>
                      <w:divBdr>
                        <w:top w:val="none" w:sz="0" w:space="0" w:color="auto"/>
                        <w:left w:val="none" w:sz="0" w:space="0" w:color="auto"/>
                        <w:bottom w:val="none" w:sz="0" w:space="0" w:color="auto"/>
                        <w:right w:val="none" w:sz="0" w:space="0" w:color="auto"/>
                      </w:divBdr>
                      <w:divsChild>
                        <w:div w:id="1835144809">
                          <w:marLeft w:val="0"/>
                          <w:marRight w:val="0"/>
                          <w:marTop w:val="0"/>
                          <w:marBottom w:val="0"/>
                          <w:divBdr>
                            <w:top w:val="none" w:sz="0" w:space="0" w:color="auto"/>
                            <w:left w:val="none" w:sz="0" w:space="0" w:color="auto"/>
                            <w:bottom w:val="none" w:sz="0" w:space="0" w:color="auto"/>
                            <w:right w:val="none" w:sz="0" w:space="0" w:color="auto"/>
                          </w:divBdr>
                        </w:div>
                      </w:divsChild>
                    </w:div>
                    <w:div w:id="1617978556">
                      <w:marLeft w:val="0"/>
                      <w:marRight w:val="0"/>
                      <w:marTop w:val="0"/>
                      <w:marBottom w:val="0"/>
                      <w:divBdr>
                        <w:top w:val="none" w:sz="0" w:space="0" w:color="auto"/>
                        <w:left w:val="none" w:sz="0" w:space="0" w:color="auto"/>
                        <w:bottom w:val="none" w:sz="0" w:space="0" w:color="auto"/>
                        <w:right w:val="none" w:sz="0" w:space="0" w:color="auto"/>
                      </w:divBdr>
                      <w:divsChild>
                        <w:div w:id="431360337">
                          <w:marLeft w:val="0"/>
                          <w:marRight w:val="0"/>
                          <w:marTop w:val="0"/>
                          <w:marBottom w:val="0"/>
                          <w:divBdr>
                            <w:top w:val="none" w:sz="0" w:space="0" w:color="auto"/>
                            <w:left w:val="none" w:sz="0" w:space="0" w:color="auto"/>
                            <w:bottom w:val="none" w:sz="0" w:space="0" w:color="auto"/>
                            <w:right w:val="none" w:sz="0" w:space="0" w:color="auto"/>
                          </w:divBdr>
                        </w:div>
                      </w:divsChild>
                    </w:div>
                    <w:div w:id="1647122296">
                      <w:marLeft w:val="0"/>
                      <w:marRight w:val="0"/>
                      <w:marTop w:val="0"/>
                      <w:marBottom w:val="0"/>
                      <w:divBdr>
                        <w:top w:val="none" w:sz="0" w:space="0" w:color="auto"/>
                        <w:left w:val="none" w:sz="0" w:space="0" w:color="auto"/>
                        <w:bottom w:val="none" w:sz="0" w:space="0" w:color="auto"/>
                        <w:right w:val="none" w:sz="0" w:space="0" w:color="auto"/>
                      </w:divBdr>
                      <w:divsChild>
                        <w:div w:id="604920177">
                          <w:marLeft w:val="0"/>
                          <w:marRight w:val="0"/>
                          <w:marTop w:val="0"/>
                          <w:marBottom w:val="0"/>
                          <w:divBdr>
                            <w:top w:val="none" w:sz="0" w:space="0" w:color="auto"/>
                            <w:left w:val="none" w:sz="0" w:space="0" w:color="auto"/>
                            <w:bottom w:val="none" w:sz="0" w:space="0" w:color="auto"/>
                            <w:right w:val="none" w:sz="0" w:space="0" w:color="auto"/>
                          </w:divBdr>
                        </w:div>
                      </w:divsChild>
                    </w:div>
                    <w:div w:id="1762026020">
                      <w:marLeft w:val="0"/>
                      <w:marRight w:val="0"/>
                      <w:marTop w:val="0"/>
                      <w:marBottom w:val="0"/>
                      <w:divBdr>
                        <w:top w:val="none" w:sz="0" w:space="0" w:color="auto"/>
                        <w:left w:val="none" w:sz="0" w:space="0" w:color="auto"/>
                        <w:bottom w:val="none" w:sz="0" w:space="0" w:color="auto"/>
                        <w:right w:val="none" w:sz="0" w:space="0" w:color="auto"/>
                      </w:divBdr>
                      <w:divsChild>
                        <w:div w:id="2112964726">
                          <w:marLeft w:val="0"/>
                          <w:marRight w:val="0"/>
                          <w:marTop w:val="0"/>
                          <w:marBottom w:val="0"/>
                          <w:divBdr>
                            <w:top w:val="none" w:sz="0" w:space="0" w:color="auto"/>
                            <w:left w:val="none" w:sz="0" w:space="0" w:color="auto"/>
                            <w:bottom w:val="none" w:sz="0" w:space="0" w:color="auto"/>
                            <w:right w:val="none" w:sz="0" w:space="0" w:color="auto"/>
                          </w:divBdr>
                        </w:div>
                      </w:divsChild>
                    </w:div>
                    <w:div w:id="1785222883">
                      <w:marLeft w:val="0"/>
                      <w:marRight w:val="0"/>
                      <w:marTop w:val="0"/>
                      <w:marBottom w:val="0"/>
                      <w:divBdr>
                        <w:top w:val="none" w:sz="0" w:space="0" w:color="auto"/>
                        <w:left w:val="none" w:sz="0" w:space="0" w:color="auto"/>
                        <w:bottom w:val="none" w:sz="0" w:space="0" w:color="auto"/>
                        <w:right w:val="none" w:sz="0" w:space="0" w:color="auto"/>
                      </w:divBdr>
                      <w:divsChild>
                        <w:div w:id="17545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726753">
              <w:marLeft w:val="0"/>
              <w:marRight w:val="0"/>
              <w:marTop w:val="0"/>
              <w:marBottom w:val="0"/>
              <w:divBdr>
                <w:top w:val="none" w:sz="0" w:space="0" w:color="auto"/>
                <w:left w:val="none" w:sz="0" w:space="0" w:color="auto"/>
                <w:bottom w:val="none" w:sz="0" w:space="0" w:color="auto"/>
                <w:right w:val="none" w:sz="0" w:space="0" w:color="auto"/>
              </w:divBdr>
            </w:div>
          </w:divsChild>
        </w:div>
        <w:div w:id="1273124060">
          <w:marLeft w:val="0"/>
          <w:marRight w:val="0"/>
          <w:marTop w:val="0"/>
          <w:marBottom w:val="0"/>
          <w:divBdr>
            <w:top w:val="none" w:sz="0" w:space="0" w:color="auto"/>
            <w:left w:val="none" w:sz="0" w:space="0" w:color="auto"/>
            <w:bottom w:val="none" w:sz="0" w:space="0" w:color="auto"/>
            <w:right w:val="none" w:sz="0" w:space="0" w:color="auto"/>
          </w:divBdr>
          <w:divsChild>
            <w:div w:id="587495344">
              <w:marLeft w:val="0"/>
              <w:marRight w:val="0"/>
              <w:marTop w:val="0"/>
              <w:marBottom w:val="0"/>
              <w:divBdr>
                <w:top w:val="none" w:sz="0" w:space="0" w:color="auto"/>
                <w:left w:val="none" w:sz="0" w:space="0" w:color="auto"/>
                <w:bottom w:val="none" w:sz="0" w:space="0" w:color="auto"/>
                <w:right w:val="none" w:sz="0" w:space="0" w:color="auto"/>
              </w:divBdr>
            </w:div>
          </w:divsChild>
        </w:div>
        <w:div w:id="1957982224">
          <w:marLeft w:val="0"/>
          <w:marRight w:val="0"/>
          <w:marTop w:val="0"/>
          <w:marBottom w:val="0"/>
          <w:divBdr>
            <w:top w:val="none" w:sz="0" w:space="0" w:color="auto"/>
            <w:left w:val="none" w:sz="0" w:space="0" w:color="auto"/>
            <w:bottom w:val="none" w:sz="0" w:space="0" w:color="auto"/>
            <w:right w:val="none" w:sz="0" w:space="0" w:color="auto"/>
          </w:divBdr>
          <w:divsChild>
            <w:div w:id="447774483">
              <w:marLeft w:val="0"/>
              <w:marRight w:val="0"/>
              <w:marTop w:val="0"/>
              <w:marBottom w:val="0"/>
              <w:divBdr>
                <w:top w:val="none" w:sz="0" w:space="0" w:color="auto"/>
                <w:left w:val="none" w:sz="0" w:space="0" w:color="auto"/>
                <w:bottom w:val="none" w:sz="0" w:space="0" w:color="auto"/>
                <w:right w:val="none" w:sz="0" w:space="0" w:color="auto"/>
              </w:divBdr>
              <w:divsChild>
                <w:div w:id="36861257">
                  <w:marLeft w:val="0"/>
                  <w:marRight w:val="0"/>
                  <w:marTop w:val="30"/>
                  <w:marBottom w:val="30"/>
                  <w:divBdr>
                    <w:top w:val="none" w:sz="0" w:space="0" w:color="auto"/>
                    <w:left w:val="none" w:sz="0" w:space="0" w:color="auto"/>
                    <w:bottom w:val="none" w:sz="0" w:space="0" w:color="auto"/>
                    <w:right w:val="none" w:sz="0" w:space="0" w:color="auto"/>
                  </w:divBdr>
                  <w:divsChild>
                    <w:div w:id="180898278">
                      <w:marLeft w:val="0"/>
                      <w:marRight w:val="0"/>
                      <w:marTop w:val="0"/>
                      <w:marBottom w:val="0"/>
                      <w:divBdr>
                        <w:top w:val="none" w:sz="0" w:space="0" w:color="auto"/>
                        <w:left w:val="none" w:sz="0" w:space="0" w:color="auto"/>
                        <w:bottom w:val="none" w:sz="0" w:space="0" w:color="auto"/>
                        <w:right w:val="none" w:sz="0" w:space="0" w:color="auto"/>
                      </w:divBdr>
                      <w:divsChild>
                        <w:div w:id="591553480">
                          <w:marLeft w:val="0"/>
                          <w:marRight w:val="0"/>
                          <w:marTop w:val="0"/>
                          <w:marBottom w:val="0"/>
                          <w:divBdr>
                            <w:top w:val="none" w:sz="0" w:space="0" w:color="auto"/>
                            <w:left w:val="none" w:sz="0" w:space="0" w:color="auto"/>
                            <w:bottom w:val="none" w:sz="0" w:space="0" w:color="auto"/>
                            <w:right w:val="none" w:sz="0" w:space="0" w:color="auto"/>
                          </w:divBdr>
                        </w:div>
                      </w:divsChild>
                    </w:div>
                    <w:div w:id="1630478649">
                      <w:marLeft w:val="0"/>
                      <w:marRight w:val="0"/>
                      <w:marTop w:val="0"/>
                      <w:marBottom w:val="0"/>
                      <w:divBdr>
                        <w:top w:val="none" w:sz="0" w:space="0" w:color="auto"/>
                        <w:left w:val="none" w:sz="0" w:space="0" w:color="auto"/>
                        <w:bottom w:val="none" w:sz="0" w:space="0" w:color="auto"/>
                        <w:right w:val="none" w:sz="0" w:space="0" w:color="auto"/>
                      </w:divBdr>
                      <w:divsChild>
                        <w:div w:id="79818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6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55324">
      <w:bodyDiv w:val="1"/>
      <w:marLeft w:val="0"/>
      <w:marRight w:val="0"/>
      <w:marTop w:val="0"/>
      <w:marBottom w:val="0"/>
      <w:divBdr>
        <w:top w:val="none" w:sz="0" w:space="0" w:color="auto"/>
        <w:left w:val="none" w:sz="0" w:space="0" w:color="auto"/>
        <w:bottom w:val="none" w:sz="0" w:space="0" w:color="auto"/>
        <w:right w:val="none" w:sz="0" w:space="0" w:color="auto"/>
      </w:divBdr>
      <w:divsChild>
        <w:div w:id="613557046">
          <w:marLeft w:val="0"/>
          <w:marRight w:val="0"/>
          <w:marTop w:val="0"/>
          <w:marBottom w:val="0"/>
          <w:divBdr>
            <w:top w:val="none" w:sz="0" w:space="0" w:color="auto"/>
            <w:left w:val="none" w:sz="0" w:space="0" w:color="auto"/>
            <w:bottom w:val="none" w:sz="0" w:space="0" w:color="auto"/>
            <w:right w:val="none" w:sz="0" w:space="0" w:color="auto"/>
          </w:divBdr>
          <w:divsChild>
            <w:div w:id="385764566">
              <w:marLeft w:val="0"/>
              <w:marRight w:val="0"/>
              <w:marTop w:val="0"/>
              <w:marBottom w:val="0"/>
              <w:divBdr>
                <w:top w:val="none" w:sz="0" w:space="0" w:color="auto"/>
                <w:left w:val="none" w:sz="0" w:space="0" w:color="auto"/>
                <w:bottom w:val="none" w:sz="0" w:space="0" w:color="auto"/>
                <w:right w:val="none" w:sz="0" w:space="0" w:color="auto"/>
              </w:divBdr>
              <w:divsChild>
                <w:div w:id="1628077889">
                  <w:marLeft w:val="0"/>
                  <w:marRight w:val="0"/>
                  <w:marTop w:val="30"/>
                  <w:marBottom w:val="30"/>
                  <w:divBdr>
                    <w:top w:val="none" w:sz="0" w:space="0" w:color="auto"/>
                    <w:left w:val="none" w:sz="0" w:space="0" w:color="auto"/>
                    <w:bottom w:val="none" w:sz="0" w:space="0" w:color="auto"/>
                    <w:right w:val="none" w:sz="0" w:space="0" w:color="auto"/>
                  </w:divBdr>
                  <w:divsChild>
                    <w:div w:id="232352256">
                      <w:marLeft w:val="0"/>
                      <w:marRight w:val="0"/>
                      <w:marTop w:val="0"/>
                      <w:marBottom w:val="0"/>
                      <w:divBdr>
                        <w:top w:val="none" w:sz="0" w:space="0" w:color="auto"/>
                        <w:left w:val="none" w:sz="0" w:space="0" w:color="auto"/>
                        <w:bottom w:val="none" w:sz="0" w:space="0" w:color="auto"/>
                        <w:right w:val="none" w:sz="0" w:space="0" w:color="auto"/>
                      </w:divBdr>
                      <w:divsChild>
                        <w:div w:id="19554544">
                          <w:marLeft w:val="0"/>
                          <w:marRight w:val="0"/>
                          <w:marTop w:val="0"/>
                          <w:marBottom w:val="0"/>
                          <w:divBdr>
                            <w:top w:val="none" w:sz="0" w:space="0" w:color="auto"/>
                            <w:left w:val="none" w:sz="0" w:space="0" w:color="auto"/>
                            <w:bottom w:val="none" w:sz="0" w:space="0" w:color="auto"/>
                            <w:right w:val="none" w:sz="0" w:space="0" w:color="auto"/>
                          </w:divBdr>
                        </w:div>
                      </w:divsChild>
                    </w:div>
                    <w:div w:id="581718482">
                      <w:marLeft w:val="0"/>
                      <w:marRight w:val="0"/>
                      <w:marTop w:val="0"/>
                      <w:marBottom w:val="0"/>
                      <w:divBdr>
                        <w:top w:val="none" w:sz="0" w:space="0" w:color="auto"/>
                        <w:left w:val="none" w:sz="0" w:space="0" w:color="auto"/>
                        <w:bottom w:val="none" w:sz="0" w:space="0" w:color="auto"/>
                        <w:right w:val="none" w:sz="0" w:space="0" w:color="auto"/>
                      </w:divBdr>
                      <w:divsChild>
                        <w:div w:id="162368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89347">
              <w:marLeft w:val="0"/>
              <w:marRight w:val="0"/>
              <w:marTop w:val="0"/>
              <w:marBottom w:val="0"/>
              <w:divBdr>
                <w:top w:val="none" w:sz="0" w:space="0" w:color="auto"/>
                <w:left w:val="none" w:sz="0" w:space="0" w:color="auto"/>
                <w:bottom w:val="none" w:sz="0" w:space="0" w:color="auto"/>
                <w:right w:val="none" w:sz="0" w:space="0" w:color="auto"/>
              </w:divBdr>
            </w:div>
          </w:divsChild>
        </w:div>
        <w:div w:id="651448845">
          <w:marLeft w:val="0"/>
          <w:marRight w:val="0"/>
          <w:marTop w:val="0"/>
          <w:marBottom w:val="0"/>
          <w:divBdr>
            <w:top w:val="none" w:sz="0" w:space="0" w:color="auto"/>
            <w:left w:val="none" w:sz="0" w:space="0" w:color="auto"/>
            <w:bottom w:val="none" w:sz="0" w:space="0" w:color="auto"/>
            <w:right w:val="none" w:sz="0" w:space="0" w:color="auto"/>
          </w:divBdr>
          <w:divsChild>
            <w:div w:id="1110927922">
              <w:marLeft w:val="0"/>
              <w:marRight w:val="0"/>
              <w:marTop w:val="0"/>
              <w:marBottom w:val="0"/>
              <w:divBdr>
                <w:top w:val="none" w:sz="0" w:space="0" w:color="auto"/>
                <w:left w:val="none" w:sz="0" w:space="0" w:color="auto"/>
                <w:bottom w:val="none" w:sz="0" w:space="0" w:color="auto"/>
                <w:right w:val="none" w:sz="0" w:space="0" w:color="auto"/>
              </w:divBdr>
            </w:div>
          </w:divsChild>
        </w:div>
        <w:div w:id="987051575">
          <w:marLeft w:val="0"/>
          <w:marRight w:val="0"/>
          <w:marTop w:val="0"/>
          <w:marBottom w:val="0"/>
          <w:divBdr>
            <w:top w:val="none" w:sz="0" w:space="0" w:color="auto"/>
            <w:left w:val="none" w:sz="0" w:space="0" w:color="auto"/>
            <w:bottom w:val="none" w:sz="0" w:space="0" w:color="auto"/>
            <w:right w:val="none" w:sz="0" w:space="0" w:color="auto"/>
          </w:divBdr>
          <w:divsChild>
            <w:div w:id="1595288547">
              <w:marLeft w:val="0"/>
              <w:marRight w:val="0"/>
              <w:marTop w:val="0"/>
              <w:marBottom w:val="0"/>
              <w:divBdr>
                <w:top w:val="none" w:sz="0" w:space="0" w:color="auto"/>
                <w:left w:val="none" w:sz="0" w:space="0" w:color="auto"/>
                <w:bottom w:val="none" w:sz="0" w:space="0" w:color="auto"/>
                <w:right w:val="none" w:sz="0" w:space="0" w:color="auto"/>
              </w:divBdr>
            </w:div>
          </w:divsChild>
        </w:div>
        <w:div w:id="1014695945">
          <w:marLeft w:val="0"/>
          <w:marRight w:val="0"/>
          <w:marTop w:val="0"/>
          <w:marBottom w:val="0"/>
          <w:divBdr>
            <w:top w:val="none" w:sz="0" w:space="0" w:color="auto"/>
            <w:left w:val="none" w:sz="0" w:space="0" w:color="auto"/>
            <w:bottom w:val="none" w:sz="0" w:space="0" w:color="auto"/>
            <w:right w:val="none" w:sz="0" w:space="0" w:color="auto"/>
          </w:divBdr>
          <w:divsChild>
            <w:div w:id="1522235759">
              <w:marLeft w:val="0"/>
              <w:marRight w:val="0"/>
              <w:marTop w:val="0"/>
              <w:marBottom w:val="0"/>
              <w:divBdr>
                <w:top w:val="none" w:sz="0" w:space="0" w:color="auto"/>
                <w:left w:val="none" w:sz="0" w:space="0" w:color="auto"/>
                <w:bottom w:val="none" w:sz="0" w:space="0" w:color="auto"/>
                <w:right w:val="none" w:sz="0" w:space="0" w:color="auto"/>
              </w:divBdr>
            </w:div>
          </w:divsChild>
        </w:div>
        <w:div w:id="1401708996">
          <w:marLeft w:val="0"/>
          <w:marRight w:val="0"/>
          <w:marTop w:val="0"/>
          <w:marBottom w:val="0"/>
          <w:divBdr>
            <w:top w:val="none" w:sz="0" w:space="0" w:color="auto"/>
            <w:left w:val="none" w:sz="0" w:space="0" w:color="auto"/>
            <w:bottom w:val="none" w:sz="0" w:space="0" w:color="auto"/>
            <w:right w:val="none" w:sz="0" w:space="0" w:color="auto"/>
          </w:divBdr>
          <w:divsChild>
            <w:div w:id="1195071279">
              <w:marLeft w:val="0"/>
              <w:marRight w:val="0"/>
              <w:marTop w:val="0"/>
              <w:marBottom w:val="0"/>
              <w:divBdr>
                <w:top w:val="none" w:sz="0" w:space="0" w:color="auto"/>
                <w:left w:val="none" w:sz="0" w:space="0" w:color="auto"/>
                <w:bottom w:val="none" w:sz="0" w:space="0" w:color="auto"/>
                <w:right w:val="none" w:sz="0" w:space="0" w:color="auto"/>
              </w:divBdr>
            </w:div>
          </w:divsChild>
        </w:div>
        <w:div w:id="2029990641">
          <w:marLeft w:val="0"/>
          <w:marRight w:val="0"/>
          <w:marTop w:val="0"/>
          <w:marBottom w:val="0"/>
          <w:divBdr>
            <w:top w:val="none" w:sz="0" w:space="0" w:color="auto"/>
            <w:left w:val="none" w:sz="0" w:space="0" w:color="auto"/>
            <w:bottom w:val="none" w:sz="0" w:space="0" w:color="auto"/>
            <w:right w:val="none" w:sz="0" w:space="0" w:color="auto"/>
          </w:divBdr>
          <w:divsChild>
            <w:div w:id="981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9429">
      <w:bodyDiv w:val="1"/>
      <w:marLeft w:val="0"/>
      <w:marRight w:val="0"/>
      <w:marTop w:val="0"/>
      <w:marBottom w:val="0"/>
      <w:divBdr>
        <w:top w:val="none" w:sz="0" w:space="0" w:color="auto"/>
        <w:left w:val="none" w:sz="0" w:space="0" w:color="auto"/>
        <w:bottom w:val="none" w:sz="0" w:space="0" w:color="auto"/>
        <w:right w:val="none" w:sz="0" w:space="0" w:color="auto"/>
      </w:divBdr>
      <w:divsChild>
        <w:div w:id="159664423">
          <w:marLeft w:val="0"/>
          <w:marRight w:val="0"/>
          <w:marTop w:val="0"/>
          <w:marBottom w:val="0"/>
          <w:divBdr>
            <w:top w:val="none" w:sz="0" w:space="0" w:color="auto"/>
            <w:left w:val="none" w:sz="0" w:space="0" w:color="auto"/>
            <w:bottom w:val="none" w:sz="0" w:space="0" w:color="auto"/>
            <w:right w:val="none" w:sz="0" w:space="0" w:color="auto"/>
          </w:divBdr>
        </w:div>
        <w:div w:id="439298020">
          <w:marLeft w:val="0"/>
          <w:marRight w:val="0"/>
          <w:marTop w:val="0"/>
          <w:marBottom w:val="0"/>
          <w:divBdr>
            <w:top w:val="none" w:sz="0" w:space="0" w:color="auto"/>
            <w:left w:val="none" w:sz="0" w:space="0" w:color="auto"/>
            <w:bottom w:val="none" w:sz="0" w:space="0" w:color="auto"/>
            <w:right w:val="none" w:sz="0" w:space="0" w:color="auto"/>
          </w:divBdr>
        </w:div>
        <w:div w:id="1053694896">
          <w:marLeft w:val="0"/>
          <w:marRight w:val="0"/>
          <w:marTop w:val="0"/>
          <w:marBottom w:val="0"/>
          <w:divBdr>
            <w:top w:val="none" w:sz="0" w:space="0" w:color="auto"/>
            <w:left w:val="none" w:sz="0" w:space="0" w:color="auto"/>
            <w:bottom w:val="none" w:sz="0" w:space="0" w:color="auto"/>
            <w:right w:val="none" w:sz="0" w:space="0" w:color="auto"/>
          </w:divBdr>
        </w:div>
        <w:div w:id="1583759823">
          <w:marLeft w:val="0"/>
          <w:marRight w:val="0"/>
          <w:marTop w:val="0"/>
          <w:marBottom w:val="0"/>
          <w:divBdr>
            <w:top w:val="none" w:sz="0" w:space="0" w:color="auto"/>
            <w:left w:val="none" w:sz="0" w:space="0" w:color="auto"/>
            <w:bottom w:val="none" w:sz="0" w:space="0" w:color="auto"/>
            <w:right w:val="none" w:sz="0" w:space="0" w:color="auto"/>
          </w:divBdr>
        </w:div>
        <w:div w:id="2028671552">
          <w:marLeft w:val="0"/>
          <w:marRight w:val="0"/>
          <w:marTop w:val="0"/>
          <w:marBottom w:val="0"/>
          <w:divBdr>
            <w:top w:val="none" w:sz="0" w:space="0" w:color="auto"/>
            <w:left w:val="none" w:sz="0" w:space="0" w:color="auto"/>
            <w:bottom w:val="none" w:sz="0" w:space="0" w:color="auto"/>
            <w:right w:val="none" w:sz="0" w:space="0" w:color="auto"/>
          </w:divBdr>
          <w:divsChild>
            <w:div w:id="1527718203">
              <w:marLeft w:val="0"/>
              <w:marRight w:val="0"/>
              <w:marTop w:val="30"/>
              <w:marBottom w:val="30"/>
              <w:divBdr>
                <w:top w:val="none" w:sz="0" w:space="0" w:color="auto"/>
                <w:left w:val="none" w:sz="0" w:space="0" w:color="auto"/>
                <w:bottom w:val="none" w:sz="0" w:space="0" w:color="auto"/>
                <w:right w:val="none" w:sz="0" w:space="0" w:color="auto"/>
              </w:divBdr>
              <w:divsChild>
                <w:div w:id="52853295">
                  <w:marLeft w:val="0"/>
                  <w:marRight w:val="0"/>
                  <w:marTop w:val="0"/>
                  <w:marBottom w:val="0"/>
                  <w:divBdr>
                    <w:top w:val="none" w:sz="0" w:space="0" w:color="auto"/>
                    <w:left w:val="none" w:sz="0" w:space="0" w:color="auto"/>
                    <w:bottom w:val="none" w:sz="0" w:space="0" w:color="auto"/>
                    <w:right w:val="none" w:sz="0" w:space="0" w:color="auto"/>
                  </w:divBdr>
                  <w:divsChild>
                    <w:div w:id="1426731388">
                      <w:marLeft w:val="0"/>
                      <w:marRight w:val="0"/>
                      <w:marTop w:val="0"/>
                      <w:marBottom w:val="0"/>
                      <w:divBdr>
                        <w:top w:val="none" w:sz="0" w:space="0" w:color="auto"/>
                        <w:left w:val="none" w:sz="0" w:space="0" w:color="auto"/>
                        <w:bottom w:val="none" w:sz="0" w:space="0" w:color="auto"/>
                        <w:right w:val="none" w:sz="0" w:space="0" w:color="auto"/>
                      </w:divBdr>
                    </w:div>
                  </w:divsChild>
                </w:div>
                <w:div w:id="68815618">
                  <w:marLeft w:val="0"/>
                  <w:marRight w:val="0"/>
                  <w:marTop w:val="0"/>
                  <w:marBottom w:val="0"/>
                  <w:divBdr>
                    <w:top w:val="none" w:sz="0" w:space="0" w:color="auto"/>
                    <w:left w:val="none" w:sz="0" w:space="0" w:color="auto"/>
                    <w:bottom w:val="none" w:sz="0" w:space="0" w:color="auto"/>
                    <w:right w:val="none" w:sz="0" w:space="0" w:color="auto"/>
                  </w:divBdr>
                  <w:divsChild>
                    <w:div w:id="960963163">
                      <w:marLeft w:val="0"/>
                      <w:marRight w:val="0"/>
                      <w:marTop w:val="0"/>
                      <w:marBottom w:val="0"/>
                      <w:divBdr>
                        <w:top w:val="none" w:sz="0" w:space="0" w:color="auto"/>
                        <w:left w:val="none" w:sz="0" w:space="0" w:color="auto"/>
                        <w:bottom w:val="none" w:sz="0" w:space="0" w:color="auto"/>
                        <w:right w:val="none" w:sz="0" w:space="0" w:color="auto"/>
                      </w:divBdr>
                    </w:div>
                  </w:divsChild>
                </w:div>
                <w:div w:id="69354281">
                  <w:marLeft w:val="0"/>
                  <w:marRight w:val="0"/>
                  <w:marTop w:val="0"/>
                  <w:marBottom w:val="0"/>
                  <w:divBdr>
                    <w:top w:val="none" w:sz="0" w:space="0" w:color="auto"/>
                    <w:left w:val="none" w:sz="0" w:space="0" w:color="auto"/>
                    <w:bottom w:val="none" w:sz="0" w:space="0" w:color="auto"/>
                    <w:right w:val="none" w:sz="0" w:space="0" w:color="auto"/>
                  </w:divBdr>
                  <w:divsChild>
                    <w:div w:id="973564028">
                      <w:marLeft w:val="0"/>
                      <w:marRight w:val="0"/>
                      <w:marTop w:val="0"/>
                      <w:marBottom w:val="0"/>
                      <w:divBdr>
                        <w:top w:val="none" w:sz="0" w:space="0" w:color="auto"/>
                        <w:left w:val="none" w:sz="0" w:space="0" w:color="auto"/>
                        <w:bottom w:val="none" w:sz="0" w:space="0" w:color="auto"/>
                        <w:right w:val="none" w:sz="0" w:space="0" w:color="auto"/>
                      </w:divBdr>
                    </w:div>
                  </w:divsChild>
                </w:div>
                <w:div w:id="124013215">
                  <w:marLeft w:val="0"/>
                  <w:marRight w:val="0"/>
                  <w:marTop w:val="0"/>
                  <w:marBottom w:val="0"/>
                  <w:divBdr>
                    <w:top w:val="none" w:sz="0" w:space="0" w:color="auto"/>
                    <w:left w:val="none" w:sz="0" w:space="0" w:color="auto"/>
                    <w:bottom w:val="none" w:sz="0" w:space="0" w:color="auto"/>
                    <w:right w:val="none" w:sz="0" w:space="0" w:color="auto"/>
                  </w:divBdr>
                  <w:divsChild>
                    <w:div w:id="954673422">
                      <w:marLeft w:val="0"/>
                      <w:marRight w:val="0"/>
                      <w:marTop w:val="0"/>
                      <w:marBottom w:val="0"/>
                      <w:divBdr>
                        <w:top w:val="none" w:sz="0" w:space="0" w:color="auto"/>
                        <w:left w:val="none" w:sz="0" w:space="0" w:color="auto"/>
                        <w:bottom w:val="none" w:sz="0" w:space="0" w:color="auto"/>
                        <w:right w:val="none" w:sz="0" w:space="0" w:color="auto"/>
                      </w:divBdr>
                    </w:div>
                  </w:divsChild>
                </w:div>
                <w:div w:id="125049778">
                  <w:marLeft w:val="0"/>
                  <w:marRight w:val="0"/>
                  <w:marTop w:val="0"/>
                  <w:marBottom w:val="0"/>
                  <w:divBdr>
                    <w:top w:val="none" w:sz="0" w:space="0" w:color="auto"/>
                    <w:left w:val="none" w:sz="0" w:space="0" w:color="auto"/>
                    <w:bottom w:val="none" w:sz="0" w:space="0" w:color="auto"/>
                    <w:right w:val="none" w:sz="0" w:space="0" w:color="auto"/>
                  </w:divBdr>
                  <w:divsChild>
                    <w:div w:id="600795807">
                      <w:marLeft w:val="0"/>
                      <w:marRight w:val="0"/>
                      <w:marTop w:val="0"/>
                      <w:marBottom w:val="0"/>
                      <w:divBdr>
                        <w:top w:val="none" w:sz="0" w:space="0" w:color="auto"/>
                        <w:left w:val="none" w:sz="0" w:space="0" w:color="auto"/>
                        <w:bottom w:val="none" w:sz="0" w:space="0" w:color="auto"/>
                        <w:right w:val="none" w:sz="0" w:space="0" w:color="auto"/>
                      </w:divBdr>
                    </w:div>
                  </w:divsChild>
                </w:div>
                <w:div w:id="188034224">
                  <w:marLeft w:val="0"/>
                  <w:marRight w:val="0"/>
                  <w:marTop w:val="0"/>
                  <w:marBottom w:val="0"/>
                  <w:divBdr>
                    <w:top w:val="none" w:sz="0" w:space="0" w:color="auto"/>
                    <w:left w:val="none" w:sz="0" w:space="0" w:color="auto"/>
                    <w:bottom w:val="none" w:sz="0" w:space="0" w:color="auto"/>
                    <w:right w:val="none" w:sz="0" w:space="0" w:color="auto"/>
                  </w:divBdr>
                  <w:divsChild>
                    <w:div w:id="288782688">
                      <w:marLeft w:val="0"/>
                      <w:marRight w:val="0"/>
                      <w:marTop w:val="0"/>
                      <w:marBottom w:val="0"/>
                      <w:divBdr>
                        <w:top w:val="none" w:sz="0" w:space="0" w:color="auto"/>
                        <w:left w:val="none" w:sz="0" w:space="0" w:color="auto"/>
                        <w:bottom w:val="none" w:sz="0" w:space="0" w:color="auto"/>
                        <w:right w:val="none" w:sz="0" w:space="0" w:color="auto"/>
                      </w:divBdr>
                    </w:div>
                  </w:divsChild>
                </w:div>
                <w:div w:id="215312747">
                  <w:marLeft w:val="0"/>
                  <w:marRight w:val="0"/>
                  <w:marTop w:val="0"/>
                  <w:marBottom w:val="0"/>
                  <w:divBdr>
                    <w:top w:val="none" w:sz="0" w:space="0" w:color="auto"/>
                    <w:left w:val="none" w:sz="0" w:space="0" w:color="auto"/>
                    <w:bottom w:val="none" w:sz="0" w:space="0" w:color="auto"/>
                    <w:right w:val="none" w:sz="0" w:space="0" w:color="auto"/>
                  </w:divBdr>
                  <w:divsChild>
                    <w:div w:id="1064526138">
                      <w:marLeft w:val="0"/>
                      <w:marRight w:val="0"/>
                      <w:marTop w:val="0"/>
                      <w:marBottom w:val="0"/>
                      <w:divBdr>
                        <w:top w:val="none" w:sz="0" w:space="0" w:color="auto"/>
                        <w:left w:val="none" w:sz="0" w:space="0" w:color="auto"/>
                        <w:bottom w:val="none" w:sz="0" w:space="0" w:color="auto"/>
                        <w:right w:val="none" w:sz="0" w:space="0" w:color="auto"/>
                      </w:divBdr>
                    </w:div>
                  </w:divsChild>
                </w:div>
                <w:div w:id="267008922">
                  <w:marLeft w:val="0"/>
                  <w:marRight w:val="0"/>
                  <w:marTop w:val="0"/>
                  <w:marBottom w:val="0"/>
                  <w:divBdr>
                    <w:top w:val="none" w:sz="0" w:space="0" w:color="auto"/>
                    <w:left w:val="none" w:sz="0" w:space="0" w:color="auto"/>
                    <w:bottom w:val="none" w:sz="0" w:space="0" w:color="auto"/>
                    <w:right w:val="none" w:sz="0" w:space="0" w:color="auto"/>
                  </w:divBdr>
                  <w:divsChild>
                    <w:div w:id="456066092">
                      <w:marLeft w:val="0"/>
                      <w:marRight w:val="0"/>
                      <w:marTop w:val="0"/>
                      <w:marBottom w:val="0"/>
                      <w:divBdr>
                        <w:top w:val="none" w:sz="0" w:space="0" w:color="auto"/>
                        <w:left w:val="none" w:sz="0" w:space="0" w:color="auto"/>
                        <w:bottom w:val="none" w:sz="0" w:space="0" w:color="auto"/>
                        <w:right w:val="none" w:sz="0" w:space="0" w:color="auto"/>
                      </w:divBdr>
                    </w:div>
                  </w:divsChild>
                </w:div>
                <w:div w:id="333534524">
                  <w:marLeft w:val="0"/>
                  <w:marRight w:val="0"/>
                  <w:marTop w:val="0"/>
                  <w:marBottom w:val="0"/>
                  <w:divBdr>
                    <w:top w:val="none" w:sz="0" w:space="0" w:color="auto"/>
                    <w:left w:val="none" w:sz="0" w:space="0" w:color="auto"/>
                    <w:bottom w:val="none" w:sz="0" w:space="0" w:color="auto"/>
                    <w:right w:val="none" w:sz="0" w:space="0" w:color="auto"/>
                  </w:divBdr>
                  <w:divsChild>
                    <w:div w:id="1741295491">
                      <w:marLeft w:val="0"/>
                      <w:marRight w:val="0"/>
                      <w:marTop w:val="0"/>
                      <w:marBottom w:val="0"/>
                      <w:divBdr>
                        <w:top w:val="none" w:sz="0" w:space="0" w:color="auto"/>
                        <w:left w:val="none" w:sz="0" w:space="0" w:color="auto"/>
                        <w:bottom w:val="none" w:sz="0" w:space="0" w:color="auto"/>
                        <w:right w:val="none" w:sz="0" w:space="0" w:color="auto"/>
                      </w:divBdr>
                    </w:div>
                  </w:divsChild>
                </w:div>
                <w:div w:id="344673733">
                  <w:marLeft w:val="0"/>
                  <w:marRight w:val="0"/>
                  <w:marTop w:val="0"/>
                  <w:marBottom w:val="0"/>
                  <w:divBdr>
                    <w:top w:val="none" w:sz="0" w:space="0" w:color="auto"/>
                    <w:left w:val="none" w:sz="0" w:space="0" w:color="auto"/>
                    <w:bottom w:val="none" w:sz="0" w:space="0" w:color="auto"/>
                    <w:right w:val="none" w:sz="0" w:space="0" w:color="auto"/>
                  </w:divBdr>
                  <w:divsChild>
                    <w:div w:id="982083949">
                      <w:marLeft w:val="0"/>
                      <w:marRight w:val="0"/>
                      <w:marTop w:val="0"/>
                      <w:marBottom w:val="0"/>
                      <w:divBdr>
                        <w:top w:val="none" w:sz="0" w:space="0" w:color="auto"/>
                        <w:left w:val="none" w:sz="0" w:space="0" w:color="auto"/>
                        <w:bottom w:val="none" w:sz="0" w:space="0" w:color="auto"/>
                        <w:right w:val="none" w:sz="0" w:space="0" w:color="auto"/>
                      </w:divBdr>
                    </w:div>
                  </w:divsChild>
                </w:div>
                <w:div w:id="464155154">
                  <w:marLeft w:val="0"/>
                  <w:marRight w:val="0"/>
                  <w:marTop w:val="0"/>
                  <w:marBottom w:val="0"/>
                  <w:divBdr>
                    <w:top w:val="none" w:sz="0" w:space="0" w:color="auto"/>
                    <w:left w:val="none" w:sz="0" w:space="0" w:color="auto"/>
                    <w:bottom w:val="none" w:sz="0" w:space="0" w:color="auto"/>
                    <w:right w:val="none" w:sz="0" w:space="0" w:color="auto"/>
                  </w:divBdr>
                  <w:divsChild>
                    <w:div w:id="10837466">
                      <w:marLeft w:val="0"/>
                      <w:marRight w:val="0"/>
                      <w:marTop w:val="0"/>
                      <w:marBottom w:val="0"/>
                      <w:divBdr>
                        <w:top w:val="none" w:sz="0" w:space="0" w:color="auto"/>
                        <w:left w:val="none" w:sz="0" w:space="0" w:color="auto"/>
                        <w:bottom w:val="none" w:sz="0" w:space="0" w:color="auto"/>
                        <w:right w:val="none" w:sz="0" w:space="0" w:color="auto"/>
                      </w:divBdr>
                    </w:div>
                  </w:divsChild>
                </w:div>
                <w:div w:id="632757839">
                  <w:marLeft w:val="0"/>
                  <w:marRight w:val="0"/>
                  <w:marTop w:val="0"/>
                  <w:marBottom w:val="0"/>
                  <w:divBdr>
                    <w:top w:val="none" w:sz="0" w:space="0" w:color="auto"/>
                    <w:left w:val="none" w:sz="0" w:space="0" w:color="auto"/>
                    <w:bottom w:val="none" w:sz="0" w:space="0" w:color="auto"/>
                    <w:right w:val="none" w:sz="0" w:space="0" w:color="auto"/>
                  </w:divBdr>
                  <w:divsChild>
                    <w:div w:id="2141879102">
                      <w:marLeft w:val="0"/>
                      <w:marRight w:val="0"/>
                      <w:marTop w:val="0"/>
                      <w:marBottom w:val="0"/>
                      <w:divBdr>
                        <w:top w:val="none" w:sz="0" w:space="0" w:color="auto"/>
                        <w:left w:val="none" w:sz="0" w:space="0" w:color="auto"/>
                        <w:bottom w:val="none" w:sz="0" w:space="0" w:color="auto"/>
                        <w:right w:val="none" w:sz="0" w:space="0" w:color="auto"/>
                      </w:divBdr>
                    </w:div>
                  </w:divsChild>
                </w:div>
                <w:div w:id="646665346">
                  <w:marLeft w:val="0"/>
                  <w:marRight w:val="0"/>
                  <w:marTop w:val="0"/>
                  <w:marBottom w:val="0"/>
                  <w:divBdr>
                    <w:top w:val="none" w:sz="0" w:space="0" w:color="auto"/>
                    <w:left w:val="none" w:sz="0" w:space="0" w:color="auto"/>
                    <w:bottom w:val="none" w:sz="0" w:space="0" w:color="auto"/>
                    <w:right w:val="none" w:sz="0" w:space="0" w:color="auto"/>
                  </w:divBdr>
                  <w:divsChild>
                    <w:div w:id="881403811">
                      <w:marLeft w:val="0"/>
                      <w:marRight w:val="0"/>
                      <w:marTop w:val="0"/>
                      <w:marBottom w:val="0"/>
                      <w:divBdr>
                        <w:top w:val="none" w:sz="0" w:space="0" w:color="auto"/>
                        <w:left w:val="none" w:sz="0" w:space="0" w:color="auto"/>
                        <w:bottom w:val="none" w:sz="0" w:space="0" w:color="auto"/>
                        <w:right w:val="none" w:sz="0" w:space="0" w:color="auto"/>
                      </w:divBdr>
                    </w:div>
                  </w:divsChild>
                </w:div>
                <w:div w:id="733311434">
                  <w:marLeft w:val="0"/>
                  <w:marRight w:val="0"/>
                  <w:marTop w:val="0"/>
                  <w:marBottom w:val="0"/>
                  <w:divBdr>
                    <w:top w:val="none" w:sz="0" w:space="0" w:color="auto"/>
                    <w:left w:val="none" w:sz="0" w:space="0" w:color="auto"/>
                    <w:bottom w:val="none" w:sz="0" w:space="0" w:color="auto"/>
                    <w:right w:val="none" w:sz="0" w:space="0" w:color="auto"/>
                  </w:divBdr>
                  <w:divsChild>
                    <w:div w:id="994794473">
                      <w:marLeft w:val="0"/>
                      <w:marRight w:val="0"/>
                      <w:marTop w:val="0"/>
                      <w:marBottom w:val="0"/>
                      <w:divBdr>
                        <w:top w:val="none" w:sz="0" w:space="0" w:color="auto"/>
                        <w:left w:val="none" w:sz="0" w:space="0" w:color="auto"/>
                        <w:bottom w:val="none" w:sz="0" w:space="0" w:color="auto"/>
                        <w:right w:val="none" w:sz="0" w:space="0" w:color="auto"/>
                      </w:divBdr>
                    </w:div>
                  </w:divsChild>
                </w:div>
                <w:div w:id="804935503">
                  <w:marLeft w:val="0"/>
                  <w:marRight w:val="0"/>
                  <w:marTop w:val="0"/>
                  <w:marBottom w:val="0"/>
                  <w:divBdr>
                    <w:top w:val="none" w:sz="0" w:space="0" w:color="auto"/>
                    <w:left w:val="none" w:sz="0" w:space="0" w:color="auto"/>
                    <w:bottom w:val="none" w:sz="0" w:space="0" w:color="auto"/>
                    <w:right w:val="none" w:sz="0" w:space="0" w:color="auto"/>
                  </w:divBdr>
                  <w:divsChild>
                    <w:div w:id="865413498">
                      <w:marLeft w:val="0"/>
                      <w:marRight w:val="0"/>
                      <w:marTop w:val="0"/>
                      <w:marBottom w:val="0"/>
                      <w:divBdr>
                        <w:top w:val="none" w:sz="0" w:space="0" w:color="auto"/>
                        <w:left w:val="none" w:sz="0" w:space="0" w:color="auto"/>
                        <w:bottom w:val="none" w:sz="0" w:space="0" w:color="auto"/>
                        <w:right w:val="none" w:sz="0" w:space="0" w:color="auto"/>
                      </w:divBdr>
                    </w:div>
                  </w:divsChild>
                </w:div>
                <w:div w:id="805198821">
                  <w:marLeft w:val="0"/>
                  <w:marRight w:val="0"/>
                  <w:marTop w:val="0"/>
                  <w:marBottom w:val="0"/>
                  <w:divBdr>
                    <w:top w:val="none" w:sz="0" w:space="0" w:color="auto"/>
                    <w:left w:val="none" w:sz="0" w:space="0" w:color="auto"/>
                    <w:bottom w:val="none" w:sz="0" w:space="0" w:color="auto"/>
                    <w:right w:val="none" w:sz="0" w:space="0" w:color="auto"/>
                  </w:divBdr>
                  <w:divsChild>
                    <w:div w:id="980110793">
                      <w:marLeft w:val="0"/>
                      <w:marRight w:val="0"/>
                      <w:marTop w:val="0"/>
                      <w:marBottom w:val="0"/>
                      <w:divBdr>
                        <w:top w:val="none" w:sz="0" w:space="0" w:color="auto"/>
                        <w:left w:val="none" w:sz="0" w:space="0" w:color="auto"/>
                        <w:bottom w:val="none" w:sz="0" w:space="0" w:color="auto"/>
                        <w:right w:val="none" w:sz="0" w:space="0" w:color="auto"/>
                      </w:divBdr>
                    </w:div>
                  </w:divsChild>
                </w:div>
                <w:div w:id="825051013">
                  <w:marLeft w:val="0"/>
                  <w:marRight w:val="0"/>
                  <w:marTop w:val="0"/>
                  <w:marBottom w:val="0"/>
                  <w:divBdr>
                    <w:top w:val="none" w:sz="0" w:space="0" w:color="auto"/>
                    <w:left w:val="none" w:sz="0" w:space="0" w:color="auto"/>
                    <w:bottom w:val="none" w:sz="0" w:space="0" w:color="auto"/>
                    <w:right w:val="none" w:sz="0" w:space="0" w:color="auto"/>
                  </w:divBdr>
                  <w:divsChild>
                    <w:div w:id="1465079111">
                      <w:marLeft w:val="0"/>
                      <w:marRight w:val="0"/>
                      <w:marTop w:val="0"/>
                      <w:marBottom w:val="0"/>
                      <w:divBdr>
                        <w:top w:val="none" w:sz="0" w:space="0" w:color="auto"/>
                        <w:left w:val="none" w:sz="0" w:space="0" w:color="auto"/>
                        <w:bottom w:val="none" w:sz="0" w:space="0" w:color="auto"/>
                        <w:right w:val="none" w:sz="0" w:space="0" w:color="auto"/>
                      </w:divBdr>
                    </w:div>
                  </w:divsChild>
                </w:div>
                <w:div w:id="921177692">
                  <w:marLeft w:val="0"/>
                  <w:marRight w:val="0"/>
                  <w:marTop w:val="0"/>
                  <w:marBottom w:val="0"/>
                  <w:divBdr>
                    <w:top w:val="none" w:sz="0" w:space="0" w:color="auto"/>
                    <w:left w:val="none" w:sz="0" w:space="0" w:color="auto"/>
                    <w:bottom w:val="none" w:sz="0" w:space="0" w:color="auto"/>
                    <w:right w:val="none" w:sz="0" w:space="0" w:color="auto"/>
                  </w:divBdr>
                  <w:divsChild>
                    <w:div w:id="363560757">
                      <w:marLeft w:val="0"/>
                      <w:marRight w:val="0"/>
                      <w:marTop w:val="0"/>
                      <w:marBottom w:val="0"/>
                      <w:divBdr>
                        <w:top w:val="none" w:sz="0" w:space="0" w:color="auto"/>
                        <w:left w:val="none" w:sz="0" w:space="0" w:color="auto"/>
                        <w:bottom w:val="none" w:sz="0" w:space="0" w:color="auto"/>
                        <w:right w:val="none" w:sz="0" w:space="0" w:color="auto"/>
                      </w:divBdr>
                    </w:div>
                  </w:divsChild>
                </w:div>
                <w:div w:id="973488544">
                  <w:marLeft w:val="0"/>
                  <w:marRight w:val="0"/>
                  <w:marTop w:val="0"/>
                  <w:marBottom w:val="0"/>
                  <w:divBdr>
                    <w:top w:val="none" w:sz="0" w:space="0" w:color="auto"/>
                    <w:left w:val="none" w:sz="0" w:space="0" w:color="auto"/>
                    <w:bottom w:val="none" w:sz="0" w:space="0" w:color="auto"/>
                    <w:right w:val="none" w:sz="0" w:space="0" w:color="auto"/>
                  </w:divBdr>
                  <w:divsChild>
                    <w:div w:id="1690448487">
                      <w:marLeft w:val="0"/>
                      <w:marRight w:val="0"/>
                      <w:marTop w:val="0"/>
                      <w:marBottom w:val="0"/>
                      <w:divBdr>
                        <w:top w:val="none" w:sz="0" w:space="0" w:color="auto"/>
                        <w:left w:val="none" w:sz="0" w:space="0" w:color="auto"/>
                        <w:bottom w:val="none" w:sz="0" w:space="0" w:color="auto"/>
                        <w:right w:val="none" w:sz="0" w:space="0" w:color="auto"/>
                      </w:divBdr>
                    </w:div>
                  </w:divsChild>
                </w:div>
                <w:div w:id="985278405">
                  <w:marLeft w:val="0"/>
                  <w:marRight w:val="0"/>
                  <w:marTop w:val="0"/>
                  <w:marBottom w:val="0"/>
                  <w:divBdr>
                    <w:top w:val="none" w:sz="0" w:space="0" w:color="auto"/>
                    <w:left w:val="none" w:sz="0" w:space="0" w:color="auto"/>
                    <w:bottom w:val="none" w:sz="0" w:space="0" w:color="auto"/>
                    <w:right w:val="none" w:sz="0" w:space="0" w:color="auto"/>
                  </w:divBdr>
                  <w:divsChild>
                    <w:div w:id="1872766430">
                      <w:marLeft w:val="0"/>
                      <w:marRight w:val="0"/>
                      <w:marTop w:val="0"/>
                      <w:marBottom w:val="0"/>
                      <w:divBdr>
                        <w:top w:val="none" w:sz="0" w:space="0" w:color="auto"/>
                        <w:left w:val="none" w:sz="0" w:space="0" w:color="auto"/>
                        <w:bottom w:val="none" w:sz="0" w:space="0" w:color="auto"/>
                        <w:right w:val="none" w:sz="0" w:space="0" w:color="auto"/>
                      </w:divBdr>
                    </w:div>
                  </w:divsChild>
                </w:div>
                <w:div w:id="989096406">
                  <w:marLeft w:val="0"/>
                  <w:marRight w:val="0"/>
                  <w:marTop w:val="0"/>
                  <w:marBottom w:val="0"/>
                  <w:divBdr>
                    <w:top w:val="none" w:sz="0" w:space="0" w:color="auto"/>
                    <w:left w:val="none" w:sz="0" w:space="0" w:color="auto"/>
                    <w:bottom w:val="none" w:sz="0" w:space="0" w:color="auto"/>
                    <w:right w:val="none" w:sz="0" w:space="0" w:color="auto"/>
                  </w:divBdr>
                  <w:divsChild>
                    <w:div w:id="1953245962">
                      <w:marLeft w:val="0"/>
                      <w:marRight w:val="0"/>
                      <w:marTop w:val="0"/>
                      <w:marBottom w:val="0"/>
                      <w:divBdr>
                        <w:top w:val="none" w:sz="0" w:space="0" w:color="auto"/>
                        <w:left w:val="none" w:sz="0" w:space="0" w:color="auto"/>
                        <w:bottom w:val="none" w:sz="0" w:space="0" w:color="auto"/>
                        <w:right w:val="none" w:sz="0" w:space="0" w:color="auto"/>
                      </w:divBdr>
                    </w:div>
                  </w:divsChild>
                </w:div>
                <w:div w:id="1001010132">
                  <w:marLeft w:val="0"/>
                  <w:marRight w:val="0"/>
                  <w:marTop w:val="0"/>
                  <w:marBottom w:val="0"/>
                  <w:divBdr>
                    <w:top w:val="none" w:sz="0" w:space="0" w:color="auto"/>
                    <w:left w:val="none" w:sz="0" w:space="0" w:color="auto"/>
                    <w:bottom w:val="none" w:sz="0" w:space="0" w:color="auto"/>
                    <w:right w:val="none" w:sz="0" w:space="0" w:color="auto"/>
                  </w:divBdr>
                  <w:divsChild>
                    <w:div w:id="1308779068">
                      <w:marLeft w:val="0"/>
                      <w:marRight w:val="0"/>
                      <w:marTop w:val="0"/>
                      <w:marBottom w:val="0"/>
                      <w:divBdr>
                        <w:top w:val="none" w:sz="0" w:space="0" w:color="auto"/>
                        <w:left w:val="none" w:sz="0" w:space="0" w:color="auto"/>
                        <w:bottom w:val="none" w:sz="0" w:space="0" w:color="auto"/>
                        <w:right w:val="none" w:sz="0" w:space="0" w:color="auto"/>
                      </w:divBdr>
                    </w:div>
                  </w:divsChild>
                </w:div>
                <w:div w:id="1048262744">
                  <w:marLeft w:val="0"/>
                  <w:marRight w:val="0"/>
                  <w:marTop w:val="0"/>
                  <w:marBottom w:val="0"/>
                  <w:divBdr>
                    <w:top w:val="none" w:sz="0" w:space="0" w:color="auto"/>
                    <w:left w:val="none" w:sz="0" w:space="0" w:color="auto"/>
                    <w:bottom w:val="none" w:sz="0" w:space="0" w:color="auto"/>
                    <w:right w:val="none" w:sz="0" w:space="0" w:color="auto"/>
                  </w:divBdr>
                  <w:divsChild>
                    <w:div w:id="1128741313">
                      <w:marLeft w:val="0"/>
                      <w:marRight w:val="0"/>
                      <w:marTop w:val="0"/>
                      <w:marBottom w:val="0"/>
                      <w:divBdr>
                        <w:top w:val="none" w:sz="0" w:space="0" w:color="auto"/>
                        <w:left w:val="none" w:sz="0" w:space="0" w:color="auto"/>
                        <w:bottom w:val="none" w:sz="0" w:space="0" w:color="auto"/>
                        <w:right w:val="none" w:sz="0" w:space="0" w:color="auto"/>
                      </w:divBdr>
                    </w:div>
                  </w:divsChild>
                </w:div>
                <w:div w:id="1081565141">
                  <w:marLeft w:val="0"/>
                  <w:marRight w:val="0"/>
                  <w:marTop w:val="0"/>
                  <w:marBottom w:val="0"/>
                  <w:divBdr>
                    <w:top w:val="none" w:sz="0" w:space="0" w:color="auto"/>
                    <w:left w:val="none" w:sz="0" w:space="0" w:color="auto"/>
                    <w:bottom w:val="none" w:sz="0" w:space="0" w:color="auto"/>
                    <w:right w:val="none" w:sz="0" w:space="0" w:color="auto"/>
                  </w:divBdr>
                  <w:divsChild>
                    <w:div w:id="185364633">
                      <w:marLeft w:val="0"/>
                      <w:marRight w:val="0"/>
                      <w:marTop w:val="0"/>
                      <w:marBottom w:val="0"/>
                      <w:divBdr>
                        <w:top w:val="none" w:sz="0" w:space="0" w:color="auto"/>
                        <w:left w:val="none" w:sz="0" w:space="0" w:color="auto"/>
                        <w:bottom w:val="none" w:sz="0" w:space="0" w:color="auto"/>
                        <w:right w:val="none" w:sz="0" w:space="0" w:color="auto"/>
                      </w:divBdr>
                    </w:div>
                  </w:divsChild>
                </w:div>
                <w:div w:id="1088113780">
                  <w:marLeft w:val="0"/>
                  <w:marRight w:val="0"/>
                  <w:marTop w:val="0"/>
                  <w:marBottom w:val="0"/>
                  <w:divBdr>
                    <w:top w:val="none" w:sz="0" w:space="0" w:color="auto"/>
                    <w:left w:val="none" w:sz="0" w:space="0" w:color="auto"/>
                    <w:bottom w:val="none" w:sz="0" w:space="0" w:color="auto"/>
                    <w:right w:val="none" w:sz="0" w:space="0" w:color="auto"/>
                  </w:divBdr>
                  <w:divsChild>
                    <w:div w:id="1025325152">
                      <w:marLeft w:val="0"/>
                      <w:marRight w:val="0"/>
                      <w:marTop w:val="0"/>
                      <w:marBottom w:val="0"/>
                      <w:divBdr>
                        <w:top w:val="none" w:sz="0" w:space="0" w:color="auto"/>
                        <w:left w:val="none" w:sz="0" w:space="0" w:color="auto"/>
                        <w:bottom w:val="none" w:sz="0" w:space="0" w:color="auto"/>
                        <w:right w:val="none" w:sz="0" w:space="0" w:color="auto"/>
                      </w:divBdr>
                    </w:div>
                  </w:divsChild>
                </w:div>
                <w:div w:id="1099645314">
                  <w:marLeft w:val="0"/>
                  <w:marRight w:val="0"/>
                  <w:marTop w:val="0"/>
                  <w:marBottom w:val="0"/>
                  <w:divBdr>
                    <w:top w:val="none" w:sz="0" w:space="0" w:color="auto"/>
                    <w:left w:val="none" w:sz="0" w:space="0" w:color="auto"/>
                    <w:bottom w:val="none" w:sz="0" w:space="0" w:color="auto"/>
                    <w:right w:val="none" w:sz="0" w:space="0" w:color="auto"/>
                  </w:divBdr>
                  <w:divsChild>
                    <w:div w:id="1893879788">
                      <w:marLeft w:val="0"/>
                      <w:marRight w:val="0"/>
                      <w:marTop w:val="0"/>
                      <w:marBottom w:val="0"/>
                      <w:divBdr>
                        <w:top w:val="none" w:sz="0" w:space="0" w:color="auto"/>
                        <w:left w:val="none" w:sz="0" w:space="0" w:color="auto"/>
                        <w:bottom w:val="none" w:sz="0" w:space="0" w:color="auto"/>
                        <w:right w:val="none" w:sz="0" w:space="0" w:color="auto"/>
                      </w:divBdr>
                    </w:div>
                  </w:divsChild>
                </w:div>
                <w:div w:id="1117408436">
                  <w:marLeft w:val="0"/>
                  <w:marRight w:val="0"/>
                  <w:marTop w:val="0"/>
                  <w:marBottom w:val="0"/>
                  <w:divBdr>
                    <w:top w:val="none" w:sz="0" w:space="0" w:color="auto"/>
                    <w:left w:val="none" w:sz="0" w:space="0" w:color="auto"/>
                    <w:bottom w:val="none" w:sz="0" w:space="0" w:color="auto"/>
                    <w:right w:val="none" w:sz="0" w:space="0" w:color="auto"/>
                  </w:divBdr>
                  <w:divsChild>
                    <w:div w:id="57020095">
                      <w:marLeft w:val="0"/>
                      <w:marRight w:val="0"/>
                      <w:marTop w:val="0"/>
                      <w:marBottom w:val="0"/>
                      <w:divBdr>
                        <w:top w:val="none" w:sz="0" w:space="0" w:color="auto"/>
                        <w:left w:val="none" w:sz="0" w:space="0" w:color="auto"/>
                        <w:bottom w:val="none" w:sz="0" w:space="0" w:color="auto"/>
                        <w:right w:val="none" w:sz="0" w:space="0" w:color="auto"/>
                      </w:divBdr>
                    </w:div>
                  </w:divsChild>
                </w:div>
                <w:div w:id="1190413547">
                  <w:marLeft w:val="0"/>
                  <w:marRight w:val="0"/>
                  <w:marTop w:val="0"/>
                  <w:marBottom w:val="0"/>
                  <w:divBdr>
                    <w:top w:val="none" w:sz="0" w:space="0" w:color="auto"/>
                    <w:left w:val="none" w:sz="0" w:space="0" w:color="auto"/>
                    <w:bottom w:val="none" w:sz="0" w:space="0" w:color="auto"/>
                    <w:right w:val="none" w:sz="0" w:space="0" w:color="auto"/>
                  </w:divBdr>
                  <w:divsChild>
                    <w:div w:id="860049288">
                      <w:marLeft w:val="0"/>
                      <w:marRight w:val="0"/>
                      <w:marTop w:val="0"/>
                      <w:marBottom w:val="0"/>
                      <w:divBdr>
                        <w:top w:val="none" w:sz="0" w:space="0" w:color="auto"/>
                        <w:left w:val="none" w:sz="0" w:space="0" w:color="auto"/>
                        <w:bottom w:val="none" w:sz="0" w:space="0" w:color="auto"/>
                        <w:right w:val="none" w:sz="0" w:space="0" w:color="auto"/>
                      </w:divBdr>
                    </w:div>
                  </w:divsChild>
                </w:div>
                <w:div w:id="1204290829">
                  <w:marLeft w:val="0"/>
                  <w:marRight w:val="0"/>
                  <w:marTop w:val="0"/>
                  <w:marBottom w:val="0"/>
                  <w:divBdr>
                    <w:top w:val="none" w:sz="0" w:space="0" w:color="auto"/>
                    <w:left w:val="none" w:sz="0" w:space="0" w:color="auto"/>
                    <w:bottom w:val="none" w:sz="0" w:space="0" w:color="auto"/>
                    <w:right w:val="none" w:sz="0" w:space="0" w:color="auto"/>
                  </w:divBdr>
                  <w:divsChild>
                    <w:div w:id="1516068252">
                      <w:marLeft w:val="0"/>
                      <w:marRight w:val="0"/>
                      <w:marTop w:val="0"/>
                      <w:marBottom w:val="0"/>
                      <w:divBdr>
                        <w:top w:val="none" w:sz="0" w:space="0" w:color="auto"/>
                        <w:left w:val="none" w:sz="0" w:space="0" w:color="auto"/>
                        <w:bottom w:val="none" w:sz="0" w:space="0" w:color="auto"/>
                        <w:right w:val="none" w:sz="0" w:space="0" w:color="auto"/>
                      </w:divBdr>
                    </w:div>
                  </w:divsChild>
                </w:div>
                <w:div w:id="1239484314">
                  <w:marLeft w:val="0"/>
                  <w:marRight w:val="0"/>
                  <w:marTop w:val="0"/>
                  <w:marBottom w:val="0"/>
                  <w:divBdr>
                    <w:top w:val="none" w:sz="0" w:space="0" w:color="auto"/>
                    <w:left w:val="none" w:sz="0" w:space="0" w:color="auto"/>
                    <w:bottom w:val="none" w:sz="0" w:space="0" w:color="auto"/>
                    <w:right w:val="none" w:sz="0" w:space="0" w:color="auto"/>
                  </w:divBdr>
                  <w:divsChild>
                    <w:div w:id="190264676">
                      <w:marLeft w:val="0"/>
                      <w:marRight w:val="0"/>
                      <w:marTop w:val="0"/>
                      <w:marBottom w:val="0"/>
                      <w:divBdr>
                        <w:top w:val="none" w:sz="0" w:space="0" w:color="auto"/>
                        <w:left w:val="none" w:sz="0" w:space="0" w:color="auto"/>
                        <w:bottom w:val="none" w:sz="0" w:space="0" w:color="auto"/>
                        <w:right w:val="none" w:sz="0" w:space="0" w:color="auto"/>
                      </w:divBdr>
                    </w:div>
                  </w:divsChild>
                </w:div>
                <w:div w:id="1280264765">
                  <w:marLeft w:val="0"/>
                  <w:marRight w:val="0"/>
                  <w:marTop w:val="0"/>
                  <w:marBottom w:val="0"/>
                  <w:divBdr>
                    <w:top w:val="none" w:sz="0" w:space="0" w:color="auto"/>
                    <w:left w:val="none" w:sz="0" w:space="0" w:color="auto"/>
                    <w:bottom w:val="none" w:sz="0" w:space="0" w:color="auto"/>
                    <w:right w:val="none" w:sz="0" w:space="0" w:color="auto"/>
                  </w:divBdr>
                  <w:divsChild>
                    <w:div w:id="1463226147">
                      <w:marLeft w:val="0"/>
                      <w:marRight w:val="0"/>
                      <w:marTop w:val="0"/>
                      <w:marBottom w:val="0"/>
                      <w:divBdr>
                        <w:top w:val="none" w:sz="0" w:space="0" w:color="auto"/>
                        <w:left w:val="none" w:sz="0" w:space="0" w:color="auto"/>
                        <w:bottom w:val="none" w:sz="0" w:space="0" w:color="auto"/>
                        <w:right w:val="none" w:sz="0" w:space="0" w:color="auto"/>
                      </w:divBdr>
                    </w:div>
                  </w:divsChild>
                </w:div>
                <w:div w:id="1383868398">
                  <w:marLeft w:val="0"/>
                  <w:marRight w:val="0"/>
                  <w:marTop w:val="0"/>
                  <w:marBottom w:val="0"/>
                  <w:divBdr>
                    <w:top w:val="none" w:sz="0" w:space="0" w:color="auto"/>
                    <w:left w:val="none" w:sz="0" w:space="0" w:color="auto"/>
                    <w:bottom w:val="none" w:sz="0" w:space="0" w:color="auto"/>
                    <w:right w:val="none" w:sz="0" w:space="0" w:color="auto"/>
                  </w:divBdr>
                  <w:divsChild>
                    <w:div w:id="761028293">
                      <w:marLeft w:val="0"/>
                      <w:marRight w:val="0"/>
                      <w:marTop w:val="0"/>
                      <w:marBottom w:val="0"/>
                      <w:divBdr>
                        <w:top w:val="none" w:sz="0" w:space="0" w:color="auto"/>
                        <w:left w:val="none" w:sz="0" w:space="0" w:color="auto"/>
                        <w:bottom w:val="none" w:sz="0" w:space="0" w:color="auto"/>
                        <w:right w:val="none" w:sz="0" w:space="0" w:color="auto"/>
                      </w:divBdr>
                    </w:div>
                  </w:divsChild>
                </w:div>
                <w:div w:id="1384988141">
                  <w:marLeft w:val="0"/>
                  <w:marRight w:val="0"/>
                  <w:marTop w:val="0"/>
                  <w:marBottom w:val="0"/>
                  <w:divBdr>
                    <w:top w:val="none" w:sz="0" w:space="0" w:color="auto"/>
                    <w:left w:val="none" w:sz="0" w:space="0" w:color="auto"/>
                    <w:bottom w:val="none" w:sz="0" w:space="0" w:color="auto"/>
                    <w:right w:val="none" w:sz="0" w:space="0" w:color="auto"/>
                  </w:divBdr>
                  <w:divsChild>
                    <w:div w:id="1856916197">
                      <w:marLeft w:val="0"/>
                      <w:marRight w:val="0"/>
                      <w:marTop w:val="0"/>
                      <w:marBottom w:val="0"/>
                      <w:divBdr>
                        <w:top w:val="none" w:sz="0" w:space="0" w:color="auto"/>
                        <w:left w:val="none" w:sz="0" w:space="0" w:color="auto"/>
                        <w:bottom w:val="none" w:sz="0" w:space="0" w:color="auto"/>
                        <w:right w:val="none" w:sz="0" w:space="0" w:color="auto"/>
                      </w:divBdr>
                    </w:div>
                  </w:divsChild>
                </w:div>
                <w:div w:id="1444154389">
                  <w:marLeft w:val="0"/>
                  <w:marRight w:val="0"/>
                  <w:marTop w:val="0"/>
                  <w:marBottom w:val="0"/>
                  <w:divBdr>
                    <w:top w:val="none" w:sz="0" w:space="0" w:color="auto"/>
                    <w:left w:val="none" w:sz="0" w:space="0" w:color="auto"/>
                    <w:bottom w:val="none" w:sz="0" w:space="0" w:color="auto"/>
                    <w:right w:val="none" w:sz="0" w:space="0" w:color="auto"/>
                  </w:divBdr>
                  <w:divsChild>
                    <w:div w:id="660889062">
                      <w:marLeft w:val="0"/>
                      <w:marRight w:val="0"/>
                      <w:marTop w:val="0"/>
                      <w:marBottom w:val="0"/>
                      <w:divBdr>
                        <w:top w:val="none" w:sz="0" w:space="0" w:color="auto"/>
                        <w:left w:val="none" w:sz="0" w:space="0" w:color="auto"/>
                        <w:bottom w:val="none" w:sz="0" w:space="0" w:color="auto"/>
                        <w:right w:val="none" w:sz="0" w:space="0" w:color="auto"/>
                      </w:divBdr>
                    </w:div>
                  </w:divsChild>
                </w:div>
                <w:div w:id="1448428141">
                  <w:marLeft w:val="0"/>
                  <w:marRight w:val="0"/>
                  <w:marTop w:val="0"/>
                  <w:marBottom w:val="0"/>
                  <w:divBdr>
                    <w:top w:val="none" w:sz="0" w:space="0" w:color="auto"/>
                    <w:left w:val="none" w:sz="0" w:space="0" w:color="auto"/>
                    <w:bottom w:val="none" w:sz="0" w:space="0" w:color="auto"/>
                    <w:right w:val="none" w:sz="0" w:space="0" w:color="auto"/>
                  </w:divBdr>
                  <w:divsChild>
                    <w:div w:id="615603065">
                      <w:marLeft w:val="0"/>
                      <w:marRight w:val="0"/>
                      <w:marTop w:val="0"/>
                      <w:marBottom w:val="0"/>
                      <w:divBdr>
                        <w:top w:val="none" w:sz="0" w:space="0" w:color="auto"/>
                        <w:left w:val="none" w:sz="0" w:space="0" w:color="auto"/>
                        <w:bottom w:val="none" w:sz="0" w:space="0" w:color="auto"/>
                        <w:right w:val="none" w:sz="0" w:space="0" w:color="auto"/>
                      </w:divBdr>
                    </w:div>
                  </w:divsChild>
                </w:div>
                <w:div w:id="1450197299">
                  <w:marLeft w:val="0"/>
                  <w:marRight w:val="0"/>
                  <w:marTop w:val="0"/>
                  <w:marBottom w:val="0"/>
                  <w:divBdr>
                    <w:top w:val="none" w:sz="0" w:space="0" w:color="auto"/>
                    <w:left w:val="none" w:sz="0" w:space="0" w:color="auto"/>
                    <w:bottom w:val="none" w:sz="0" w:space="0" w:color="auto"/>
                    <w:right w:val="none" w:sz="0" w:space="0" w:color="auto"/>
                  </w:divBdr>
                  <w:divsChild>
                    <w:div w:id="317076766">
                      <w:marLeft w:val="0"/>
                      <w:marRight w:val="0"/>
                      <w:marTop w:val="0"/>
                      <w:marBottom w:val="0"/>
                      <w:divBdr>
                        <w:top w:val="none" w:sz="0" w:space="0" w:color="auto"/>
                        <w:left w:val="none" w:sz="0" w:space="0" w:color="auto"/>
                        <w:bottom w:val="none" w:sz="0" w:space="0" w:color="auto"/>
                        <w:right w:val="none" w:sz="0" w:space="0" w:color="auto"/>
                      </w:divBdr>
                    </w:div>
                  </w:divsChild>
                </w:div>
                <w:div w:id="1454448127">
                  <w:marLeft w:val="0"/>
                  <w:marRight w:val="0"/>
                  <w:marTop w:val="0"/>
                  <w:marBottom w:val="0"/>
                  <w:divBdr>
                    <w:top w:val="none" w:sz="0" w:space="0" w:color="auto"/>
                    <w:left w:val="none" w:sz="0" w:space="0" w:color="auto"/>
                    <w:bottom w:val="none" w:sz="0" w:space="0" w:color="auto"/>
                    <w:right w:val="none" w:sz="0" w:space="0" w:color="auto"/>
                  </w:divBdr>
                  <w:divsChild>
                    <w:div w:id="21983292">
                      <w:marLeft w:val="0"/>
                      <w:marRight w:val="0"/>
                      <w:marTop w:val="0"/>
                      <w:marBottom w:val="0"/>
                      <w:divBdr>
                        <w:top w:val="none" w:sz="0" w:space="0" w:color="auto"/>
                        <w:left w:val="none" w:sz="0" w:space="0" w:color="auto"/>
                        <w:bottom w:val="none" w:sz="0" w:space="0" w:color="auto"/>
                        <w:right w:val="none" w:sz="0" w:space="0" w:color="auto"/>
                      </w:divBdr>
                    </w:div>
                  </w:divsChild>
                </w:div>
                <w:div w:id="1601258789">
                  <w:marLeft w:val="0"/>
                  <w:marRight w:val="0"/>
                  <w:marTop w:val="0"/>
                  <w:marBottom w:val="0"/>
                  <w:divBdr>
                    <w:top w:val="none" w:sz="0" w:space="0" w:color="auto"/>
                    <w:left w:val="none" w:sz="0" w:space="0" w:color="auto"/>
                    <w:bottom w:val="none" w:sz="0" w:space="0" w:color="auto"/>
                    <w:right w:val="none" w:sz="0" w:space="0" w:color="auto"/>
                  </w:divBdr>
                  <w:divsChild>
                    <w:div w:id="309361478">
                      <w:marLeft w:val="0"/>
                      <w:marRight w:val="0"/>
                      <w:marTop w:val="0"/>
                      <w:marBottom w:val="0"/>
                      <w:divBdr>
                        <w:top w:val="none" w:sz="0" w:space="0" w:color="auto"/>
                        <w:left w:val="none" w:sz="0" w:space="0" w:color="auto"/>
                        <w:bottom w:val="none" w:sz="0" w:space="0" w:color="auto"/>
                        <w:right w:val="none" w:sz="0" w:space="0" w:color="auto"/>
                      </w:divBdr>
                    </w:div>
                  </w:divsChild>
                </w:div>
                <w:div w:id="1636566073">
                  <w:marLeft w:val="0"/>
                  <w:marRight w:val="0"/>
                  <w:marTop w:val="0"/>
                  <w:marBottom w:val="0"/>
                  <w:divBdr>
                    <w:top w:val="none" w:sz="0" w:space="0" w:color="auto"/>
                    <w:left w:val="none" w:sz="0" w:space="0" w:color="auto"/>
                    <w:bottom w:val="none" w:sz="0" w:space="0" w:color="auto"/>
                    <w:right w:val="none" w:sz="0" w:space="0" w:color="auto"/>
                  </w:divBdr>
                  <w:divsChild>
                    <w:div w:id="1932546043">
                      <w:marLeft w:val="0"/>
                      <w:marRight w:val="0"/>
                      <w:marTop w:val="0"/>
                      <w:marBottom w:val="0"/>
                      <w:divBdr>
                        <w:top w:val="none" w:sz="0" w:space="0" w:color="auto"/>
                        <w:left w:val="none" w:sz="0" w:space="0" w:color="auto"/>
                        <w:bottom w:val="none" w:sz="0" w:space="0" w:color="auto"/>
                        <w:right w:val="none" w:sz="0" w:space="0" w:color="auto"/>
                      </w:divBdr>
                    </w:div>
                  </w:divsChild>
                </w:div>
                <w:div w:id="1653635430">
                  <w:marLeft w:val="0"/>
                  <w:marRight w:val="0"/>
                  <w:marTop w:val="0"/>
                  <w:marBottom w:val="0"/>
                  <w:divBdr>
                    <w:top w:val="none" w:sz="0" w:space="0" w:color="auto"/>
                    <w:left w:val="none" w:sz="0" w:space="0" w:color="auto"/>
                    <w:bottom w:val="none" w:sz="0" w:space="0" w:color="auto"/>
                    <w:right w:val="none" w:sz="0" w:space="0" w:color="auto"/>
                  </w:divBdr>
                  <w:divsChild>
                    <w:div w:id="1256478248">
                      <w:marLeft w:val="0"/>
                      <w:marRight w:val="0"/>
                      <w:marTop w:val="0"/>
                      <w:marBottom w:val="0"/>
                      <w:divBdr>
                        <w:top w:val="none" w:sz="0" w:space="0" w:color="auto"/>
                        <w:left w:val="none" w:sz="0" w:space="0" w:color="auto"/>
                        <w:bottom w:val="none" w:sz="0" w:space="0" w:color="auto"/>
                        <w:right w:val="none" w:sz="0" w:space="0" w:color="auto"/>
                      </w:divBdr>
                    </w:div>
                  </w:divsChild>
                </w:div>
                <w:div w:id="1705446514">
                  <w:marLeft w:val="0"/>
                  <w:marRight w:val="0"/>
                  <w:marTop w:val="0"/>
                  <w:marBottom w:val="0"/>
                  <w:divBdr>
                    <w:top w:val="none" w:sz="0" w:space="0" w:color="auto"/>
                    <w:left w:val="none" w:sz="0" w:space="0" w:color="auto"/>
                    <w:bottom w:val="none" w:sz="0" w:space="0" w:color="auto"/>
                    <w:right w:val="none" w:sz="0" w:space="0" w:color="auto"/>
                  </w:divBdr>
                  <w:divsChild>
                    <w:div w:id="1722292452">
                      <w:marLeft w:val="0"/>
                      <w:marRight w:val="0"/>
                      <w:marTop w:val="0"/>
                      <w:marBottom w:val="0"/>
                      <w:divBdr>
                        <w:top w:val="none" w:sz="0" w:space="0" w:color="auto"/>
                        <w:left w:val="none" w:sz="0" w:space="0" w:color="auto"/>
                        <w:bottom w:val="none" w:sz="0" w:space="0" w:color="auto"/>
                        <w:right w:val="none" w:sz="0" w:space="0" w:color="auto"/>
                      </w:divBdr>
                    </w:div>
                  </w:divsChild>
                </w:div>
                <w:div w:id="1722905596">
                  <w:marLeft w:val="0"/>
                  <w:marRight w:val="0"/>
                  <w:marTop w:val="0"/>
                  <w:marBottom w:val="0"/>
                  <w:divBdr>
                    <w:top w:val="none" w:sz="0" w:space="0" w:color="auto"/>
                    <w:left w:val="none" w:sz="0" w:space="0" w:color="auto"/>
                    <w:bottom w:val="none" w:sz="0" w:space="0" w:color="auto"/>
                    <w:right w:val="none" w:sz="0" w:space="0" w:color="auto"/>
                  </w:divBdr>
                  <w:divsChild>
                    <w:div w:id="2066104627">
                      <w:marLeft w:val="0"/>
                      <w:marRight w:val="0"/>
                      <w:marTop w:val="0"/>
                      <w:marBottom w:val="0"/>
                      <w:divBdr>
                        <w:top w:val="none" w:sz="0" w:space="0" w:color="auto"/>
                        <w:left w:val="none" w:sz="0" w:space="0" w:color="auto"/>
                        <w:bottom w:val="none" w:sz="0" w:space="0" w:color="auto"/>
                        <w:right w:val="none" w:sz="0" w:space="0" w:color="auto"/>
                      </w:divBdr>
                    </w:div>
                  </w:divsChild>
                </w:div>
                <w:div w:id="1761024819">
                  <w:marLeft w:val="0"/>
                  <w:marRight w:val="0"/>
                  <w:marTop w:val="0"/>
                  <w:marBottom w:val="0"/>
                  <w:divBdr>
                    <w:top w:val="none" w:sz="0" w:space="0" w:color="auto"/>
                    <w:left w:val="none" w:sz="0" w:space="0" w:color="auto"/>
                    <w:bottom w:val="none" w:sz="0" w:space="0" w:color="auto"/>
                    <w:right w:val="none" w:sz="0" w:space="0" w:color="auto"/>
                  </w:divBdr>
                  <w:divsChild>
                    <w:div w:id="1969555259">
                      <w:marLeft w:val="0"/>
                      <w:marRight w:val="0"/>
                      <w:marTop w:val="0"/>
                      <w:marBottom w:val="0"/>
                      <w:divBdr>
                        <w:top w:val="none" w:sz="0" w:space="0" w:color="auto"/>
                        <w:left w:val="none" w:sz="0" w:space="0" w:color="auto"/>
                        <w:bottom w:val="none" w:sz="0" w:space="0" w:color="auto"/>
                        <w:right w:val="none" w:sz="0" w:space="0" w:color="auto"/>
                      </w:divBdr>
                    </w:div>
                  </w:divsChild>
                </w:div>
                <w:div w:id="1816069622">
                  <w:marLeft w:val="0"/>
                  <w:marRight w:val="0"/>
                  <w:marTop w:val="0"/>
                  <w:marBottom w:val="0"/>
                  <w:divBdr>
                    <w:top w:val="none" w:sz="0" w:space="0" w:color="auto"/>
                    <w:left w:val="none" w:sz="0" w:space="0" w:color="auto"/>
                    <w:bottom w:val="none" w:sz="0" w:space="0" w:color="auto"/>
                    <w:right w:val="none" w:sz="0" w:space="0" w:color="auto"/>
                  </w:divBdr>
                  <w:divsChild>
                    <w:div w:id="1486968898">
                      <w:marLeft w:val="0"/>
                      <w:marRight w:val="0"/>
                      <w:marTop w:val="0"/>
                      <w:marBottom w:val="0"/>
                      <w:divBdr>
                        <w:top w:val="none" w:sz="0" w:space="0" w:color="auto"/>
                        <w:left w:val="none" w:sz="0" w:space="0" w:color="auto"/>
                        <w:bottom w:val="none" w:sz="0" w:space="0" w:color="auto"/>
                        <w:right w:val="none" w:sz="0" w:space="0" w:color="auto"/>
                      </w:divBdr>
                    </w:div>
                  </w:divsChild>
                </w:div>
                <w:div w:id="1824616327">
                  <w:marLeft w:val="0"/>
                  <w:marRight w:val="0"/>
                  <w:marTop w:val="0"/>
                  <w:marBottom w:val="0"/>
                  <w:divBdr>
                    <w:top w:val="none" w:sz="0" w:space="0" w:color="auto"/>
                    <w:left w:val="none" w:sz="0" w:space="0" w:color="auto"/>
                    <w:bottom w:val="none" w:sz="0" w:space="0" w:color="auto"/>
                    <w:right w:val="none" w:sz="0" w:space="0" w:color="auto"/>
                  </w:divBdr>
                  <w:divsChild>
                    <w:div w:id="385491356">
                      <w:marLeft w:val="0"/>
                      <w:marRight w:val="0"/>
                      <w:marTop w:val="0"/>
                      <w:marBottom w:val="0"/>
                      <w:divBdr>
                        <w:top w:val="none" w:sz="0" w:space="0" w:color="auto"/>
                        <w:left w:val="none" w:sz="0" w:space="0" w:color="auto"/>
                        <w:bottom w:val="none" w:sz="0" w:space="0" w:color="auto"/>
                        <w:right w:val="none" w:sz="0" w:space="0" w:color="auto"/>
                      </w:divBdr>
                    </w:div>
                  </w:divsChild>
                </w:div>
                <w:div w:id="2004117497">
                  <w:marLeft w:val="0"/>
                  <w:marRight w:val="0"/>
                  <w:marTop w:val="0"/>
                  <w:marBottom w:val="0"/>
                  <w:divBdr>
                    <w:top w:val="none" w:sz="0" w:space="0" w:color="auto"/>
                    <w:left w:val="none" w:sz="0" w:space="0" w:color="auto"/>
                    <w:bottom w:val="none" w:sz="0" w:space="0" w:color="auto"/>
                    <w:right w:val="none" w:sz="0" w:space="0" w:color="auto"/>
                  </w:divBdr>
                  <w:divsChild>
                    <w:div w:id="906378968">
                      <w:marLeft w:val="0"/>
                      <w:marRight w:val="0"/>
                      <w:marTop w:val="0"/>
                      <w:marBottom w:val="0"/>
                      <w:divBdr>
                        <w:top w:val="none" w:sz="0" w:space="0" w:color="auto"/>
                        <w:left w:val="none" w:sz="0" w:space="0" w:color="auto"/>
                        <w:bottom w:val="none" w:sz="0" w:space="0" w:color="auto"/>
                        <w:right w:val="none" w:sz="0" w:space="0" w:color="auto"/>
                      </w:divBdr>
                    </w:div>
                  </w:divsChild>
                </w:div>
                <w:div w:id="2070179971">
                  <w:marLeft w:val="0"/>
                  <w:marRight w:val="0"/>
                  <w:marTop w:val="0"/>
                  <w:marBottom w:val="0"/>
                  <w:divBdr>
                    <w:top w:val="none" w:sz="0" w:space="0" w:color="auto"/>
                    <w:left w:val="none" w:sz="0" w:space="0" w:color="auto"/>
                    <w:bottom w:val="none" w:sz="0" w:space="0" w:color="auto"/>
                    <w:right w:val="none" w:sz="0" w:space="0" w:color="auto"/>
                  </w:divBdr>
                  <w:divsChild>
                    <w:div w:id="1800798858">
                      <w:marLeft w:val="0"/>
                      <w:marRight w:val="0"/>
                      <w:marTop w:val="0"/>
                      <w:marBottom w:val="0"/>
                      <w:divBdr>
                        <w:top w:val="none" w:sz="0" w:space="0" w:color="auto"/>
                        <w:left w:val="none" w:sz="0" w:space="0" w:color="auto"/>
                        <w:bottom w:val="none" w:sz="0" w:space="0" w:color="auto"/>
                        <w:right w:val="none" w:sz="0" w:space="0" w:color="auto"/>
                      </w:divBdr>
                    </w:div>
                  </w:divsChild>
                </w:div>
                <w:div w:id="2093163547">
                  <w:marLeft w:val="0"/>
                  <w:marRight w:val="0"/>
                  <w:marTop w:val="0"/>
                  <w:marBottom w:val="0"/>
                  <w:divBdr>
                    <w:top w:val="none" w:sz="0" w:space="0" w:color="auto"/>
                    <w:left w:val="none" w:sz="0" w:space="0" w:color="auto"/>
                    <w:bottom w:val="none" w:sz="0" w:space="0" w:color="auto"/>
                    <w:right w:val="none" w:sz="0" w:space="0" w:color="auto"/>
                  </w:divBdr>
                  <w:divsChild>
                    <w:div w:id="21636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94540">
          <w:marLeft w:val="0"/>
          <w:marRight w:val="0"/>
          <w:marTop w:val="0"/>
          <w:marBottom w:val="0"/>
          <w:divBdr>
            <w:top w:val="none" w:sz="0" w:space="0" w:color="auto"/>
            <w:left w:val="none" w:sz="0" w:space="0" w:color="auto"/>
            <w:bottom w:val="none" w:sz="0" w:space="0" w:color="auto"/>
            <w:right w:val="none" w:sz="0" w:space="0" w:color="auto"/>
          </w:divBdr>
        </w:div>
      </w:divsChild>
    </w:div>
    <w:div w:id="559946447">
      <w:bodyDiv w:val="1"/>
      <w:marLeft w:val="0"/>
      <w:marRight w:val="0"/>
      <w:marTop w:val="0"/>
      <w:marBottom w:val="0"/>
      <w:divBdr>
        <w:top w:val="none" w:sz="0" w:space="0" w:color="auto"/>
        <w:left w:val="none" w:sz="0" w:space="0" w:color="auto"/>
        <w:bottom w:val="none" w:sz="0" w:space="0" w:color="auto"/>
        <w:right w:val="none" w:sz="0" w:space="0" w:color="auto"/>
      </w:divBdr>
      <w:divsChild>
        <w:div w:id="428548157">
          <w:marLeft w:val="0"/>
          <w:marRight w:val="0"/>
          <w:marTop w:val="0"/>
          <w:marBottom w:val="0"/>
          <w:divBdr>
            <w:top w:val="none" w:sz="0" w:space="0" w:color="auto"/>
            <w:left w:val="none" w:sz="0" w:space="0" w:color="auto"/>
            <w:bottom w:val="none" w:sz="0" w:space="0" w:color="auto"/>
            <w:right w:val="none" w:sz="0" w:space="0" w:color="auto"/>
          </w:divBdr>
          <w:divsChild>
            <w:div w:id="904802425">
              <w:marLeft w:val="0"/>
              <w:marRight w:val="0"/>
              <w:marTop w:val="0"/>
              <w:marBottom w:val="0"/>
              <w:divBdr>
                <w:top w:val="none" w:sz="0" w:space="0" w:color="auto"/>
                <w:left w:val="none" w:sz="0" w:space="0" w:color="auto"/>
                <w:bottom w:val="none" w:sz="0" w:space="0" w:color="auto"/>
                <w:right w:val="none" w:sz="0" w:space="0" w:color="auto"/>
              </w:divBdr>
            </w:div>
          </w:divsChild>
        </w:div>
        <w:div w:id="470634493">
          <w:marLeft w:val="0"/>
          <w:marRight w:val="0"/>
          <w:marTop w:val="0"/>
          <w:marBottom w:val="0"/>
          <w:divBdr>
            <w:top w:val="none" w:sz="0" w:space="0" w:color="auto"/>
            <w:left w:val="none" w:sz="0" w:space="0" w:color="auto"/>
            <w:bottom w:val="none" w:sz="0" w:space="0" w:color="auto"/>
            <w:right w:val="none" w:sz="0" w:space="0" w:color="auto"/>
          </w:divBdr>
          <w:divsChild>
            <w:div w:id="907039774">
              <w:marLeft w:val="0"/>
              <w:marRight w:val="0"/>
              <w:marTop w:val="0"/>
              <w:marBottom w:val="0"/>
              <w:divBdr>
                <w:top w:val="none" w:sz="0" w:space="0" w:color="auto"/>
                <w:left w:val="none" w:sz="0" w:space="0" w:color="auto"/>
                <w:bottom w:val="none" w:sz="0" w:space="0" w:color="auto"/>
                <w:right w:val="none" w:sz="0" w:space="0" w:color="auto"/>
              </w:divBdr>
            </w:div>
          </w:divsChild>
        </w:div>
        <w:div w:id="696810808">
          <w:marLeft w:val="0"/>
          <w:marRight w:val="0"/>
          <w:marTop w:val="0"/>
          <w:marBottom w:val="0"/>
          <w:divBdr>
            <w:top w:val="none" w:sz="0" w:space="0" w:color="auto"/>
            <w:left w:val="none" w:sz="0" w:space="0" w:color="auto"/>
            <w:bottom w:val="none" w:sz="0" w:space="0" w:color="auto"/>
            <w:right w:val="none" w:sz="0" w:space="0" w:color="auto"/>
          </w:divBdr>
          <w:divsChild>
            <w:div w:id="485558250">
              <w:marLeft w:val="0"/>
              <w:marRight w:val="0"/>
              <w:marTop w:val="0"/>
              <w:marBottom w:val="0"/>
              <w:divBdr>
                <w:top w:val="none" w:sz="0" w:space="0" w:color="auto"/>
                <w:left w:val="none" w:sz="0" w:space="0" w:color="auto"/>
                <w:bottom w:val="none" w:sz="0" w:space="0" w:color="auto"/>
                <w:right w:val="none" w:sz="0" w:space="0" w:color="auto"/>
              </w:divBdr>
            </w:div>
            <w:div w:id="1203979543">
              <w:marLeft w:val="0"/>
              <w:marRight w:val="0"/>
              <w:marTop w:val="0"/>
              <w:marBottom w:val="0"/>
              <w:divBdr>
                <w:top w:val="none" w:sz="0" w:space="0" w:color="auto"/>
                <w:left w:val="none" w:sz="0" w:space="0" w:color="auto"/>
                <w:bottom w:val="none" w:sz="0" w:space="0" w:color="auto"/>
                <w:right w:val="none" w:sz="0" w:space="0" w:color="auto"/>
              </w:divBdr>
              <w:divsChild>
                <w:div w:id="914240441">
                  <w:marLeft w:val="0"/>
                  <w:marRight w:val="0"/>
                  <w:marTop w:val="30"/>
                  <w:marBottom w:val="30"/>
                  <w:divBdr>
                    <w:top w:val="none" w:sz="0" w:space="0" w:color="auto"/>
                    <w:left w:val="none" w:sz="0" w:space="0" w:color="auto"/>
                    <w:bottom w:val="none" w:sz="0" w:space="0" w:color="auto"/>
                    <w:right w:val="none" w:sz="0" w:space="0" w:color="auto"/>
                  </w:divBdr>
                  <w:divsChild>
                    <w:div w:id="670065956">
                      <w:marLeft w:val="0"/>
                      <w:marRight w:val="0"/>
                      <w:marTop w:val="0"/>
                      <w:marBottom w:val="0"/>
                      <w:divBdr>
                        <w:top w:val="none" w:sz="0" w:space="0" w:color="auto"/>
                        <w:left w:val="none" w:sz="0" w:space="0" w:color="auto"/>
                        <w:bottom w:val="none" w:sz="0" w:space="0" w:color="auto"/>
                        <w:right w:val="none" w:sz="0" w:space="0" w:color="auto"/>
                      </w:divBdr>
                      <w:divsChild>
                        <w:div w:id="223375579">
                          <w:marLeft w:val="0"/>
                          <w:marRight w:val="0"/>
                          <w:marTop w:val="0"/>
                          <w:marBottom w:val="0"/>
                          <w:divBdr>
                            <w:top w:val="none" w:sz="0" w:space="0" w:color="auto"/>
                            <w:left w:val="none" w:sz="0" w:space="0" w:color="auto"/>
                            <w:bottom w:val="none" w:sz="0" w:space="0" w:color="auto"/>
                            <w:right w:val="none" w:sz="0" w:space="0" w:color="auto"/>
                          </w:divBdr>
                        </w:div>
                      </w:divsChild>
                    </w:div>
                    <w:div w:id="1066415269">
                      <w:marLeft w:val="0"/>
                      <w:marRight w:val="0"/>
                      <w:marTop w:val="0"/>
                      <w:marBottom w:val="0"/>
                      <w:divBdr>
                        <w:top w:val="none" w:sz="0" w:space="0" w:color="auto"/>
                        <w:left w:val="none" w:sz="0" w:space="0" w:color="auto"/>
                        <w:bottom w:val="none" w:sz="0" w:space="0" w:color="auto"/>
                        <w:right w:val="none" w:sz="0" w:space="0" w:color="auto"/>
                      </w:divBdr>
                      <w:divsChild>
                        <w:div w:id="7801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215458">
          <w:marLeft w:val="0"/>
          <w:marRight w:val="0"/>
          <w:marTop w:val="0"/>
          <w:marBottom w:val="0"/>
          <w:divBdr>
            <w:top w:val="none" w:sz="0" w:space="0" w:color="auto"/>
            <w:left w:val="none" w:sz="0" w:space="0" w:color="auto"/>
            <w:bottom w:val="none" w:sz="0" w:space="0" w:color="auto"/>
            <w:right w:val="none" w:sz="0" w:space="0" w:color="auto"/>
          </w:divBdr>
          <w:divsChild>
            <w:div w:id="1132791253">
              <w:marLeft w:val="0"/>
              <w:marRight w:val="0"/>
              <w:marTop w:val="0"/>
              <w:marBottom w:val="0"/>
              <w:divBdr>
                <w:top w:val="none" w:sz="0" w:space="0" w:color="auto"/>
                <w:left w:val="none" w:sz="0" w:space="0" w:color="auto"/>
                <w:bottom w:val="none" w:sz="0" w:space="0" w:color="auto"/>
                <w:right w:val="none" w:sz="0" w:space="0" w:color="auto"/>
              </w:divBdr>
            </w:div>
          </w:divsChild>
        </w:div>
        <w:div w:id="1176917172">
          <w:marLeft w:val="0"/>
          <w:marRight w:val="0"/>
          <w:marTop w:val="0"/>
          <w:marBottom w:val="0"/>
          <w:divBdr>
            <w:top w:val="none" w:sz="0" w:space="0" w:color="auto"/>
            <w:left w:val="none" w:sz="0" w:space="0" w:color="auto"/>
            <w:bottom w:val="none" w:sz="0" w:space="0" w:color="auto"/>
            <w:right w:val="none" w:sz="0" w:space="0" w:color="auto"/>
          </w:divBdr>
          <w:divsChild>
            <w:div w:id="2119909959">
              <w:marLeft w:val="0"/>
              <w:marRight w:val="0"/>
              <w:marTop w:val="0"/>
              <w:marBottom w:val="0"/>
              <w:divBdr>
                <w:top w:val="none" w:sz="0" w:space="0" w:color="auto"/>
                <w:left w:val="none" w:sz="0" w:space="0" w:color="auto"/>
                <w:bottom w:val="none" w:sz="0" w:space="0" w:color="auto"/>
                <w:right w:val="none" w:sz="0" w:space="0" w:color="auto"/>
              </w:divBdr>
            </w:div>
          </w:divsChild>
        </w:div>
        <w:div w:id="1236864412">
          <w:marLeft w:val="0"/>
          <w:marRight w:val="0"/>
          <w:marTop w:val="0"/>
          <w:marBottom w:val="0"/>
          <w:divBdr>
            <w:top w:val="none" w:sz="0" w:space="0" w:color="auto"/>
            <w:left w:val="none" w:sz="0" w:space="0" w:color="auto"/>
            <w:bottom w:val="none" w:sz="0" w:space="0" w:color="auto"/>
            <w:right w:val="none" w:sz="0" w:space="0" w:color="auto"/>
          </w:divBdr>
          <w:divsChild>
            <w:div w:id="1998071365">
              <w:marLeft w:val="0"/>
              <w:marRight w:val="0"/>
              <w:marTop w:val="0"/>
              <w:marBottom w:val="0"/>
              <w:divBdr>
                <w:top w:val="none" w:sz="0" w:space="0" w:color="auto"/>
                <w:left w:val="none" w:sz="0" w:space="0" w:color="auto"/>
                <w:bottom w:val="none" w:sz="0" w:space="0" w:color="auto"/>
                <w:right w:val="none" w:sz="0" w:space="0" w:color="auto"/>
              </w:divBdr>
            </w:div>
          </w:divsChild>
        </w:div>
        <w:div w:id="1678270647">
          <w:marLeft w:val="0"/>
          <w:marRight w:val="0"/>
          <w:marTop w:val="0"/>
          <w:marBottom w:val="0"/>
          <w:divBdr>
            <w:top w:val="none" w:sz="0" w:space="0" w:color="auto"/>
            <w:left w:val="none" w:sz="0" w:space="0" w:color="auto"/>
            <w:bottom w:val="none" w:sz="0" w:space="0" w:color="auto"/>
            <w:right w:val="none" w:sz="0" w:space="0" w:color="auto"/>
          </w:divBdr>
          <w:divsChild>
            <w:div w:id="38938756">
              <w:marLeft w:val="0"/>
              <w:marRight w:val="0"/>
              <w:marTop w:val="0"/>
              <w:marBottom w:val="0"/>
              <w:divBdr>
                <w:top w:val="none" w:sz="0" w:space="0" w:color="auto"/>
                <w:left w:val="none" w:sz="0" w:space="0" w:color="auto"/>
                <w:bottom w:val="none" w:sz="0" w:space="0" w:color="auto"/>
                <w:right w:val="none" w:sz="0" w:space="0" w:color="auto"/>
              </w:divBdr>
            </w:div>
          </w:divsChild>
        </w:div>
        <w:div w:id="1964457198">
          <w:marLeft w:val="0"/>
          <w:marRight w:val="0"/>
          <w:marTop w:val="0"/>
          <w:marBottom w:val="0"/>
          <w:divBdr>
            <w:top w:val="none" w:sz="0" w:space="0" w:color="auto"/>
            <w:left w:val="none" w:sz="0" w:space="0" w:color="auto"/>
            <w:bottom w:val="none" w:sz="0" w:space="0" w:color="auto"/>
            <w:right w:val="none" w:sz="0" w:space="0" w:color="auto"/>
          </w:divBdr>
          <w:divsChild>
            <w:div w:id="247346022">
              <w:marLeft w:val="0"/>
              <w:marRight w:val="0"/>
              <w:marTop w:val="0"/>
              <w:marBottom w:val="0"/>
              <w:divBdr>
                <w:top w:val="none" w:sz="0" w:space="0" w:color="auto"/>
                <w:left w:val="none" w:sz="0" w:space="0" w:color="auto"/>
                <w:bottom w:val="none" w:sz="0" w:space="0" w:color="auto"/>
                <w:right w:val="none" w:sz="0" w:space="0" w:color="auto"/>
              </w:divBdr>
            </w:div>
            <w:div w:id="1435786774">
              <w:marLeft w:val="0"/>
              <w:marRight w:val="0"/>
              <w:marTop w:val="0"/>
              <w:marBottom w:val="0"/>
              <w:divBdr>
                <w:top w:val="none" w:sz="0" w:space="0" w:color="auto"/>
                <w:left w:val="none" w:sz="0" w:space="0" w:color="auto"/>
                <w:bottom w:val="none" w:sz="0" w:space="0" w:color="auto"/>
                <w:right w:val="none" w:sz="0" w:space="0" w:color="auto"/>
              </w:divBdr>
              <w:divsChild>
                <w:div w:id="1389500743">
                  <w:marLeft w:val="0"/>
                  <w:marRight w:val="0"/>
                  <w:marTop w:val="30"/>
                  <w:marBottom w:val="30"/>
                  <w:divBdr>
                    <w:top w:val="none" w:sz="0" w:space="0" w:color="auto"/>
                    <w:left w:val="none" w:sz="0" w:space="0" w:color="auto"/>
                    <w:bottom w:val="none" w:sz="0" w:space="0" w:color="auto"/>
                    <w:right w:val="none" w:sz="0" w:space="0" w:color="auto"/>
                  </w:divBdr>
                  <w:divsChild>
                    <w:div w:id="490877806">
                      <w:marLeft w:val="0"/>
                      <w:marRight w:val="0"/>
                      <w:marTop w:val="0"/>
                      <w:marBottom w:val="0"/>
                      <w:divBdr>
                        <w:top w:val="none" w:sz="0" w:space="0" w:color="auto"/>
                        <w:left w:val="none" w:sz="0" w:space="0" w:color="auto"/>
                        <w:bottom w:val="none" w:sz="0" w:space="0" w:color="auto"/>
                        <w:right w:val="none" w:sz="0" w:space="0" w:color="auto"/>
                      </w:divBdr>
                      <w:divsChild>
                        <w:div w:id="1178229307">
                          <w:marLeft w:val="0"/>
                          <w:marRight w:val="0"/>
                          <w:marTop w:val="0"/>
                          <w:marBottom w:val="0"/>
                          <w:divBdr>
                            <w:top w:val="none" w:sz="0" w:space="0" w:color="auto"/>
                            <w:left w:val="none" w:sz="0" w:space="0" w:color="auto"/>
                            <w:bottom w:val="none" w:sz="0" w:space="0" w:color="auto"/>
                            <w:right w:val="none" w:sz="0" w:space="0" w:color="auto"/>
                          </w:divBdr>
                        </w:div>
                      </w:divsChild>
                    </w:div>
                    <w:div w:id="505873530">
                      <w:marLeft w:val="0"/>
                      <w:marRight w:val="0"/>
                      <w:marTop w:val="0"/>
                      <w:marBottom w:val="0"/>
                      <w:divBdr>
                        <w:top w:val="none" w:sz="0" w:space="0" w:color="auto"/>
                        <w:left w:val="none" w:sz="0" w:space="0" w:color="auto"/>
                        <w:bottom w:val="none" w:sz="0" w:space="0" w:color="auto"/>
                        <w:right w:val="none" w:sz="0" w:space="0" w:color="auto"/>
                      </w:divBdr>
                      <w:divsChild>
                        <w:div w:id="159837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119975">
      <w:bodyDiv w:val="1"/>
      <w:marLeft w:val="0"/>
      <w:marRight w:val="0"/>
      <w:marTop w:val="0"/>
      <w:marBottom w:val="0"/>
      <w:divBdr>
        <w:top w:val="none" w:sz="0" w:space="0" w:color="auto"/>
        <w:left w:val="none" w:sz="0" w:space="0" w:color="auto"/>
        <w:bottom w:val="none" w:sz="0" w:space="0" w:color="auto"/>
        <w:right w:val="none" w:sz="0" w:space="0" w:color="auto"/>
      </w:divBdr>
      <w:divsChild>
        <w:div w:id="173233005">
          <w:marLeft w:val="0"/>
          <w:marRight w:val="0"/>
          <w:marTop w:val="0"/>
          <w:marBottom w:val="0"/>
          <w:divBdr>
            <w:top w:val="none" w:sz="0" w:space="0" w:color="auto"/>
            <w:left w:val="none" w:sz="0" w:space="0" w:color="auto"/>
            <w:bottom w:val="none" w:sz="0" w:space="0" w:color="auto"/>
            <w:right w:val="none" w:sz="0" w:space="0" w:color="auto"/>
          </w:divBdr>
          <w:divsChild>
            <w:div w:id="404958124">
              <w:marLeft w:val="0"/>
              <w:marRight w:val="0"/>
              <w:marTop w:val="30"/>
              <w:marBottom w:val="30"/>
              <w:divBdr>
                <w:top w:val="none" w:sz="0" w:space="0" w:color="auto"/>
                <w:left w:val="none" w:sz="0" w:space="0" w:color="auto"/>
                <w:bottom w:val="none" w:sz="0" w:space="0" w:color="auto"/>
                <w:right w:val="none" w:sz="0" w:space="0" w:color="auto"/>
              </w:divBdr>
              <w:divsChild>
                <w:div w:id="91324219">
                  <w:marLeft w:val="0"/>
                  <w:marRight w:val="0"/>
                  <w:marTop w:val="0"/>
                  <w:marBottom w:val="0"/>
                  <w:divBdr>
                    <w:top w:val="none" w:sz="0" w:space="0" w:color="auto"/>
                    <w:left w:val="none" w:sz="0" w:space="0" w:color="auto"/>
                    <w:bottom w:val="none" w:sz="0" w:space="0" w:color="auto"/>
                    <w:right w:val="none" w:sz="0" w:space="0" w:color="auto"/>
                  </w:divBdr>
                  <w:divsChild>
                    <w:div w:id="13769383">
                      <w:marLeft w:val="0"/>
                      <w:marRight w:val="0"/>
                      <w:marTop w:val="0"/>
                      <w:marBottom w:val="0"/>
                      <w:divBdr>
                        <w:top w:val="none" w:sz="0" w:space="0" w:color="auto"/>
                        <w:left w:val="none" w:sz="0" w:space="0" w:color="auto"/>
                        <w:bottom w:val="none" w:sz="0" w:space="0" w:color="auto"/>
                        <w:right w:val="none" w:sz="0" w:space="0" w:color="auto"/>
                      </w:divBdr>
                    </w:div>
                  </w:divsChild>
                </w:div>
                <w:div w:id="222914865">
                  <w:marLeft w:val="0"/>
                  <w:marRight w:val="0"/>
                  <w:marTop w:val="0"/>
                  <w:marBottom w:val="0"/>
                  <w:divBdr>
                    <w:top w:val="none" w:sz="0" w:space="0" w:color="auto"/>
                    <w:left w:val="none" w:sz="0" w:space="0" w:color="auto"/>
                    <w:bottom w:val="none" w:sz="0" w:space="0" w:color="auto"/>
                    <w:right w:val="none" w:sz="0" w:space="0" w:color="auto"/>
                  </w:divBdr>
                  <w:divsChild>
                    <w:div w:id="1956404524">
                      <w:marLeft w:val="0"/>
                      <w:marRight w:val="0"/>
                      <w:marTop w:val="0"/>
                      <w:marBottom w:val="0"/>
                      <w:divBdr>
                        <w:top w:val="none" w:sz="0" w:space="0" w:color="auto"/>
                        <w:left w:val="none" w:sz="0" w:space="0" w:color="auto"/>
                        <w:bottom w:val="none" w:sz="0" w:space="0" w:color="auto"/>
                        <w:right w:val="none" w:sz="0" w:space="0" w:color="auto"/>
                      </w:divBdr>
                    </w:div>
                  </w:divsChild>
                </w:div>
                <w:div w:id="339091615">
                  <w:marLeft w:val="0"/>
                  <w:marRight w:val="0"/>
                  <w:marTop w:val="0"/>
                  <w:marBottom w:val="0"/>
                  <w:divBdr>
                    <w:top w:val="none" w:sz="0" w:space="0" w:color="auto"/>
                    <w:left w:val="none" w:sz="0" w:space="0" w:color="auto"/>
                    <w:bottom w:val="none" w:sz="0" w:space="0" w:color="auto"/>
                    <w:right w:val="none" w:sz="0" w:space="0" w:color="auto"/>
                  </w:divBdr>
                  <w:divsChild>
                    <w:div w:id="952594380">
                      <w:marLeft w:val="0"/>
                      <w:marRight w:val="0"/>
                      <w:marTop w:val="0"/>
                      <w:marBottom w:val="0"/>
                      <w:divBdr>
                        <w:top w:val="none" w:sz="0" w:space="0" w:color="auto"/>
                        <w:left w:val="none" w:sz="0" w:space="0" w:color="auto"/>
                        <w:bottom w:val="none" w:sz="0" w:space="0" w:color="auto"/>
                        <w:right w:val="none" w:sz="0" w:space="0" w:color="auto"/>
                      </w:divBdr>
                    </w:div>
                  </w:divsChild>
                </w:div>
                <w:div w:id="665088134">
                  <w:marLeft w:val="0"/>
                  <w:marRight w:val="0"/>
                  <w:marTop w:val="0"/>
                  <w:marBottom w:val="0"/>
                  <w:divBdr>
                    <w:top w:val="none" w:sz="0" w:space="0" w:color="auto"/>
                    <w:left w:val="none" w:sz="0" w:space="0" w:color="auto"/>
                    <w:bottom w:val="none" w:sz="0" w:space="0" w:color="auto"/>
                    <w:right w:val="none" w:sz="0" w:space="0" w:color="auto"/>
                  </w:divBdr>
                  <w:divsChild>
                    <w:div w:id="1835338654">
                      <w:marLeft w:val="0"/>
                      <w:marRight w:val="0"/>
                      <w:marTop w:val="0"/>
                      <w:marBottom w:val="0"/>
                      <w:divBdr>
                        <w:top w:val="none" w:sz="0" w:space="0" w:color="auto"/>
                        <w:left w:val="none" w:sz="0" w:space="0" w:color="auto"/>
                        <w:bottom w:val="none" w:sz="0" w:space="0" w:color="auto"/>
                        <w:right w:val="none" w:sz="0" w:space="0" w:color="auto"/>
                      </w:divBdr>
                    </w:div>
                  </w:divsChild>
                </w:div>
                <w:div w:id="1662806206">
                  <w:marLeft w:val="0"/>
                  <w:marRight w:val="0"/>
                  <w:marTop w:val="0"/>
                  <w:marBottom w:val="0"/>
                  <w:divBdr>
                    <w:top w:val="none" w:sz="0" w:space="0" w:color="auto"/>
                    <w:left w:val="none" w:sz="0" w:space="0" w:color="auto"/>
                    <w:bottom w:val="none" w:sz="0" w:space="0" w:color="auto"/>
                    <w:right w:val="none" w:sz="0" w:space="0" w:color="auto"/>
                  </w:divBdr>
                  <w:divsChild>
                    <w:div w:id="801118025">
                      <w:marLeft w:val="0"/>
                      <w:marRight w:val="0"/>
                      <w:marTop w:val="0"/>
                      <w:marBottom w:val="0"/>
                      <w:divBdr>
                        <w:top w:val="none" w:sz="0" w:space="0" w:color="auto"/>
                        <w:left w:val="none" w:sz="0" w:space="0" w:color="auto"/>
                        <w:bottom w:val="none" w:sz="0" w:space="0" w:color="auto"/>
                        <w:right w:val="none" w:sz="0" w:space="0" w:color="auto"/>
                      </w:divBdr>
                    </w:div>
                  </w:divsChild>
                </w:div>
                <w:div w:id="1845365373">
                  <w:marLeft w:val="0"/>
                  <w:marRight w:val="0"/>
                  <w:marTop w:val="0"/>
                  <w:marBottom w:val="0"/>
                  <w:divBdr>
                    <w:top w:val="none" w:sz="0" w:space="0" w:color="auto"/>
                    <w:left w:val="none" w:sz="0" w:space="0" w:color="auto"/>
                    <w:bottom w:val="none" w:sz="0" w:space="0" w:color="auto"/>
                    <w:right w:val="none" w:sz="0" w:space="0" w:color="auto"/>
                  </w:divBdr>
                  <w:divsChild>
                    <w:div w:id="541675055">
                      <w:marLeft w:val="0"/>
                      <w:marRight w:val="0"/>
                      <w:marTop w:val="0"/>
                      <w:marBottom w:val="0"/>
                      <w:divBdr>
                        <w:top w:val="none" w:sz="0" w:space="0" w:color="auto"/>
                        <w:left w:val="none" w:sz="0" w:space="0" w:color="auto"/>
                        <w:bottom w:val="none" w:sz="0" w:space="0" w:color="auto"/>
                        <w:right w:val="none" w:sz="0" w:space="0" w:color="auto"/>
                      </w:divBdr>
                    </w:div>
                  </w:divsChild>
                </w:div>
                <w:div w:id="2047103260">
                  <w:marLeft w:val="0"/>
                  <w:marRight w:val="0"/>
                  <w:marTop w:val="0"/>
                  <w:marBottom w:val="0"/>
                  <w:divBdr>
                    <w:top w:val="none" w:sz="0" w:space="0" w:color="auto"/>
                    <w:left w:val="none" w:sz="0" w:space="0" w:color="auto"/>
                    <w:bottom w:val="none" w:sz="0" w:space="0" w:color="auto"/>
                    <w:right w:val="none" w:sz="0" w:space="0" w:color="auto"/>
                  </w:divBdr>
                  <w:divsChild>
                    <w:div w:id="2040355696">
                      <w:marLeft w:val="0"/>
                      <w:marRight w:val="0"/>
                      <w:marTop w:val="0"/>
                      <w:marBottom w:val="0"/>
                      <w:divBdr>
                        <w:top w:val="none" w:sz="0" w:space="0" w:color="auto"/>
                        <w:left w:val="none" w:sz="0" w:space="0" w:color="auto"/>
                        <w:bottom w:val="none" w:sz="0" w:space="0" w:color="auto"/>
                        <w:right w:val="none" w:sz="0" w:space="0" w:color="auto"/>
                      </w:divBdr>
                    </w:div>
                  </w:divsChild>
                </w:div>
                <w:div w:id="2103335996">
                  <w:marLeft w:val="0"/>
                  <w:marRight w:val="0"/>
                  <w:marTop w:val="0"/>
                  <w:marBottom w:val="0"/>
                  <w:divBdr>
                    <w:top w:val="none" w:sz="0" w:space="0" w:color="auto"/>
                    <w:left w:val="none" w:sz="0" w:space="0" w:color="auto"/>
                    <w:bottom w:val="none" w:sz="0" w:space="0" w:color="auto"/>
                    <w:right w:val="none" w:sz="0" w:space="0" w:color="auto"/>
                  </w:divBdr>
                  <w:divsChild>
                    <w:div w:id="192906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17487">
          <w:marLeft w:val="0"/>
          <w:marRight w:val="0"/>
          <w:marTop w:val="0"/>
          <w:marBottom w:val="0"/>
          <w:divBdr>
            <w:top w:val="none" w:sz="0" w:space="0" w:color="auto"/>
            <w:left w:val="none" w:sz="0" w:space="0" w:color="auto"/>
            <w:bottom w:val="none" w:sz="0" w:space="0" w:color="auto"/>
            <w:right w:val="none" w:sz="0" w:space="0" w:color="auto"/>
          </w:divBdr>
        </w:div>
        <w:div w:id="1015889739">
          <w:marLeft w:val="0"/>
          <w:marRight w:val="0"/>
          <w:marTop w:val="0"/>
          <w:marBottom w:val="0"/>
          <w:divBdr>
            <w:top w:val="none" w:sz="0" w:space="0" w:color="auto"/>
            <w:left w:val="none" w:sz="0" w:space="0" w:color="auto"/>
            <w:bottom w:val="none" w:sz="0" w:space="0" w:color="auto"/>
            <w:right w:val="none" w:sz="0" w:space="0" w:color="auto"/>
          </w:divBdr>
        </w:div>
      </w:divsChild>
    </w:div>
    <w:div w:id="599066387">
      <w:bodyDiv w:val="1"/>
      <w:marLeft w:val="0"/>
      <w:marRight w:val="0"/>
      <w:marTop w:val="0"/>
      <w:marBottom w:val="0"/>
      <w:divBdr>
        <w:top w:val="none" w:sz="0" w:space="0" w:color="auto"/>
        <w:left w:val="none" w:sz="0" w:space="0" w:color="auto"/>
        <w:bottom w:val="none" w:sz="0" w:space="0" w:color="auto"/>
        <w:right w:val="none" w:sz="0" w:space="0" w:color="auto"/>
      </w:divBdr>
      <w:divsChild>
        <w:div w:id="115418568">
          <w:marLeft w:val="0"/>
          <w:marRight w:val="0"/>
          <w:marTop w:val="0"/>
          <w:marBottom w:val="0"/>
          <w:divBdr>
            <w:top w:val="none" w:sz="0" w:space="0" w:color="auto"/>
            <w:left w:val="none" w:sz="0" w:space="0" w:color="auto"/>
            <w:bottom w:val="none" w:sz="0" w:space="0" w:color="auto"/>
            <w:right w:val="none" w:sz="0" w:space="0" w:color="auto"/>
          </w:divBdr>
          <w:divsChild>
            <w:div w:id="594479865">
              <w:marLeft w:val="0"/>
              <w:marRight w:val="0"/>
              <w:marTop w:val="0"/>
              <w:marBottom w:val="0"/>
              <w:divBdr>
                <w:top w:val="none" w:sz="0" w:space="0" w:color="auto"/>
                <w:left w:val="none" w:sz="0" w:space="0" w:color="auto"/>
                <w:bottom w:val="none" w:sz="0" w:space="0" w:color="auto"/>
                <w:right w:val="none" w:sz="0" w:space="0" w:color="auto"/>
              </w:divBdr>
              <w:divsChild>
                <w:div w:id="942614608">
                  <w:marLeft w:val="0"/>
                  <w:marRight w:val="0"/>
                  <w:marTop w:val="30"/>
                  <w:marBottom w:val="30"/>
                  <w:divBdr>
                    <w:top w:val="none" w:sz="0" w:space="0" w:color="auto"/>
                    <w:left w:val="none" w:sz="0" w:space="0" w:color="auto"/>
                    <w:bottom w:val="none" w:sz="0" w:space="0" w:color="auto"/>
                    <w:right w:val="none" w:sz="0" w:space="0" w:color="auto"/>
                  </w:divBdr>
                  <w:divsChild>
                    <w:div w:id="1100107422">
                      <w:marLeft w:val="0"/>
                      <w:marRight w:val="0"/>
                      <w:marTop w:val="0"/>
                      <w:marBottom w:val="0"/>
                      <w:divBdr>
                        <w:top w:val="none" w:sz="0" w:space="0" w:color="auto"/>
                        <w:left w:val="none" w:sz="0" w:space="0" w:color="auto"/>
                        <w:bottom w:val="none" w:sz="0" w:space="0" w:color="auto"/>
                        <w:right w:val="none" w:sz="0" w:space="0" w:color="auto"/>
                      </w:divBdr>
                      <w:divsChild>
                        <w:div w:id="1689526166">
                          <w:marLeft w:val="0"/>
                          <w:marRight w:val="0"/>
                          <w:marTop w:val="0"/>
                          <w:marBottom w:val="0"/>
                          <w:divBdr>
                            <w:top w:val="none" w:sz="0" w:space="0" w:color="auto"/>
                            <w:left w:val="none" w:sz="0" w:space="0" w:color="auto"/>
                            <w:bottom w:val="none" w:sz="0" w:space="0" w:color="auto"/>
                            <w:right w:val="none" w:sz="0" w:space="0" w:color="auto"/>
                          </w:divBdr>
                        </w:div>
                      </w:divsChild>
                    </w:div>
                    <w:div w:id="1885872737">
                      <w:marLeft w:val="0"/>
                      <w:marRight w:val="0"/>
                      <w:marTop w:val="0"/>
                      <w:marBottom w:val="0"/>
                      <w:divBdr>
                        <w:top w:val="none" w:sz="0" w:space="0" w:color="auto"/>
                        <w:left w:val="none" w:sz="0" w:space="0" w:color="auto"/>
                        <w:bottom w:val="none" w:sz="0" w:space="0" w:color="auto"/>
                        <w:right w:val="none" w:sz="0" w:space="0" w:color="auto"/>
                      </w:divBdr>
                      <w:divsChild>
                        <w:div w:id="13708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917177">
      <w:bodyDiv w:val="1"/>
      <w:marLeft w:val="0"/>
      <w:marRight w:val="0"/>
      <w:marTop w:val="0"/>
      <w:marBottom w:val="0"/>
      <w:divBdr>
        <w:top w:val="none" w:sz="0" w:space="0" w:color="auto"/>
        <w:left w:val="none" w:sz="0" w:space="0" w:color="auto"/>
        <w:bottom w:val="none" w:sz="0" w:space="0" w:color="auto"/>
        <w:right w:val="none" w:sz="0" w:space="0" w:color="auto"/>
      </w:divBdr>
      <w:divsChild>
        <w:div w:id="115753789">
          <w:marLeft w:val="0"/>
          <w:marRight w:val="0"/>
          <w:marTop w:val="0"/>
          <w:marBottom w:val="0"/>
          <w:divBdr>
            <w:top w:val="none" w:sz="0" w:space="0" w:color="auto"/>
            <w:left w:val="none" w:sz="0" w:space="0" w:color="auto"/>
            <w:bottom w:val="none" w:sz="0" w:space="0" w:color="auto"/>
            <w:right w:val="none" w:sz="0" w:space="0" w:color="auto"/>
          </w:divBdr>
          <w:divsChild>
            <w:div w:id="1127624594">
              <w:marLeft w:val="0"/>
              <w:marRight w:val="0"/>
              <w:marTop w:val="0"/>
              <w:marBottom w:val="0"/>
              <w:divBdr>
                <w:top w:val="none" w:sz="0" w:space="0" w:color="auto"/>
                <w:left w:val="none" w:sz="0" w:space="0" w:color="auto"/>
                <w:bottom w:val="none" w:sz="0" w:space="0" w:color="auto"/>
                <w:right w:val="none" w:sz="0" w:space="0" w:color="auto"/>
              </w:divBdr>
            </w:div>
          </w:divsChild>
        </w:div>
        <w:div w:id="200093629">
          <w:marLeft w:val="0"/>
          <w:marRight w:val="0"/>
          <w:marTop w:val="0"/>
          <w:marBottom w:val="0"/>
          <w:divBdr>
            <w:top w:val="none" w:sz="0" w:space="0" w:color="auto"/>
            <w:left w:val="none" w:sz="0" w:space="0" w:color="auto"/>
            <w:bottom w:val="none" w:sz="0" w:space="0" w:color="auto"/>
            <w:right w:val="none" w:sz="0" w:space="0" w:color="auto"/>
          </w:divBdr>
          <w:divsChild>
            <w:div w:id="400908538">
              <w:marLeft w:val="0"/>
              <w:marRight w:val="0"/>
              <w:marTop w:val="0"/>
              <w:marBottom w:val="0"/>
              <w:divBdr>
                <w:top w:val="none" w:sz="0" w:space="0" w:color="auto"/>
                <w:left w:val="none" w:sz="0" w:space="0" w:color="auto"/>
                <w:bottom w:val="none" w:sz="0" w:space="0" w:color="auto"/>
                <w:right w:val="none" w:sz="0" w:space="0" w:color="auto"/>
              </w:divBdr>
            </w:div>
          </w:divsChild>
        </w:div>
        <w:div w:id="494760363">
          <w:marLeft w:val="0"/>
          <w:marRight w:val="0"/>
          <w:marTop w:val="0"/>
          <w:marBottom w:val="0"/>
          <w:divBdr>
            <w:top w:val="none" w:sz="0" w:space="0" w:color="auto"/>
            <w:left w:val="none" w:sz="0" w:space="0" w:color="auto"/>
            <w:bottom w:val="none" w:sz="0" w:space="0" w:color="auto"/>
            <w:right w:val="none" w:sz="0" w:space="0" w:color="auto"/>
          </w:divBdr>
          <w:divsChild>
            <w:div w:id="903221618">
              <w:marLeft w:val="0"/>
              <w:marRight w:val="0"/>
              <w:marTop w:val="0"/>
              <w:marBottom w:val="0"/>
              <w:divBdr>
                <w:top w:val="none" w:sz="0" w:space="0" w:color="auto"/>
                <w:left w:val="none" w:sz="0" w:space="0" w:color="auto"/>
                <w:bottom w:val="none" w:sz="0" w:space="0" w:color="auto"/>
                <w:right w:val="none" w:sz="0" w:space="0" w:color="auto"/>
              </w:divBdr>
              <w:divsChild>
                <w:div w:id="282271767">
                  <w:marLeft w:val="0"/>
                  <w:marRight w:val="0"/>
                  <w:marTop w:val="30"/>
                  <w:marBottom w:val="30"/>
                  <w:divBdr>
                    <w:top w:val="none" w:sz="0" w:space="0" w:color="auto"/>
                    <w:left w:val="none" w:sz="0" w:space="0" w:color="auto"/>
                    <w:bottom w:val="none" w:sz="0" w:space="0" w:color="auto"/>
                    <w:right w:val="none" w:sz="0" w:space="0" w:color="auto"/>
                  </w:divBdr>
                  <w:divsChild>
                    <w:div w:id="199437428">
                      <w:marLeft w:val="0"/>
                      <w:marRight w:val="0"/>
                      <w:marTop w:val="0"/>
                      <w:marBottom w:val="0"/>
                      <w:divBdr>
                        <w:top w:val="none" w:sz="0" w:space="0" w:color="auto"/>
                        <w:left w:val="none" w:sz="0" w:space="0" w:color="auto"/>
                        <w:bottom w:val="none" w:sz="0" w:space="0" w:color="auto"/>
                        <w:right w:val="none" w:sz="0" w:space="0" w:color="auto"/>
                      </w:divBdr>
                      <w:divsChild>
                        <w:div w:id="870142248">
                          <w:marLeft w:val="0"/>
                          <w:marRight w:val="0"/>
                          <w:marTop w:val="0"/>
                          <w:marBottom w:val="0"/>
                          <w:divBdr>
                            <w:top w:val="none" w:sz="0" w:space="0" w:color="auto"/>
                            <w:left w:val="none" w:sz="0" w:space="0" w:color="auto"/>
                            <w:bottom w:val="none" w:sz="0" w:space="0" w:color="auto"/>
                            <w:right w:val="none" w:sz="0" w:space="0" w:color="auto"/>
                          </w:divBdr>
                        </w:div>
                      </w:divsChild>
                    </w:div>
                    <w:div w:id="1891191217">
                      <w:marLeft w:val="0"/>
                      <w:marRight w:val="0"/>
                      <w:marTop w:val="0"/>
                      <w:marBottom w:val="0"/>
                      <w:divBdr>
                        <w:top w:val="none" w:sz="0" w:space="0" w:color="auto"/>
                        <w:left w:val="none" w:sz="0" w:space="0" w:color="auto"/>
                        <w:bottom w:val="none" w:sz="0" w:space="0" w:color="auto"/>
                        <w:right w:val="none" w:sz="0" w:space="0" w:color="auto"/>
                      </w:divBdr>
                      <w:divsChild>
                        <w:div w:id="5538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84482">
              <w:marLeft w:val="0"/>
              <w:marRight w:val="0"/>
              <w:marTop w:val="0"/>
              <w:marBottom w:val="0"/>
              <w:divBdr>
                <w:top w:val="none" w:sz="0" w:space="0" w:color="auto"/>
                <w:left w:val="none" w:sz="0" w:space="0" w:color="auto"/>
                <w:bottom w:val="none" w:sz="0" w:space="0" w:color="auto"/>
                <w:right w:val="none" w:sz="0" w:space="0" w:color="auto"/>
              </w:divBdr>
            </w:div>
          </w:divsChild>
        </w:div>
        <w:div w:id="1111556491">
          <w:marLeft w:val="0"/>
          <w:marRight w:val="0"/>
          <w:marTop w:val="0"/>
          <w:marBottom w:val="0"/>
          <w:divBdr>
            <w:top w:val="none" w:sz="0" w:space="0" w:color="auto"/>
            <w:left w:val="none" w:sz="0" w:space="0" w:color="auto"/>
            <w:bottom w:val="none" w:sz="0" w:space="0" w:color="auto"/>
            <w:right w:val="none" w:sz="0" w:space="0" w:color="auto"/>
          </w:divBdr>
          <w:divsChild>
            <w:div w:id="1861240833">
              <w:marLeft w:val="0"/>
              <w:marRight w:val="0"/>
              <w:marTop w:val="0"/>
              <w:marBottom w:val="0"/>
              <w:divBdr>
                <w:top w:val="none" w:sz="0" w:space="0" w:color="auto"/>
                <w:left w:val="none" w:sz="0" w:space="0" w:color="auto"/>
                <w:bottom w:val="none" w:sz="0" w:space="0" w:color="auto"/>
                <w:right w:val="none" w:sz="0" w:space="0" w:color="auto"/>
              </w:divBdr>
              <w:divsChild>
                <w:div w:id="1228036162">
                  <w:marLeft w:val="0"/>
                  <w:marRight w:val="0"/>
                  <w:marTop w:val="30"/>
                  <w:marBottom w:val="30"/>
                  <w:divBdr>
                    <w:top w:val="none" w:sz="0" w:space="0" w:color="auto"/>
                    <w:left w:val="none" w:sz="0" w:space="0" w:color="auto"/>
                    <w:bottom w:val="none" w:sz="0" w:space="0" w:color="auto"/>
                    <w:right w:val="none" w:sz="0" w:space="0" w:color="auto"/>
                  </w:divBdr>
                  <w:divsChild>
                    <w:div w:id="436338826">
                      <w:marLeft w:val="0"/>
                      <w:marRight w:val="0"/>
                      <w:marTop w:val="0"/>
                      <w:marBottom w:val="0"/>
                      <w:divBdr>
                        <w:top w:val="none" w:sz="0" w:space="0" w:color="auto"/>
                        <w:left w:val="none" w:sz="0" w:space="0" w:color="auto"/>
                        <w:bottom w:val="none" w:sz="0" w:space="0" w:color="auto"/>
                        <w:right w:val="none" w:sz="0" w:space="0" w:color="auto"/>
                      </w:divBdr>
                      <w:divsChild>
                        <w:div w:id="1794322429">
                          <w:marLeft w:val="0"/>
                          <w:marRight w:val="0"/>
                          <w:marTop w:val="0"/>
                          <w:marBottom w:val="0"/>
                          <w:divBdr>
                            <w:top w:val="none" w:sz="0" w:space="0" w:color="auto"/>
                            <w:left w:val="none" w:sz="0" w:space="0" w:color="auto"/>
                            <w:bottom w:val="none" w:sz="0" w:space="0" w:color="auto"/>
                            <w:right w:val="none" w:sz="0" w:space="0" w:color="auto"/>
                          </w:divBdr>
                        </w:div>
                      </w:divsChild>
                    </w:div>
                    <w:div w:id="1845239050">
                      <w:marLeft w:val="0"/>
                      <w:marRight w:val="0"/>
                      <w:marTop w:val="0"/>
                      <w:marBottom w:val="0"/>
                      <w:divBdr>
                        <w:top w:val="none" w:sz="0" w:space="0" w:color="auto"/>
                        <w:left w:val="none" w:sz="0" w:space="0" w:color="auto"/>
                        <w:bottom w:val="none" w:sz="0" w:space="0" w:color="auto"/>
                        <w:right w:val="none" w:sz="0" w:space="0" w:color="auto"/>
                      </w:divBdr>
                      <w:divsChild>
                        <w:div w:id="11939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444197">
              <w:marLeft w:val="0"/>
              <w:marRight w:val="0"/>
              <w:marTop w:val="0"/>
              <w:marBottom w:val="0"/>
              <w:divBdr>
                <w:top w:val="none" w:sz="0" w:space="0" w:color="auto"/>
                <w:left w:val="none" w:sz="0" w:space="0" w:color="auto"/>
                <w:bottom w:val="none" w:sz="0" w:space="0" w:color="auto"/>
                <w:right w:val="none" w:sz="0" w:space="0" w:color="auto"/>
              </w:divBdr>
            </w:div>
          </w:divsChild>
        </w:div>
        <w:div w:id="1176269399">
          <w:marLeft w:val="0"/>
          <w:marRight w:val="0"/>
          <w:marTop w:val="0"/>
          <w:marBottom w:val="0"/>
          <w:divBdr>
            <w:top w:val="none" w:sz="0" w:space="0" w:color="auto"/>
            <w:left w:val="none" w:sz="0" w:space="0" w:color="auto"/>
            <w:bottom w:val="none" w:sz="0" w:space="0" w:color="auto"/>
            <w:right w:val="none" w:sz="0" w:space="0" w:color="auto"/>
          </w:divBdr>
          <w:divsChild>
            <w:div w:id="144779742">
              <w:marLeft w:val="0"/>
              <w:marRight w:val="0"/>
              <w:marTop w:val="0"/>
              <w:marBottom w:val="0"/>
              <w:divBdr>
                <w:top w:val="none" w:sz="0" w:space="0" w:color="auto"/>
                <w:left w:val="none" w:sz="0" w:space="0" w:color="auto"/>
                <w:bottom w:val="none" w:sz="0" w:space="0" w:color="auto"/>
                <w:right w:val="none" w:sz="0" w:space="0" w:color="auto"/>
              </w:divBdr>
            </w:div>
          </w:divsChild>
        </w:div>
        <w:div w:id="1255868627">
          <w:marLeft w:val="0"/>
          <w:marRight w:val="0"/>
          <w:marTop w:val="0"/>
          <w:marBottom w:val="0"/>
          <w:divBdr>
            <w:top w:val="none" w:sz="0" w:space="0" w:color="auto"/>
            <w:left w:val="none" w:sz="0" w:space="0" w:color="auto"/>
            <w:bottom w:val="none" w:sz="0" w:space="0" w:color="auto"/>
            <w:right w:val="none" w:sz="0" w:space="0" w:color="auto"/>
          </w:divBdr>
          <w:divsChild>
            <w:div w:id="1784037542">
              <w:marLeft w:val="0"/>
              <w:marRight w:val="0"/>
              <w:marTop w:val="0"/>
              <w:marBottom w:val="0"/>
              <w:divBdr>
                <w:top w:val="none" w:sz="0" w:space="0" w:color="auto"/>
                <w:left w:val="none" w:sz="0" w:space="0" w:color="auto"/>
                <w:bottom w:val="none" w:sz="0" w:space="0" w:color="auto"/>
                <w:right w:val="none" w:sz="0" w:space="0" w:color="auto"/>
              </w:divBdr>
            </w:div>
          </w:divsChild>
        </w:div>
        <w:div w:id="1399135638">
          <w:marLeft w:val="0"/>
          <w:marRight w:val="0"/>
          <w:marTop w:val="0"/>
          <w:marBottom w:val="0"/>
          <w:divBdr>
            <w:top w:val="none" w:sz="0" w:space="0" w:color="auto"/>
            <w:left w:val="none" w:sz="0" w:space="0" w:color="auto"/>
            <w:bottom w:val="none" w:sz="0" w:space="0" w:color="auto"/>
            <w:right w:val="none" w:sz="0" w:space="0" w:color="auto"/>
          </w:divBdr>
          <w:divsChild>
            <w:div w:id="1077359265">
              <w:marLeft w:val="0"/>
              <w:marRight w:val="0"/>
              <w:marTop w:val="0"/>
              <w:marBottom w:val="0"/>
              <w:divBdr>
                <w:top w:val="none" w:sz="0" w:space="0" w:color="auto"/>
                <w:left w:val="none" w:sz="0" w:space="0" w:color="auto"/>
                <w:bottom w:val="none" w:sz="0" w:space="0" w:color="auto"/>
                <w:right w:val="none" w:sz="0" w:space="0" w:color="auto"/>
              </w:divBdr>
            </w:div>
          </w:divsChild>
        </w:div>
        <w:div w:id="1951273861">
          <w:marLeft w:val="0"/>
          <w:marRight w:val="0"/>
          <w:marTop w:val="0"/>
          <w:marBottom w:val="0"/>
          <w:divBdr>
            <w:top w:val="none" w:sz="0" w:space="0" w:color="auto"/>
            <w:left w:val="none" w:sz="0" w:space="0" w:color="auto"/>
            <w:bottom w:val="none" w:sz="0" w:space="0" w:color="auto"/>
            <w:right w:val="none" w:sz="0" w:space="0" w:color="auto"/>
          </w:divBdr>
          <w:divsChild>
            <w:div w:id="6795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6095">
      <w:bodyDiv w:val="1"/>
      <w:marLeft w:val="0"/>
      <w:marRight w:val="0"/>
      <w:marTop w:val="0"/>
      <w:marBottom w:val="0"/>
      <w:divBdr>
        <w:top w:val="none" w:sz="0" w:space="0" w:color="auto"/>
        <w:left w:val="none" w:sz="0" w:space="0" w:color="auto"/>
        <w:bottom w:val="none" w:sz="0" w:space="0" w:color="auto"/>
        <w:right w:val="none" w:sz="0" w:space="0" w:color="auto"/>
      </w:divBdr>
      <w:divsChild>
        <w:div w:id="719593817">
          <w:marLeft w:val="0"/>
          <w:marRight w:val="0"/>
          <w:marTop w:val="0"/>
          <w:marBottom w:val="0"/>
          <w:divBdr>
            <w:top w:val="none" w:sz="0" w:space="0" w:color="auto"/>
            <w:left w:val="none" w:sz="0" w:space="0" w:color="auto"/>
            <w:bottom w:val="none" w:sz="0" w:space="0" w:color="auto"/>
            <w:right w:val="none" w:sz="0" w:space="0" w:color="auto"/>
          </w:divBdr>
        </w:div>
        <w:div w:id="1118329143">
          <w:marLeft w:val="0"/>
          <w:marRight w:val="0"/>
          <w:marTop w:val="0"/>
          <w:marBottom w:val="0"/>
          <w:divBdr>
            <w:top w:val="none" w:sz="0" w:space="0" w:color="auto"/>
            <w:left w:val="none" w:sz="0" w:space="0" w:color="auto"/>
            <w:bottom w:val="none" w:sz="0" w:space="0" w:color="auto"/>
            <w:right w:val="none" w:sz="0" w:space="0" w:color="auto"/>
          </w:divBdr>
          <w:divsChild>
            <w:div w:id="385296018">
              <w:marLeft w:val="0"/>
              <w:marRight w:val="0"/>
              <w:marTop w:val="30"/>
              <w:marBottom w:val="30"/>
              <w:divBdr>
                <w:top w:val="none" w:sz="0" w:space="0" w:color="auto"/>
                <w:left w:val="none" w:sz="0" w:space="0" w:color="auto"/>
                <w:bottom w:val="none" w:sz="0" w:space="0" w:color="auto"/>
                <w:right w:val="none" w:sz="0" w:space="0" w:color="auto"/>
              </w:divBdr>
              <w:divsChild>
                <w:div w:id="35008862">
                  <w:marLeft w:val="0"/>
                  <w:marRight w:val="0"/>
                  <w:marTop w:val="0"/>
                  <w:marBottom w:val="0"/>
                  <w:divBdr>
                    <w:top w:val="none" w:sz="0" w:space="0" w:color="auto"/>
                    <w:left w:val="none" w:sz="0" w:space="0" w:color="auto"/>
                    <w:bottom w:val="none" w:sz="0" w:space="0" w:color="auto"/>
                    <w:right w:val="none" w:sz="0" w:space="0" w:color="auto"/>
                  </w:divBdr>
                  <w:divsChild>
                    <w:div w:id="315575662">
                      <w:marLeft w:val="0"/>
                      <w:marRight w:val="0"/>
                      <w:marTop w:val="0"/>
                      <w:marBottom w:val="0"/>
                      <w:divBdr>
                        <w:top w:val="none" w:sz="0" w:space="0" w:color="auto"/>
                        <w:left w:val="none" w:sz="0" w:space="0" w:color="auto"/>
                        <w:bottom w:val="none" w:sz="0" w:space="0" w:color="auto"/>
                        <w:right w:val="none" w:sz="0" w:space="0" w:color="auto"/>
                      </w:divBdr>
                    </w:div>
                  </w:divsChild>
                </w:div>
                <w:div w:id="66534710">
                  <w:marLeft w:val="0"/>
                  <w:marRight w:val="0"/>
                  <w:marTop w:val="0"/>
                  <w:marBottom w:val="0"/>
                  <w:divBdr>
                    <w:top w:val="none" w:sz="0" w:space="0" w:color="auto"/>
                    <w:left w:val="none" w:sz="0" w:space="0" w:color="auto"/>
                    <w:bottom w:val="none" w:sz="0" w:space="0" w:color="auto"/>
                    <w:right w:val="none" w:sz="0" w:space="0" w:color="auto"/>
                  </w:divBdr>
                  <w:divsChild>
                    <w:div w:id="961880947">
                      <w:marLeft w:val="0"/>
                      <w:marRight w:val="0"/>
                      <w:marTop w:val="0"/>
                      <w:marBottom w:val="0"/>
                      <w:divBdr>
                        <w:top w:val="none" w:sz="0" w:space="0" w:color="auto"/>
                        <w:left w:val="none" w:sz="0" w:space="0" w:color="auto"/>
                        <w:bottom w:val="none" w:sz="0" w:space="0" w:color="auto"/>
                        <w:right w:val="none" w:sz="0" w:space="0" w:color="auto"/>
                      </w:divBdr>
                    </w:div>
                  </w:divsChild>
                </w:div>
                <w:div w:id="79254205">
                  <w:marLeft w:val="0"/>
                  <w:marRight w:val="0"/>
                  <w:marTop w:val="0"/>
                  <w:marBottom w:val="0"/>
                  <w:divBdr>
                    <w:top w:val="none" w:sz="0" w:space="0" w:color="auto"/>
                    <w:left w:val="none" w:sz="0" w:space="0" w:color="auto"/>
                    <w:bottom w:val="none" w:sz="0" w:space="0" w:color="auto"/>
                    <w:right w:val="none" w:sz="0" w:space="0" w:color="auto"/>
                  </w:divBdr>
                  <w:divsChild>
                    <w:div w:id="810438508">
                      <w:marLeft w:val="0"/>
                      <w:marRight w:val="0"/>
                      <w:marTop w:val="0"/>
                      <w:marBottom w:val="0"/>
                      <w:divBdr>
                        <w:top w:val="none" w:sz="0" w:space="0" w:color="auto"/>
                        <w:left w:val="none" w:sz="0" w:space="0" w:color="auto"/>
                        <w:bottom w:val="none" w:sz="0" w:space="0" w:color="auto"/>
                        <w:right w:val="none" w:sz="0" w:space="0" w:color="auto"/>
                      </w:divBdr>
                    </w:div>
                  </w:divsChild>
                </w:div>
                <w:div w:id="129977481">
                  <w:marLeft w:val="0"/>
                  <w:marRight w:val="0"/>
                  <w:marTop w:val="0"/>
                  <w:marBottom w:val="0"/>
                  <w:divBdr>
                    <w:top w:val="none" w:sz="0" w:space="0" w:color="auto"/>
                    <w:left w:val="none" w:sz="0" w:space="0" w:color="auto"/>
                    <w:bottom w:val="none" w:sz="0" w:space="0" w:color="auto"/>
                    <w:right w:val="none" w:sz="0" w:space="0" w:color="auto"/>
                  </w:divBdr>
                  <w:divsChild>
                    <w:div w:id="658578884">
                      <w:marLeft w:val="0"/>
                      <w:marRight w:val="0"/>
                      <w:marTop w:val="0"/>
                      <w:marBottom w:val="0"/>
                      <w:divBdr>
                        <w:top w:val="none" w:sz="0" w:space="0" w:color="auto"/>
                        <w:left w:val="none" w:sz="0" w:space="0" w:color="auto"/>
                        <w:bottom w:val="none" w:sz="0" w:space="0" w:color="auto"/>
                        <w:right w:val="none" w:sz="0" w:space="0" w:color="auto"/>
                      </w:divBdr>
                    </w:div>
                  </w:divsChild>
                </w:div>
                <w:div w:id="162476284">
                  <w:marLeft w:val="0"/>
                  <w:marRight w:val="0"/>
                  <w:marTop w:val="0"/>
                  <w:marBottom w:val="0"/>
                  <w:divBdr>
                    <w:top w:val="none" w:sz="0" w:space="0" w:color="auto"/>
                    <w:left w:val="none" w:sz="0" w:space="0" w:color="auto"/>
                    <w:bottom w:val="none" w:sz="0" w:space="0" w:color="auto"/>
                    <w:right w:val="none" w:sz="0" w:space="0" w:color="auto"/>
                  </w:divBdr>
                  <w:divsChild>
                    <w:div w:id="1318341000">
                      <w:marLeft w:val="0"/>
                      <w:marRight w:val="0"/>
                      <w:marTop w:val="0"/>
                      <w:marBottom w:val="0"/>
                      <w:divBdr>
                        <w:top w:val="none" w:sz="0" w:space="0" w:color="auto"/>
                        <w:left w:val="none" w:sz="0" w:space="0" w:color="auto"/>
                        <w:bottom w:val="none" w:sz="0" w:space="0" w:color="auto"/>
                        <w:right w:val="none" w:sz="0" w:space="0" w:color="auto"/>
                      </w:divBdr>
                    </w:div>
                  </w:divsChild>
                </w:div>
                <w:div w:id="163127718">
                  <w:marLeft w:val="0"/>
                  <w:marRight w:val="0"/>
                  <w:marTop w:val="0"/>
                  <w:marBottom w:val="0"/>
                  <w:divBdr>
                    <w:top w:val="none" w:sz="0" w:space="0" w:color="auto"/>
                    <w:left w:val="none" w:sz="0" w:space="0" w:color="auto"/>
                    <w:bottom w:val="none" w:sz="0" w:space="0" w:color="auto"/>
                    <w:right w:val="none" w:sz="0" w:space="0" w:color="auto"/>
                  </w:divBdr>
                  <w:divsChild>
                    <w:div w:id="2015106543">
                      <w:marLeft w:val="0"/>
                      <w:marRight w:val="0"/>
                      <w:marTop w:val="0"/>
                      <w:marBottom w:val="0"/>
                      <w:divBdr>
                        <w:top w:val="none" w:sz="0" w:space="0" w:color="auto"/>
                        <w:left w:val="none" w:sz="0" w:space="0" w:color="auto"/>
                        <w:bottom w:val="none" w:sz="0" w:space="0" w:color="auto"/>
                        <w:right w:val="none" w:sz="0" w:space="0" w:color="auto"/>
                      </w:divBdr>
                    </w:div>
                  </w:divsChild>
                </w:div>
                <w:div w:id="287589226">
                  <w:marLeft w:val="0"/>
                  <w:marRight w:val="0"/>
                  <w:marTop w:val="0"/>
                  <w:marBottom w:val="0"/>
                  <w:divBdr>
                    <w:top w:val="none" w:sz="0" w:space="0" w:color="auto"/>
                    <w:left w:val="none" w:sz="0" w:space="0" w:color="auto"/>
                    <w:bottom w:val="none" w:sz="0" w:space="0" w:color="auto"/>
                    <w:right w:val="none" w:sz="0" w:space="0" w:color="auto"/>
                  </w:divBdr>
                  <w:divsChild>
                    <w:div w:id="1841700563">
                      <w:marLeft w:val="0"/>
                      <w:marRight w:val="0"/>
                      <w:marTop w:val="0"/>
                      <w:marBottom w:val="0"/>
                      <w:divBdr>
                        <w:top w:val="none" w:sz="0" w:space="0" w:color="auto"/>
                        <w:left w:val="none" w:sz="0" w:space="0" w:color="auto"/>
                        <w:bottom w:val="none" w:sz="0" w:space="0" w:color="auto"/>
                        <w:right w:val="none" w:sz="0" w:space="0" w:color="auto"/>
                      </w:divBdr>
                    </w:div>
                  </w:divsChild>
                </w:div>
                <w:div w:id="410274979">
                  <w:marLeft w:val="0"/>
                  <w:marRight w:val="0"/>
                  <w:marTop w:val="0"/>
                  <w:marBottom w:val="0"/>
                  <w:divBdr>
                    <w:top w:val="none" w:sz="0" w:space="0" w:color="auto"/>
                    <w:left w:val="none" w:sz="0" w:space="0" w:color="auto"/>
                    <w:bottom w:val="none" w:sz="0" w:space="0" w:color="auto"/>
                    <w:right w:val="none" w:sz="0" w:space="0" w:color="auto"/>
                  </w:divBdr>
                  <w:divsChild>
                    <w:div w:id="654727775">
                      <w:marLeft w:val="0"/>
                      <w:marRight w:val="0"/>
                      <w:marTop w:val="0"/>
                      <w:marBottom w:val="0"/>
                      <w:divBdr>
                        <w:top w:val="none" w:sz="0" w:space="0" w:color="auto"/>
                        <w:left w:val="none" w:sz="0" w:space="0" w:color="auto"/>
                        <w:bottom w:val="none" w:sz="0" w:space="0" w:color="auto"/>
                        <w:right w:val="none" w:sz="0" w:space="0" w:color="auto"/>
                      </w:divBdr>
                    </w:div>
                  </w:divsChild>
                </w:div>
                <w:div w:id="468135762">
                  <w:marLeft w:val="0"/>
                  <w:marRight w:val="0"/>
                  <w:marTop w:val="0"/>
                  <w:marBottom w:val="0"/>
                  <w:divBdr>
                    <w:top w:val="none" w:sz="0" w:space="0" w:color="auto"/>
                    <w:left w:val="none" w:sz="0" w:space="0" w:color="auto"/>
                    <w:bottom w:val="none" w:sz="0" w:space="0" w:color="auto"/>
                    <w:right w:val="none" w:sz="0" w:space="0" w:color="auto"/>
                  </w:divBdr>
                  <w:divsChild>
                    <w:div w:id="1232234007">
                      <w:marLeft w:val="0"/>
                      <w:marRight w:val="0"/>
                      <w:marTop w:val="0"/>
                      <w:marBottom w:val="0"/>
                      <w:divBdr>
                        <w:top w:val="none" w:sz="0" w:space="0" w:color="auto"/>
                        <w:left w:val="none" w:sz="0" w:space="0" w:color="auto"/>
                        <w:bottom w:val="none" w:sz="0" w:space="0" w:color="auto"/>
                        <w:right w:val="none" w:sz="0" w:space="0" w:color="auto"/>
                      </w:divBdr>
                    </w:div>
                  </w:divsChild>
                </w:div>
                <w:div w:id="662899517">
                  <w:marLeft w:val="0"/>
                  <w:marRight w:val="0"/>
                  <w:marTop w:val="0"/>
                  <w:marBottom w:val="0"/>
                  <w:divBdr>
                    <w:top w:val="none" w:sz="0" w:space="0" w:color="auto"/>
                    <w:left w:val="none" w:sz="0" w:space="0" w:color="auto"/>
                    <w:bottom w:val="none" w:sz="0" w:space="0" w:color="auto"/>
                    <w:right w:val="none" w:sz="0" w:space="0" w:color="auto"/>
                  </w:divBdr>
                  <w:divsChild>
                    <w:div w:id="1618638751">
                      <w:marLeft w:val="0"/>
                      <w:marRight w:val="0"/>
                      <w:marTop w:val="0"/>
                      <w:marBottom w:val="0"/>
                      <w:divBdr>
                        <w:top w:val="none" w:sz="0" w:space="0" w:color="auto"/>
                        <w:left w:val="none" w:sz="0" w:space="0" w:color="auto"/>
                        <w:bottom w:val="none" w:sz="0" w:space="0" w:color="auto"/>
                        <w:right w:val="none" w:sz="0" w:space="0" w:color="auto"/>
                      </w:divBdr>
                    </w:div>
                  </w:divsChild>
                </w:div>
                <w:div w:id="1024988093">
                  <w:marLeft w:val="0"/>
                  <w:marRight w:val="0"/>
                  <w:marTop w:val="0"/>
                  <w:marBottom w:val="0"/>
                  <w:divBdr>
                    <w:top w:val="none" w:sz="0" w:space="0" w:color="auto"/>
                    <w:left w:val="none" w:sz="0" w:space="0" w:color="auto"/>
                    <w:bottom w:val="none" w:sz="0" w:space="0" w:color="auto"/>
                    <w:right w:val="none" w:sz="0" w:space="0" w:color="auto"/>
                  </w:divBdr>
                  <w:divsChild>
                    <w:div w:id="1310598725">
                      <w:marLeft w:val="0"/>
                      <w:marRight w:val="0"/>
                      <w:marTop w:val="0"/>
                      <w:marBottom w:val="0"/>
                      <w:divBdr>
                        <w:top w:val="none" w:sz="0" w:space="0" w:color="auto"/>
                        <w:left w:val="none" w:sz="0" w:space="0" w:color="auto"/>
                        <w:bottom w:val="none" w:sz="0" w:space="0" w:color="auto"/>
                        <w:right w:val="none" w:sz="0" w:space="0" w:color="auto"/>
                      </w:divBdr>
                    </w:div>
                  </w:divsChild>
                </w:div>
                <w:div w:id="1327248784">
                  <w:marLeft w:val="0"/>
                  <w:marRight w:val="0"/>
                  <w:marTop w:val="0"/>
                  <w:marBottom w:val="0"/>
                  <w:divBdr>
                    <w:top w:val="none" w:sz="0" w:space="0" w:color="auto"/>
                    <w:left w:val="none" w:sz="0" w:space="0" w:color="auto"/>
                    <w:bottom w:val="none" w:sz="0" w:space="0" w:color="auto"/>
                    <w:right w:val="none" w:sz="0" w:space="0" w:color="auto"/>
                  </w:divBdr>
                  <w:divsChild>
                    <w:div w:id="1185092244">
                      <w:marLeft w:val="0"/>
                      <w:marRight w:val="0"/>
                      <w:marTop w:val="0"/>
                      <w:marBottom w:val="0"/>
                      <w:divBdr>
                        <w:top w:val="none" w:sz="0" w:space="0" w:color="auto"/>
                        <w:left w:val="none" w:sz="0" w:space="0" w:color="auto"/>
                        <w:bottom w:val="none" w:sz="0" w:space="0" w:color="auto"/>
                        <w:right w:val="none" w:sz="0" w:space="0" w:color="auto"/>
                      </w:divBdr>
                    </w:div>
                  </w:divsChild>
                </w:div>
                <w:div w:id="1453014984">
                  <w:marLeft w:val="0"/>
                  <w:marRight w:val="0"/>
                  <w:marTop w:val="0"/>
                  <w:marBottom w:val="0"/>
                  <w:divBdr>
                    <w:top w:val="none" w:sz="0" w:space="0" w:color="auto"/>
                    <w:left w:val="none" w:sz="0" w:space="0" w:color="auto"/>
                    <w:bottom w:val="none" w:sz="0" w:space="0" w:color="auto"/>
                    <w:right w:val="none" w:sz="0" w:space="0" w:color="auto"/>
                  </w:divBdr>
                  <w:divsChild>
                    <w:div w:id="1138111824">
                      <w:marLeft w:val="0"/>
                      <w:marRight w:val="0"/>
                      <w:marTop w:val="0"/>
                      <w:marBottom w:val="0"/>
                      <w:divBdr>
                        <w:top w:val="none" w:sz="0" w:space="0" w:color="auto"/>
                        <w:left w:val="none" w:sz="0" w:space="0" w:color="auto"/>
                        <w:bottom w:val="none" w:sz="0" w:space="0" w:color="auto"/>
                        <w:right w:val="none" w:sz="0" w:space="0" w:color="auto"/>
                      </w:divBdr>
                    </w:div>
                  </w:divsChild>
                </w:div>
                <w:div w:id="1646666548">
                  <w:marLeft w:val="0"/>
                  <w:marRight w:val="0"/>
                  <w:marTop w:val="0"/>
                  <w:marBottom w:val="0"/>
                  <w:divBdr>
                    <w:top w:val="none" w:sz="0" w:space="0" w:color="auto"/>
                    <w:left w:val="none" w:sz="0" w:space="0" w:color="auto"/>
                    <w:bottom w:val="none" w:sz="0" w:space="0" w:color="auto"/>
                    <w:right w:val="none" w:sz="0" w:space="0" w:color="auto"/>
                  </w:divBdr>
                  <w:divsChild>
                    <w:div w:id="1243025024">
                      <w:marLeft w:val="0"/>
                      <w:marRight w:val="0"/>
                      <w:marTop w:val="0"/>
                      <w:marBottom w:val="0"/>
                      <w:divBdr>
                        <w:top w:val="none" w:sz="0" w:space="0" w:color="auto"/>
                        <w:left w:val="none" w:sz="0" w:space="0" w:color="auto"/>
                        <w:bottom w:val="none" w:sz="0" w:space="0" w:color="auto"/>
                        <w:right w:val="none" w:sz="0" w:space="0" w:color="auto"/>
                      </w:divBdr>
                    </w:div>
                  </w:divsChild>
                </w:div>
                <w:div w:id="1704358485">
                  <w:marLeft w:val="0"/>
                  <w:marRight w:val="0"/>
                  <w:marTop w:val="0"/>
                  <w:marBottom w:val="0"/>
                  <w:divBdr>
                    <w:top w:val="none" w:sz="0" w:space="0" w:color="auto"/>
                    <w:left w:val="none" w:sz="0" w:space="0" w:color="auto"/>
                    <w:bottom w:val="none" w:sz="0" w:space="0" w:color="auto"/>
                    <w:right w:val="none" w:sz="0" w:space="0" w:color="auto"/>
                  </w:divBdr>
                  <w:divsChild>
                    <w:div w:id="83500490">
                      <w:marLeft w:val="0"/>
                      <w:marRight w:val="0"/>
                      <w:marTop w:val="0"/>
                      <w:marBottom w:val="0"/>
                      <w:divBdr>
                        <w:top w:val="none" w:sz="0" w:space="0" w:color="auto"/>
                        <w:left w:val="none" w:sz="0" w:space="0" w:color="auto"/>
                        <w:bottom w:val="none" w:sz="0" w:space="0" w:color="auto"/>
                        <w:right w:val="none" w:sz="0" w:space="0" w:color="auto"/>
                      </w:divBdr>
                    </w:div>
                  </w:divsChild>
                </w:div>
                <w:div w:id="1770663337">
                  <w:marLeft w:val="0"/>
                  <w:marRight w:val="0"/>
                  <w:marTop w:val="0"/>
                  <w:marBottom w:val="0"/>
                  <w:divBdr>
                    <w:top w:val="none" w:sz="0" w:space="0" w:color="auto"/>
                    <w:left w:val="none" w:sz="0" w:space="0" w:color="auto"/>
                    <w:bottom w:val="none" w:sz="0" w:space="0" w:color="auto"/>
                    <w:right w:val="none" w:sz="0" w:space="0" w:color="auto"/>
                  </w:divBdr>
                  <w:divsChild>
                    <w:div w:id="781462874">
                      <w:marLeft w:val="0"/>
                      <w:marRight w:val="0"/>
                      <w:marTop w:val="0"/>
                      <w:marBottom w:val="0"/>
                      <w:divBdr>
                        <w:top w:val="none" w:sz="0" w:space="0" w:color="auto"/>
                        <w:left w:val="none" w:sz="0" w:space="0" w:color="auto"/>
                        <w:bottom w:val="none" w:sz="0" w:space="0" w:color="auto"/>
                        <w:right w:val="none" w:sz="0" w:space="0" w:color="auto"/>
                      </w:divBdr>
                    </w:div>
                  </w:divsChild>
                </w:div>
                <w:div w:id="1792434250">
                  <w:marLeft w:val="0"/>
                  <w:marRight w:val="0"/>
                  <w:marTop w:val="0"/>
                  <w:marBottom w:val="0"/>
                  <w:divBdr>
                    <w:top w:val="none" w:sz="0" w:space="0" w:color="auto"/>
                    <w:left w:val="none" w:sz="0" w:space="0" w:color="auto"/>
                    <w:bottom w:val="none" w:sz="0" w:space="0" w:color="auto"/>
                    <w:right w:val="none" w:sz="0" w:space="0" w:color="auto"/>
                  </w:divBdr>
                  <w:divsChild>
                    <w:div w:id="1770538635">
                      <w:marLeft w:val="0"/>
                      <w:marRight w:val="0"/>
                      <w:marTop w:val="0"/>
                      <w:marBottom w:val="0"/>
                      <w:divBdr>
                        <w:top w:val="none" w:sz="0" w:space="0" w:color="auto"/>
                        <w:left w:val="none" w:sz="0" w:space="0" w:color="auto"/>
                        <w:bottom w:val="none" w:sz="0" w:space="0" w:color="auto"/>
                        <w:right w:val="none" w:sz="0" w:space="0" w:color="auto"/>
                      </w:divBdr>
                    </w:div>
                  </w:divsChild>
                </w:div>
                <w:div w:id="1801260491">
                  <w:marLeft w:val="0"/>
                  <w:marRight w:val="0"/>
                  <w:marTop w:val="0"/>
                  <w:marBottom w:val="0"/>
                  <w:divBdr>
                    <w:top w:val="none" w:sz="0" w:space="0" w:color="auto"/>
                    <w:left w:val="none" w:sz="0" w:space="0" w:color="auto"/>
                    <w:bottom w:val="none" w:sz="0" w:space="0" w:color="auto"/>
                    <w:right w:val="none" w:sz="0" w:space="0" w:color="auto"/>
                  </w:divBdr>
                  <w:divsChild>
                    <w:div w:id="1419593359">
                      <w:marLeft w:val="0"/>
                      <w:marRight w:val="0"/>
                      <w:marTop w:val="0"/>
                      <w:marBottom w:val="0"/>
                      <w:divBdr>
                        <w:top w:val="none" w:sz="0" w:space="0" w:color="auto"/>
                        <w:left w:val="none" w:sz="0" w:space="0" w:color="auto"/>
                        <w:bottom w:val="none" w:sz="0" w:space="0" w:color="auto"/>
                        <w:right w:val="none" w:sz="0" w:space="0" w:color="auto"/>
                      </w:divBdr>
                    </w:div>
                  </w:divsChild>
                </w:div>
                <w:div w:id="1982147025">
                  <w:marLeft w:val="0"/>
                  <w:marRight w:val="0"/>
                  <w:marTop w:val="0"/>
                  <w:marBottom w:val="0"/>
                  <w:divBdr>
                    <w:top w:val="none" w:sz="0" w:space="0" w:color="auto"/>
                    <w:left w:val="none" w:sz="0" w:space="0" w:color="auto"/>
                    <w:bottom w:val="none" w:sz="0" w:space="0" w:color="auto"/>
                    <w:right w:val="none" w:sz="0" w:space="0" w:color="auto"/>
                  </w:divBdr>
                  <w:divsChild>
                    <w:div w:id="1426682104">
                      <w:marLeft w:val="0"/>
                      <w:marRight w:val="0"/>
                      <w:marTop w:val="0"/>
                      <w:marBottom w:val="0"/>
                      <w:divBdr>
                        <w:top w:val="none" w:sz="0" w:space="0" w:color="auto"/>
                        <w:left w:val="none" w:sz="0" w:space="0" w:color="auto"/>
                        <w:bottom w:val="none" w:sz="0" w:space="0" w:color="auto"/>
                        <w:right w:val="none" w:sz="0" w:space="0" w:color="auto"/>
                      </w:divBdr>
                    </w:div>
                  </w:divsChild>
                </w:div>
                <w:div w:id="2034764010">
                  <w:marLeft w:val="0"/>
                  <w:marRight w:val="0"/>
                  <w:marTop w:val="0"/>
                  <w:marBottom w:val="0"/>
                  <w:divBdr>
                    <w:top w:val="none" w:sz="0" w:space="0" w:color="auto"/>
                    <w:left w:val="none" w:sz="0" w:space="0" w:color="auto"/>
                    <w:bottom w:val="none" w:sz="0" w:space="0" w:color="auto"/>
                    <w:right w:val="none" w:sz="0" w:space="0" w:color="auto"/>
                  </w:divBdr>
                  <w:divsChild>
                    <w:div w:id="180053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553377">
          <w:marLeft w:val="0"/>
          <w:marRight w:val="0"/>
          <w:marTop w:val="0"/>
          <w:marBottom w:val="0"/>
          <w:divBdr>
            <w:top w:val="none" w:sz="0" w:space="0" w:color="auto"/>
            <w:left w:val="none" w:sz="0" w:space="0" w:color="auto"/>
            <w:bottom w:val="none" w:sz="0" w:space="0" w:color="auto"/>
            <w:right w:val="none" w:sz="0" w:space="0" w:color="auto"/>
          </w:divBdr>
        </w:div>
      </w:divsChild>
    </w:div>
    <w:div w:id="632829529">
      <w:bodyDiv w:val="1"/>
      <w:marLeft w:val="0"/>
      <w:marRight w:val="0"/>
      <w:marTop w:val="0"/>
      <w:marBottom w:val="0"/>
      <w:divBdr>
        <w:top w:val="none" w:sz="0" w:space="0" w:color="auto"/>
        <w:left w:val="none" w:sz="0" w:space="0" w:color="auto"/>
        <w:bottom w:val="none" w:sz="0" w:space="0" w:color="auto"/>
        <w:right w:val="none" w:sz="0" w:space="0" w:color="auto"/>
      </w:divBdr>
      <w:divsChild>
        <w:div w:id="13649770">
          <w:marLeft w:val="0"/>
          <w:marRight w:val="0"/>
          <w:marTop w:val="0"/>
          <w:marBottom w:val="0"/>
          <w:divBdr>
            <w:top w:val="none" w:sz="0" w:space="0" w:color="auto"/>
            <w:left w:val="none" w:sz="0" w:space="0" w:color="auto"/>
            <w:bottom w:val="none" w:sz="0" w:space="0" w:color="auto"/>
            <w:right w:val="none" w:sz="0" w:space="0" w:color="auto"/>
          </w:divBdr>
        </w:div>
        <w:div w:id="122119340">
          <w:marLeft w:val="0"/>
          <w:marRight w:val="0"/>
          <w:marTop w:val="0"/>
          <w:marBottom w:val="0"/>
          <w:divBdr>
            <w:top w:val="none" w:sz="0" w:space="0" w:color="auto"/>
            <w:left w:val="none" w:sz="0" w:space="0" w:color="auto"/>
            <w:bottom w:val="none" w:sz="0" w:space="0" w:color="auto"/>
            <w:right w:val="none" w:sz="0" w:space="0" w:color="auto"/>
          </w:divBdr>
        </w:div>
        <w:div w:id="987247805">
          <w:marLeft w:val="0"/>
          <w:marRight w:val="0"/>
          <w:marTop w:val="0"/>
          <w:marBottom w:val="0"/>
          <w:divBdr>
            <w:top w:val="none" w:sz="0" w:space="0" w:color="auto"/>
            <w:left w:val="none" w:sz="0" w:space="0" w:color="auto"/>
            <w:bottom w:val="none" w:sz="0" w:space="0" w:color="auto"/>
            <w:right w:val="none" w:sz="0" w:space="0" w:color="auto"/>
          </w:divBdr>
        </w:div>
        <w:div w:id="987632431">
          <w:marLeft w:val="0"/>
          <w:marRight w:val="0"/>
          <w:marTop w:val="0"/>
          <w:marBottom w:val="0"/>
          <w:divBdr>
            <w:top w:val="none" w:sz="0" w:space="0" w:color="auto"/>
            <w:left w:val="none" w:sz="0" w:space="0" w:color="auto"/>
            <w:bottom w:val="none" w:sz="0" w:space="0" w:color="auto"/>
            <w:right w:val="none" w:sz="0" w:space="0" w:color="auto"/>
          </w:divBdr>
        </w:div>
        <w:div w:id="1030642968">
          <w:marLeft w:val="0"/>
          <w:marRight w:val="0"/>
          <w:marTop w:val="0"/>
          <w:marBottom w:val="0"/>
          <w:divBdr>
            <w:top w:val="none" w:sz="0" w:space="0" w:color="auto"/>
            <w:left w:val="none" w:sz="0" w:space="0" w:color="auto"/>
            <w:bottom w:val="none" w:sz="0" w:space="0" w:color="auto"/>
            <w:right w:val="none" w:sz="0" w:space="0" w:color="auto"/>
          </w:divBdr>
        </w:div>
        <w:div w:id="1057555553">
          <w:marLeft w:val="0"/>
          <w:marRight w:val="0"/>
          <w:marTop w:val="0"/>
          <w:marBottom w:val="0"/>
          <w:divBdr>
            <w:top w:val="none" w:sz="0" w:space="0" w:color="auto"/>
            <w:left w:val="none" w:sz="0" w:space="0" w:color="auto"/>
            <w:bottom w:val="none" w:sz="0" w:space="0" w:color="auto"/>
            <w:right w:val="none" w:sz="0" w:space="0" w:color="auto"/>
          </w:divBdr>
        </w:div>
        <w:div w:id="1166900969">
          <w:marLeft w:val="0"/>
          <w:marRight w:val="0"/>
          <w:marTop w:val="0"/>
          <w:marBottom w:val="0"/>
          <w:divBdr>
            <w:top w:val="none" w:sz="0" w:space="0" w:color="auto"/>
            <w:left w:val="none" w:sz="0" w:space="0" w:color="auto"/>
            <w:bottom w:val="none" w:sz="0" w:space="0" w:color="auto"/>
            <w:right w:val="none" w:sz="0" w:space="0" w:color="auto"/>
          </w:divBdr>
        </w:div>
        <w:div w:id="1302804034">
          <w:marLeft w:val="0"/>
          <w:marRight w:val="0"/>
          <w:marTop w:val="0"/>
          <w:marBottom w:val="0"/>
          <w:divBdr>
            <w:top w:val="none" w:sz="0" w:space="0" w:color="auto"/>
            <w:left w:val="none" w:sz="0" w:space="0" w:color="auto"/>
            <w:bottom w:val="none" w:sz="0" w:space="0" w:color="auto"/>
            <w:right w:val="none" w:sz="0" w:space="0" w:color="auto"/>
          </w:divBdr>
        </w:div>
        <w:div w:id="1478764377">
          <w:marLeft w:val="0"/>
          <w:marRight w:val="0"/>
          <w:marTop w:val="0"/>
          <w:marBottom w:val="0"/>
          <w:divBdr>
            <w:top w:val="none" w:sz="0" w:space="0" w:color="auto"/>
            <w:left w:val="none" w:sz="0" w:space="0" w:color="auto"/>
            <w:bottom w:val="none" w:sz="0" w:space="0" w:color="auto"/>
            <w:right w:val="none" w:sz="0" w:space="0" w:color="auto"/>
          </w:divBdr>
        </w:div>
        <w:div w:id="1563977970">
          <w:marLeft w:val="0"/>
          <w:marRight w:val="0"/>
          <w:marTop w:val="0"/>
          <w:marBottom w:val="0"/>
          <w:divBdr>
            <w:top w:val="none" w:sz="0" w:space="0" w:color="auto"/>
            <w:left w:val="none" w:sz="0" w:space="0" w:color="auto"/>
            <w:bottom w:val="none" w:sz="0" w:space="0" w:color="auto"/>
            <w:right w:val="none" w:sz="0" w:space="0" w:color="auto"/>
          </w:divBdr>
        </w:div>
        <w:div w:id="1746999066">
          <w:marLeft w:val="0"/>
          <w:marRight w:val="0"/>
          <w:marTop w:val="0"/>
          <w:marBottom w:val="0"/>
          <w:divBdr>
            <w:top w:val="none" w:sz="0" w:space="0" w:color="auto"/>
            <w:left w:val="none" w:sz="0" w:space="0" w:color="auto"/>
            <w:bottom w:val="none" w:sz="0" w:space="0" w:color="auto"/>
            <w:right w:val="none" w:sz="0" w:space="0" w:color="auto"/>
          </w:divBdr>
        </w:div>
        <w:div w:id="1875313696">
          <w:marLeft w:val="0"/>
          <w:marRight w:val="0"/>
          <w:marTop w:val="0"/>
          <w:marBottom w:val="0"/>
          <w:divBdr>
            <w:top w:val="none" w:sz="0" w:space="0" w:color="auto"/>
            <w:left w:val="none" w:sz="0" w:space="0" w:color="auto"/>
            <w:bottom w:val="none" w:sz="0" w:space="0" w:color="auto"/>
            <w:right w:val="none" w:sz="0" w:space="0" w:color="auto"/>
          </w:divBdr>
        </w:div>
        <w:div w:id="2045013883">
          <w:marLeft w:val="0"/>
          <w:marRight w:val="0"/>
          <w:marTop w:val="0"/>
          <w:marBottom w:val="0"/>
          <w:divBdr>
            <w:top w:val="none" w:sz="0" w:space="0" w:color="auto"/>
            <w:left w:val="none" w:sz="0" w:space="0" w:color="auto"/>
            <w:bottom w:val="none" w:sz="0" w:space="0" w:color="auto"/>
            <w:right w:val="none" w:sz="0" w:space="0" w:color="auto"/>
          </w:divBdr>
        </w:div>
        <w:div w:id="2049795180">
          <w:marLeft w:val="0"/>
          <w:marRight w:val="0"/>
          <w:marTop w:val="0"/>
          <w:marBottom w:val="0"/>
          <w:divBdr>
            <w:top w:val="none" w:sz="0" w:space="0" w:color="auto"/>
            <w:left w:val="none" w:sz="0" w:space="0" w:color="auto"/>
            <w:bottom w:val="none" w:sz="0" w:space="0" w:color="auto"/>
            <w:right w:val="none" w:sz="0" w:space="0" w:color="auto"/>
          </w:divBdr>
        </w:div>
      </w:divsChild>
    </w:div>
    <w:div w:id="635334464">
      <w:bodyDiv w:val="1"/>
      <w:marLeft w:val="0"/>
      <w:marRight w:val="0"/>
      <w:marTop w:val="0"/>
      <w:marBottom w:val="0"/>
      <w:divBdr>
        <w:top w:val="none" w:sz="0" w:space="0" w:color="auto"/>
        <w:left w:val="none" w:sz="0" w:space="0" w:color="auto"/>
        <w:bottom w:val="none" w:sz="0" w:space="0" w:color="auto"/>
        <w:right w:val="none" w:sz="0" w:space="0" w:color="auto"/>
      </w:divBdr>
      <w:divsChild>
        <w:div w:id="145323307">
          <w:marLeft w:val="0"/>
          <w:marRight w:val="0"/>
          <w:marTop w:val="0"/>
          <w:marBottom w:val="0"/>
          <w:divBdr>
            <w:top w:val="none" w:sz="0" w:space="0" w:color="auto"/>
            <w:left w:val="none" w:sz="0" w:space="0" w:color="auto"/>
            <w:bottom w:val="none" w:sz="0" w:space="0" w:color="auto"/>
            <w:right w:val="none" w:sz="0" w:space="0" w:color="auto"/>
          </w:divBdr>
          <w:divsChild>
            <w:div w:id="387995587">
              <w:marLeft w:val="0"/>
              <w:marRight w:val="0"/>
              <w:marTop w:val="0"/>
              <w:marBottom w:val="0"/>
              <w:divBdr>
                <w:top w:val="none" w:sz="0" w:space="0" w:color="auto"/>
                <w:left w:val="none" w:sz="0" w:space="0" w:color="auto"/>
                <w:bottom w:val="none" w:sz="0" w:space="0" w:color="auto"/>
                <w:right w:val="none" w:sz="0" w:space="0" w:color="auto"/>
              </w:divBdr>
            </w:div>
            <w:div w:id="1673802279">
              <w:marLeft w:val="0"/>
              <w:marRight w:val="0"/>
              <w:marTop w:val="0"/>
              <w:marBottom w:val="0"/>
              <w:divBdr>
                <w:top w:val="none" w:sz="0" w:space="0" w:color="auto"/>
                <w:left w:val="none" w:sz="0" w:space="0" w:color="auto"/>
                <w:bottom w:val="none" w:sz="0" w:space="0" w:color="auto"/>
                <w:right w:val="none" w:sz="0" w:space="0" w:color="auto"/>
              </w:divBdr>
              <w:divsChild>
                <w:div w:id="2114468350">
                  <w:marLeft w:val="0"/>
                  <w:marRight w:val="0"/>
                  <w:marTop w:val="30"/>
                  <w:marBottom w:val="30"/>
                  <w:divBdr>
                    <w:top w:val="none" w:sz="0" w:space="0" w:color="auto"/>
                    <w:left w:val="none" w:sz="0" w:space="0" w:color="auto"/>
                    <w:bottom w:val="none" w:sz="0" w:space="0" w:color="auto"/>
                    <w:right w:val="none" w:sz="0" w:space="0" w:color="auto"/>
                  </w:divBdr>
                  <w:divsChild>
                    <w:div w:id="4982442">
                      <w:marLeft w:val="0"/>
                      <w:marRight w:val="0"/>
                      <w:marTop w:val="0"/>
                      <w:marBottom w:val="0"/>
                      <w:divBdr>
                        <w:top w:val="none" w:sz="0" w:space="0" w:color="auto"/>
                        <w:left w:val="none" w:sz="0" w:space="0" w:color="auto"/>
                        <w:bottom w:val="none" w:sz="0" w:space="0" w:color="auto"/>
                        <w:right w:val="none" w:sz="0" w:space="0" w:color="auto"/>
                      </w:divBdr>
                      <w:divsChild>
                        <w:div w:id="1376200533">
                          <w:marLeft w:val="0"/>
                          <w:marRight w:val="0"/>
                          <w:marTop w:val="0"/>
                          <w:marBottom w:val="0"/>
                          <w:divBdr>
                            <w:top w:val="none" w:sz="0" w:space="0" w:color="auto"/>
                            <w:left w:val="none" w:sz="0" w:space="0" w:color="auto"/>
                            <w:bottom w:val="none" w:sz="0" w:space="0" w:color="auto"/>
                            <w:right w:val="none" w:sz="0" w:space="0" w:color="auto"/>
                          </w:divBdr>
                          <w:divsChild>
                            <w:div w:id="1271664056">
                              <w:marLeft w:val="0"/>
                              <w:marRight w:val="0"/>
                              <w:marTop w:val="30"/>
                              <w:marBottom w:val="30"/>
                              <w:divBdr>
                                <w:top w:val="none" w:sz="0" w:space="0" w:color="auto"/>
                                <w:left w:val="none" w:sz="0" w:space="0" w:color="auto"/>
                                <w:bottom w:val="none" w:sz="0" w:space="0" w:color="auto"/>
                                <w:right w:val="none" w:sz="0" w:space="0" w:color="auto"/>
                              </w:divBdr>
                              <w:divsChild>
                                <w:div w:id="745349066">
                                  <w:marLeft w:val="0"/>
                                  <w:marRight w:val="0"/>
                                  <w:marTop w:val="0"/>
                                  <w:marBottom w:val="0"/>
                                  <w:divBdr>
                                    <w:top w:val="none" w:sz="0" w:space="0" w:color="auto"/>
                                    <w:left w:val="none" w:sz="0" w:space="0" w:color="auto"/>
                                    <w:bottom w:val="none" w:sz="0" w:space="0" w:color="auto"/>
                                    <w:right w:val="none" w:sz="0" w:space="0" w:color="auto"/>
                                  </w:divBdr>
                                  <w:divsChild>
                                    <w:div w:id="325598557">
                                      <w:marLeft w:val="0"/>
                                      <w:marRight w:val="0"/>
                                      <w:marTop w:val="0"/>
                                      <w:marBottom w:val="0"/>
                                      <w:divBdr>
                                        <w:top w:val="none" w:sz="0" w:space="0" w:color="auto"/>
                                        <w:left w:val="none" w:sz="0" w:space="0" w:color="auto"/>
                                        <w:bottom w:val="none" w:sz="0" w:space="0" w:color="auto"/>
                                        <w:right w:val="none" w:sz="0" w:space="0" w:color="auto"/>
                                      </w:divBdr>
                                    </w:div>
                                  </w:divsChild>
                                </w:div>
                                <w:div w:id="2087603737">
                                  <w:marLeft w:val="0"/>
                                  <w:marRight w:val="0"/>
                                  <w:marTop w:val="0"/>
                                  <w:marBottom w:val="0"/>
                                  <w:divBdr>
                                    <w:top w:val="none" w:sz="0" w:space="0" w:color="auto"/>
                                    <w:left w:val="none" w:sz="0" w:space="0" w:color="auto"/>
                                    <w:bottom w:val="none" w:sz="0" w:space="0" w:color="auto"/>
                                    <w:right w:val="none" w:sz="0" w:space="0" w:color="auto"/>
                                  </w:divBdr>
                                  <w:divsChild>
                                    <w:div w:id="5301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412426">
                          <w:marLeft w:val="0"/>
                          <w:marRight w:val="0"/>
                          <w:marTop w:val="0"/>
                          <w:marBottom w:val="0"/>
                          <w:divBdr>
                            <w:top w:val="none" w:sz="0" w:space="0" w:color="auto"/>
                            <w:left w:val="none" w:sz="0" w:space="0" w:color="auto"/>
                            <w:bottom w:val="none" w:sz="0" w:space="0" w:color="auto"/>
                            <w:right w:val="none" w:sz="0" w:space="0" w:color="auto"/>
                          </w:divBdr>
                        </w:div>
                      </w:divsChild>
                    </w:div>
                    <w:div w:id="71395337">
                      <w:marLeft w:val="0"/>
                      <w:marRight w:val="0"/>
                      <w:marTop w:val="0"/>
                      <w:marBottom w:val="0"/>
                      <w:divBdr>
                        <w:top w:val="none" w:sz="0" w:space="0" w:color="auto"/>
                        <w:left w:val="none" w:sz="0" w:space="0" w:color="auto"/>
                        <w:bottom w:val="none" w:sz="0" w:space="0" w:color="auto"/>
                        <w:right w:val="none" w:sz="0" w:space="0" w:color="auto"/>
                      </w:divBdr>
                      <w:divsChild>
                        <w:div w:id="346490837">
                          <w:marLeft w:val="0"/>
                          <w:marRight w:val="0"/>
                          <w:marTop w:val="0"/>
                          <w:marBottom w:val="0"/>
                          <w:divBdr>
                            <w:top w:val="none" w:sz="0" w:space="0" w:color="auto"/>
                            <w:left w:val="none" w:sz="0" w:space="0" w:color="auto"/>
                            <w:bottom w:val="none" w:sz="0" w:space="0" w:color="auto"/>
                            <w:right w:val="none" w:sz="0" w:space="0" w:color="auto"/>
                          </w:divBdr>
                        </w:div>
                      </w:divsChild>
                    </w:div>
                    <w:div w:id="100418861">
                      <w:marLeft w:val="0"/>
                      <w:marRight w:val="0"/>
                      <w:marTop w:val="0"/>
                      <w:marBottom w:val="0"/>
                      <w:divBdr>
                        <w:top w:val="none" w:sz="0" w:space="0" w:color="auto"/>
                        <w:left w:val="none" w:sz="0" w:space="0" w:color="auto"/>
                        <w:bottom w:val="none" w:sz="0" w:space="0" w:color="auto"/>
                        <w:right w:val="none" w:sz="0" w:space="0" w:color="auto"/>
                      </w:divBdr>
                      <w:divsChild>
                        <w:div w:id="911962369">
                          <w:marLeft w:val="0"/>
                          <w:marRight w:val="0"/>
                          <w:marTop w:val="0"/>
                          <w:marBottom w:val="0"/>
                          <w:divBdr>
                            <w:top w:val="none" w:sz="0" w:space="0" w:color="auto"/>
                            <w:left w:val="none" w:sz="0" w:space="0" w:color="auto"/>
                            <w:bottom w:val="none" w:sz="0" w:space="0" w:color="auto"/>
                            <w:right w:val="none" w:sz="0" w:space="0" w:color="auto"/>
                          </w:divBdr>
                          <w:divsChild>
                            <w:div w:id="967012218">
                              <w:marLeft w:val="0"/>
                              <w:marRight w:val="0"/>
                              <w:marTop w:val="30"/>
                              <w:marBottom w:val="30"/>
                              <w:divBdr>
                                <w:top w:val="none" w:sz="0" w:space="0" w:color="auto"/>
                                <w:left w:val="none" w:sz="0" w:space="0" w:color="auto"/>
                                <w:bottom w:val="none" w:sz="0" w:space="0" w:color="auto"/>
                                <w:right w:val="none" w:sz="0" w:space="0" w:color="auto"/>
                              </w:divBdr>
                              <w:divsChild>
                                <w:div w:id="1949972156">
                                  <w:marLeft w:val="0"/>
                                  <w:marRight w:val="0"/>
                                  <w:marTop w:val="0"/>
                                  <w:marBottom w:val="0"/>
                                  <w:divBdr>
                                    <w:top w:val="none" w:sz="0" w:space="0" w:color="auto"/>
                                    <w:left w:val="none" w:sz="0" w:space="0" w:color="auto"/>
                                    <w:bottom w:val="none" w:sz="0" w:space="0" w:color="auto"/>
                                    <w:right w:val="none" w:sz="0" w:space="0" w:color="auto"/>
                                  </w:divBdr>
                                  <w:divsChild>
                                    <w:div w:id="1108743296">
                                      <w:marLeft w:val="0"/>
                                      <w:marRight w:val="0"/>
                                      <w:marTop w:val="0"/>
                                      <w:marBottom w:val="0"/>
                                      <w:divBdr>
                                        <w:top w:val="none" w:sz="0" w:space="0" w:color="auto"/>
                                        <w:left w:val="none" w:sz="0" w:space="0" w:color="auto"/>
                                        <w:bottom w:val="none" w:sz="0" w:space="0" w:color="auto"/>
                                        <w:right w:val="none" w:sz="0" w:space="0" w:color="auto"/>
                                      </w:divBdr>
                                    </w:div>
                                  </w:divsChild>
                                </w:div>
                                <w:div w:id="2144423009">
                                  <w:marLeft w:val="0"/>
                                  <w:marRight w:val="0"/>
                                  <w:marTop w:val="0"/>
                                  <w:marBottom w:val="0"/>
                                  <w:divBdr>
                                    <w:top w:val="none" w:sz="0" w:space="0" w:color="auto"/>
                                    <w:left w:val="none" w:sz="0" w:space="0" w:color="auto"/>
                                    <w:bottom w:val="none" w:sz="0" w:space="0" w:color="auto"/>
                                    <w:right w:val="none" w:sz="0" w:space="0" w:color="auto"/>
                                  </w:divBdr>
                                  <w:divsChild>
                                    <w:div w:id="57161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832992">
                          <w:marLeft w:val="0"/>
                          <w:marRight w:val="0"/>
                          <w:marTop w:val="0"/>
                          <w:marBottom w:val="0"/>
                          <w:divBdr>
                            <w:top w:val="none" w:sz="0" w:space="0" w:color="auto"/>
                            <w:left w:val="none" w:sz="0" w:space="0" w:color="auto"/>
                            <w:bottom w:val="none" w:sz="0" w:space="0" w:color="auto"/>
                            <w:right w:val="none" w:sz="0" w:space="0" w:color="auto"/>
                          </w:divBdr>
                        </w:div>
                      </w:divsChild>
                    </w:div>
                    <w:div w:id="101606593">
                      <w:marLeft w:val="0"/>
                      <w:marRight w:val="0"/>
                      <w:marTop w:val="0"/>
                      <w:marBottom w:val="0"/>
                      <w:divBdr>
                        <w:top w:val="none" w:sz="0" w:space="0" w:color="auto"/>
                        <w:left w:val="none" w:sz="0" w:space="0" w:color="auto"/>
                        <w:bottom w:val="none" w:sz="0" w:space="0" w:color="auto"/>
                        <w:right w:val="none" w:sz="0" w:space="0" w:color="auto"/>
                      </w:divBdr>
                      <w:divsChild>
                        <w:div w:id="770245706">
                          <w:marLeft w:val="0"/>
                          <w:marRight w:val="0"/>
                          <w:marTop w:val="0"/>
                          <w:marBottom w:val="0"/>
                          <w:divBdr>
                            <w:top w:val="none" w:sz="0" w:space="0" w:color="auto"/>
                            <w:left w:val="none" w:sz="0" w:space="0" w:color="auto"/>
                            <w:bottom w:val="none" w:sz="0" w:space="0" w:color="auto"/>
                            <w:right w:val="none" w:sz="0" w:space="0" w:color="auto"/>
                          </w:divBdr>
                        </w:div>
                      </w:divsChild>
                    </w:div>
                    <w:div w:id="101921009">
                      <w:marLeft w:val="0"/>
                      <w:marRight w:val="0"/>
                      <w:marTop w:val="0"/>
                      <w:marBottom w:val="0"/>
                      <w:divBdr>
                        <w:top w:val="none" w:sz="0" w:space="0" w:color="auto"/>
                        <w:left w:val="none" w:sz="0" w:space="0" w:color="auto"/>
                        <w:bottom w:val="none" w:sz="0" w:space="0" w:color="auto"/>
                        <w:right w:val="none" w:sz="0" w:space="0" w:color="auto"/>
                      </w:divBdr>
                      <w:divsChild>
                        <w:div w:id="71894904">
                          <w:marLeft w:val="0"/>
                          <w:marRight w:val="0"/>
                          <w:marTop w:val="0"/>
                          <w:marBottom w:val="0"/>
                          <w:divBdr>
                            <w:top w:val="none" w:sz="0" w:space="0" w:color="auto"/>
                            <w:left w:val="none" w:sz="0" w:space="0" w:color="auto"/>
                            <w:bottom w:val="none" w:sz="0" w:space="0" w:color="auto"/>
                            <w:right w:val="none" w:sz="0" w:space="0" w:color="auto"/>
                          </w:divBdr>
                        </w:div>
                      </w:divsChild>
                    </w:div>
                    <w:div w:id="118846024">
                      <w:marLeft w:val="0"/>
                      <w:marRight w:val="0"/>
                      <w:marTop w:val="0"/>
                      <w:marBottom w:val="0"/>
                      <w:divBdr>
                        <w:top w:val="none" w:sz="0" w:space="0" w:color="auto"/>
                        <w:left w:val="none" w:sz="0" w:space="0" w:color="auto"/>
                        <w:bottom w:val="none" w:sz="0" w:space="0" w:color="auto"/>
                        <w:right w:val="none" w:sz="0" w:space="0" w:color="auto"/>
                      </w:divBdr>
                      <w:divsChild>
                        <w:div w:id="1876698281">
                          <w:marLeft w:val="0"/>
                          <w:marRight w:val="0"/>
                          <w:marTop w:val="0"/>
                          <w:marBottom w:val="0"/>
                          <w:divBdr>
                            <w:top w:val="none" w:sz="0" w:space="0" w:color="auto"/>
                            <w:left w:val="none" w:sz="0" w:space="0" w:color="auto"/>
                            <w:bottom w:val="none" w:sz="0" w:space="0" w:color="auto"/>
                            <w:right w:val="none" w:sz="0" w:space="0" w:color="auto"/>
                          </w:divBdr>
                        </w:div>
                      </w:divsChild>
                    </w:div>
                    <w:div w:id="135992831">
                      <w:marLeft w:val="0"/>
                      <w:marRight w:val="0"/>
                      <w:marTop w:val="0"/>
                      <w:marBottom w:val="0"/>
                      <w:divBdr>
                        <w:top w:val="none" w:sz="0" w:space="0" w:color="auto"/>
                        <w:left w:val="none" w:sz="0" w:space="0" w:color="auto"/>
                        <w:bottom w:val="none" w:sz="0" w:space="0" w:color="auto"/>
                        <w:right w:val="none" w:sz="0" w:space="0" w:color="auto"/>
                      </w:divBdr>
                      <w:divsChild>
                        <w:div w:id="1809736901">
                          <w:marLeft w:val="0"/>
                          <w:marRight w:val="0"/>
                          <w:marTop w:val="0"/>
                          <w:marBottom w:val="0"/>
                          <w:divBdr>
                            <w:top w:val="none" w:sz="0" w:space="0" w:color="auto"/>
                            <w:left w:val="none" w:sz="0" w:space="0" w:color="auto"/>
                            <w:bottom w:val="none" w:sz="0" w:space="0" w:color="auto"/>
                            <w:right w:val="none" w:sz="0" w:space="0" w:color="auto"/>
                          </w:divBdr>
                        </w:div>
                      </w:divsChild>
                    </w:div>
                    <w:div w:id="146215067">
                      <w:marLeft w:val="0"/>
                      <w:marRight w:val="0"/>
                      <w:marTop w:val="0"/>
                      <w:marBottom w:val="0"/>
                      <w:divBdr>
                        <w:top w:val="none" w:sz="0" w:space="0" w:color="auto"/>
                        <w:left w:val="none" w:sz="0" w:space="0" w:color="auto"/>
                        <w:bottom w:val="none" w:sz="0" w:space="0" w:color="auto"/>
                        <w:right w:val="none" w:sz="0" w:space="0" w:color="auto"/>
                      </w:divBdr>
                      <w:divsChild>
                        <w:div w:id="814949632">
                          <w:marLeft w:val="0"/>
                          <w:marRight w:val="0"/>
                          <w:marTop w:val="0"/>
                          <w:marBottom w:val="0"/>
                          <w:divBdr>
                            <w:top w:val="none" w:sz="0" w:space="0" w:color="auto"/>
                            <w:left w:val="none" w:sz="0" w:space="0" w:color="auto"/>
                            <w:bottom w:val="none" w:sz="0" w:space="0" w:color="auto"/>
                            <w:right w:val="none" w:sz="0" w:space="0" w:color="auto"/>
                          </w:divBdr>
                        </w:div>
                      </w:divsChild>
                    </w:div>
                    <w:div w:id="170486788">
                      <w:marLeft w:val="0"/>
                      <w:marRight w:val="0"/>
                      <w:marTop w:val="0"/>
                      <w:marBottom w:val="0"/>
                      <w:divBdr>
                        <w:top w:val="none" w:sz="0" w:space="0" w:color="auto"/>
                        <w:left w:val="none" w:sz="0" w:space="0" w:color="auto"/>
                        <w:bottom w:val="none" w:sz="0" w:space="0" w:color="auto"/>
                        <w:right w:val="none" w:sz="0" w:space="0" w:color="auto"/>
                      </w:divBdr>
                      <w:divsChild>
                        <w:div w:id="2140609071">
                          <w:marLeft w:val="0"/>
                          <w:marRight w:val="0"/>
                          <w:marTop w:val="0"/>
                          <w:marBottom w:val="0"/>
                          <w:divBdr>
                            <w:top w:val="none" w:sz="0" w:space="0" w:color="auto"/>
                            <w:left w:val="none" w:sz="0" w:space="0" w:color="auto"/>
                            <w:bottom w:val="none" w:sz="0" w:space="0" w:color="auto"/>
                            <w:right w:val="none" w:sz="0" w:space="0" w:color="auto"/>
                          </w:divBdr>
                        </w:div>
                      </w:divsChild>
                    </w:div>
                    <w:div w:id="196241398">
                      <w:marLeft w:val="0"/>
                      <w:marRight w:val="0"/>
                      <w:marTop w:val="0"/>
                      <w:marBottom w:val="0"/>
                      <w:divBdr>
                        <w:top w:val="none" w:sz="0" w:space="0" w:color="auto"/>
                        <w:left w:val="none" w:sz="0" w:space="0" w:color="auto"/>
                        <w:bottom w:val="none" w:sz="0" w:space="0" w:color="auto"/>
                        <w:right w:val="none" w:sz="0" w:space="0" w:color="auto"/>
                      </w:divBdr>
                      <w:divsChild>
                        <w:div w:id="1392927935">
                          <w:marLeft w:val="0"/>
                          <w:marRight w:val="0"/>
                          <w:marTop w:val="0"/>
                          <w:marBottom w:val="0"/>
                          <w:divBdr>
                            <w:top w:val="none" w:sz="0" w:space="0" w:color="auto"/>
                            <w:left w:val="none" w:sz="0" w:space="0" w:color="auto"/>
                            <w:bottom w:val="none" w:sz="0" w:space="0" w:color="auto"/>
                            <w:right w:val="none" w:sz="0" w:space="0" w:color="auto"/>
                          </w:divBdr>
                        </w:div>
                      </w:divsChild>
                    </w:div>
                    <w:div w:id="197358713">
                      <w:marLeft w:val="0"/>
                      <w:marRight w:val="0"/>
                      <w:marTop w:val="0"/>
                      <w:marBottom w:val="0"/>
                      <w:divBdr>
                        <w:top w:val="none" w:sz="0" w:space="0" w:color="auto"/>
                        <w:left w:val="none" w:sz="0" w:space="0" w:color="auto"/>
                        <w:bottom w:val="none" w:sz="0" w:space="0" w:color="auto"/>
                        <w:right w:val="none" w:sz="0" w:space="0" w:color="auto"/>
                      </w:divBdr>
                      <w:divsChild>
                        <w:div w:id="981498689">
                          <w:marLeft w:val="0"/>
                          <w:marRight w:val="0"/>
                          <w:marTop w:val="0"/>
                          <w:marBottom w:val="0"/>
                          <w:divBdr>
                            <w:top w:val="none" w:sz="0" w:space="0" w:color="auto"/>
                            <w:left w:val="none" w:sz="0" w:space="0" w:color="auto"/>
                            <w:bottom w:val="none" w:sz="0" w:space="0" w:color="auto"/>
                            <w:right w:val="none" w:sz="0" w:space="0" w:color="auto"/>
                          </w:divBdr>
                        </w:div>
                        <w:div w:id="1843007137">
                          <w:marLeft w:val="0"/>
                          <w:marRight w:val="0"/>
                          <w:marTop w:val="0"/>
                          <w:marBottom w:val="0"/>
                          <w:divBdr>
                            <w:top w:val="none" w:sz="0" w:space="0" w:color="auto"/>
                            <w:left w:val="none" w:sz="0" w:space="0" w:color="auto"/>
                            <w:bottom w:val="none" w:sz="0" w:space="0" w:color="auto"/>
                            <w:right w:val="none" w:sz="0" w:space="0" w:color="auto"/>
                          </w:divBdr>
                          <w:divsChild>
                            <w:div w:id="482282353">
                              <w:marLeft w:val="0"/>
                              <w:marRight w:val="0"/>
                              <w:marTop w:val="30"/>
                              <w:marBottom w:val="30"/>
                              <w:divBdr>
                                <w:top w:val="none" w:sz="0" w:space="0" w:color="auto"/>
                                <w:left w:val="none" w:sz="0" w:space="0" w:color="auto"/>
                                <w:bottom w:val="none" w:sz="0" w:space="0" w:color="auto"/>
                                <w:right w:val="none" w:sz="0" w:space="0" w:color="auto"/>
                              </w:divBdr>
                              <w:divsChild>
                                <w:div w:id="442531799">
                                  <w:marLeft w:val="0"/>
                                  <w:marRight w:val="0"/>
                                  <w:marTop w:val="0"/>
                                  <w:marBottom w:val="0"/>
                                  <w:divBdr>
                                    <w:top w:val="none" w:sz="0" w:space="0" w:color="auto"/>
                                    <w:left w:val="none" w:sz="0" w:space="0" w:color="auto"/>
                                    <w:bottom w:val="none" w:sz="0" w:space="0" w:color="auto"/>
                                    <w:right w:val="none" w:sz="0" w:space="0" w:color="auto"/>
                                  </w:divBdr>
                                  <w:divsChild>
                                    <w:div w:id="18431421">
                                      <w:marLeft w:val="0"/>
                                      <w:marRight w:val="0"/>
                                      <w:marTop w:val="0"/>
                                      <w:marBottom w:val="0"/>
                                      <w:divBdr>
                                        <w:top w:val="none" w:sz="0" w:space="0" w:color="auto"/>
                                        <w:left w:val="none" w:sz="0" w:space="0" w:color="auto"/>
                                        <w:bottom w:val="none" w:sz="0" w:space="0" w:color="auto"/>
                                        <w:right w:val="none" w:sz="0" w:space="0" w:color="auto"/>
                                      </w:divBdr>
                                    </w:div>
                                  </w:divsChild>
                                </w:div>
                                <w:div w:id="928731275">
                                  <w:marLeft w:val="0"/>
                                  <w:marRight w:val="0"/>
                                  <w:marTop w:val="0"/>
                                  <w:marBottom w:val="0"/>
                                  <w:divBdr>
                                    <w:top w:val="none" w:sz="0" w:space="0" w:color="auto"/>
                                    <w:left w:val="none" w:sz="0" w:space="0" w:color="auto"/>
                                    <w:bottom w:val="none" w:sz="0" w:space="0" w:color="auto"/>
                                    <w:right w:val="none" w:sz="0" w:space="0" w:color="auto"/>
                                  </w:divBdr>
                                  <w:divsChild>
                                    <w:div w:id="95637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28452">
                      <w:marLeft w:val="0"/>
                      <w:marRight w:val="0"/>
                      <w:marTop w:val="0"/>
                      <w:marBottom w:val="0"/>
                      <w:divBdr>
                        <w:top w:val="none" w:sz="0" w:space="0" w:color="auto"/>
                        <w:left w:val="none" w:sz="0" w:space="0" w:color="auto"/>
                        <w:bottom w:val="none" w:sz="0" w:space="0" w:color="auto"/>
                        <w:right w:val="none" w:sz="0" w:space="0" w:color="auto"/>
                      </w:divBdr>
                      <w:divsChild>
                        <w:div w:id="1777477071">
                          <w:marLeft w:val="0"/>
                          <w:marRight w:val="0"/>
                          <w:marTop w:val="0"/>
                          <w:marBottom w:val="0"/>
                          <w:divBdr>
                            <w:top w:val="none" w:sz="0" w:space="0" w:color="auto"/>
                            <w:left w:val="none" w:sz="0" w:space="0" w:color="auto"/>
                            <w:bottom w:val="none" w:sz="0" w:space="0" w:color="auto"/>
                            <w:right w:val="none" w:sz="0" w:space="0" w:color="auto"/>
                          </w:divBdr>
                          <w:divsChild>
                            <w:div w:id="1567373268">
                              <w:marLeft w:val="0"/>
                              <w:marRight w:val="0"/>
                              <w:marTop w:val="30"/>
                              <w:marBottom w:val="30"/>
                              <w:divBdr>
                                <w:top w:val="none" w:sz="0" w:space="0" w:color="auto"/>
                                <w:left w:val="none" w:sz="0" w:space="0" w:color="auto"/>
                                <w:bottom w:val="none" w:sz="0" w:space="0" w:color="auto"/>
                                <w:right w:val="none" w:sz="0" w:space="0" w:color="auto"/>
                              </w:divBdr>
                              <w:divsChild>
                                <w:div w:id="439834394">
                                  <w:marLeft w:val="0"/>
                                  <w:marRight w:val="0"/>
                                  <w:marTop w:val="0"/>
                                  <w:marBottom w:val="0"/>
                                  <w:divBdr>
                                    <w:top w:val="none" w:sz="0" w:space="0" w:color="auto"/>
                                    <w:left w:val="none" w:sz="0" w:space="0" w:color="auto"/>
                                    <w:bottom w:val="none" w:sz="0" w:space="0" w:color="auto"/>
                                    <w:right w:val="none" w:sz="0" w:space="0" w:color="auto"/>
                                  </w:divBdr>
                                  <w:divsChild>
                                    <w:div w:id="1928928682">
                                      <w:marLeft w:val="0"/>
                                      <w:marRight w:val="0"/>
                                      <w:marTop w:val="0"/>
                                      <w:marBottom w:val="0"/>
                                      <w:divBdr>
                                        <w:top w:val="none" w:sz="0" w:space="0" w:color="auto"/>
                                        <w:left w:val="none" w:sz="0" w:space="0" w:color="auto"/>
                                        <w:bottom w:val="none" w:sz="0" w:space="0" w:color="auto"/>
                                        <w:right w:val="none" w:sz="0" w:space="0" w:color="auto"/>
                                      </w:divBdr>
                                    </w:div>
                                  </w:divsChild>
                                </w:div>
                                <w:div w:id="919144261">
                                  <w:marLeft w:val="0"/>
                                  <w:marRight w:val="0"/>
                                  <w:marTop w:val="0"/>
                                  <w:marBottom w:val="0"/>
                                  <w:divBdr>
                                    <w:top w:val="none" w:sz="0" w:space="0" w:color="auto"/>
                                    <w:left w:val="none" w:sz="0" w:space="0" w:color="auto"/>
                                    <w:bottom w:val="none" w:sz="0" w:space="0" w:color="auto"/>
                                    <w:right w:val="none" w:sz="0" w:space="0" w:color="auto"/>
                                  </w:divBdr>
                                  <w:divsChild>
                                    <w:div w:id="4519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513784">
                          <w:marLeft w:val="0"/>
                          <w:marRight w:val="0"/>
                          <w:marTop w:val="0"/>
                          <w:marBottom w:val="0"/>
                          <w:divBdr>
                            <w:top w:val="none" w:sz="0" w:space="0" w:color="auto"/>
                            <w:left w:val="none" w:sz="0" w:space="0" w:color="auto"/>
                            <w:bottom w:val="none" w:sz="0" w:space="0" w:color="auto"/>
                            <w:right w:val="none" w:sz="0" w:space="0" w:color="auto"/>
                          </w:divBdr>
                        </w:div>
                      </w:divsChild>
                    </w:div>
                    <w:div w:id="236323409">
                      <w:marLeft w:val="0"/>
                      <w:marRight w:val="0"/>
                      <w:marTop w:val="0"/>
                      <w:marBottom w:val="0"/>
                      <w:divBdr>
                        <w:top w:val="none" w:sz="0" w:space="0" w:color="auto"/>
                        <w:left w:val="none" w:sz="0" w:space="0" w:color="auto"/>
                        <w:bottom w:val="none" w:sz="0" w:space="0" w:color="auto"/>
                        <w:right w:val="none" w:sz="0" w:space="0" w:color="auto"/>
                      </w:divBdr>
                      <w:divsChild>
                        <w:div w:id="137305107">
                          <w:marLeft w:val="0"/>
                          <w:marRight w:val="0"/>
                          <w:marTop w:val="0"/>
                          <w:marBottom w:val="0"/>
                          <w:divBdr>
                            <w:top w:val="none" w:sz="0" w:space="0" w:color="auto"/>
                            <w:left w:val="none" w:sz="0" w:space="0" w:color="auto"/>
                            <w:bottom w:val="none" w:sz="0" w:space="0" w:color="auto"/>
                            <w:right w:val="none" w:sz="0" w:space="0" w:color="auto"/>
                          </w:divBdr>
                        </w:div>
                      </w:divsChild>
                    </w:div>
                    <w:div w:id="279149678">
                      <w:marLeft w:val="0"/>
                      <w:marRight w:val="0"/>
                      <w:marTop w:val="0"/>
                      <w:marBottom w:val="0"/>
                      <w:divBdr>
                        <w:top w:val="none" w:sz="0" w:space="0" w:color="auto"/>
                        <w:left w:val="none" w:sz="0" w:space="0" w:color="auto"/>
                        <w:bottom w:val="none" w:sz="0" w:space="0" w:color="auto"/>
                        <w:right w:val="none" w:sz="0" w:space="0" w:color="auto"/>
                      </w:divBdr>
                      <w:divsChild>
                        <w:div w:id="993869949">
                          <w:marLeft w:val="0"/>
                          <w:marRight w:val="0"/>
                          <w:marTop w:val="0"/>
                          <w:marBottom w:val="0"/>
                          <w:divBdr>
                            <w:top w:val="none" w:sz="0" w:space="0" w:color="auto"/>
                            <w:left w:val="none" w:sz="0" w:space="0" w:color="auto"/>
                            <w:bottom w:val="none" w:sz="0" w:space="0" w:color="auto"/>
                            <w:right w:val="none" w:sz="0" w:space="0" w:color="auto"/>
                          </w:divBdr>
                        </w:div>
                      </w:divsChild>
                    </w:div>
                    <w:div w:id="310839681">
                      <w:marLeft w:val="0"/>
                      <w:marRight w:val="0"/>
                      <w:marTop w:val="0"/>
                      <w:marBottom w:val="0"/>
                      <w:divBdr>
                        <w:top w:val="none" w:sz="0" w:space="0" w:color="auto"/>
                        <w:left w:val="none" w:sz="0" w:space="0" w:color="auto"/>
                        <w:bottom w:val="none" w:sz="0" w:space="0" w:color="auto"/>
                        <w:right w:val="none" w:sz="0" w:space="0" w:color="auto"/>
                      </w:divBdr>
                      <w:divsChild>
                        <w:div w:id="598373571">
                          <w:marLeft w:val="0"/>
                          <w:marRight w:val="0"/>
                          <w:marTop w:val="0"/>
                          <w:marBottom w:val="0"/>
                          <w:divBdr>
                            <w:top w:val="none" w:sz="0" w:space="0" w:color="auto"/>
                            <w:left w:val="none" w:sz="0" w:space="0" w:color="auto"/>
                            <w:bottom w:val="none" w:sz="0" w:space="0" w:color="auto"/>
                            <w:right w:val="none" w:sz="0" w:space="0" w:color="auto"/>
                          </w:divBdr>
                        </w:div>
                      </w:divsChild>
                    </w:div>
                    <w:div w:id="360977238">
                      <w:marLeft w:val="0"/>
                      <w:marRight w:val="0"/>
                      <w:marTop w:val="0"/>
                      <w:marBottom w:val="0"/>
                      <w:divBdr>
                        <w:top w:val="none" w:sz="0" w:space="0" w:color="auto"/>
                        <w:left w:val="none" w:sz="0" w:space="0" w:color="auto"/>
                        <w:bottom w:val="none" w:sz="0" w:space="0" w:color="auto"/>
                        <w:right w:val="none" w:sz="0" w:space="0" w:color="auto"/>
                      </w:divBdr>
                      <w:divsChild>
                        <w:div w:id="1108548850">
                          <w:marLeft w:val="0"/>
                          <w:marRight w:val="0"/>
                          <w:marTop w:val="0"/>
                          <w:marBottom w:val="0"/>
                          <w:divBdr>
                            <w:top w:val="none" w:sz="0" w:space="0" w:color="auto"/>
                            <w:left w:val="none" w:sz="0" w:space="0" w:color="auto"/>
                            <w:bottom w:val="none" w:sz="0" w:space="0" w:color="auto"/>
                            <w:right w:val="none" w:sz="0" w:space="0" w:color="auto"/>
                          </w:divBdr>
                          <w:divsChild>
                            <w:div w:id="533733383">
                              <w:marLeft w:val="0"/>
                              <w:marRight w:val="0"/>
                              <w:marTop w:val="30"/>
                              <w:marBottom w:val="30"/>
                              <w:divBdr>
                                <w:top w:val="none" w:sz="0" w:space="0" w:color="auto"/>
                                <w:left w:val="none" w:sz="0" w:space="0" w:color="auto"/>
                                <w:bottom w:val="none" w:sz="0" w:space="0" w:color="auto"/>
                                <w:right w:val="none" w:sz="0" w:space="0" w:color="auto"/>
                              </w:divBdr>
                              <w:divsChild>
                                <w:div w:id="86773290">
                                  <w:marLeft w:val="0"/>
                                  <w:marRight w:val="0"/>
                                  <w:marTop w:val="0"/>
                                  <w:marBottom w:val="0"/>
                                  <w:divBdr>
                                    <w:top w:val="none" w:sz="0" w:space="0" w:color="auto"/>
                                    <w:left w:val="none" w:sz="0" w:space="0" w:color="auto"/>
                                    <w:bottom w:val="none" w:sz="0" w:space="0" w:color="auto"/>
                                    <w:right w:val="none" w:sz="0" w:space="0" w:color="auto"/>
                                  </w:divBdr>
                                  <w:divsChild>
                                    <w:div w:id="375273186">
                                      <w:marLeft w:val="0"/>
                                      <w:marRight w:val="0"/>
                                      <w:marTop w:val="0"/>
                                      <w:marBottom w:val="0"/>
                                      <w:divBdr>
                                        <w:top w:val="none" w:sz="0" w:space="0" w:color="auto"/>
                                        <w:left w:val="none" w:sz="0" w:space="0" w:color="auto"/>
                                        <w:bottom w:val="none" w:sz="0" w:space="0" w:color="auto"/>
                                        <w:right w:val="none" w:sz="0" w:space="0" w:color="auto"/>
                                      </w:divBdr>
                                    </w:div>
                                  </w:divsChild>
                                </w:div>
                                <w:div w:id="863909352">
                                  <w:marLeft w:val="0"/>
                                  <w:marRight w:val="0"/>
                                  <w:marTop w:val="0"/>
                                  <w:marBottom w:val="0"/>
                                  <w:divBdr>
                                    <w:top w:val="none" w:sz="0" w:space="0" w:color="auto"/>
                                    <w:left w:val="none" w:sz="0" w:space="0" w:color="auto"/>
                                    <w:bottom w:val="none" w:sz="0" w:space="0" w:color="auto"/>
                                    <w:right w:val="none" w:sz="0" w:space="0" w:color="auto"/>
                                  </w:divBdr>
                                  <w:divsChild>
                                    <w:div w:id="21852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128030">
                          <w:marLeft w:val="0"/>
                          <w:marRight w:val="0"/>
                          <w:marTop w:val="0"/>
                          <w:marBottom w:val="0"/>
                          <w:divBdr>
                            <w:top w:val="none" w:sz="0" w:space="0" w:color="auto"/>
                            <w:left w:val="none" w:sz="0" w:space="0" w:color="auto"/>
                            <w:bottom w:val="none" w:sz="0" w:space="0" w:color="auto"/>
                            <w:right w:val="none" w:sz="0" w:space="0" w:color="auto"/>
                          </w:divBdr>
                        </w:div>
                      </w:divsChild>
                    </w:div>
                    <w:div w:id="514151711">
                      <w:marLeft w:val="0"/>
                      <w:marRight w:val="0"/>
                      <w:marTop w:val="0"/>
                      <w:marBottom w:val="0"/>
                      <w:divBdr>
                        <w:top w:val="none" w:sz="0" w:space="0" w:color="auto"/>
                        <w:left w:val="none" w:sz="0" w:space="0" w:color="auto"/>
                        <w:bottom w:val="none" w:sz="0" w:space="0" w:color="auto"/>
                        <w:right w:val="none" w:sz="0" w:space="0" w:color="auto"/>
                      </w:divBdr>
                      <w:divsChild>
                        <w:div w:id="219093678">
                          <w:marLeft w:val="0"/>
                          <w:marRight w:val="0"/>
                          <w:marTop w:val="0"/>
                          <w:marBottom w:val="0"/>
                          <w:divBdr>
                            <w:top w:val="none" w:sz="0" w:space="0" w:color="auto"/>
                            <w:left w:val="none" w:sz="0" w:space="0" w:color="auto"/>
                            <w:bottom w:val="none" w:sz="0" w:space="0" w:color="auto"/>
                            <w:right w:val="none" w:sz="0" w:space="0" w:color="auto"/>
                          </w:divBdr>
                        </w:div>
                        <w:div w:id="1301617986">
                          <w:marLeft w:val="0"/>
                          <w:marRight w:val="0"/>
                          <w:marTop w:val="0"/>
                          <w:marBottom w:val="0"/>
                          <w:divBdr>
                            <w:top w:val="none" w:sz="0" w:space="0" w:color="auto"/>
                            <w:left w:val="none" w:sz="0" w:space="0" w:color="auto"/>
                            <w:bottom w:val="none" w:sz="0" w:space="0" w:color="auto"/>
                            <w:right w:val="none" w:sz="0" w:space="0" w:color="auto"/>
                          </w:divBdr>
                          <w:divsChild>
                            <w:div w:id="1993286453">
                              <w:marLeft w:val="0"/>
                              <w:marRight w:val="0"/>
                              <w:marTop w:val="30"/>
                              <w:marBottom w:val="30"/>
                              <w:divBdr>
                                <w:top w:val="none" w:sz="0" w:space="0" w:color="auto"/>
                                <w:left w:val="none" w:sz="0" w:space="0" w:color="auto"/>
                                <w:bottom w:val="none" w:sz="0" w:space="0" w:color="auto"/>
                                <w:right w:val="none" w:sz="0" w:space="0" w:color="auto"/>
                              </w:divBdr>
                              <w:divsChild>
                                <w:div w:id="74405252">
                                  <w:marLeft w:val="0"/>
                                  <w:marRight w:val="0"/>
                                  <w:marTop w:val="0"/>
                                  <w:marBottom w:val="0"/>
                                  <w:divBdr>
                                    <w:top w:val="none" w:sz="0" w:space="0" w:color="auto"/>
                                    <w:left w:val="none" w:sz="0" w:space="0" w:color="auto"/>
                                    <w:bottom w:val="none" w:sz="0" w:space="0" w:color="auto"/>
                                    <w:right w:val="none" w:sz="0" w:space="0" w:color="auto"/>
                                  </w:divBdr>
                                  <w:divsChild>
                                    <w:div w:id="1566643769">
                                      <w:marLeft w:val="0"/>
                                      <w:marRight w:val="0"/>
                                      <w:marTop w:val="0"/>
                                      <w:marBottom w:val="0"/>
                                      <w:divBdr>
                                        <w:top w:val="none" w:sz="0" w:space="0" w:color="auto"/>
                                        <w:left w:val="none" w:sz="0" w:space="0" w:color="auto"/>
                                        <w:bottom w:val="none" w:sz="0" w:space="0" w:color="auto"/>
                                        <w:right w:val="none" w:sz="0" w:space="0" w:color="auto"/>
                                      </w:divBdr>
                                    </w:div>
                                  </w:divsChild>
                                </w:div>
                                <w:div w:id="584608417">
                                  <w:marLeft w:val="0"/>
                                  <w:marRight w:val="0"/>
                                  <w:marTop w:val="0"/>
                                  <w:marBottom w:val="0"/>
                                  <w:divBdr>
                                    <w:top w:val="none" w:sz="0" w:space="0" w:color="auto"/>
                                    <w:left w:val="none" w:sz="0" w:space="0" w:color="auto"/>
                                    <w:bottom w:val="none" w:sz="0" w:space="0" w:color="auto"/>
                                    <w:right w:val="none" w:sz="0" w:space="0" w:color="auto"/>
                                  </w:divBdr>
                                  <w:divsChild>
                                    <w:div w:id="19473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926074">
                      <w:marLeft w:val="0"/>
                      <w:marRight w:val="0"/>
                      <w:marTop w:val="0"/>
                      <w:marBottom w:val="0"/>
                      <w:divBdr>
                        <w:top w:val="none" w:sz="0" w:space="0" w:color="auto"/>
                        <w:left w:val="none" w:sz="0" w:space="0" w:color="auto"/>
                        <w:bottom w:val="none" w:sz="0" w:space="0" w:color="auto"/>
                        <w:right w:val="none" w:sz="0" w:space="0" w:color="auto"/>
                      </w:divBdr>
                      <w:divsChild>
                        <w:div w:id="51537831">
                          <w:marLeft w:val="0"/>
                          <w:marRight w:val="0"/>
                          <w:marTop w:val="0"/>
                          <w:marBottom w:val="0"/>
                          <w:divBdr>
                            <w:top w:val="none" w:sz="0" w:space="0" w:color="auto"/>
                            <w:left w:val="none" w:sz="0" w:space="0" w:color="auto"/>
                            <w:bottom w:val="none" w:sz="0" w:space="0" w:color="auto"/>
                            <w:right w:val="none" w:sz="0" w:space="0" w:color="auto"/>
                          </w:divBdr>
                        </w:div>
                      </w:divsChild>
                    </w:div>
                    <w:div w:id="582489146">
                      <w:marLeft w:val="0"/>
                      <w:marRight w:val="0"/>
                      <w:marTop w:val="0"/>
                      <w:marBottom w:val="0"/>
                      <w:divBdr>
                        <w:top w:val="none" w:sz="0" w:space="0" w:color="auto"/>
                        <w:left w:val="none" w:sz="0" w:space="0" w:color="auto"/>
                        <w:bottom w:val="none" w:sz="0" w:space="0" w:color="auto"/>
                        <w:right w:val="none" w:sz="0" w:space="0" w:color="auto"/>
                      </w:divBdr>
                      <w:divsChild>
                        <w:div w:id="737482531">
                          <w:marLeft w:val="0"/>
                          <w:marRight w:val="0"/>
                          <w:marTop w:val="0"/>
                          <w:marBottom w:val="0"/>
                          <w:divBdr>
                            <w:top w:val="none" w:sz="0" w:space="0" w:color="auto"/>
                            <w:left w:val="none" w:sz="0" w:space="0" w:color="auto"/>
                            <w:bottom w:val="none" w:sz="0" w:space="0" w:color="auto"/>
                            <w:right w:val="none" w:sz="0" w:space="0" w:color="auto"/>
                          </w:divBdr>
                        </w:div>
                      </w:divsChild>
                    </w:div>
                    <w:div w:id="586618561">
                      <w:marLeft w:val="0"/>
                      <w:marRight w:val="0"/>
                      <w:marTop w:val="0"/>
                      <w:marBottom w:val="0"/>
                      <w:divBdr>
                        <w:top w:val="none" w:sz="0" w:space="0" w:color="auto"/>
                        <w:left w:val="none" w:sz="0" w:space="0" w:color="auto"/>
                        <w:bottom w:val="none" w:sz="0" w:space="0" w:color="auto"/>
                        <w:right w:val="none" w:sz="0" w:space="0" w:color="auto"/>
                      </w:divBdr>
                      <w:divsChild>
                        <w:div w:id="1255749487">
                          <w:marLeft w:val="0"/>
                          <w:marRight w:val="0"/>
                          <w:marTop w:val="0"/>
                          <w:marBottom w:val="0"/>
                          <w:divBdr>
                            <w:top w:val="none" w:sz="0" w:space="0" w:color="auto"/>
                            <w:left w:val="none" w:sz="0" w:space="0" w:color="auto"/>
                            <w:bottom w:val="none" w:sz="0" w:space="0" w:color="auto"/>
                            <w:right w:val="none" w:sz="0" w:space="0" w:color="auto"/>
                          </w:divBdr>
                        </w:div>
                      </w:divsChild>
                    </w:div>
                    <w:div w:id="595405302">
                      <w:marLeft w:val="0"/>
                      <w:marRight w:val="0"/>
                      <w:marTop w:val="0"/>
                      <w:marBottom w:val="0"/>
                      <w:divBdr>
                        <w:top w:val="none" w:sz="0" w:space="0" w:color="auto"/>
                        <w:left w:val="none" w:sz="0" w:space="0" w:color="auto"/>
                        <w:bottom w:val="none" w:sz="0" w:space="0" w:color="auto"/>
                        <w:right w:val="none" w:sz="0" w:space="0" w:color="auto"/>
                      </w:divBdr>
                      <w:divsChild>
                        <w:div w:id="614480644">
                          <w:marLeft w:val="0"/>
                          <w:marRight w:val="0"/>
                          <w:marTop w:val="0"/>
                          <w:marBottom w:val="0"/>
                          <w:divBdr>
                            <w:top w:val="none" w:sz="0" w:space="0" w:color="auto"/>
                            <w:left w:val="none" w:sz="0" w:space="0" w:color="auto"/>
                            <w:bottom w:val="none" w:sz="0" w:space="0" w:color="auto"/>
                            <w:right w:val="none" w:sz="0" w:space="0" w:color="auto"/>
                          </w:divBdr>
                        </w:div>
                      </w:divsChild>
                    </w:div>
                    <w:div w:id="646739685">
                      <w:marLeft w:val="0"/>
                      <w:marRight w:val="0"/>
                      <w:marTop w:val="0"/>
                      <w:marBottom w:val="0"/>
                      <w:divBdr>
                        <w:top w:val="none" w:sz="0" w:space="0" w:color="auto"/>
                        <w:left w:val="none" w:sz="0" w:space="0" w:color="auto"/>
                        <w:bottom w:val="none" w:sz="0" w:space="0" w:color="auto"/>
                        <w:right w:val="none" w:sz="0" w:space="0" w:color="auto"/>
                      </w:divBdr>
                      <w:divsChild>
                        <w:div w:id="1507600436">
                          <w:marLeft w:val="0"/>
                          <w:marRight w:val="0"/>
                          <w:marTop w:val="0"/>
                          <w:marBottom w:val="0"/>
                          <w:divBdr>
                            <w:top w:val="none" w:sz="0" w:space="0" w:color="auto"/>
                            <w:left w:val="none" w:sz="0" w:space="0" w:color="auto"/>
                            <w:bottom w:val="none" w:sz="0" w:space="0" w:color="auto"/>
                            <w:right w:val="none" w:sz="0" w:space="0" w:color="auto"/>
                          </w:divBdr>
                          <w:divsChild>
                            <w:div w:id="1062020214">
                              <w:marLeft w:val="0"/>
                              <w:marRight w:val="0"/>
                              <w:marTop w:val="30"/>
                              <w:marBottom w:val="30"/>
                              <w:divBdr>
                                <w:top w:val="none" w:sz="0" w:space="0" w:color="auto"/>
                                <w:left w:val="none" w:sz="0" w:space="0" w:color="auto"/>
                                <w:bottom w:val="none" w:sz="0" w:space="0" w:color="auto"/>
                                <w:right w:val="none" w:sz="0" w:space="0" w:color="auto"/>
                              </w:divBdr>
                              <w:divsChild>
                                <w:div w:id="679895425">
                                  <w:marLeft w:val="0"/>
                                  <w:marRight w:val="0"/>
                                  <w:marTop w:val="0"/>
                                  <w:marBottom w:val="0"/>
                                  <w:divBdr>
                                    <w:top w:val="none" w:sz="0" w:space="0" w:color="auto"/>
                                    <w:left w:val="none" w:sz="0" w:space="0" w:color="auto"/>
                                    <w:bottom w:val="none" w:sz="0" w:space="0" w:color="auto"/>
                                    <w:right w:val="none" w:sz="0" w:space="0" w:color="auto"/>
                                  </w:divBdr>
                                  <w:divsChild>
                                    <w:div w:id="836648024">
                                      <w:marLeft w:val="0"/>
                                      <w:marRight w:val="0"/>
                                      <w:marTop w:val="0"/>
                                      <w:marBottom w:val="0"/>
                                      <w:divBdr>
                                        <w:top w:val="none" w:sz="0" w:space="0" w:color="auto"/>
                                        <w:left w:val="none" w:sz="0" w:space="0" w:color="auto"/>
                                        <w:bottom w:val="none" w:sz="0" w:space="0" w:color="auto"/>
                                        <w:right w:val="none" w:sz="0" w:space="0" w:color="auto"/>
                                      </w:divBdr>
                                    </w:div>
                                  </w:divsChild>
                                </w:div>
                                <w:div w:id="886456519">
                                  <w:marLeft w:val="0"/>
                                  <w:marRight w:val="0"/>
                                  <w:marTop w:val="0"/>
                                  <w:marBottom w:val="0"/>
                                  <w:divBdr>
                                    <w:top w:val="none" w:sz="0" w:space="0" w:color="auto"/>
                                    <w:left w:val="none" w:sz="0" w:space="0" w:color="auto"/>
                                    <w:bottom w:val="none" w:sz="0" w:space="0" w:color="auto"/>
                                    <w:right w:val="none" w:sz="0" w:space="0" w:color="auto"/>
                                  </w:divBdr>
                                  <w:divsChild>
                                    <w:div w:id="2018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54629">
                          <w:marLeft w:val="0"/>
                          <w:marRight w:val="0"/>
                          <w:marTop w:val="0"/>
                          <w:marBottom w:val="0"/>
                          <w:divBdr>
                            <w:top w:val="none" w:sz="0" w:space="0" w:color="auto"/>
                            <w:left w:val="none" w:sz="0" w:space="0" w:color="auto"/>
                            <w:bottom w:val="none" w:sz="0" w:space="0" w:color="auto"/>
                            <w:right w:val="none" w:sz="0" w:space="0" w:color="auto"/>
                          </w:divBdr>
                        </w:div>
                      </w:divsChild>
                    </w:div>
                    <w:div w:id="653879403">
                      <w:marLeft w:val="0"/>
                      <w:marRight w:val="0"/>
                      <w:marTop w:val="0"/>
                      <w:marBottom w:val="0"/>
                      <w:divBdr>
                        <w:top w:val="none" w:sz="0" w:space="0" w:color="auto"/>
                        <w:left w:val="none" w:sz="0" w:space="0" w:color="auto"/>
                        <w:bottom w:val="none" w:sz="0" w:space="0" w:color="auto"/>
                        <w:right w:val="none" w:sz="0" w:space="0" w:color="auto"/>
                      </w:divBdr>
                      <w:divsChild>
                        <w:div w:id="856192373">
                          <w:marLeft w:val="0"/>
                          <w:marRight w:val="0"/>
                          <w:marTop w:val="0"/>
                          <w:marBottom w:val="0"/>
                          <w:divBdr>
                            <w:top w:val="none" w:sz="0" w:space="0" w:color="auto"/>
                            <w:left w:val="none" w:sz="0" w:space="0" w:color="auto"/>
                            <w:bottom w:val="none" w:sz="0" w:space="0" w:color="auto"/>
                            <w:right w:val="none" w:sz="0" w:space="0" w:color="auto"/>
                          </w:divBdr>
                        </w:div>
                        <w:div w:id="1767994471">
                          <w:marLeft w:val="0"/>
                          <w:marRight w:val="0"/>
                          <w:marTop w:val="0"/>
                          <w:marBottom w:val="0"/>
                          <w:divBdr>
                            <w:top w:val="none" w:sz="0" w:space="0" w:color="auto"/>
                            <w:left w:val="none" w:sz="0" w:space="0" w:color="auto"/>
                            <w:bottom w:val="none" w:sz="0" w:space="0" w:color="auto"/>
                            <w:right w:val="none" w:sz="0" w:space="0" w:color="auto"/>
                          </w:divBdr>
                          <w:divsChild>
                            <w:div w:id="903493642">
                              <w:marLeft w:val="0"/>
                              <w:marRight w:val="0"/>
                              <w:marTop w:val="30"/>
                              <w:marBottom w:val="30"/>
                              <w:divBdr>
                                <w:top w:val="none" w:sz="0" w:space="0" w:color="auto"/>
                                <w:left w:val="none" w:sz="0" w:space="0" w:color="auto"/>
                                <w:bottom w:val="none" w:sz="0" w:space="0" w:color="auto"/>
                                <w:right w:val="none" w:sz="0" w:space="0" w:color="auto"/>
                              </w:divBdr>
                              <w:divsChild>
                                <w:div w:id="21172670">
                                  <w:marLeft w:val="0"/>
                                  <w:marRight w:val="0"/>
                                  <w:marTop w:val="0"/>
                                  <w:marBottom w:val="0"/>
                                  <w:divBdr>
                                    <w:top w:val="none" w:sz="0" w:space="0" w:color="auto"/>
                                    <w:left w:val="none" w:sz="0" w:space="0" w:color="auto"/>
                                    <w:bottom w:val="none" w:sz="0" w:space="0" w:color="auto"/>
                                    <w:right w:val="none" w:sz="0" w:space="0" w:color="auto"/>
                                  </w:divBdr>
                                  <w:divsChild>
                                    <w:div w:id="1397313325">
                                      <w:marLeft w:val="0"/>
                                      <w:marRight w:val="0"/>
                                      <w:marTop w:val="0"/>
                                      <w:marBottom w:val="0"/>
                                      <w:divBdr>
                                        <w:top w:val="none" w:sz="0" w:space="0" w:color="auto"/>
                                        <w:left w:val="none" w:sz="0" w:space="0" w:color="auto"/>
                                        <w:bottom w:val="none" w:sz="0" w:space="0" w:color="auto"/>
                                        <w:right w:val="none" w:sz="0" w:space="0" w:color="auto"/>
                                      </w:divBdr>
                                    </w:div>
                                  </w:divsChild>
                                </w:div>
                                <w:div w:id="47150390">
                                  <w:marLeft w:val="0"/>
                                  <w:marRight w:val="0"/>
                                  <w:marTop w:val="0"/>
                                  <w:marBottom w:val="0"/>
                                  <w:divBdr>
                                    <w:top w:val="none" w:sz="0" w:space="0" w:color="auto"/>
                                    <w:left w:val="none" w:sz="0" w:space="0" w:color="auto"/>
                                    <w:bottom w:val="none" w:sz="0" w:space="0" w:color="auto"/>
                                    <w:right w:val="none" w:sz="0" w:space="0" w:color="auto"/>
                                  </w:divBdr>
                                  <w:divsChild>
                                    <w:div w:id="190251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041330">
                      <w:marLeft w:val="0"/>
                      <w:marRight w:val="0"/>
                      <w:marTop w:val="0"/>
                      <w:marBottom w:val="0"/>
                      <w:divBdr>
                        <w:top w:val="none" w:sz="0" w:space="0" w:color="auto"/>
                        <w:left w:val="none" w:sz="0" w:space="0" w:color="auto"/>
                        <w:bottom w:val="none" w:sz="0" w:space="0" w:color="auto"/>
                        <w:right w:val="none" w:sz="0" w:space="0" w:color="auto"/>
                      </w:divBdr>
                      <w:divsChild>
                        <w:div w:id="1473980990">
                          <w:marLeft w:val="0"/>
                          <w:marRight w:val="0"/>
                          <w:marTop w:val="0"/>
                          <w:marBottom w:val="0"/>
                          <w:divBdr>
                            <w:top w:val="none" w:sz="0" w:space="0" w:color="auto"/>
                            <w:left w:val="none" w:sz="0" w:space="0" w:color="auto"/>
                            <w:bottom w:val="none" w:sz="0" w:space="0" w:color="auto"/>
                            <w:right w:val="none" w:sz="0" w:space="0" w:color="auto"/>
                          </w:divBdr>
                        </w:div>
                      </w:divsChild>
                    </w:div>
                    <w:div w:id="690959235">
                      <w:marLeft w:val="0"/>
                      <w:marRight w:val="0"/>
                      <w:marTop w:val="0"/>
                      <w:marBottom w:val="0"/>
                      <w:divBdr>
                        <w:top w:val="none" w:sz="0" w:space="0" w:color="auto"/>
                        <w:left w:val="none" w:sz="0" w:space="0" w:color="auto"/>
                        <w:bottom w:val="none" w:sz="0" w:space="0" w:color="auto"/>
                        <w:right w:val="none" w:sz="0" w:space="0" w:color="auto"/>
                      </w:divBdr>
                      <w:divsChild>
                        <w:div w:id="1599753729">
                          <w:marLeft w:val="0"/>
                          <w:marRight w:val="0"/>
                          <w:marTop w:val="0"/>
                          <w:marBottom w:val="0"/>
                          <w:divBdr>
                            <w:top w:val="none" w:sz="0" w:space="0" w:color="auto"/>
                            <w:left w:val="none" w:sz="0" w:space="0" w:color="auto"/>
                            <w:bottom w:val="none" w:sz="0" w:space="0" w:color="auto"/>
                            <w:right w:val="none" w:sz="0" w:space="0" w:color="auto"/>
                          </w:divBdr>
                        </w:div>
                      </w:divsChild>
                    </w:div>
                    <w:div w:id="708070233">
                      <w:marLeft w:val="0"/>
                      <w:marRight w:val="0"/>
                      <w:marTop w:val="0"/>
                      <w:marBottom w:val="0"/>
                      <w:divBdr>
                        <w:top w:val="none" w:sz="0" w:space="0" w:color="auto"/>
                        <w:left w:val="none" w:sz="0" w:space="0" w:color="auto"/>
                        <w:bottom w:val="none" w:sz="0" w:space="0" w:color="auto"/>
                        <w:right w:val="none" w:sz="0" w:space="0" w:color="auto"/>
                      </w:divBdr>
                      <w:divsChild>
                        <w:div w:id="1851405437">
                          <w:marLeft w:val="0"/>
                          <w:marRight w:val="0"/>
                          <w:marTop w:val="0"/>
                          <w:marBottom w:val="0"/>
                          <w:divBdr>
                            <w:top w:val="none" w:sz="0" w:space="0" w:color="auto"/>
                            <w:left w:val="none" w:sz="0" w:space="0" w:color="auto"/>
                            <w:bottom w:val="none" w:sz="0" w:space="0" w:color="auto"/>
                            <w:right w:val="none" w:sz="0" w:space="0" w:color="auto"/>
                          </w:divBdr>
                        </w:div>
                      </w:divsChild>
                    </w:div>
                    <w:div w:id="716122538">
                      <w:marLeft w:val="0"/>
                      <w:marRight w:val="0"/>
                      <w:marTop w:val="0"/>
                      <w:marBottom w:val="0"/>
                      <w:divBdr>
                        <w:top w:val="none" w:sz="0" w:space="0" w:color="auto"/>
                        <w:left w:val="none" w:sz="0" w:space="0" w:color="auto"/>
                        <w:bottom w:val="none" w:sz="0" w:space="0" w:color="auto"/>
                        <w:right w:val="none" w:sz="0" w:space="0" w:color="auto"/>
                      </w:divBdr>
                      <w:divsChild>
                        <w:div w:id="1582980921">
                          <w:marLeft w:val="0"/>
                          <w:marRight w:val="0"/>
                          <w:marTop w:val="0"/>
                          <w:marBottom w:val="0"/>
                          <w:divBdr>
                            <w:top w:val="none" w:sz="0" w:space="0" w:color="auto"/>
                            <w:left w:val="none" w:sz="0" w:space="0" w:color="auto"/>
                            <w:bottom w:val="none" w:sz="0" w:space="0" w:color="auto"/>
                            <w:right w:val="none" w:sz="0" w:space="0" w:color="auto"/>
                          </w:divBdr>
                        </w:div>
                      </w:divsChild>
                    </w:div>
                    <w:div w:id="794640891">
                      <w:marLeft w:val="0"/>
                      <w:marRight w:val="0"/>
                      <w:marTop w:val="0"/>
                      <w:marBottom w:val="0"/>
                      <w:divBdr>
                        <w:top w:val="none" w:sz="0" w:space="0" w:color="auto"/>
                        <w:left w:val="none" w:sz="0" w:space="0" w:color="auto"/>
                        <w:bottom w:val="none" w:sz="0" w:space="0" w:color="auto"/>
                        <w:right w:val="none" w:sz="0" w:space="0" w:color="auto"/>
                      </w:divBdr>
                      <w:divsChild>
                        <w:div w:id="1288469113">
                          <w:marLeft w:val="0"/>
                          <w:marRight w:val="0"/>
                          <w:marTop w:val="0"/>
                          <w:marBottom w:val="0"/>
                          <w:divBdr>
                            <w:top w:val="none" w:sz="0" w:space="0" w:color="auto"/>
                            <w:left w:val="none" w:sz="0" w:space="0" w:color="auto"/>
                            <w:bottom w:val="none" w:sz="0" w:space="0" w:color="auto"/>
                            <w:right w:val="none" w:sz="0" w:space="0" w:color="auto"/>
                          </w:divBdr>
                        </w:div>
                      </w:divsChild>
                    </w:div>
                    <w:div w:id="825516199">
                      <w:marLeft w:val="0"/>
                      <w:marRight w:val="0"/>
                      <w:marTop w:val="0"/>
                      <w:marBottom w:val="0"/>
                      <w:divBdr>
                        <w:top w:val="none" w:sz="0" w:space="0" w:color="auto"/>
                        <w:left w:val="none" w:sz="0" w:space="0" w:color="auto"/>
                        <w:bottom w:val="none" w:sz="0" w:space="0" w:color="auto"/>
                        <w:right w:val="none" w:sz="0" w:space="0" w:color="auto"/>
                      </w:divBdr>
                      <w:divsChild>
                        <w:div w:id="740180931">
                          <w:marLeft w:val="0"/>
                          <w:marRight w:val="0"/>
                          <w:marTop w:val="0"/>
                          <w:marBottom w:val="0"/>
                          <w:divBdr>
                            <w:top w:val="none" w:sz="0" w:space="0" w:color="auto"/>
                            <w:left w:val="none" w:sz="0" w:space="0" w:color="auto"/>
                            <w:bottom w:val="none" w:sz="0" w:space="0" w:color="auto"/>
                            <w:right w:val="none" w:sz="0" w:space="0" w:color="auto"/>
                          </w:divBdr>
                        </w:div>
                      </w:divsChild>
                    </w:div>
                    <w:div w:id="855774036">
                      <w:marLeft w:val="0"/>
                      <w:marRight w:val="0"/>
                      <w:marTop w:val="0"/>
                      <w:marBottom w:val="0"/>
                      <w:divBdr>
                        <w:top w:val="none" w:sz="0" w:space="0" w:color="auto"/>
                        <w:left w:val="none" w:sz="0" w:space="0" w:color="auto"/>
                        <w:bottom w:val="none" w:sz="0" w:space="0" w:color="auto"/>
                        <w:right w:val="none" w:sz="0" w:space="0" w:color="auto"/>
                      </w:divBdr>
                      <w:divsChild>
                        <w:div w:id="210263922">
                          <w:marLeft w:val="0"/>
                          <w:marRight w:val="0"/>
                          <w:marTop w:val="0"/>
                          <w:marBottom w:val="0"/>
                          <w:divBdr>
                            <w:top w:val="none" w:sz="0" w:space="0" w:color="auto"/>
                            <w:left w:val="none" w:sz="0" w:space="0" w:color="auto"/>
                            <w:bottom w:val="none" w:sz="0" w:space="0" w:color="auto"/>
                            <w:right w:val="none" w:sz="0" w:space="0" w:color="auto"/>
                          </w:divBdr>
                        </w:div>
                      </w:divsChild>
                    </w:div>
                    <w:div w:id="958757023">
                      <w:marLeft w:val="0"/>
                      <w:marRight w:val="0"/>
                      <w:marTop w:val="0"/>
                      <w:marBottom w:val="0"/>
                      <w:divBdr>
                        <w:top w:val="none" w:sz="0" w:space="0" w:color="auto"/>
                        <w:left w:val="none" w:sz="0" w:space="0" w:color="auto"/>
                        <w:bottom w:val="none" w:sz="0" w:space="0" w:color="auto"/>
                        <w:right w:val="none" w:sz="0" w:space="0" w:color="auto"/>
                      </w:divBdr>
                      <w:divsChild>
                        <w:div w:id="95906848">
                          <w:marLeft w:val="0"/>
                          <w:marRight w:val="0"/>
                          <w:marTop w:val="0"/>
                          <w:marBottom w:val="0"/>
                          <w:divBdr>
                            <w:top w:val="none" w:sz="0" w:space="0" w:color="auto"/>
                            <w:left w:val="none" w:sz="0" w:space="0" w:color="auto"/>
                            <w:bottom w:val="none" w:sz="0" w:space="0" w:color="auto"/>
                            <w:right w:val="none" w:sz="0" w:space="0" w:color="auto"/>
                          </w:divBdr>
                        </w:div>
                        <w:div w:id="999961514">
                          <w:marLeft w:val="0"/>
                          <w:marRight w:val="0"/>
                          <w:marTop w:val="0"/>
                          <w:marBottom w:val="0"/>
                          <w:divBdr>
                            <w:top w:val="none" w:sz="0" w:space="0" w:color="auto"/>
                            <w:left w:val="none" w:sz="0" w:space="0" w:color="auto"/>
                            <w:bottom w:val="none" w:sz="0" w:space="0" w:color="auto"/>
                            <w:right w:val="none" w:sz="0" w:space="0" w:color="auto"/>
                          </w:divBdr>
                          <w:divsChild>
                            <w:div w:id="1668436025">
                              <w:marLeft w:val="0"/>
                              <w:marRight w:val="0"/>
                              <w:marTop w:val="30"/>
                              <w:marBottom w:val="30"/>
                              <w:divBdr>
                                <w:top w:val="none" w:sz="0" w:space="0" w:color="auto"/>
                                <w:left w:val="none" w:sz="0" w:space="0" w:color="auto"/>
                                <w:bottom w:val="none" w:sz="0" w:space="0" w:color="auto"/>
                                <w:right w:val="none" w:sz="0" w:space="0" w:color="auto"/>
                              </w:divBdr>
                              <w:divsChild>
                                <w:div w:id="484198469">
                                  <w:marLeft w:val="0"/>
                                  <w:marRight w:val="0"/>
                                  <w:marTop w:val="0"/>
                                  <w:marBottom w:val="0"/>
                                  <w:divBdr>
                                    <w:top w:val="none" w:sz="0" w:space="0" w:color="auto"/>
                                    <w:left w:val="none" w:sz="0" w:space="0" w:color="auto"/>
                                    <w:bottom w:val="none" w:sz="0" w:space="0" w:color="auto"/>
                                    <w:right w:val="none" w:sz="0" w:space="0" w:color="auto"/>
                                  </w:divBdr>
                                  <w:divsChild>
                                    <w:div w:id="637492154">
                                      <w:marLeft w:val="0"/>
                                      <w:marRight w:val="0"/>
                                      <w:marTop w:val="0"/>
                                      <w:marBottom w:val="0"/>
                                      <w:divBdr>
                                        <w:top w:val="none" w:sz="0" w:space="0" w:color="auto"/>
                                        <w:left w:val="none" w:sz="0" w:space="0" w:color="auto"/>
                                        <w:bottom w:val="none" w:sz="0" w:space="0" w:color="auto"/>
                                        <w:right w:val="none" w:sz="0" w:space="0" w:color="auto"/>
                                      </w:divBdr>
                                    </w:div>
                                  </w:divsChild>
                                </w:div>
                                <w:div w:id="2031760549">
                                  <w:marLeft w:val="0"/>
                                  <w:marRight w:val="0"/>
                                  <w:marTop w:val="0"/>
                                  <w:marBottom w:val="0"/>
                                  <w:divBdr>
                                    <w:top w:val="none" w:sz="0" w:space="0" w:color="auto"/>
                                    <w:left w:val="none" w:sz="0" w:space="0" w:color="auto"/>
                                    <w:bottom w:val="none" w:sz="0" w:space="0" w:color="auto"/>
                                    <w:right w:val="none" w:sz="0" w:space="0" w:color="auto"/>
                                  </w:divBdr>
                                  <w:divsChild>
                                    <w:div w:id="18074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45963">
                      <w:marLeft w:val="0"/>
                      <w:marRight w:val="0"/>
                      <w:marTop w:val="0"/>
                      <w:marBottom w:val="0"/>
                      <w:divBdr>
                        <w:top w:val="none" w:sz="0" w:space="0" w:color="auto"/>
                        <w:left w:val="none" w:sz="0" w:space="0" w:color="auto"/>
                        <w:bottom w:val="none" w:sz="0" w:space="0" w:color="auto"/>
                        <w:right w:val="none" w:sz="0" w:space="0" w:color="auto"/>
                      </w:divBdr>
                      <w:divsChild>
                        <w:div w:id="334311679">
                          <w:marLeft w:val="0"/>
                          <w:marRight w:val="0"/>
                          <w:marTop w:val="0"/>
                          <w:marBottom w:val="0"/>
                          <w:divBdr>
                            <w:top w:val="none" w:sz="0" w:space="0" w:color="auto"/>
                            <w:left w:val="none" w:sz="0" w:space="0" w:color="auto"/>
                            <w:bottom w:val="none" w:sz="0" w:space="0" w:color="auto"/>
                            <w:right w:val="none" w:sz="0" w:space="0" w:color="auto"/>
                          </w:divBdr>
                          <w:divsChild>
                            <w:div w:id="355229943">
                              <w:marLeft w:val="0"/>
                              <w:marRight w:val="0"/>
                              <w:marTop w:val="30"/>
                              <w:marBottom w:val="30"/>
                              <w:divBdr>
                                <w:top w:val="none" w:sz="0" w:space="0" w:color="auto"/>
                                <w:left w:val="none" w:sz="0" w:space="0" w:color="auto"/>
                                <w:bottom w:val="none" w:sz="0" w:space="0" w:color="auto"/>
                                <w:right w:val="none" w:sz="0" w:space="0" w:color="auto"/>
                              </w:divBdr>
                              <w:divsChild>
                                <w:div w:id="863523574">
                                  <w:marLeft w:val="0"/>
                                  <w:marRight w:val="0"/>
                                  <w:marTop w:val="0"/>
                                  <w:marBottom w:val="0"/>
                                  <w:divBdr>
                                    <w:top w:val="none" w:sz="0" w:space="0" w:color="auto"/>
                                    <w:left w:val="none" w:sz="0" w:space="0" w:color="auto"/>
                                    <w:bottom w:val="none" w:sz="0" w:space="0" w:color="auto"/>
                                    <w:right w:val="none" w:sz="0" w:space="0" w:color="auto"/>
                                  </w:divBdr>
                                  <w:divsChild>
                                    <w:div w:id="1443766235">
                                      <w:marLeft w:val="0"/>
                                      <w:marRight w:val="0"/>
                                      <w:marTop w:val="0"/>
                                      <w:marBottom w:val="0"/>
                                      <w:divBdr>
                                        <w:top w:val="none" w:sz="0" w:space="0" w:color="auto"/>
                                        <w:left w:val="none" w:sz="0" w:space="0" w:color="auto"/>
                                        <w:bottom w:val="none" w:sz="0" w:space="0" w:color="auto"/>
                                        <w:right w:val="none" w:sz="0" w:space="0" w:color="auto"/>
                                      </w:divBdr>
                                    </w:div>
                                  </w:divsChild>
                                </w:div>
                                <w:div w:id="1457525841">
                                  <w:marLeft w:val="0"/>
                                  <w:marRight w:val="0"/>
                                  <w:marTop w:val="0"/>
                                  <w:marBottom w:val="0"/>
                                  <w:divBdr>
                                    <w:top w:val="none" w:sz="0" w:space="0" w:color="auto"/>
                                    <w:left w:val="none" w:sz="0" w:space="0" w:color="auto"/>
                                    <w:bottom w:val="none" w:sz="0" w:space="0" w:color="auto"/>
                                    <w:right w:val="none" w:sz="0" w:space="0" w:color="auto"/>
                                  </w:divBdr>
                                  <w:divsChild>
                                    <w:div w:id="14719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376370">
                          <w:marLeft w:val="0"/>
                          <w:marRight w:val="0"/>
                          <w:marTop w:val="0"/>
                          <w:marBottom w:val="0"/>
                          <w:divBdr>
                            <w:top w:val="none" w:sz="0" w:space="0" w:color="auto"/>
                            <w:left w:val="none" w:sz="0" w:space="0" w:color="auto"/>
                            <w:bottom w:val="none" w:sz="0" w:space="0" w:color="auto"/>
                            <w:right w:val="none" w:sz="0" w:space="0" w:color="auto"/>
                          </w:divBdr>
                        </w:div>
                      </w:divsChild>
                    </w:div>
                    <w:div w:id="1031688665">
                      <w:marLeft w:val="0"/>
                      <w:marRight w:val="0"/>
                      <w:marTop w:val="0"/>
                      <w:marBottom w:val="0"/>
                      <w:divBdr>
                        <w:top w:val="none" w:sz="0" w:space="0" w:color="auto"/>
                        <w:left w:val="none" w:sz="0" w:space="0" w:color="auto"/>
                        <w:bottom w:val="none" w:sz="0" w:space="0" w:color="auto"/>
                        <w:right w:val="none" w:sz="0" w:space="0" w:color="auto"/>
                      </w:divBdr>
                      <w:divsChild>
                        <w:div w:id="1680694428">
                          <w:marLeft w:val="0"/>
                          <w:marRight w:val="0"/>
                          <w:marTop w:val="0"/>
                          <w:marBottom w:val="0"/>
                          <w:divBdr>
                            <w:top w:val="none" w:sz="0" w:space="0" w:color="auto"/>
                            <w:left w:val="none" w:sz="0" w:space="0" w:color="auto"/>
                            <w:bottom w:val="none" w:sz="0" w:space="0" w:color="auto"/>
                            <w:right w:val="none" w:sz="0" w:space="0" w:color="auto"/>
                          </w:divBdr>
                          <w:divsChild>
                            <w:div w:id="784078478">
                              <w:marLeft w:val="0"/>
                              <w:marRight w:val="0"/>
                              <w:marTop w:val="30"/>
                              <w:marBottom w:val="30"/>
                              <w:divBdr>
                                <w:top w:val="none" w:sz="0" w:space="0" w:color="auto"/>
                                <w:left w:val="none" w:sz="0" w:space="0" w:color="auto"/>
                                <w:bottom w:val="none" w:sz="0" w:space="0" w:color="auto"/>
                                <w:right w:val="none" w:sz="0" w:space="0" w:color="auto"/>
                              </w:divBdr>
                              <w:divsChild>
                                <w:div w:id="145513943">
                                  <w:marLeft w:val="0"/>
                                  <w:marRight w:val="0"/>
                                  <w:marTop w:val="0"/>
                                  <w:marBottom w:val="0"/>
                                  <w:divBdr>
                                    <w:top w:val="none" w:sz="0" w:space="0" w:color="auto"/>
                                    <w:left w:val="none" w:sz="0" w:space="0" w:color="auto"/>
                                    <w:bottom w:val="none" w:sz="0" w:space="0" w:color="auto"/>
                                    <w:right w:val="none" w:sz="0" w:space="0" w:color="auto"/>
                                  </w:divBdr>
                                  <w:divsChild>
                                    <w:div w:id="1839810525">
                                      <w:marLeft w:val="0"/>
                                      <w:marRight w:val="0"/>
                                      <w:marTop w:val="0"/>
                                      <w:marBottom w:val="0"/>
                                      <w:divBdr>
                                        <w:top w:val="none" w:sz="0" w:space="0" w:color="auto"/>
                                        <w:left w:val="none" w:sz="0" w:space="0" w:color="auto"/>
                                        <w:bottom w:val="none" w:sz="0" w:space="0" w:color="auto"/>
                                        <w:right w:val="none" w:sz="0" w:space="0" w:color="auto"/>
                                      </w:divBdr>
                                    </w:div>
                                  </w:divsChild>
                                </w:div>
                                <w:div w:id="217978460">
                                  <w:marLeft w:val="0"/>
                                  <w:marRight w:val="0"/>
                                  <w:marTop w:val="0"/>
                                  <w:marBottom w:val="0"/>
                                  <w:divBdr>
                                    <w:top w:val="none" w:sz="0" w:space="0" w:color="auto"/>
                                    <w:left w:val="none" w:sz="0" w:space="0" w:color="auto"/>
                                    <w:bottom w:val="none" w:sz="0" w:space="0" w:color="auto"/>
                                    <w:right w:val="none" w:sz="0" w:space="0" w:color="auto"/>
                                  </w:divBdr>
                                  <w:divsChild>
                                    <w:div w:id="3723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6238">
                          <w:marLeft w:val="0"/>
                          <w:marRight w:val="0"/>
                          <w:marTop w:val="0"/>
                          <w:marBottom w:val="0"/>
                          <w:divBdr>
                            <w:top w:val="none" w:sz="0" w:space="0" w:color="auto"/>
                            <w:left w:val="none" w:sz="0" w:space="0" w:color="auto"/>
                            <w:bottom w:val="none" w:sz="0" w:space="0" w:color="auto"/>
                            <w:right w:val="none" w:sz="0" w:space="0" w:color="auto"/>
                          </w:divBdr>
                        </w:div>
                      </w:divsChild>
                    </w:div>
                    <w:div w:id="1083798191">
                      <w:marLeft w:val="0"/>
                      <w:marRight w:val="0"/>
                      <w:marTop w:val="0"/>
                      <w:marBottom w:val="0"/>
                      <w:divBdr>
                        <w:top w:val="none" w:sz="0" w:space="0" w:color="auto"/>
                        <w:left w:val="none" w:sz="0" w:space="0" w:color="auto"/>
                        <w:bottom w:val="none" w:sz="0" w:space="0" w:color="auto"/>
                        <w:right w:val="none" w:sz="0" w:space="0" w:color="auto"/>
                      </w:divBdr>
                      <w:divsChild>
                        <w:div w:id="1399597878">
                          <w:marLeft w:val="0"/>
                          <w:marRight w:val="0"/>
                          <w:marTop w:val="0"/>
                          <w:marBottom w:val="0"/>
                          <w:divBdr>
                            <w:top w:val="none" w:sz="0" w:space="0" w:color="auto"/>
                            <w:left w:val="none" w:sz="0" w:space="0" w:color="auto"/>
                            <w:bottom w:val="none" w:sz="0" w:space="0" w:color="auto"/>
                            <w:right w:val="none" w:sz="0" w:space="0" w:color="auto"/>
                          </w:divBdr>
                        </w:div>
                      </w:divsChild>
                    </w:div>
                    <w:div w:id="1089279936">
                      <w:marLeft w:val="0"/>
                      <w:marRight w:val="0"/>
                      <w:marTop w:val="0"/>
                      <w:marBottom w:val="0"/>
                      <w:divBdr>
                        <w:top w:val="none" w:sz="0" w:space="0" w:color="auto"/>
                        <w:left w:val="none" w:sz="0" w:space="0" w:color="auto"/>
                        <w:bottom w:val="none" w:sz="0" w:space="0" w:color="auto"/>
                        <w:right w:val="none" w:sz="0" w:space="0" w:color="auto"/>
                      </w:divBdr>
                      <w:divsChild>
                        <w:div w:id="1103768214">
                          <w:marLeft w:val="0"/>
                          <w:marRight w:val="0"/>
                          <w:marTop w:val="0"/>
                          <w:marBottom w:val="0"/>
                          <w:divBdr>
                            <w:top w:val="none" w:sz="0" w:space="0" w:color="auto"/>
                            <w:left w:val="none" w:sz="0" w:space="0" w:color="auto"/>
                            <w:bottom w:val="none" w:sz="0" w:space="0" w:color="auto"/>
                            <w:right w:val="none" w:sz="0" w:space="0" w:color="auto"/>
                          </w:divBdr>
                        </w:div>
                      </w:divsChild>
                    </w:div>
                    <w:div w:id="1102917518">
                      <w:marLeft w:val="0"/>
                      <w:marRight w:val="0"/>
                      <w:marTop w:val="0"/>
                      <w:marBottom w:val="0"/>
                      <w:divBdr>
                        <w:top w:val="none" w:sz="0" w:space="0" w:color="auto"/>
                        <w:left w:val="none" w:sz="0" w:space="0" w:color="auto"/>
                        <w:bottom w:val="none" w:sz="0" w:space="0" w:color="auto"/>
                        <w:right w:val="none" w:sz="0" w:space="0" w:color="auto"/>
                      </w:divBdr>
                      <w:divsChild>
                        <w:div w:id="1202548423">
                          <w:marLeft w:val="0"/>
                          <w:marRight w:val="0"/>
                          <w:marTop w:val="0"/>
                          <w:marBottom w:val="0"/>
                          <w:divBdr>
                            <w:top w:val="none" w:sz="0" w:space="0" w:color="auto"/>
                            <w:left w:val="none" w:sz="0" w:space="0" w:color="auto"/>
                            <w:bottom w:val="none" w:sz="0" w:space="0" w:color="auto"/>
                            <w:right w:val="none" w:sz="0" w:space="0" w:color="auto"/>
                          </w:divBdr>
                          <w:divsChild>
                            <w:div w:id="1443573378">
                              <w:marLeft w:val="0"/>
                              <w:marRight w:val="0"/>
                              <w:marTop w:val="30"/>
                              <w:marBottom w:val="30"/>
                              <w:divBdr>
                                <w:top w:val="none" w:sz="0" w:space="0" w:color="auto"/>
                                <w:left w:val="none" w:sz="0" w:space="0" w:color="auto"/>
                                <w:bottom w:val="none" w:sz="0" w:space="0" w:color="auto"/>
                                <w:right w:val="none" w:sz="0" w:space="0" w:color="auto"/>
                              </w:divBdr>
                              <w:divsChild>
                                <w:div w:id="649283513">
                                  <w:marLeft w:val="0"/>
                                  <w:marRight w:val="0"/>
                                  <w:marTop w:val="0"/>
                                  <w:marBottom w:val="0"/>
                                  <w:divBdr>
                                    <w:top w:val="none" w:sz="0" w:space="0" w:color="auto"/>
                                    <w:left w:val="none" w:sz="0" w:space="0" w:color="auto"/>
                                    <w:bottom w:val="none" w:sz="0" w:space="0" w:color="auto"/>
                                    <w:right w:val="none" w:sz="0" w:space="0" w:color="auto"/>
                                  </w:divBdr>
                                  <w:divsChild>
                                    <w:div w:id="884027496">
                                      <w:marLeft w:val="0"/>
                                      <w:marRight w:val="0"/>
                                      <w:marTop w:val="0"/>
                                      <w:marBottom w:val="0"/>
                                      <w:divBdr>
                                        <w:top w:val="none" w:sz="0" w:space="0" w:color="auto"/>
                                        <w:left w:val="none" w:sz="0" w:space="0" w:color="auto"/>
                                        <w:bottom w:val="none" w:sz="0" w:space="0" w:color="auto"/>
                                        <w:right w:val="none" w:sz="0" w:space="0" w:color="auto"/>
                                      </w:divBdr>
                                    </w:div>
                                  </w:divsChild>
                                </w:div>
                                <w:div w:id="1903566181">
                                  <w:marLeft w:val="0"/>
                                  <w:marRight w:val="0"/>
                                  <w:marTop w:val="0"/>
                                  <w:marBottom w:val="0"/>
                                  <w:divBdr>
                                    <w:top w:val="none" w:sz="0" w:space="0" w:color="auto"/>
                                    <w:left w:val="none" w:sz="0" w:space="0" w:color="auto"/>
                                    <w:bottom w:val="none" w:sz="0" w:space="0" w:color="auto"/>
                                    <w:right w:val="none" w:sz="0" w:space="0" w:color="auto"/>
                                  </w:divBdr>
                                  <w:divsChild>
                                    <w:div w:id="29533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343230">
                          <w:marLeft w:val="0"/>
                          <w:marRight w:val="0"/>
                          <w:marTop w:val="0"/>
                          <w:marBottom w:val="0"/>
                          <w:divBdr>
                            <w:top w:val="none" w:sz="0" w:space="0" w:color="auto"/>
                            <w:left w:val="none" w:sz="0" w:space="0" w:color="auto"/>
                            <w:bottom w:val="none" w:sz="0" w:space="0" w:color="auto"/>
                            <w:right w:val="none" w:sz="0" w:space="0" w:color="auto"/>
                          </w:divBdr>
                        </w:div>
                      </w:divsChild>
                    </w:div>
                    <w:div w:id="1131284932">
                      <w:marLeft w:val="0"/>
                      <w:marRight w:val="0"/>
                      <w:marTop w:val="0"/>
                      <w:marBottom w:val="0"/>
                      <w:divBdr>
                        <w:top w:val="none" w:sz="0" w:space="0" w:color="auto"/>
                        <w:left w:val="none" w:sz="0" w:space="0" w:color="auto"/>
                        <w:bottom w:val="none" w:sz="0" w:space="0" w:color="auto"/>
                        <w:right w:val="none" w:sz="0" w:space="0" w:color="auto"/>
                      </w:divBdr>
                      <w:divsChild>
                        <w:div w:id="908349397">
                          <w:marLeft w:val="0"/>
                          <w:marRight w:val="0"/>
                          <w:marTop w:val="0"/>
                          <w:marBottom w:val="0"/>
                          <w:divBdr>
                            <w:top w:val="none" w:sz="0" w:space="0" w:color="auto"/>
                            <w:left w:val="none" w:sz="0" w:space="0" w:color="auto"/>
                            <w:bottom w:val="none" w:sz="0" w:space="0" w:color="auto"/>
                            <w:right w:val="none" w:sz="0" w:space="0" w:color="auto"/>
                          </w:divBdr>
                        </w:div>
                      </w:divsChild>
                    </w:div>
                    <w:div w:id="1153332185">
                      <w:marLeft w:val="0"/>
                      <w:marRight w:val="0"/>
                      <w:marTop w:val="0"/>
                      <w:marBottom w:val="0"/>
                      <w:divBdr>
                        <w:top w:val="none" w:sz="0" w:space="0" w:color="auto"/>
                        <w:left w:val="none" w:sz="0" w:space="0" w:color="auto"/>
                        <w:bottom w:val="none" w:sz="0" w:space="0" w:color="auto"/>
                        <w:right w:val="none" w:sz="0" w:space="0" w:color="auto"/>
                      </w:divBdr>
                      <w:divsChild>
                        <w:div w:id="1367294015">
                          <w:marLeft w:val="0"/>
                          <w:marRight w:val="0"/>
                          <w:marTop w:val="0"/>
                          <w:marBottom w:val="0"/>
                          <w:divBdr>
                            <w:top w:val="none" w:sz="0" w:space="0" w:color="auto"/>
                            <w:left w:val="none" w:sz="0" w:space="0" w:color="auto"/>
                            <w:bottom w:val="none" w:sz="0" w:space="0" w:color="auto"/>
                            <w:right w:val="none" w:sz="0" w:space="0" w:color="auto"/>
                          </w:divBdr>
                        </w:div>
                      </w:divsChild>
                    </w:div>
                    <w:div w:id="1157526571">
                      <w:marLeft w:val="0"/>
                      <w:marRight w:val="0"/>
                      <w:marTop w:val="0"/>
                      <w:marBottom w:val="0"/>
                      <w:divBdr>
                        <w:top w:val="none" w:sz="0" w:space="0" w:color="auto"/>
                        <w:left w:val="none" w:sz="0" w:space="0" w:color="auto"/>
                        <w:bottom w:val="none" w:sz="0" w:space="0" w:color="auto"/>
                        <w:right w:val="none" w:sz="0" w:space="0" w:color="auto"/>
                      </w:divBdr>
                      <w:divsChild>
                        <w:div w:id="1747411993">
                          <w:marLeft w:val="0"/>
                          <w:marRight w:val="0"/>
                          <w:marTop w:val="0"/>
                          <w:marBottom w:val="0"/>
                          <w:divBdr>
                            <w:top w:val="none" w:sz="0" w:space="0" w:color="auto"/>
                            <w:left w:val="none" w:sz="0" w:space="0" w:color="auto"/>
                            <w:bottom w:val="none" w:sz="0" w:space="0" w:color="auto"/>
                            <w:right w:val="none" w:sz="0" w:space="0" w:color="auto"/>
                          </w:divBdr>
                        </w:div>
                      </w:divsChild>
                    </w:div>
                    <w:div w:id="1157772028">
                      <w:marLeft w:val="0"/>
                      <w:marRight w:val="0"/>
                      <w:marTop w:val="0"/>
                      <w:marBottom w:val="0"/>
                      <w:divBdr>
                        <w:top w:val="none" w:sz="0" w:space="0" w:color="auto"/>
                        <w:left w:val="none" w:sz="0" w:space="0" w:color="auto"/>
                        <w:bottom w:val="none" w:sz="0" w:space="0" w:color="auto"/>
                        <w:right w:val="none" w:sz="0" w:space="0" w:color="auto"/>
                      </w:divBdr>
                      <w:divsChild>
                        <w:div w:id="515387517">
                          <w:marLeft w:val="0"/>
                          <w:marRight w:val="0"/>
                          <w:marTop w:val="0"/>
                          <w:marBottom w:val="0"/>
                          <w:divBdr>
                            <w:top w:val="none" w:sz="0" w:space="0" w:color="auto"/>
                            <w:left w:val="none" w:sz="0" w:space="0" w:color="auto"/>
                            <w:bottom w:val="none" w:sz="0" w:space="0" w:color="auto"/>
                            <w:right w:val="none" w:sz="0" w:space="0" w:color="auto"/>
                          </w:divBdr>
                        </w:div>
                      </w:divsChild>
                    </w:div>
                    <w:div w:id="1216089490">
                      <w:marLeft w:val="0"/>
                      <w:marRight w:val="0"/>
                      <w:marTop w:val="0"/>
                      <w:marBottom w:val="0"/>
                      <w:divBdr>
                        <w:top w:val="none" w:sz="0" w:space="0" w:color="auto"/>
                        <w:left w:val="none" w:sz="0" w:space="0" w:color="auto"/>
                        <w:bottom w:val="none" w:sz="0" w:space="0" w:color="auto"/>
                        <w:right w:val="none" w:sz="0" w:space="0" w:color="auto"/>
                      </w:divBdr>
                      <w:divsChild>
                        <w:div w:id="767583808">
                          <w:marLeft w:val="0"/>
                          <w:marRight w:val="0"/>
                          <w:marTop w:val="0"/>
                          <w:marBottom w:val="0"/>
                          <w:divBdr>
                            <w:top w:val="none" w:sz="0" w:space="0" w:color="auto"/>
                            <w:left w:val="none" w:sz="0" w:space="0" w:color="auto"/>
                            <w:bottom w:val="none" w:sz="0" w:space="0" w:color="auto"/>
                            <w:right w:val="none" w:sz="0" w:space="0" w:color="auto"/>
                          </w:divBdr>
                        </w:div>
                      </w:divsChild>
                    </w:div>
                    <w:div w:id="1328241874">
                      <w:marLeft w:val="0"/>
                      <w:marRight w:val="0"/>
                      <w:marTop w:val="0"/>
                      <w:marBottom w:val="0"/>
                      <w:divBdr>
                        <w:top w:val="none" w:sz="0" w:space="0" w:color="auto"/>
                        <w:left w:val="none" w:sz="0" w:space="0" w:color="auto"/>
                        <w:bottom w:val="none" w:sz="0" w:space="0" w:color="auto"/>
                        <w:right w:val="none" w:sz="0" w:space="0" w:color="auto"/>
                      </w:divBdr>
                      <w:divsChild>
                        <w:div w:id="949236978">
                          <w:marLeft w:val="0"/>
                          <w:marRight w:val="0"/>
                          <w:marTop w:val="0"/>
                          <w:marBottom w:val="0"/>
                          <w:divBdr>
                            <w:top w:val="none" w:sz="0" w:space="0" w:color="auto"/>
                            <w:left w:val="none" w:sz="0" w:space="0" w:color="auto"/>
                            <w:bottom w:val="none" w:sz="0" w:space="0" w:color="auto"/>
                            <w:right w:val="none" w:sz="0" w:space="0" w:color="auto"/>
                          </w:divBdr>
                        </w:div>
                      </w:divsChild>
                    </w:div>
                    <w:div w:id="1345593332">
                      <w:marLeft w:val="0"/>
                      <w:marRight w:val="0"/>
                      <w:marTop w:val="0"/>
                      <w:marBottom w:val="0"/>
                      <w:divBdr>
                        <w:top w:val="none" w:sz="0" w:space="0" w:color="auto"/>
                        <w:left w:val="none" w:sz="0" w:space="0" w:color="auto"/>
                        <w:bottom w:val="none" w:sz="0" w:space="0" w:color="auto"/>
                        <w:right w:val="none" w:sz="0" w:space="0" w:color="auto"/>
                      </w:divBdr>
                      <w:divsChild>
                        <w:div w:id="1362974952">
                          <w:marLeft w:val="0"/>
                          <w:marRight w:val="0"/>
                          <w:marTop w:val="0"/>
                          <w:marBottom w:val="0"/>
                          <w:divBdr>
                            <w:top w:val="none" w:sz="0" w:space="0" w:color="auto"/>
                            <w:left w:val="none" w:sz="0" w:space="0" w:color="auto"/>
                            <w:bottom w:val="none" w:sz="0" w:space="0" w:color="auto"/>
                            <w:right w:val="none" w:sz="0" w:space="0" w:color="auto"/>
                          </w:divBdr>
                        </w:div>
                      </w:divsChild>
                    </w:div>
                    <w:div w:id="1355110632">
                      <w:marLeft w:val="0"/>
                      <w:marRight w:val="0"/>
                      <w:marTop w:val="0"/>
                      <w:marBottom w:val="0"/>
                      <w:divBdr>
                        <w:top w:val="none" w:sz="0" w:space="0" w:color="auto"/>
                        <w:left w:val="none" w:sz="0" w:space="0" w:color="auto"/>
                        <w:bottom w:val="none" w:sz="0" w:space="0" w:color="auto"/>
                        <w:right w:val="none" w:sz="0" w:space="0" w:color="auto"/>
                      </w:divBdr>
                      <w:divsChild>
                        <w:div w:id="1316029332">
                          <w:marLeft w:val="0"/>
                          <w:marRight w:val="0"/>
                          <w:marTop w:val="0"/>
                          <w:marBottom w:val="0"/>
                          <w:divBdr>
                            <w:top w:val="none" w:sz="0" w:space="0" w:color="auto"/>
                            <w:left w:val="none" w:sz="0" w:space="0" w:color="auto"/>
                            <w:bottom w:val="none" w:sz="0" w:space="0" w:color="auto"/>
                            <w:right w:val="none" w:sz="0" w:space="0" w:color="auto"/>
                          </w:divBdr>
                        </w:div>
                      </w:divsChild>
                    </w:div>
                    <w:div w:id="1453983037">
                      <w:marLeft w:val="0"/>
                      <w:marRight w:val="0"/>
                      <w:marTop w:val="0"/>
                      <w:marBottom w:val="0"/>
                      <w:divBdr>
                        <w:top w:val="none" w:sz="0" w:space="0" w:color="auto"/>
                        <w:left w:val="none" w:sz="0" w:space="0" w:color="auto"/>
                        <w:bottom w:val="none" w:sz="0" w:space="0" w:color="auto"/>
                        <w:right w:val="none" w:sz="0" w:space="0" w:color="auto"/>
                      </w:divBdr>
                      <w:divsChild>
                        <w:div w:id="196359808">
                          <w:marLeft w:val="0"/>
                          <w:marRight w:val="0"/>
                          <w:marTop w:val="0"/>
                          <w:marBottom w:val="0"/>
                          <w:divBdr>
                            <w:top w:val="none" w:sz="0" w:space="0" w:color="auto"/>
                            <w:left w:val="none" w:sz="0" w:space="0" w:color="auto"/>
                            <w:bottom w:val="none" w:sz="0" w:space="0" w:color="auto"/>
                            <w:right w:val="none" w:sz="0" w:space="0" w:color="auto"/>
                          </w:divBdr>
                        </w:div>
                      </w:divsChild>
                    </w:div>
                    <w:div w:id="1474369950">
                      <w:marLeft w:val="0"/>
                      <w:marRight w:val="0"/>
                      <w:marTop w:val="0"/>
                      <w:marBottom w:val="0"/>
                      <w:divBdr>
                        <w:top w:val="none" w:sz="0" w:space="0" w:color="auto"/>
                        <w:left w:val="none" w:sz="0" w:space="0" w:color="auto"/>
                        <w:bottom w:val="none" w:sz="0" w:space="0" w:color="auto"/>
                        <w:right w:val="none" w:sz="0" w:space="0" w:color="auto"/>
                      </w:divBdr>
                      <w:divsChild>
                        <w:div w:id="1005866128">
                          <w:marLeft w:val="0"/>
                          <w:marRight w:val="0"/>
                          <w:marTop w:val="0"/>
                          <w:marBottom w:val="0"/>
                          <w:divBdr>
                            <w:top w:val="none" w:sz="0" w:space="0" w:color="auto"/>
                            <w:left w:val="none" w:sz="0" w:space="0" w:color="auto"/>
                            <w:bottom w:val="none" w:sz="0" w:space="0" w:color="auto"/>
                            <w:right w:val="none" w:sz="0" w:space="0" w:color="auto"/>
                          </w:divBdr>
                        </w:div>
                        <w:div w:id="1292251955">
                          <w:marLeft w:val="0"/>
                          <w:marRight w:val="0"/>
                          <w:marTop w:val="0"/>
                          <w:marBottom w:val="0"/>
                          <w:divBdr>
                            <w:top w:val="none" w:sz="0" w:space="0" w:color="auto"/>
                            <w:left w:val="none" w:sz="0" w:space="0" w:color="auto"/>
                            <w:bottom w:val="none" w:sz="0" w:space="0" w:color="auto"/>
                            <w:right w:val="none" w:sz="0" w:space="0" w:color="auto"/>
                          </w:divBdr>
                          <w:divsChild>
                            <w:div w:id="1558009474">
                              <w:marLeft w:val="0"/>
                              <w:marRight w:val="0"/>
                              <w:marTop w:val="30"/>
                              <w:marBottom w:val="30"/>
                              <w:divBdr>
                                <w:top w:val="none" w:sz="0" w:space="0" w:color="auto"/>
                                <w:left w:val="none" w:sz="0" w:space="0" w:color="auto"/>
                                <w:bottom w:val="none" w:sz="0" w:space="0" w:color="auto"/>
                                <w:right w:val="none" w:sz="0" w:space="0" w:color="auto"/>
                              </w:divBdr>
                              <w:divsChild>
                                <w:div w:id="6102729">
                                  <w:marLeft w:val="0"/>
                                  <w:marRight w:val="0"/>
                                  <w:marTop w:val="0"/>
                                  <w:marBottom w:val="0"/>
                                  <w:divBdr>
                                    <w:top w:val="none" w:sz="0" w:space="0" w:color="auto"/>
                                    <w:left w:val="none" w:sz="0" w:space="0" w:color="auto"/>
                                    <w:bottom w:val="none" w:sz="0" w:space="0" w:color="auto"/>
                                    <w:right w:val="none" w:sz="0" w:space="0" w:color="auto"/>
                                  </w:divBdr>
                                  <w:divsChild>
                                    <w:div w:id="421338728">
                                      <w:marLeft w:val="0"/>
                                      <w:marRight w:val="0"/>
                                      <w:marTop w:val="0"/>
                                      <w:marBottom w:val="0"/>
                                      <w:divBdr>
                                        <w:top w:val="none" w:sz="0" w:space="0" w:color="auto"/>
                                        <w:left w:val="none" w:sz="0" w:space="0" w:color="auto"/>
                                        <w:bottom w:val="none" w:sz="0" w:space="0" w:color="auto"/>
                                        <w:right w:val="none" w:sz="0" w:space="0" w:color="auto"/>
                                      </w:divBdr>
                                    </w:div>
                                  </w:divsChild>
                                </w:div>
                                <w:div w:id="105119845">
                                  <w:marLeft w:val="0"/>
                                  <w:marRight w:val="0"/>
                                  <w:marTop w:val="0"/>
                                  <w:marBottom w:val="0"/>
                                  <w:divBdr>
                                    <w:top w:val="none" w:sz="0" w:space="0" w:color="auto"/>
                                    <w:left w:val="none" w:sz="0" w:space="0" w:color="auto"/>
                                    <w:bottom w:val="none" w:sz="0" w:space="0" w:color="auto"/>
                                    <w:right w:val="none" w:sz="0" w:space="0" w:color="auto"/>
                                  </w:divBdr>
                                  <w:divsChild>
                                    <w:div w:id="17276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551114">
                      <w:marLeft w:val="0"/>
                      <w:marRight w:val="0"/>
                      <w:marTop w:val="0"/>
                      <w:marBottom w:val="0"/>
                      <w:divBdr>
                        <w:top w:val="none" w:sz="0" w:space="0" w:color="auto"/>
                        <w:left w:val="none" w:sz="0" w:space="0" w:color="auto"/>
                        <w:bottom w:val="none" w:sz="0" w:space="0" w:color="auto"/>
                        <w:right w:val="none" w:sz="0" w:space="0" w:color="auto"/>
                      </w:divBdr>
                      <w:divsChild>
                        <w:div w:id="418672583">
                          <w:marLeft w:val="0"/>
                          <w:marRight w:val="0"/>
                          <w:marTop w:val="0"/>
                          <w:marBottom w:val="0"/>
                          <w:divBdr>
                            <w:top w:val="none" w:sz="0" w:space="0" w:color="auto"/>
                            <w:left w:val="none" w:sz="0" w:space="0" w:color="auto"/>
                            <w:bottom w:val="none" w:sz="0" w:space="0" w:color="auto"/>
                            <w:right w:val="none" w:sz="0" w:space="0" w:color="auto"/>
                          </w:divBdr>
                        </w:div>
                      </w:divsChild>
                    </w:div>
                    <w:div w:id="1557083917">
                      <w:marLeft w:val="0"/>
                      <w:marRight w:val="0"/>
                      <w:marTop w:val="0"/>
                      <w:marBottom w:val="0"/>
                      <w:divBdr>
                        <w:top w:val="none" w:sz="0" w:space="0" w:color="auto"/>
                        <w:left w:val="none" w:sz="0" w:space="0" w:color="auto"/>
                        <w:bottom w:val="none" w:sz="0" w:space="0" w:color="auto"/>
                        <w:right w:val="none" w:sz="0" w:space="0" w:color="auto"/>
                      </w:divBdr>
                      <w:divsChild>
                        <w:div w:id="1573849535">
                          <w:marLeft w:val="0"/>
                          <w:marRight w:val="0"/>
                          <w:marTop w:val="0"/>
                          <w:marBottom w:val="0"/>
                          <w:divBdr>
                            <w:top w:val="none" w:sz="0" w:space="0" w:color="auto"/>
                            <w:left w:val="none" w:sz="0" w:space="0" w:color="auto"/>
                            <w:bottom w:val="none" w:sz="0" w:space="0" w:color="auto"/>
                            <w:right w:val="none" w:sz="0" w:space="0" w:color="auto"/>
                          </w:divBdr>
                        </w:div>
                      </w:divsChild>
                    </w:div>
                    <w:div w:id="1557667216">
                      <w:marLeft w:val="0"/>
                      <w:marRight w:val="0"/>
                      <w:marTop w:val="0"/>
                      <w:marBottom w:val="0"/>
                      <w:divBdr>
                        <w:top w:val="none" w:sz="0" w:space="0" w:color="auto"/>
                        <w:left w:val="none" w:sz="0" w:space="0" w:color="auto"/>
                        <w:bottom w:val="none" w:sz="0" w:space="0" w:color="auto"/>
                        <w:right w:val="none" w:sz="0" w:space="0" w:color="auto"/>
                      </w:divBdr>
                      <w:divsChild>
                        <w:div w:id="1509251824">
                          <w:marLeft w:val="0"/>
                          <w:marRight w:val="0"/>
                          <w:marTop w:val="0"/>
                          <w:marBottom w:val="0"/>
                          <w:divBdr>
                            <w:top w:val="none" w:sz="0" w:space="0" w:color="auto"/>
                            <w:left w:val="none" w:sz="0" w:space="0" w:color="auto"/>
                            <w:bottom w:val="none" w:sz="0" w:space="0" w:color="auto"/>
                            <w:right w:val="none" w:sz="0" w:space="0" w:color="auto"/>
                          </w:divBdr>
                        </w:div>
                      </w:divsChild>
                    </w:div>
                    <w:div w:id="1575317091">
                      <w:marLeft w:val="0"/>
                      <w:marRight w:val="0"/>
                      <w:marTop w:val="0"/>
                      <w:marBottom w:val="0"/>
                      <w:divBdr>
                        <w:top w:val="none" w:sz="0" w:space="0" w:color="auto"/>
                        <w:left w:val="none" w:sz="0" w:space="0" w:color="auto"/>
                        <w:bottom w:val="none" w:sz="0" w:space="0" w:color="auto"/>
                        <w:right w:val="none" w:sz="0" w:space="0" w:color="auto"/>
                      </w:divBdr>
                      <w:divsChild>
                        <w:div w:id="21830553">
                          <w:marLeft w:val="0"/>
                          <w:marRight w:val="0"/>
                          <w:marTop w:val="0"/>
                          <w:marBottom w:val="0"/>
                          <w:divBdr>
                            <w:top w:val="none" w:sz="0" w:space="0" w:color="auto"/>
                            <w:left w:val="none" w:sz="0" w:space="0" w:color="auto"/>
                            <w:bottom w:val="none" w:sz="0" w:space="0" w:color="auto"/>
                            <w:right w:val="none" w:sz="0" w:space="0" w:color="auto"/>
                          </w:divBdr>
                        </w:div>
                      </w:divsChild>
                    </w:div>
                    <w:div w:id="1655724190">
                      <w:marLeft w:val="0"/>
                      <w:marRight w:val="0"/>
                      <w:marTop w:val="0"/>
                      <w:marBottom w:val="0"/>
                      <w:divBdr>
                        <w:top w:val="none" w:sz="0" w:space="0" w:color="auto"/>
                        <w:left w:val="none" w:sz="0" w:space="0" w:color="auto"/>
                        <w:bottom w:val="none" w:sz="0" w:space="0" w:color="auto"/>
                        <w:right w:val="none" w:sz="0" w:space="0" w:color="auto"/>
                      </w:divBdr>
                      <w:divsChild>
                        <w:div w:id="587546264">
                          <w:marLeft w:val="0"/>
                          <w:marRight w:val="0"/>
                          <w:marTop w:val="0"/>
                          <w:marBottom w:val="0"/>
                          <w:divBdr>
                            <w:top w:val="none" w:sz="0" w:space="0" w:color="auto"/>
                            <w:left w:val="none" w:sz="0" w:space="0" w:color="auto"/>
                            <w:bottom w:val="none" w:sz="0" w:space="0" w:color="auto"/>
                            <w:right w:val="none" w:sz="0" w:space="0" w:color="auto"/>
                          </w:divBdr>
                          <w:divsChild>
                            <w:div w:id="1780371426">
                              <w:marLeft w:val="0"/>
                              <w:marRight w:val="0"/>
                              <w:marTop w:val="30"/>
                              <w:marBottom w:val="30"/>
                              <w:divBdr>
                                <w:top w:val="none" w:sz="0" w:space="0" w:color="auto"/>
                                <w:left w:val="none" w:sz="0" w:space="0" w:color="auto"/>
                                <w:bottom w:val="none" w:sz="0" w:space="0" w:color="auto"/>
                                <w:right w:val="none" w:sz="0" w:space="0" w:color="auto"/>
                              </w:divBdr>
                              <w:divsChild>
                                <w:div w:id="274142702">
                                  <w:marLeft w:val="0"/>
                                  <w:marRight w:val="0"/>
                                  <w:marTop w:val="0"/>
                                  <w:marBottom w:val="0"/>
                                  <w:divBdr>
                                    <w:top w:val="none" w:sz="0" w:space="0" w:color="auto"/>
                                    <w:left w:val="none" w:sz="0" w:space="0" w:color="auto"/>
                                    <w:bottom w:val="none" w:sz="0" w:space="0" w:color="auto"/>
                                    <w:right w:val="none" w:sz="0" w:space="0" w:color="auto"/>
                                  </w:divBdr>
                                  <w:divsChild>
                                    <w:div w:id="224490224">
                                      <w:marLeft w:val="0"/>
                                      <w:marRight w:val="0"/>
                                      <w:marTop w:val="0"/>
                                      <w:marBottom w:val="0"/>
                                      <w:divBdr>
                                        <w:top w:val="none" w:sz="0" w:space="0" w:color="auto"/>
                                        <w:left w:val="none" w:sz="0" w:space="0" w:color="auto"/>
                                        <w:bottom w:val="none" w:sz="0" w:space="0" w:color="auto"/>
                                        <w:right w:val="none" w:sz="0" w:space="0" w:color="auto"/>
                                      </w:divBdr>
                                    </w:div>
                                  </w:divsChild>
                                </w:div>
                                <w:div w:id="1620910754">
                                  <w:marLeft w:val="0"/>
                                  <w:marRight w:val="0"/>
                                  <w:marTop w:val="0"/>
                                  <w:marBottom w:val="0"/>
                                  <w:divBdr>
                                    <w:top w:val="none" w:sz="0" w:space="0" w:color="auto"/>
                                    <w:left w:val="none" w:sz="0" w:space="0" w:color="auto"/>
                                    <w:bottom w:val="none" w:sz="0" w:space="0" w:color="auto"/>
                                    <w:right w:val="none" w:sz="0" w:space="0" w:color="auto"/>
                                  </w:divBdr>
                                  <w:divsChild>
                                    <w:div w:id="16517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483691">
                          <w:marLeft w:val="0"/>
                          <w:marRight w:val="0"/>
                          <w:marTop w:val="0"/>
                          <w:marBottom w:val="0"/>
                          <w:divBdr>
                            <w:top w:val="none" w:sz="0" w:space="0" w:color="auto"/>
                            <w:left w:val="none" w:sz="0" w:space="0" w:color="auto"/>
                            <w:bottom w:val="none" w:sz="0" w:space="0" w:color="auto"/>
                            <w:right w:val="none" w:sz="0" w:space="0" w:color="auto"/>
                          </w:divBdr>
                        </w:div>
                      </w:divsChild>
                    </w:div>
                    <w:div w:id="1710762549">
                      <w:marLeft w:val="0"/>
                      <w:marRight w:val="0"/>
                      <w:marTop w:val="0"/>
                      <w:marBottom w:val="0"/>
                      <w:divBdr>
                        <w:top w:val="none" w:sz="0" w:space="0" w:color="auto"/>
                        <w:left w:val="none" w:sz="0" w:space="0" w:color="auto"/>
                        <w:bottom w:val="none" w:sz="0" w:space="0" w:color="auto"/>
                        <w:right w:val="none" w:sz="0" w:space="0" w:color="auto"/>
                      </w:divBdr>
                      <w:divsChild>
                        <w:div w:id="889072235">
                          <w:marLeft w:val="0"/>
                          <w:marRight w:val="0"/>
                          <w:marTop w:val="0"/>
                          <w:marBottom w:val="0"/>
                          <w:divBdr>
                            <w:top w:val="none" w:sz="0" w:space="0" w:color="auto"/>
                            <w:left w:val="none" w:sz="0" w:space="0" w:color="auto"/>
                            <w:bottom w:val="none" w:sz="0" w:space="0" w:color="auto"/>
                            <w:right w:val="none" w:sz="0" w:space="0" w:color="auto"/>
                          </w:divBdr>
                        </w:div>
                      </w:divsChild>
                    </w:div>
                    <w:div w:id="1750349818">
                      <w:marLeft w:val="0"/>
                      <w:marRight w:val="0"/>
                      <w:marTop w:val="0"/>
                      <w:marBottom w:val="0"/>
                      <w:divBdr>
                        <w:top w:val="none" w:sz="0" w:space="0" w:color="auto"/>
                        <w:left w:val="none" w:sz="0" w:space="0" w:color="auto"/>
                        <w:bottom w:val="none" w:sz="0" w:space="0" w:color="auto"/>
                        <w:right w:val="none" w:sz="0" w:space="0" w:color="auto"/>
                      </w:divBdr>
                      <w:divsChild>
                        <w:div w:id="1796101088">
                          <w:marLeft w:val="0"/>
                          <w:marRight w:val="0"/>
                          <w:marTop w:val="0"/>
                          <w:marBottom w:val="0"/>
                          <w:divBdr>
                            <w:top w:val="none" w:sz="0" w:space="0" w:color="auto"/>
                            <w:left w:val="none" w:sz="0" w:space="0" w:color="auto"/>
                            <w:bottom w:val="none" w:sz="0" w:space="0" w:color="auto"/>
                            <w:right w:val="none" w:sz="0" w:space="0" w:color="auto"/>
                          </w:divBdr>
                        </w:div>
                      </w:divsChild>
                    </w:div>
                    <w:div w:id="1786148858">
                      <w:marLeft w:val="0"/>
                      <w:marRight w:val="0"/>
                      <w:marTop w:val="0"/>
                      <w:marBottom w:val="0"/>
                      <w:divBdr>
                        <w:top w:val="none" w:sz="0" w:space="0" w:color="auto"/>
                        <w:left w:val="none" w:sz="0" w:space="0" w:color="auto"/>
                        <w:bottom w:val="none" w:sz="0" w:space="0" w:color="auto"/>
                        <w:right w:val="none" w:sz="0" w:space="0" w:color="auto"/>
                      </w:divBdr>
                      <w:divsChild>
                        <w:div w:id="142938863">
                          <w:marLeft w:val="0"/>
                          <w:marRight w:val="0"/>
                          <w:marTop w:val="0"/>
                          <w:marBottom w:val="0"/>
                          <w:divBdr>
                            <w:top w:val="none" w:sz="0" w:space="0" w:color="auto"/>
                            <w:left w:val="none" w:sz="0" w:space="0" w:color="auto"/>
                            <w:bottom w:val="none" w:sz="0" w:space="0" w:color="auto"/>
                            <w:right w:val="none" w:sz="0" w:space="0" w:color="auto"/>
                          </w:divBdr>
                        </w:div>
                        <w:div w:id="749229082">
                          <w:marLeft w:val="0"/>
                          <w:marRight w:val="0"/>
                          <w:marTop w:val="0"/>
                          <w:marBottom w:val="0"/>
                          <w:divBdr>
                            <w:top w:val="none" w:sz="0" w:space="0" w:color="auto"/>
                            <w:left w:val="none" w:sz="0" w:space="0" w:color="auto"/>
                            <w:bottom w:val="none" w:sz="0" w:space="0" w:color="auto"/>
                            <w:right w:val="none" w:sz="0" w:space="0" w:color="auto"/>
                          </w:divBdr>
                          <w:divsChild>
                            <w:div w:id="951059571">
                              <w:marLeft w:val="0"/>
                              <w:marRight w:val="0"/>
                              <w:marTop w:val="30"/>
                              <w:marBottom w:val="30"/>
                              <w:divBdr>
                                <w:top w:val="none" w:sz="0" w:space="0" w:color="auto"/>
                                <w:left w:val="none" w:sz="0" w:space="0" w:color="auto"/>
                                <w:bottom w:val="none" w:sz="0" w:space="0" w:color="auto"/>
                                <w:right w:val="none" w:sz="0" w:space="0" w:color="auto"/>
                              </w:divBdr>
                              <w:divsChild>
                                <w:div w:id="655648917">
                                  <w:marLeft w:val="0"/>
                                  <w:marRight w:val="0"/>
                                  <w:marTop w:val="0"/>
                                  <w:marBottom w:val="0"/>
                                  <w:divBdr>
                                    <w:top w:val="none" w:sz="0" w:space="0" w:color="auto"/>
                                    <w:left w:val="none" w:sz="0" w:space="0" w:color="auto"/>
                                    <w:bottom w:val="none" w:sz="0" w:space="0" w:color="auto"/>
                                    <w:right w:val="none" w:sz="0" w:space="0" w:color="auto"/>
                                  </w:divBdr>
                                  <w:divsChild>
                                    <w:div w:id="560823819">
                                      <w:marLeft w:val="0"/>
                                      <w:marRight w:val="0"/>
                                      <w:marTop w:val="0"/>
                                      <w:marBottom w:val="0"/>
                                      <w:divBdr>
                                        <w:top w:val="none" w:sz="0" w:space="0" w:color="auto"/>
                                        <w:left w:val="none" w:sz="0" w:space="0" w:color="auto"/>
                                        <w:bottom w:val="none" w:sz="0" w:space="0" w:color="auto"/>
                                        <w:right w:val="none" w:sz="0" w:space="0" w:color="auto"/>
                                      </w:divBdr>
                                    </w:div>
                                  </w:divsChild>
                                </w:div>
                                <w:div w:id="1293172401">
                                  <w:marLeft w:val="0"/>
                                  <w:marRight w:val="0"/>
                                  <w:marTop w:val="0"/>
                                  <w:marBottom w:val="0"/>
                                  <w:divBdr>
                                    <w:top w:val="none" w:sz="0" w:space="0" w:color="auto"/>
                                    <w:left w:val="none" w:sz="0" w:space="0" w:color="auto"/>
                                    <w:bottom w:val="none" w:sz="0" w:space="0" w:color="auto"/>
                                    <w:right w:val="none" w:sz="0" w:space="0" w:color="auto"/>
                                  </w:divBdr>
                                  <w:divsChild>
                                    <w:div w:id="4182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147220">
                      <w:marLeft w:val="0"/>
                      <w:marRight w:val="0"/>
                      <w:marTop w:val="0"/>
                      <w:marBottom w:val="0"/>
                      <w:divBdr>
                        <w:top w:val="none" w:sz="0" w:space="0" w:color="auto"/>
                        <w:left w:val="none" w:sz="0" w:space="0" w:color="auto"/>
                        <w:bottom w:val="none" w:sz="0" w:space="0" w:color="auto"/>
                        <w:right w:val="none" w:sz="0" w:space="0" w:color="auto"/>
                      </w:divBdr>
                      <w:divsChild>
                        <w:div w:id="925071641">
                          <w:marLeft w:val="0"/>
                          <w:marRight w:val="0"/>
                          <w:marTop w:val="0"/>
                          <w:marBottom w:val="0"/>
                          <w:divBdr>
                            <w:top w:val="none" w:sz="0" w:space="0" w:color="auto"/>
                            <w:left w:val="none" w:sz="0" w:space="0" w:color="auto"/>
                            <w:bottom w:val="none" w:sz="0" w:space="0" w:color="auto"/>
                            <w:right w:val="none" w:sz="0" w:space="0" w:color="auto"/>
                          </w:divBdr>
                        </w:div>
                        <w:div w:id="1044909692">
                          <w:marLeft w:val="0"/>
                          <w:marRight w:val="0"/>
                          <w:marTop w:val="0"/>
                          <w:marBottom w:val="0"/>
                          <w:divBdr>
                            <w:top w:val="none" w:sz="0" w:space="0" w:color="auto"/>
                            <w:left w:val="none" w:sz="0" w:space="0" w:color="auto"/>
                            <w:bottom w:val="none" w:sz="0" w:space="0" w:color="auto"/>
                            <w:right w:val="none" w:sz="0" w:space="0" w:color="auto"/>
                          </w:divBdr>
                          <w:divsChild>
                            <w:div w:id="2069499570">
                              <w:marLeft w:val="0"/>
                              <w:marRight w:val="0"/>
                              <w:marTop w:val="30"/>
                              <w:marBottom w:val="30"/>
                              <w:divBdr>
                                <w:top w:val="none" w:sz="0" w:space="0" w:color="auto"/>
                                <w:left w:val="none" w:sz="0" w:space="0" w:color="auto"/>
                                <w:bottom w:val="none" w:sz="0" w:space="0" w:color="auto"/>
                                <w:right w:val="none" w:sz="0" w:space="0" w:color="auto"/>
                              </w:divBdr>
                              <w:divsChild>
                                <w:div w:id="761995208">
                                  <w:marLeft w:val="0"/>
                                  <w:marRight w:val="0"/>
                                  <w:marTop w:val="0"/>
                                  <w:marBottom w:val="0"/>
                                  <w:divBdr>
                                    <w:top w:val="none" w:sz="0" w:space="0" w:color="auto"/>
                                    <w:left w:val="none" w:sz="0" w:space="0" w:color="auto"/>
                                    <w:bottom w:val="none" w:sz="0" w:space="0" w:color="auto"/>
                                    <w:right w:val="none" w:sz="0" w:space="0" w:color="auto"/>
                                  </w:divBdr>
                                  <w:divsChild>
                                    <w:div w:id="13657556">
                                      <w:marLeft w:val="0"/>
                                      <w:marRight w:val="0"/>
                                      <w:marTop w:val="0"/>
                                      <w:marBottom w:val="0"/>
                                      <w:divBdr>
                                        <w:top w:val="none" w:sz="0" w:space="0" w:color="auto"/>
                                        <w:left w:val="none" w:sz="0" w:space="0" w:color="auto"/>
                                        <w:bottom w:val="none" w:sz="0" w:space="0" w:color="auto"/>
                                        <w:right w:val="none" w:sz="0" w:space="0" w:color="auto"/>
                                      </w:divBdr>
                                    </w:div>
                                  </w:divsChild>
                                </w:div>
                                <w:div w:id="1850899992">
                                  <w:marLeft w:val="0"/>
                                  <w:marRight w:val="0"/>
                                  <w:marTop w:val="0"/>
                                  <w:marBottom w:val="0"/>
                                  <w:divBdr>
                                    <w:top w:val="none" w:sz="0" w:space="0" w:color="auto"/>
                                    <w:left w:val="none" w:sz="0" w:space="0" w:color="auto"/>
                                    <w:bottom w:val="none" w:sz="0" w:space="0" w:color="auto"/>
                                    <w:right w:val="none" w:sz="0" w:space="0" w:color="auto"/>
                                  </w:divBdr>
                                  <w:divsChild>
                                    <w:div w:id="3488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582233">
                      <w:marLeft w:val="0"/>
                      <w:marRight w:val="0"/>
                      <w:marTop w:val="0"/>
                      <w:marBottom w:val="0"/>
                      <w:divBdr>
                        <w:top w:val="none" w:sz="0" w:space="0" w:color="auto"/>
                        <w:left w:val="none" w:sz="0" w:space="0" w:color="auto"/>
                        <w:bottom w:val="none" w:sz="0" w:space="0" w:color="auto"/>
                        <w:right w:val="none" w:sz="0" w:space="0" w:color="auto"/>
                      </w:divBdr>
                      <w:divsChild>
                        <w:div w:id="1516766808">
                          <w:marLeft w:val="0"/>
                          <w:marRight w:val="0"/>
                          <w:marTop w:val="0"/>
                          <w:marBottom w:val="0"/>
                          <w:divBdr>
                            <w:top w:val="none" w:sz="0" w:space="0" w:color="auto"/>
                            <w:left w:val="none" w:sz="0" w:space="0" w:color="auto"/>
                            <w:bottom w:val="none" w:sz="0" w:space="0" w:color="auto"/>
                            <w:right w:val="none" w:sz="0" w:space="0" w:color="auto"/>
                          </w:divBdr>
                        </w:div>
                        <w:div w:id="1587955472">
                          <w:marLeft w:val="0"/>
                          <w:marRight w:val="0"/>
                          <w:marTop w:val="0"/>
                          <w:marBottom w:val="0"/>
                          <w:divBdr>
                            <w:top w:val="none" w:sz="0" w:space="0" w:color="auto"/>
                            <w:left w:val="none" w:sz="0" w:space="0" w:color="auto"/>
                            <w:bottom w:val="none" w:sz="0" w:space="0" w:color="auto"/>
                            <w:right w:val="none" w:sz="0" w:space="0" w:color="auto"/>
                          </w:divBdr>
                          <w:divsChild>
                            <w:div w:id="365108472">
                              <w:marLeft w:val="0"/>
                              <w:marRight w:val="0"/>
                              <w:marTop w:val="30"/>
                              <w:marBottom w:val="30"/>
                              <w:divBdr>
                                <w:top w:val="none" w:sz="0" w:space="0" w:color="auto"/>
                                <w:left w:val="none" w:sz="0" w:space="0" w:color="auto"/>
                                <w:bottom w:val="none" w:sz="0" w:space="0" w:color="auto"/>
                                <w:right w:val="none" w:sz="0" w:space="0" w:color="auto"/>
                              </w:divBdr>
                              <w:divsChild>
                                <w:div w:id="392899085">
                                  <w:marLeft w:val="0"/>
                                  <w:marRight w:val="0"/>
                                  <w:marTop w:val="0"/>
                                  <w:marBottom w:val="0"/>
                                  <w:divBdr>
                                    <w:top w:val="none" w:sz="0" w:space="0" w:color="auto"/>
                                    <w:left w:val="none" w:sz="0" w:space="0" w:color="auto"/>
                                    <w:bottom w:val="none" w:sz="0" w:space="0" w:color="auto"/>
                                    <w:right w:val="none" w:sz="0" w:space="0" w:color="auto"/>
                                  </w:divBdr>
                                  <w:divsChild>
                                    <w:div w:id="562761960">
                                      <w:marLeft w:val="0"/>
                                      <w:marRight w:val="0"/>
                                      <w:marTop w:val="0"/>
                                      <w:marBottom w:val="0"/>
                                      <w:divBdr>
                                        <w:top w:val="none" w:sz="0" w:space="0" w:color="auto"/>
                                        <w:left w:val="none" w:sz="0" w:space="0" w:color="auto"/>
                                        <w:bottom w:val="none" w:sz="0" w:space="0" w:color="auto"/>
                                        <w:right w:val="none" w:sz="0" w:space="0" w:color="auto"/>
                                      </w:divBdr>
                                    </w:div>
                                  </w:divsChild>
                                </w:div>
                                <w:div w:id="1341157398">
                                  <w:marLeft w:val="0"/>
                                  <w:marRight w:val="0"/>
                                  <w:marTop w:val="0"/>
                                  <w:marBottom w:val="0"/>
                                  <w:divBdr>
                                    <w:top w:val="none" w:sz="0" w:space="0" w:color="auto"/>
                                    <w:left w:val="none" w:sz="0" w:space="0" w:color="auto"/>
                                    <w:bottom w:val="none" w:sz="0" w:space="0" w:color="auto"/>
                                    <w:right w:val="none" w:sz="0" w:space="0" w:color="auto"/>
                                  </w:divBdr>
                                  <w:divsChild>
                                    <w:div w:id="63229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853144">
                      <w:marLeft w:val="0"/>
                      <w:marRight w:val="0"/>
                      <w:marTop w:val="0"/>
                      <w:marBottom w:val="0"/>
                      <w:divBdr>
                        <w:top w:val="none" w:sz="0" w:space="0" w:color="auto"/>
                        <w:left w:val="none" w:sz="0" w:space="0" w:color="auto"/>
                        <w:bottom w:val="none" w:sz="0" w:space="0" w:color="auto"/>
                        <w:right w:val="none" w:sz="0" w:space="0" w:color="auto"/>
                      </w:divBdr>
                      <w:divsChild>
                        <w:div w:id="903373153">
                          <w:marLeft w:val="0"/>
                          <w:marRight w:val="0"/>
                          <w:marTop w:val="0"/>
                          <w:marBottom w:val="0"/>
                          <w:divBdr>
                            <w:top w:val="none" w:sz="0" w:space="0" w:color="auto"/>
                            <w:left w:val="none" w:sz="0" w:space="0" w:color="auto"/>
                            <w:bottom w:val="none" w:sz="0" w:space="0" w:color="auto"/>
                            <w:right w:val="none" w:sz="0" w:space="0" w:color="auto"/>
                          </w:divBdr>
                        </w:div>
                        <w:div w:id="1873032023">
                          <w:marLeft w:val="0"/>
                          <w:marRight w:val="0"/>
                          <w:marTop w:val="0"/>
                          <w:marBottom w:val="0"/>
                          <w:divBdr>
                            <w:top w:val="none" w:sz="0" w:space="0" w:color="auto"/>
                            <w:left w:val="none" w:sz="0" w:space="0" w:color="auto"/>
                            <w:bottom w:val="none" w:sz="0" w:space="0" w:color="auto"/>
                            <w:right w:val="none" w:sz="0" w:space="0" w:color="auto"/>
                          </w:divBdr>
                          <w:divsChild>
                            <w:div w:id="1617253091">
                              <w:marLeft w:val="0"/>
                              <w:marRight w:val="0"/>
                              <w:marTop w:val="30"/>
                              <w:marBottom w:val="30"/>
                              <w:divBdr>
                                <w:top w:val="none" w:sz="0" w:space="0" w:color="auto"/>
                                <w:left w:val="none" w:sz="0" w:space="0" w:color="auto"/>
                                <w:bottom w:val="none" w:sz="0" w:space="0" w:color="auto"/>
                                <w:right w:val="none" w:sz="0" w:space="0" w:color="auto"/>
                              </w:divBdr>
                              <w:divsChild>
                                <w:div w:id="98062557">
                                  <w:marLeft w:val="0"/>
                                  <w:marRight w:val="0"/>
                                  <w:marTop w:val="0"/>
                                  <w:marBottom w:val="0"/>
                                  <w:divBdr>
                                    <w:top w:val="none" w:sz="0" w:space="0" w:color="auto"/>
                                    <w:left w:val="none" w:sz="0" w:space="0" w:color="auto"/>
                                    <w:bottom w:val="none" w:sz="0" w:space="0" w:color="auto"/>
                                    <w:right w:val="none" w:sz="0" w:space="0" w:color="auto"/>
                                  </w:divBdr>
                                  <w:divsChild>
                                    <w:div w:id="1934897656">
                                      <w:marLeft w:val="0"/>
                                      <w:marRight w:val="0"/>
                                      <w:marTop w:val="0"/>
                                      <w:marBottom w:val="0"/>
                                      <w:divBdr>
                                        <w:top w:val="none" w:sz="0" w:space="0" w:color="auto"/>
                                        <w:left w:val="none" w:sz="0" w:space="0" w:color="auto"/>
                                        <w:bottom w:val="none" w:sz="0" w:space="0" w:color="auto"/>
                                        <w:right w:val="none" w:sz="0" w:space="0" w:color="auto"/>
                                      </w:divBdr>
                                    </w:div>
                                  </w:divsChild>
                                </w:div>
                                <w:div w:id="878972915">
                                  <w:marLeft w:val="0"/>
                                  <w:marRight w:val="0"/>
                                  <w:marTop w:val="0"/>
                                  <w:marBottom w:val="0"/>
                                  <w:divBdr>
                                    <w:top w:val="none" w:sz="0" w:space="0" w:color="auto"/>
                                    <w:left w:val="none" w:sz="0" w:space="0" w:color="auto"/>
                                    <w:bottom w:val="none" w:sz="0" w:space="0" w:color="auto"/>
                                    <w:right w:val="none" w:sz="0" w:space="0" w:color="auto"/>
                                  </w:divBdr>
                                  <w:divsChild>
                                    <w:div w:id="133734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205948">
                      <w:marLeft w:val="0"/>
                      <w:marRight w:val="0"/>
                      <w:marTop w:val="0"/>
                      <w:marBottom w:val="0"/>
                      <w:divBdr>
                        <w:top w:val="none" w:sz="0" w:space="0" w:color="auto"/>
                        <w:left w:val="none" w:sz="0" w:space="0" w:color="auto"/>
                        <w:bottom w:val="none" w:sz="0" w:space="0" w:color="auto"/>
                        <w:right w:val="none" w:sz="0" w:space="0" w:color="auto"/>
                      </w:divBdr>
                      <w:divsChild>
                        <w:div w:id="880242402">
                          <w:marLeft w:val="0"/>
                          <w:marRight w:val="0"/>
                          <w:marTop w:val="0"/>
                          <w:marBottom w:val="0"/>
                          <w:divBdr>
                            <w:top w:val="none" w:sz="0" w:space="0" w:color="auto"/>
                            <w:left w:val="none" w:sz="0" w:space="0" w:color="auto"/>
                            <w:bottom w:val="none" w:sz="0" w:space="0" w:color="auto"/>
                            <w:right w:val="none" w:sz="0" w:space="0" w:color="auto"/>
                          </w:divBdr>
                        </w:div>
                      </w:divsChild>
                    </w:div>
                    <w:div w:id="1974746026">
                      <w:marLeft w:val="0"/>
                      <w:marRight w:val="0"/>
                      <w:marTop w:val="0"/>
                      <w:marBottom w:val="0"/>
                      <w:divBdr>
                        <w:top w:val="none" w:sz="0" w:space="0" w:color="auto"/>
                        <w:left w:val="none" w:sz="0" w:space="0" w:color="auto"/>
                        <w:bottom w:val="none" w:sz="0" w:space="0" w:color="auto"/>
                        <w:right w:val="none" w:sz="0" w:space="0" w:color="auto"/>
                      </w:divBdr>
                      <w:divsChild>
                        <w:div w:id="822282150">
                          <w:marLeft w:val="0"/>
                          <w:marRight w:val="0"/>
                          <w:marTop w:val="0"/>
                          <w:marBottom w:val="0"/>
                          <w:divBdr>
                            <w:top w:val="none" w:sz="0" w:space="0" w:color="auto"/>
                            <w:left w:val="none" w:sz="0" w:space="0" w:color="auto"/>
                            <w:bottom w:val="none" w:sz="0" w:space="0" w:color="auto"/>
                            <w:right w:val="none" w:sz="0" w:space="0" w:color="auto"/>
                          </w:divBdr>
                        </w:div>
                      </w:divsChild>
                    </w:div>
                    <w:div w:id="2011980578">
                      <w:marLeft w:val="0"/>
                      <w:marRight w:val="0"/>
                      <w:marTop w:val="0"/>
                      <w:marBottom w:val="0"/>
                      <w:divBdr>
                        <w:top w:val="none" w:sz="0" w:space="0" w:color="auto"/>
                        <w:left w:val="none" w:sz="0" w:space="0" w:color="auto"/>
                        <w:bottom w:val="none" w:sz="0" w:space="0" w:color="auto"/>
                        <w:right w:val="none" w:sz="0" w:space="0" w:color="auto"/>
                      </w:divBdr>
                      <w:divsChild>
                        <w:div w:id="369457757">
                          <w:marLeft w:val="0"/>
                          <w:marRight w:val="0"/>
                          <w:marTop w:val="0"/>
                          <w:marBottom w:val="0"/>
                          <w:divBdr>
                            <w:top w:val="none" w:sz="0" w:space="0" w:color="auto"/>
                            <w:left w:val="none" w:sz="0" w:space="0" w:color="auto"/>
                            <w:bottom w:val="none" w:sz="0" w:space="0" w:color="auto"/>
                            <w:right w:val="none" w:sz="0" w:space="0" w:color="auto"/>
                          </w:divBdr>
                        </w:div>
                        <w:div w:id="1208832984">
                          <w:marLeft w:val="0"/>
                          <w:marRight w:val="0"/>
                          <w:marTop w:val="0"/>
                          <w:marBottom w:val="0"/>
                          <w:divBdr>
                            <w:top w:val="none" w:sz="0" w:space="0" w:color="auto"/>
                            <w:left w:val="none" w:sz="0" w:space="0" w:color="auto"/>
                            <w:bottom w:val="none" w:sz="0" w:space="0" w:color="auto"/>
                            <w:right w:val="none" w:sz="0" w:space="0" w:color="auto"/>
                          </w:divBdr>
                          <w:divsChild>
                            <w:div w:id="676156891">
                              <w:marLeft w:val="0"/>
                              <w:marRight w:val="0"/>
                              <w:marTop w:val="30"/>
                              <w:marBottom w:val="30"/>
                              <w:divBdr>
                                <w:top w:val="none" w:sz="0" w:space="0" w:color="auto"/>
                                <w:left w:val="none" w:sz="0" w:space="0" w:color="auto"/>
                                <w:bottom w:val="none" w:sz="0" w:space="0" w:color="auto"/>
                                <w:right w:val="none" w:sz="0" w:space="0" w:color="auto"/>
                              </w:divBdr>
                              <w:divsChild>
                                <w:div w:id="515076266">
                                  <w:marLeft w:val="0"/>
                                  <w:marRight w:val="0"/>
                                  <w:marTop w:val="0"/>
                                  <w:marBottom w:val="0"/>
                                  <w:divBdr>
                                    <w:top w:val="none" w:sz="0" w:space="0" w:color="auto"/>
                                    <w:left w:val="none" w:sz="0" w:space="0" w:color="auto"/>
                                    <w:bottom w:val="none" w:sz="0" w:space="0" w:color="auto"/>
                                    <w:right w:val="none" w:sz="0" w:space="0" w:color="auto"/>
                                  </w:divBdr>
                                  <w:divsChild>
                                    <w:div w:id="360211380">
                                      <w:marLeft w:val="0"/>
                                      <w:marRight w:val="0"/>
                                      <w:marTop w:val="0"/>
                                      <w:marBottom w:val="0"/>
                                      <w:divBdr>
                                        <w:top w:val="none" w:sz="0" w:space="0" w:color="auto"/>
                                        <w:left w:val="none" w:sz="0" w:space="0" w:color="auto"/>
                                        <w:bottom w:val="none" w:sz="0" w:space="0" w:color="auto"/>
                                        <w:right w:val="none" w:sz="0" w:space="0" w:color="auto"/>
                                      </w:divBdr>
                                    </w:div>
                                  </w:divsChild>
                                </w:div>
                                <w:div w:id="1874490860">
                                  <w:marLeft w:val="0"/>
                                  <w:marRight w:val="0"/>
                                  <w:marTop w:val="0"/>
                                  <w:marBottom w:val="0"/>
                                  <w:divBdr>
                                    <w:top w:val="none" w:sz="0" w:space="0" w:color="auto"/>
                                    <w:left w:val="none" w:sz="0" w:space="0" w:color="auto"/>
                                    <w:bottom w:val="none" w:sz="0" w:space="0" w:color="auto"/>
                                    <w:right w:val="none" w:sz="0" w:space="0" w:color="auto"/>
                                  </w:divBdr>
                                  <w:divsChild>
                                    <w:div w:id="20802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062090">
                      <w:marLeft w:val="0"/>
                      <w:marRight w:val="0"/>
                      <w:marTop w:val="0"/>
                      <w:marBottom w:val="0"/>
                      <w:divBdr>
                        <w:top w:val="none" w:sz="0" w:space="0" w:color="auto"/>
                        <w:left w:val="none" w:sz="0" w:space="0" w:color="auto"/>
                        <w:bottom w:val="none" w:sz="0" w:space="0" w:color="auto"/>
                        <w:right w:val="none" w:sz="0" w:space="0" w:color="auto"/>
                      </w:divBdr>
                      <w:divsChild>
                        <w:div w:id="1508786414">
                          <w:marLeft w:val="0"/>
                          <w:marRight w:val="0"/>
                          <w:marTop w:val="0"/>
                          <w:marBottom w:val="0"/>
                          <w:divBdr>
                            <w:top w:val="none" w:sz="0" w:space="0" w:color="auto"/>
                            <w:left w:val="none" w:sz="0" w:space="0" w:color="auto"/>
                            <w:bottom w:val="none" w:sz="0" w:space="0" w:color="auto"/>
                            <w:right w:val="none" w:sz="0" w:space="0" w:color="auto"/>
                          </w:divBdr>
                        </w:div>
                      </w:divsChild>
                    </w:div>
                    <w:div w:id="2042629730">
                      <w:marLeft w:val="0"/>
                      <w:marRight w:val="0"/>
                      <w:marTop w:val="0"/>
                      <w:marBottom w:val="0"/>
                      <w:divBdr>
                        <w:top w:val="none" w:sz="0" w:space="0" w:color="auto"/>
                        <w:left w:val="none" w:sz="0" w:space="0" w:color="auto"/>
                        <w:bottom w:val="none" w:sz="0" w:space="0" w:color="auto"/>
                        <w:right w:val="none" w:sz="0" w:space="0" w:color="auto"/>
                      </w:divBdr>
                      <w:divsChild>
                        <w:div w:id="1279489262">
                          <w:marLeft w:val="0"/>
                          <w:marRight w:val="0"/>
                          <w:marTop w:val="0"/>
                          <w:marBottom w:val="0"/>
                          <w:divBdr>
                            <w:top w:val="none" w:sz="0" w:space="0" w:color="auto"/>
                            <w:left w:val="none" w:sz="0" w:space="0" w:color="auto"/>
                            <w:bottom w:val="none" w:sz="0" w:space="0" w:color="auto"/>
                            <w:right w:val="none" w:sz="0" w:space="0" w:color="auto"/>
                          </w:divBdr>
                        </w:div>
                      </w:divsChild>
                    </w:div>
                    <w:div w:id="2080131950">
                      <w:marLeft w:val="0"/>
                      <w:marRight w:val="0"/>
                      <w:marTop w:val="0"/>
                      <w:marBottom w:val="0"/>
                      <w:divBdr>
                        <w:top w:val="none" w:sz="0" w:space="0" w:color="auto"/>
                        <w:left w:val="none" w:sz="0" w:space="0" w:color="auto"/>
                        <w:bottom w:val="none" w:sz="0" w:space="0" w:color="auto"/>
                        <w:right w:val="none" w:sz="0" w:space="0" w:color="auto"/>
                      </w:divBdr>
                      <w:divsChild>
                        <w:div w:id="19910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3497">
          <w:marLeft w:val="0"/>
          <w:marRight w:val="0"/>
          <w:marTop w:val="0"/>
          <w:marBottom w:val="0"/>
          <w:divBdr>
            <w:top w:val="none" w:sz="0" w:space="0" w:color="auto"/>
            <w:left w:val="none" w:sz="0" w:space="0" w:color="auto"/>
            <w:bottom w:val="none" w:sz="0" w:space="0" w:color="auto"/>
            <w:right w:val="none" w:sz="0" w:space="0" w:color="auto"/>
          </w:divBdr>
          <w:divsChild>
            <w:div w:id="994607016">
              <w:marLeft w:val="0"/>
              <w:marRight w:val="0"/>
              <w:marTop w:val="0"/>
              <w:marBottom w:val="0"/>
              <w:divBdr>
                <w:top w:val="none" w:sz="0" w:space="0" w:color="auto"/>
                <w:left w:val="none" w:sz="0" w:space="0" w:color="auto"/>
                <w:bottom w:val="none" w:sz="0" w:space="0" w:color="auto"/>
                <w:right w:val="none" w:sz="0" w:space="0" w:color="auto"/>
              </w:divBdr>
            </w:div>
          </w:divsChild>
        </w:div>
        <w:div w:id="233126678">
          <w:marLeft w:val="0"/>
          <w:marRight w:val="0"/>
          <w:marTop w:val="0"/>
          <w:marBottom w:val="0"/>
          <w:divBdr>
            <w:top w:val="none" w:sz="0" w:space="0" w:color="auto"/>
            <w:left w:val="none" w:sz="0" w:space="0" w:color="auto"/>
            <w:bottom w:val="none" w:sz="0" w:space="0" w:color="auto"/>
            <w:right w:val="none" w:sz="0" w:space="0" w:color="auto"/>
          </w:divBdr>
          <w:divsChild>
            <w:div w:id="582297062">
              <w:marLeft w:val="0"/>
              <w:marRight w:val="0"/>
              <w:marTop w:val="0"/>
              <w:marBottom w:val="0"/>
              <w:divBdr>
                <w:top w:val="none" w:sz="0" w:space="0" w:color="auto"/>
                <w:left w:val="none" w:sz="0" w:space="0" w:color="auto"/>
                <w:bottom w:val="none" w:sz="0" w:space="0" w:color="auto"/>
                <w:right w:val="none" w:sz="0" w:space="0" w:color="auto"/>
              </w:divBdr>
            </w:div>
          </w:divsChild>
        </w:div>
        <w:div w:id="558976944">
          <w:marLeft w:val="0"/>
          <w:marRight w:val="0"/>
          <w:marTop w:val="0"/>
          <w:marBottom w:val="0"/>
          <w:divBdr>
            <w:top w:val="none" w:sz="0" w:space="0" w:color="auto"/>
            <w:left w:val="none" w:sz="0" w:space="0" w:color="auto"/>
            <w:bottom w:val="none" w:sz="0" w:space="0" w:color="auto"/>
            <w:right w:val="none" w:sz="0" w:space="0" w:color="auto"/>
          </w:divBdr>
          <w:divsChild>
            <w:div w:id="1263800108">
              <w:marLeft w:val="0"/>
              <w:marRight w:val="0"/>
              <w:marTop w:val="0"/>
              <w:marBottom w:val="0"/>
              <w:divBdr>
                <w:top w:val="none" w:sz="0" w:space="0" w:color="auto"/>
                <w:left w:val="none" w:sz="0" w:space="0" w:color="auto"/>
                <w:bottom w:val="none" w:sz="0" w:space="0" w:color="auto"/>
                <w:right w:val="none" w:sz="0" w:space="0" w:color="auto"/>
              </w:divBdr>
            </w:div>
          </w:divsChild>
        </w:div>
        <w:div w:id="813370614">
          <w:marLeft w:val="0"/>
          <w:marRight w:val="0"/>
          <w:marTop w:val="0"/>
          <w:marBottom w:val="0"/>
          <w:divBdr>
            <w:top w:val="none" w:sz="0" w:space="0" w:color="auto"/>
            <w:left w:val="none" w:sz="0" w:space="0" w:color="auto"/>
            <w:bottom w:val="none" w:sz="0" w:space="0" w:color="auto"/>
            <w:right w:val="none" w:sz="0" w:space="0" w:color="auto"/>
          </w:divBdr>
          <w:divsChild>
            <w:div w:id="1928533819">
              <w:marLeft w:val="0"/>
              <w:marRight w:val="0"/>
              <w:marTop w:val="0"/>
              <w:marBottom w:val="0"/>
              <w:divBdr>
                <w:top w:val="none" w:sz="0" w:space="0" w:color="auto"/>
                <w:left w:val="none" w:sz="0" w:space="0" w:color="auto"/>
                <w:bottom w:val="none" w:sz="0" w:space="0" w:color="auto"/>
                <w:right w:val="none" w:sz="0" w:space="0" w:color="auto"/>
              </w:divBdr>
            </w:div>
          </w:divsChild>
        </w:div>
        <w:div w:id="1125150230">
          <w:marLeft w:val="0"/>
          <w:marRight w:val="0"/>
          <w:marTop w:val="0"/>
          <w:marBottom w:val="0"/>
          <w:divBdr>
            <w:top w:val="none" w:sz="0" w:space="0" w:color="auto"/>
            <w:left w:val="none" w:sz="0" w:space="0" w:color="auto"/>
            <w:bottom w:val="none" w:sz="0" w:space="0" w:color="auto"/>
            <w:right w:val="none" w:sz="0" w:space="0" w:color="auto"/>
          </w:divBdr>
          <w:divsChild>
            <w:div w:id="287007346">
              <w:marLeft w:val="0"/>
              <w:marRight w:val="0"/>
              <w:marTop w:val="0"/>
              <w:marBottom w:val="0"/>
              <w:divBdr>
                <w:top w:val="none" w:sz="0" w:space="0" w:color="auto"/>
                <w:left w:val="none" w:sz="0" w:space="0" w:color="auto"/>
                <w:bottom w:val="none" w:sz="0" w:space="0" w:color="auto"/>
                <w:right w:val="none" w:sz="0" w:space="0" w:color="auto"/>
              </w:divBdr>
            </w:div>
          </w:divsChild>
        </w:div>
        <w:div w:id="1317762421">
          <w:marLeft w:val="0"/>
          <w:marRight w:val="0"/>
          <w:marTop w:val="0"/>
          <w:marBottom w:val="0"/>
          <w:divBdr>
            <w:top w:val="none" w:sz="0" w:space="0" w:color="auto"/>
            <w:left w:val="none" w:sz="0" w:space="0" w:color="auto"/>
            <w:bottom w:val="none" w:sz="0" w:space="0" w:color="auto"/>
            <w:right w:val="none" w:sz="0" w:space="0" w:color="auto"/>
          </w:divBdr>
          <w:divsChild>
            <w:div w:id="1268660974">
              <w:marLeft w:val="0"/>
              <w:marRight w:val="0"/>
              <w:marTop w:val="0"/>
              <w:marBottom w:val="0"/>
              <w:divBdr>
                <w:top w:val="none" w:sz="0" w:space="0" w:color="auto"/>
                <w:left w:val="none" w:sz="0" w:space="0" w:color="auto"/>
                <w:bottom w:val="none" w:sz="0" w:space="0" w:color="auto"/>
                <w:right w:val="none" w:sz="0" w:space="0" w:color="auto"/>
              </w:divBdr>
            </w:div>
            <w:div w:id="2015374501">
              <w:marLeft w:val="0"/>
              <w:marRight w:val="0"/>
              <w:marTop w:val="0"/>
              <w:marBottom w:val="0"/>
              <w:divBdr>
                <w:top w:val="none" w:sz="0" w:space="0" w:color="auto"/>
                <w:left w:val="none" w:sz="0" w:space="0" w:color="auto"/>
                <w:bottom w:val="none" w:sz="0" w:space="0" w:color="auto"/>
                <w:right w:val="none" w:sz="0" w:space="0" w:color="auto"/>
              </w:divBdr>
              <w:divsChild>
                <w:div w:id="1016880768">
                  <w:marLeft w:val="0"/>
                  <w:marRight w:val="0"/>
                  <w:marTop w:val="30"/>
                  <w:marBottom w:val="30"/>
                  <w:divBdr>
                    <w:top w:val="none" w:sz="0" w:space="0" w:color="auto"/>
                    <w:left w:val="none" w:sz="0" w:space="0" w:color="auto"/>
                    <w:bottom w:val="none" w:sz="0" w:space="0" w:color="auto"/>
                    <w:right w:val="none" w:sz="0" w:space="0" w:color="auto"/>
                  </w:divBdr>
                  <w:divsChild>
                    <w:div w:id="457185476">
                      <w:marLeft w:val="0"/>
                      <w:marRight w:val="0"/>
                      <w:marTop w:val="0"/>
                      <w:marBottom w:val="0"/>
                      <w:divBdr>
                        <w:top w:val="none" w:sz="0" w:space="0" w:color="auto"/>
                        <w:left w:val="none" w:sz="0" w:space="0" w:color="auto"/>
                        <w:bottom w:val="none" w:sz="0" w:space="0" w:color="auto"/>
                        <w:right w:val="none" w:sz="0" w:space="0" w:color="auto"/>
                      </w:divBdr>
                      <w:divsChild>
                        <w:div w:id="1175220856">
                          <w:marLeft w:val="0"/>
                          <w:marRight w:val="0"/>
                          <w:marTop w:val="0"/>
                          <w:marBottom w:val="0"/>
                          <w:divBdr>
                            <w:top w:val="none" w:sz="0" w:space="0" w:color="auto"/>
                            <w:left w:val="none" w:sz="0" w:space="0" w:color="auto"/>
                            <w:bottom w:val="none" w:sz="0" w:space="0" w:color="auto"/>
                            <w:right w:val="none" w:sz="0" w:space="0" w:color="auto"/>
                          </w:divBdr>
                        </w:div>
                      </w:divsChild>
                    </w:div>
                    <w:div w:id="2127388898">
                      <w:marLeft w:val="0"/>
                      <w:marRight w:val="0"/>
                      <w:marTop w:val="0"/>
                      <w:marBottom w:val="0"/>
                      <w:divBdr>
                        <w:top w:val="none" w:sz="0" w:space="0" w:color="auto"/>
                        <w:left w:val="none" w:sz="0" w:space="0" w:color="auto"/>
                        <w:bottom w:val="none" w:sz="0" w:space="0" w:color="auto"/>
                        <w:right w:val="none" w:sz="0" w:space="0" w:color="auto"/>
                      </w:divBdr>
                      <w:divsChild>
                        <w:div w:id="71658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854632">
          <w:marLeft w:val="0"/>
          <w:marRight w:val="0"/>
          <w:marTop w:val="0"/>
          <w:marBottom w:val="0"/>
          <w:divBdr>
            <w:top w:val="none" w:sz="0" w:space="0" w:color="auto"/>
            <w:left w:val="none" w:sz="0" w:space="0" w:color="auto"/>
            <w:bottom w:val="none" w:sz="0" w:space="0" w:color="auto"/>
            <w:right w:val="none" w:sz="0" w:space="0" w:color="auto"/>
          </w:divBdr>
          <w:divsChild>
            <w:div w:id="1371150040">
              <w:marLeft w:val="0"/>
              <w:marRight w:val="0"/>
              <w:marTop w:val="0"/>
              <w:marBottom w:val="0"/>
              <w:divBdr>
                <w:top w:val="none" w:sz="0" w:space="0" w:color="auto"/>
                <w:left w:val="none" w:sz="0" w:space="0" w:color="auto"/>
                <w:bottom w:val="none" w:sz="0" w:space="0" w:color="auto"/>
                <w:right w:val="none" w:sz="0" w:space="0" w:color="auto"/>
              </w:divBdr>
              <w:divsChild>
                <w:div w:id="677850517">
                  <w:marLeft w:val="0"/>
                  <w:marRight w:val="0"/>
                  <w:marTop w:val="30"/>
                  <w:marBottom w:val="30"/>
                  <w:divBdr>
                    <w:top w:val="none" w:sz="0" w:space="0" w:color="auto"/>
                    <w:left w:val="none" w:sz="0" w:space="0" w:color="auto"/>
                    <w:bottom w:val="none" w:sz="0" w:space="0" w:color="auto"/>
                    <w:right w:val="none" w:sz="0" w:space="0" w:color="auto"/>
                  </w:divBdr>
                  <w:divsChild>
                    <w:div w:id="219900902">
                      <w:marLeft w:val="0"/>
                      <w:marRight w:val="0"/>
                      <w:marTop w:val="0"/>
                      <w:marBottom w:val="0"/>
                      <w:divBdr>
                        <w:top w:val="none" w:sz="0" w:space="0" w:color="auto"/>
                        <w:left w:val="none" w:sz="0" w:space="0" w:color="auto"/>
                        <w:bottom w:val="none" w:sz="0" w:space="0" w:color="auto"/>
                        <w:right w:val="none" w:sz="0" w:space="0" w:color="auto"/>
                      </w:divBdr>
                      <w:divsChild>
                        <w:div w:id="1605914593">
                          <w:marLeft w:val="0"/>
                          <w:marRight w:val="0"/>
                          <w:marTop w:val="0"/>
                          <w:marBottom w:val="0"/>
                          <w:divBdr>
                            <w:top w:val="none" w:sz="0" w:space="0" w:color="auto"/>
                            <w:left w:val="none" w:sz="0" w:space="0" w:color="auto"/>
                            <w:bottom w:val="none" w:sz="0" w:space="0" w:color="auto"/>
                            <w:right w:val="none" w:sz="0" w:space="0" w:color="auto"/>
                          </w:divBdr>
                        </w:div>
                      </w:divsChild>
                    </w:div>
                    <w:div w:id="2082288142">
                      <w:marLeft w:val="0"/>
                      <w:marRight w:val="0"/>
                      <w:marTop w:val="0"/>
                      <w:marBottom w:val="0"/>
                      <w:divBdr>
                        <w:top w:val="none" w:sz="0" w:space="0" w:color="auto"/>
                        <w:left w:val="none" w:sz="0" w:space="0" w:color="auto"/>
                        <w:bottom w:val="none" w:sz="0" w:space="0" w:color="auto"/>
                        <w:right w:val="none" w:sz="0" w:space="0" w:color="auto"/>
                      </w:divBdr>
                      <w:divsChild>
                        <w:div w:id="18821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59663">
              <w:marLeft w:val="0"/>
              <w:marRight w:val="0"/>
              <w:marTop w:val="0"/>
              <w:marBottom w:val="0"/>
              <w:divBdr>
                <w:top w:val="none" w:sz="0" w:space="0" w:color="auto"/>
                <w:left w:val="none" w:sz="0" w:space="0" w:color="auto"/>
                <w:bottom w:val="none" w:sz="0" w:space="0" w:color="auto"/>
                <w:right w:val="none" w:sz="0" w:space="0" w:color="auto"/>
              </w:divBdr>
            </w:div>
          </w:divsChild>
        </w:div>
        <w:div w:id="1852066533">
          <w:marLeft w:val="0"/>
          <w:marRight w:val="0"/>
          <w:marTop w:val="0"/>
          <w:marBottom w:val="0"/>
          <w:divBdr>
            <w:top w:val="none" w:sz="0" w:space="0" w:color="auto"/>
            <w:left w:val="none" w:sz="0" w:space="0" w:color="auto"/>
            <w:bottom w:val="none" w:sz="0" w:space="0" w:color="auto"/>
            <w:right w:val="none" w:sz="0" w:space="0" w:color="auto"/>
          </w:divBdr>
          <w:divsChild>
            <w:div w:id="223487362">
              <w:marLeft w:val="0"/>
              <w:marRight w:val="0"/>
              <w:marTop w:val="0"/>
              <w:marBottom w:val="0"/>
              <w:divBdr>
                <w:top w:val="none" w:sz="0" w:space="0" w:color="auto"/>
                <w:left w:val="none" w:sz="0" w:space="0" w:color="auto"/>
                <w:bottom w:val="none" w:sz="0" w:space="0" w:color="auto"/>
                <w:right w:val="none" w:sz="0" w:space="0" w:color="auto"/>
              </w:divBdr>
            </w:div>
          </w:divsChild>
        </w:div>
        <w:div w:id="1955360656">
          <w:marLeft w:val="0"/>
          <w:marRight w:val="0"/>
          <w:marTop w:val="0"/>
          <w:marBottom w:val="0"/>
          <w:divBdr>
            <w:top w:val="none" w:sz="0" w:space="0" w:color="auto"/>
            <w:left w:val="none" w:sz="0" w:space="0" w:color="auto"/>
            <w:bottom w:val="none" w:sz="0" w:space="0" w:color="auto"/>
            <w:right w:val="none" w:sz="0" w:space="0" w:color="auto"/>
          </w:divBdr>
          <w:divsChild>
            <w:div w:id="135241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99737">
      <w:bodyDiv w:val="1"/>
      <w:marLeft w:val="0"/>
      <w:marRight w:val="0"/>
      <w:marTop w:val="0"/>
      <w:marBottom w:val="0"/>
      <w:divBdr>
        <w:top w:val="none" w:sz="0" w:space="0" w:color="auto"/>
        <w:left w:val="none" w:sz="0" w:space="0" w:color="auto"/>
        <w:bottom w:val="none" w:sz="0" w:space="0" w:color="auto"/>
        <w:right w:val="none" w:sz="0" w:space="0" w:color="auto"/>
      </w:divBdr>
      <w:divsChild>
        <w:div w:id="126433999">
          <w:marLeft w:val="0"/>
          <w:marRight w:val="0"/>
          <w:marTop w:val="0"/>
          <w:marBottom w:val="0"/>
          <w:divBdr>
            <w:top w:val="none" w:sz="0" w:space="0" w:color="auto"/>
            <w:left w:val="none" w:sz="0" w:space="0" w:color="auto"/>
            <w:bottom w:val="none" w:sz="0" w:space="0" w:color="auto"/>
            <w:right w:val="none" w:sz="0" w:space="0" w:color="auto"/>
          </w:divBdr>
          <w:divsChild>
            <w:div w:id="1865821337">
              <w:marLeft w:val="0"/>
              <w:marRight w:val="0"/>
              <w:marTop w:val="0"/>
              <w:marBottom w:val="0"/>
              <w:divBdr>
                <w:top w:val="none" w:sz="0" w:space="0" w:color="auto"/>
                <w:left w:val="none" w:sz="0" w:space="0" w:color="auto"/>
                <w:bottom w:val="none" w:sz="0" w:space="0" w:color="auto"/>
                <w:right w:val="none" w:sz="0" w:space="0" w:color="auto"/>
              </w:divBdr>
            </w:div>
            <w:div w:id="1879782353">
              <w:marLeft w:val="0"/>
              <w:marRight w:val="0"/>
              <w:marTop w:val="0"/>
              <w:marBottom w:val="0"/>
              <w:divBdr>
                <w:top w:val="none" w:sz="0" w:space="0" w:color="auto"/>
                <w:left w:val="none" w:sz="0" w:space="0" w:color="auto"/>
                <w:bottom w:val="none" w:sz="0" w:space="0" w:color="auto"/>
                <w:right w:val="none" w:sz="0" w:space="0" w:color="auto"/>
              </w:divBdr>
              <w:divsChild>
                <w:div w:id="1653287642">
                  <w:marLeft w:val="0"/>
                  <w:marRight w:val="0"/>
                  <w:marTop w:val="30"/>
                  <w:marBottom w:val="30"/>
                  <w:divBdr>
                    <w:top w:val="none" w:sz="0" w:space="0" w:color="auto"/>
                    <w:left w:val="none" w:sz="0" w:space="0" w:color="auto"/>
                    <w:bottom w:val="none" w:sz="0" w:space="0" w:color="auto"/>
                    <w:right w:val="none" w:sz="0" w:space="0" w:color="auto"/>
                  </w:divBdr>
                  <w:divsChild>
                    <w:div w:id="568614576">
                      <w:marLeft w:val="0"/>
                      <w:marRight w:val="0"/>
                      <w:marTop w:val="0"/>
                      <w:marBottom w:val="0"/>
                      <w:divBdr>
                        <w:top w:val="none" w:sz="0" w:space="0" w:color="auto"/>
                        <w:left w:val="none" w:sz="0" w:space="0" w:color="auto"/>
                        <w:bottom w:val="none" w:sz="0" w:space="0" w:color="auto"/>
                        <w:right w:val="none" w:sz="0" w:space="0" w:color="auto"/>
                      </w:divBdr>
                      <w:divsChild>
                        <w:div w:id="1584605511">
                          <w:marLeft w:val="0"/>
                          <w:marRight w:val="0"/>
                          <w:marTop w:val="0"/>
                          <w:marBottom w:val="0"/>
                          <w:divBdr>
                            <w:top w:val="none" w:sz="0" w:space="0" w:color="auto"/>
                            <w:left w:val="none" w:sz="0" w:space="0" w:color="auto"/>
                            <w:bottom w:val="none" w:sz="0" w:space="0" w:color="auto"/>
                            <w:right w:val="none" w:sz="0" w:space="0" w:color="auto"/>
                          </w:divBdr>
                        </w:div>
                      </w:divsChild>
                    </w:div>
                    <w:div w:id="2100442439">
                      <w:marLeft w:val="0"/>
                      <w:marRight w:val="0"/>
                      <w:marTop w:val="0"/>
                      <w:marBottom w:val="0"/>
                      <w:divBdr>
                        <w:top w:val="none" w:sz="0" w:space="0" w:color="auto"/>
                        <w:left w:val="none" w:sz="0" w:space="0" w:color="auto"/>
                        <w:bottom w:val="none" w:sz="0" w:space="0" w:color="auto"/>
                        <w:right w:val="none" w:sz="0" w:space="0" w:color="auto"/>
                      </w:divBdr>
                      <w:divsChild>
                        <w:div w:id="94557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160031">
          <w:marLeft w:val="0"/>
          <w:marRight w:val="0"/>
          <w:marTop w:val="0"/>
          <w:marBottom w:val="0"/>
          <w:divBdr>
            <w:top w:val="none" w:sz="0" w:space="0" w:color="auto"/>
            <w:left w:val="none" w:sz="0" w:space="0" w:color="auto"/>
            <w:bottom w:val="none" w:sz="0" w:space="0" w:color="auto"/>
            <w:right w:val="none" w:sz="0" w:space="0" w:color="auto"/>
          </w:divBdr>
          <w:divsChild>
            <w:div w:id="1832981369">
              <w:marLeft w:val="0"/>
              <w:marRight w:val="0"/>
              <w:marTop w:val="0"/>
              <w:marBottom w:val="0"/>
              <w:divBdr>
                <w:top w:val="none" w:sz="0" w:space="0" w:color="auto"/>
                <w:left w:val="none" w:sz="0" w:space="0" w:color="auto"/>
                <w:bottom w:val="none" w:sz="0" w:space="0" w:color="auto"/>
                <w:right w:val="none" w:sz="0" w:space="0" w:color="auto"/>
              </w:divBdr>
            </w:div>
          </w:divsChild>
        </w:div>
        <w:div w:id="613097906">
          <w:marLeft w:val="0"/>
          <w:marRight w:val="0"/>
          <w:marTop w:val="0"/>
          <w:marBottom w:val="0"/>
          <w:divBdr>
            <w:top w:val="none" w:sz="0" w:space="0" w:color="auto"/>
            <w:left w:val="none" w:sz="0" w:space="0" w:color="auto"/>
            <w:bottom w:val="none" w:sz="0" w:space="0" w:color="auto"/>
            <w:right w:val="none" w:sz="0" w:space="0" w:color="auto"/>
          </w:divBdr>
          <w:divsChild>
            <w:div w:id="2019766083">
              <w:marLeft w:val="0"/>
              <w:marRight w:val="0"/>
              <w:marTop w:val="0"/>
              <w:marBottom w:val="0"/>
              <w:divBdr>
                <w:top w:val="none" w:sz="0" w:space="0" w:color="auto"/>
                <w:left w:val="none" w:sz="0" w:space="0" w:color="auto"/>
                <w:bottom w:val="none" w:sz="0" w:space="0" w:color="auto"/>
                <w:right w:val="none" w:sz="0" w:space="0" w:color="auto"/>
              </w:divBdr>
            </w:div>
          </w:divsChild>
        </w:div>
        <w:div w:id="824976176">
          <w:marLeft w:val="0"/>
          <w:marRight w:val="0"/>
          <w:marTop w:val="0"/>
          <w:marBottom w:val="0"/>
          <w:divBdr>
            <w:top w:val="none" w:sz="0" w:space="0" w:color="auto"/>
            <w:left w:val="none" w:sz="0" w:space="0" w:color="auto"/>
            <w:bottom w:val="none" w:sz="0" w:space="0" w:color="auto"/>
            <w:right w:val="none" w:sz="0" w:space="0" w:color="auto"/>
          </w:divBdr>
          <w:divsChild>
            <w:div w:id="354119773">
              <w:marLeft w:val="0"/>
              <w:marRight w:val="0"/>
              <w:marTop w:val="0"/>
              <w:marBottom w:val="0"/>
              <w:divBdr>
                <w:top w:val="none" w:sz="0" w:space="0" w:color="auto"/>
                <w:left w:val="none" w:sz="0" w:space="0" w:color="auto"/>
                <w:bottom w:val="none" w:sz="0" w:space="0" w:color="auto"/>
                <w:right w:val="none" w:sz="0" w:space="0" w:color="auto"/>
              </w:divBdr>
              <w:divsChild>
                <w:div w:id="456800821">
                  <w:marLeft w:val="0"/>
                  <w:marRight w:val="0"/>
                  <w:marTop w:val="30"/>
                  <w:marBottom w:val="30"/>
                  <w:divBdr>
                    <w:top w:val="none" w:sz="0" w:space="0" w:color="auto"/>
                    <w:left w:val="none" w:sz="0" w:space="0" w:color="auto"/>
                    <w:bottom w:val="none" w:sz="0" w:space="0" w:color="auto"/>
                    <w:right w:val="none" w:sz="0" w:space="0" w:color="auto"/>
                  </w:divBdr>
                  <w:divsChild>
                    <w:div w:id="651954074">
                      <w:marLeft w:val="0"/>
                      <w:marRight w:val="0"/>
                      <w:marTop w:val="0"/>
                      <w:marBottom w:val="0"/>
                      <w:divBdr>
                        <w:top w:val="none" w:sz="0" w:space="0" w:color="auto"/>
                        <w:left w:val="none" w:sz="0" w:space="0" w:color="auto"/>
                        <w:bottom w:val="none" w:sz="0" w:space="0" w:color="auto"/>
                        <w:right w:val="none" w:sz="0" w:space="0" w:color="auto"/>
                      </w:divBdr>
                      <w:divsChild>
                        <w:div w:id="1618366063">
                          <w:marLeft w:val="0"/>
                          <w:marRight w:val="0"/>
                          <w:marTop w:val="0"/>
                          <w:marBottom w:val="0"/>
                          <w:divBdr>
                            <w:top w:val="none" w:sz="0" w:space="0" w:color="auto"/>
                            <w:left w:val="none" w:sz="0" w:space="0" w:color="auto"/>
                            <w:bottom w:val="none" w:sz="0" w:space="0" w:color="auto"/>
                            <w:right w:val="none" w:sz="0" w:space="0" w:color="auto"/>
                          </w:divBdr>
                        </w:div>
                      </w:divsChild>
                    </w:div>
                    <w:div w:id="1099720760">
                      <w:marLeft w:val="0"/>
                      <w:marRight w:val="0"/>
                      <w:marTop w:val="0"/>
                      <w:marBottom w:val="0"/>
                      <w:divBdr>
                        <w:top w:val="none" w:sz="0" w:space="0" w:color="auto"/>
                        <w:left w:val="none" w:sz="0" w:space="0" w:color="auto"/>
                        <w:bottom w:val="none" w:sz="0" w:space="0" w:color="auto"/>
                        <w:right w:val="none" w:sz="0" w:space="0" w:color="auto"/>
                      </w:divBdr>
                      <w:divsChild>
                        <w:div w:id="117769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424619">
              <w:marLeft w:val="0"/>
              <w:marRight w:val="0"/>
              <w:marTop w:val="0"/>
              <w:marBottom w:val="0"/>
              <w:divBdr>
                <w:top w:val="none" w:sz="0" w:space="0" w:color="auto"/>
                <w:left w:val="none" w:sz="0" w:space="0" w:color="auto"/>
                <w:bottom w:val="none" w:sz="0" w:space="0" w:color="auto"/>
                <w:right w:val="none" w:sz="0" w:space="0" w:color="auto"/>
              </w:divBdr>
            </w:div>
          </w:divsChild>
        </w:div>
        <w:div w:id="937908949">
          <w:marLeft w:val="0"/>
          <w:marRight w:val="0"/>
          <w:marTop w:val="0"/>
          <w:marBottom w:val="0"/>
          <w:divBdr>
            <w:top w:val="none" w:sz="0" w:space="0" w:color="auto"/>
            <w:left w:val="none" w:sz="0" w:space="0" w:color="auto"/>
            <w:bottom w:val="none" w:sz="0" w:space="0" w:color="auto"/>
            <w:right w:val="none" w:sz="0" w:space="0" w:color="auto"/>
          </w:divBdr>
          <w:divsChild>
            <w:div w:id="320692559">
              <w:marLeft w:val="0"/>
              <w:marRight w:val="0"/>
              <w:marTop w:val="0"/>
              <w:marBottom w:val="0"/>
              <w:divBdr>
                <w:top w:val="none" w:sz="0" w:space="0" w:color="auto"/>
                <w:left w:val="none" w:sz="0" w:space="0" w:color="auto"/>
                <w:bottom w:val="none" w:sz="0" w:space="0" w:color="auto"/>
                <w:right w:val="none" w:sz="0" w:space="0" w:color="auto"/>
              </w:divBdr>
            </w:div>
          </w:divsChild>
        </w:div>
        <w:div w:id="1041247445">
          <w:marLeft w:val="0"/>
          <w:marRight w:val="0"/>
          <w:marTop w:val="0"/>
          <w:marBottom w:val="0"/>
          <w:divBdr>
            <w:top w:val="none" w:sz="0" w:space="0" w:color="auto"/>
            <w:left w:val="none" w:sz="0" w:space="0" w:color="auto"/>
            <w:bottom w:val="none" w:sz="0" w:space="0" w:color="auto"/>
            <w:right w:val="none" w:sz="0" w:space="0" w:color="auto"/>
          </w:divBdr>
          <w:divsChild>
            <w:div w:id="1137072216">
              <w:marLeft w:val="0"/>
              <w:marRight w:val="0"/>
              <w:marTop w:val="0"/>
              <w:marBottom w:val="0"/>
              <w:divBdr>
                <w:top w:val="none" w:sz="0" w:space="0" w:color="auto"/>
                <w:left w:val="none" w:sz="0" w:space="0" w:color="auto"/>
                <w:bottom w:val="none" w:sz="0" w:space="0" w:color="auto"/>
                <w:right w:val="none" w:sz="0" w:space="0" w:color="auto"/>
              </w:divBdr>
            </w:div>
          </w:divsChild>
        </w:div>
        <w:div w:id="1686907904">
          <w:marLeft w:val="0"/>
          <w:marRight w:val="0"/>
          <w:marTop w:val="0"/>
          <w:marBottom w:val="0"/>
          <w:divBdr>
            <w:top w:val="none" w:sz="0" w:space="0" w:color="auto"/>
            <w:left w:val="none" w:sz="0" w:space="0" w:color="auto"/>
            <w:bottom w:val="none" w:sz="0" w:space="0" w:color="auto"/>
            <w:right w:val="none" w:sz="0" w:space="0" w:color="auto"/>
          </w:divBdr>
          <w:divsChild>
            <w:div w:id="84308415">
              <w:marLeft w:val="0"/>
              <w:marRight w:val="0"/>
              <w:marTop w:val="0"/>
              <w:marBottom w:val="0"/>
              <w:divBdr>
                <w:top w:val="none" w:sz="0" w:space="0" w:color="auto"/>
                <w:left w:val="none" w:sz="0" w:space="0" w:color="auto"/>
                <w:bottom w:val="none" w:sz="0" w:space="0" w:color="auto"/>
                <w:right w:val="none" w:sz="0" w:space="0" w:color="auto"/>
              </w:divBdr>
            </w:div>
          </w:divsChild>
        </w:div>
        <w:div w:id="1905094774">
          <w:marLeft w:val="0"/>
          <w:marRight w:val="0"/>
          <w:marTop w:val="0"/>
          <w:marBottom w:val="0"/>
          <w:divBdr>
            <w:top w:val="none" w:sz="0" w:space="0" w:color="auto"/>
            <w:left w:val="none" w:sz="0" w:space="0" w:color="auto"/>
            <w:bottom w:val="none" w:sz="0" w:space="0" w:color="auto"/>
            <w:right w:val="none" w:sz="0" w:space="0" w:color="auto"/>
          </w:divBdr>
          <w:divsChild>
            <w:div w:id="77444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08898">
      <w:bodyDiv w:val="1"/>
      <w:marLeft w:val="0"/>
      <w:marRight w:val="0"/>
      <w:marTop w:val="0"/>
      <w:marBottom w:val="0"/>
      <w:divBdr>
        <w:top w:val="none" w:sz="0" w:space="0" w:color="auto"/>
        <w:left w:val="none" w:sz="0" w:space="0" w:color="auto"/>
        <w:bottom w:val="none" w:sz="0" w:space="0" w:color="auto"/>
        <w:right w:val="none" w:sz="0" w:space="0" w:color="auto"/>
      </w:divBdr>
      <w:divsChild>
        <w:div w:id="73669704">
          <w:marLeft w:val="0"/>
          <w:marRight w:val="0"/>
          <w:marTop w:val="0"/>
          <w:marBottom w:val="0"/>
          <w:divBdr>
            <w:top w:val="none" w:sz="0" w:space="0" w:color="auto"/>
            <w:left w:val="none" w:sz="0" w:space="0" w:color="auto"/>
            <w:bottom w:val="none" w:sz="0" w:space="0" w:color="auto"/>
            <w:right w:val="none" w:sz="0" w:space="0" w:color="auto"/>
          </w:divBdr>
          <w:divsChild>
            <w:div w:id="1714304293">
              <w:marLeft w:val="0"/>
              <w:marRight w:val="0"/>
              <w:marTop w:val="0"/>
              <w:marBottom w:val="0"/>
              <w:divBdr>
                <w:top w:val="none" w:sz="0" w:space="0" w:color="auto"/>
                <w:left w:val="none" w:sz="0" w:space="0" w:color="auto"/>
                <w:bottom w:val="none" w:sz="0" w:space="0" w:color="auto"/>
                <w:right w:val="none" w:sz="0" w:space="0" w:color="auto"/>
              </w:divBdr>
              <w:divsChild>
                <w:div w:id="668021633">
                  <w:marLeft w:val="0"/>
                  <w:marRight w:val="0"/>
                  <w:marTop w:val="30"/>
                  <w:marBottom w:val="30"/>
                  <w:divBdr>
                    <w:top w:val="none" w:sz="0" w:space="0" w:color="auto"/>
                    <w:left w:val="none" w:sz="0" w:space="0" w:color="auto"/>
                    <w:bottom w:val="none" w:sz="0" w:space="0" w:color="auto"/>
                    <w:right w:val="none" w:sz="0" w:space="0" w:color="auto"/>
                  </w:divBdr>
                  <w:divsChild>
                    <w:div w:id="498355095">
                      <w:marLeft w:val="0"/>
                      <w:marRight w:val="0"/>
                      <w:marTop w:val="0"/>
                      <w:marBottom w:val="0"/>
                      <w:divBdr>
                        <w:top w:val="none" w:sz="0" w:space="0" w:color="auto"/>
                        <w:left w:val="none" w:sz="0" w:space="0" w:color="auto"/>
                        <w:bottom w:val="none" w:sz="0" w:space="0" w:color="auto"/>
                        <w:right w:val="none" w:sz="0" w:space="0" w:color="auto"/>
                      </w:divBdr>
                      <w:divsChild>
                        <w:div w:id="71778025">
                          <w:marLeft w:val="0"/>
                          <w:marRight w:val="0"/>
                          <w:marTop w:val="0"/>
                          <w:marBottom w:val="0"/>
                          <w:divBdr>
                            <w:top w:val="none" w:sz="0" w:space="0" w:color="auto"/>
                            <w:left w:val="none" w:sz="0" w:space="0" w:color="auto"/>
                            <w:bottom w:val="none" w:sz="0" w:space="0" w:color="auto"/>
                            <w:right w:val="none" w:sz="0" w:space="0" w:color="auto"/>
                          </w:divBdr>
                        </w:div>
                      </w:divsChild>
                    </w:div>
                    <w:div w:id="1108812316">
                      <w:marLeft w:val="0"/>
                      <w:marRight w:val="0"/>
                      <w:marTop w:val="0"/>
                      <w:marBottom w:val="0"/>
                      <w:divBdr>
                        <w:top w:val="none" w:sz="0" w:space="0" w:color="auto"/>
                        <w:left w:val="none" w:sz="0" w:space="0" w:color="auto"/>
                        <w:bottom w:val="none" w:sz="0" w:space="0" w:color="auto"/>
                        <w:right w:val="none" w:sz="0" w:space="0" w:color="auto"/>
                      </w:divBdr>
                      <w:divsChild>
                        <w:div w:id="1225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761132">
              <w:marLeft w:val="0"/>
              <w:marRight w:val="0"/>
              <w:marTop w:val="0"/>
              <w:marBottom w:val="0"/>
              <w:divBdr>
                <w:top w:val="none" w:sz="0" w:space="0" w:color="auto"/>
                <w:left w:val="none" w:sz="0" w:space="0" w:color="auto"/>
                <w:bottom w:val="none" w:sz="0" w:space="0" w:color="auto"/>
                <w:right w:val="none" w:sz="0" w:space="0" w:color="auto"/>
              </w:divBdr>
            </w:div>
          </w:divsChild>
        </w:div>
        <w:div w:id="341705234">
          <w:marLeft w:val="0"/>
          <w:marRight w:val="0"/>
          <w:marTop w:val="0"/>
          <w:marBottom w:val="0"/>
          <w:divBdr>
            <w:top w:val="none" w:sz="0" w:space="0" w:color="auto"/>
            <w:left w:val="none" w:sz="0" w:space="0" w:color="auto"/>
            <w:bottom w:val="none" w:sz="0" w:space="0" w:color="auto"/>
            <w:right w:val="none" w:sz="0" w:space="0" w:color="auto"/>
          </w:divBdr>
          <w:divsChild>
            <w:div w:id="989409854">
              <w:marLeft w:val="0"/>
              <w:marRight w:val="0"/>
              <w:marTop w:val="0"/>
              <w:marBottom w:val="0"/>
              <w:divBdr>
                <w:top w:val="none" w:sz="0" w:space="0" w:color="auto"/>
                <w:left w:val="none" w:sz="0" w:space="0" w:color="auto"/>
                <w:bottom w:val="none" w:sz="0" w:space="0" w:color="auto"/>
                <w:right w:val="none" w:sz="0" w:space="0" w:color="auto"/>
              </w:divBdr>
            </w:div>
          </w:divsChild>
        </w:div>
        <w:div w:id="505171958">
          <w:marLeft w:val="0"/>
          <w:marRight w:val="0"/>
          <w:marTop w:val="0"/>
          <w:marBottom w:val="0"/>
          <w:divBdr>
            <w:top w:val="none" w:sz="0" w:space="0" w:color="auto"/>
            <w:left w:val="none" w:sz="0" w:space="0" w:color="auto"/>
            <w:bottom w:val="none" w:sz="0" w:space="0" w:color="auto"/>
            <w:right w:val="none" w:sz="0" w:space="0" w:color="auto"/>
          </w:divBdr>
          <w:divsChild>
            <w:div w:id="775291204">
              <w:marLeft w:val="0"/>
              <w:marRight w:val="0"/>
              <w:marTop w:val="0"/>
              <w:marBottom w:val="0"/>
              <w:divBdr>
                <w:top w:val="none" w:sz="0" w:space="0" w:color="auto"/>
                <w:left w:val="none" w:sz="0" w:space="0" w:color="auto"/>
                <w:bottom w:val="none" w:sz="0" w:space="0" w:color="auto"/>
                <w:right w:val="none" w:sz="0" w:space="0" w:color="auto"/>
              </w:divBdr>
            </w:div>
          </w:divsChild>
        </w:div>
        <w:div w:id="625427748">
          <w:marLeft w:val="0"/>
          <w:marRight w:val="0"/>
          <w:marTop w:val="0"/>
          <w:marBottom w:val="0"/>
          <w:divBdr>
            <w:top w:val="none" w:sz="0" w:space="0" w:color="auto"/>
            <w:left w:val="none" w:sz="0" w:space="0" w:color="auto"/>
            <w:bottom w:val="none" w:sz="0" w:space="0" w:color="auto"/>
            <w:right w:val="none" w:sz="0" w:space="0" w:color="auto"/>
          </w:divBdr>
          <w:divsChild>
            <w:div w:id="1784110164">
              <w:marLeft w:val="0"/>
              <w:marRight w:val="0"/>
              <w:marTop w:val="0"/>
              <w:marBottom w:val="0"/>
              <w:divBdr>
                <w:top w:val="none" w:sz="0" w:space="0" w:color="auto"/>
                <w:left w:val="none" w:sz="0" w:space="0" w:color="auto"/>
                <w:bottom w:val="none" w:sz="0" w:space="0" w:color="auto"/>
                <w:right w:val="none" w:sz="0" w:space="0" w:color="auto"/>
              </w:divBdr>
            </w:div>
          </w:divsChild>
        </w:div>
        <w:div w:id="716004453">
          <w:marLeft w:val="0"/>
          <w:marRight w:val="0"/>
          <w:marTop w:val="0"/>
          <w:marBottom w:val="0"/>
          <w:divBdr>
            <w:top w:val="none" w:sz="0" w:space="0" w:color="auto"/>
            <w:left w:val="none" w:sz="0" w:space="0" w:color="auto"/>
            <w:bottom w:val="none" w:sz="0" w:space="0" w:color="auto"/>
            <w:right w:val="none" w:sz="0" w:space="0" w:color="auto"/>
          </w:divBdr>
          <w:divsChild>
            <w:div w:id="2013602252">
              <w:marLeft w:val="0"/>
              <w:marRight w:val="0"/>
              <w:marTop w:val="0"/>
              <w:marBottom w:val="0"/>
              <w:divBdr>
                <w:top w:val="none" w:sz="0" w:space="0" w:color="auto"/>
                <w:left w:val="none" w:sz="0" w:space="0" w:color="auto"/>
                <w:bottom w:val="none" w:sz="0" w:space="0" w:color="auto"/>
                <w:right w:val="none" w:sz="0" w:space="0" w:color="auto"/>
              </w:divBdr>
            </w:div>
          </w:divsChild>
        </w:div>
        <w:div w:id="1286734778">
          <w:marLeft w:val="0"/>
          <w:marRight w:val="0"/>
          <w:marTop w:val="0"/>
          <w:marBottom w:val="0"/>
          <w:divBdr>
            <w:top w:val="none" w:sz="0" w:space="0" w:color="auto"/>
            <w:left w:val="none" w:sz="0" w:space="0" w:color="auto"/>
            <w:bottom w:val="none" w:sz="0" w:space="0" w:color="auto"/>
            <w:right w:val="none" w:sz="0" w:space="0" w:color="auto"/>
          </w:divBdr>
          <w:divsChild>
            <w:div w:id="321083380">
              <w:marLeft w:val="0"/>
              <w:marRight w:val="0"/>
              <w:marTop w:val="0"/>
              <w:marBottom w:val="0"/>
              <w:divBdr>
                <w:top w:val="none" w:sz="0" w:space="0" w:color="auto"/>
                <w:left w:val="none" w:sz="0" w:space="0" w:color="auto"/>
                <w:bottom w:val="none" w:sz="0" w:space="0" w:color="auto"/>
                <w:right w:val="none" w:sz="0" w:space="0" w:color="auto"/>
              </w:divBdr>
            </w:div>
          </w:divsChild>
        </w:div>
        <w:div w:id="1406957043">
          <w:marLeft w:val="0"/>
          <w:marRight w:val="0"/>
          <w:marTop w:val="0"/>
          <w:marBottom w:val="0"/>
          <w:divBdr>
            <w:top w:val="none" w:sz="0" w:space="0" w:color="auto"/>
            <w:left w:val="none" w:sz="0" w:space="0" w:color="auto"/>
            <w:bottom w:val="none" w:sz="0" w:space="0" w:color="auto"/>
            <w:right w:val="none" w:sz="0" w:space="0" w:color="auto"/>
          </w:divBdr>
          <w:divsChild>
            <w:div w:id="1324819481">
              <w:marLeft w:val="0"/>
              <w:marRight w:val="0"/>
              <w:marTop w:val="0"/>
              <w:marBottom w:val="0"/>
              <w:divBdr>
                <w:top w:val="none" w:sz="0" w:space="0" w:color="auto"/>
                <w:left w:val="none" w:sz="0" w:space="0" w:color="auto"/>
                <w:bottom w:val="none" w:sz="0" w:space="0" w:color="auto"/>
                <w:right w:val="none" w:sz="0" w:space="0" w:color="auto"/>
              </w:divBdr>
            </w:div>
          </w:divsChild>
        </w:div>
        <w:div w:id="1421950513">
          <w:marLeft w:val="0"/>
          <w:marRight w:val="0"/>
          <w:marTop w:val="0"/>
          <w:marBottom w:val="0"/>
          <w:divBdr>
            <w:top w:val="none" w:sz="0" w:space="0" w:color="auto"/>
            <w:left w:val="none" w:sz="0" w:space="0" w:color="auto"/>
            <w:bottom w:val="none" w:sz="0" w:space="0" w:color="auto"/>
            <w:right w:val="none" w:sz="0" w:space="0" w:color="auto"/>
          </w:divBdr>
          <w:divsChild>
            <w:div w:id="681009868">
              <w:marLeft w:val="0"/>
              <w:marRight w:val="0"/>
              <w:marTop w:val="0"/>
              <w:marBottom w:val="0"/>
              <w:divBdr>
                <w:top w:val="none" w:sz="0" w:space="0" w:color="auto"/>
                <w:left w:val="none" w:sz="0" w:space="0" w:color="auto"/>
                <w:bottom w:val="none" w:sz="0" w:space="0" w:color="auto"/>
                <w:right w:val="none" w:sz="0" w:space="0" w:color="auto"/>
              </w:divBdr>
            </w:div>
            <w:div w:id="705763100">
              <w:marLeft w:val="0"/>
              <w:marRight w:val="0"/>
              <w:marTop w:val="0"/>
              <w:marBottom w:val="0"/>
              <w:divBdr>
                <w:top w:val="none" w:sz="0" w:space="0" w:color="auto"/>
                <w:left w:val="none" w:sz="0" w:space="0" w:color="auto"/>
                <w:bottom w:val="none" w:sz="0" w:space="0" w:color="auto"/>
                <w:right w:val="none" w:sz="0" w:space="0" w:color="auto"/>
              </w:divBdr>
              <w:divsChild>
                <w:div w:id="1279678051">
                  <w:marLeft w:val="0"/>
                  <w:marRight w:val="0"/>
                  <w:marTop w:val="30"/>
                  <w:marBottom w:val="30"/>
                  <w:divBdr>
                    <w:top w:val="none" w:sz="0" w:space="0" w:color="auto"/>
                    <w:left w:val="none" w:sz="0" w:space="0" w:color="auto"/>
                    <w:bottom w:val="none" w:sz="0" w:space="0" w:color="auto"/>
                    <w:right w:val="none" w:sz="0" w:space="0" w:color="auto"/>
                  </w:divBdr>
                  <w:divsChild>
                    <w:div w:id="325590722">
                      <w:marLeft w:val="0"/>
                      <w:marRight w:val="0"/>
                      <w:marTop w:val="0"/>
                      <w:marBottom w:val="0"/>
                      <w:divBdr>
                        <w:top w:val="none" w:sz="0" w:space="0" w:color="auto"/>
                        <w:left w:val="none" w:sz="0" w:space="0" w:color="auto"/>
                        <w:bottom w:val="none" w:sz="0" w:space="0" w:color="auto"/>
                        <w:right w:val="none" w:sz="0" w:space="0" w:color="auto"/>
                      </w:divBdr>
                      <w:divsChild>
                        <w:div w:id="1623609984">
                          <w:marLeft w:val="0"/>
                          <w:marRight w:val="0"/>
                          <w:marTop w:val="0"/>
                          <w:marBottom w:val="0"/>
                          <w:divBdr>
                            <w:top w:val="none" w:sz="0" w:space="0" w:color="auto"/>
                            <w:left w:val="none" w:sz="0" w:space="0" w:color="auto"/>
                            <w:bottom w:val="none" w:sz="0" w:space="0" w:color="auto"/>
                            <w:right w:val="none" w:sz="0" w:space="0" w:color="auto"/>
                          </w:divBdr>
                        </w:div>
                      </w:divsChild>
                    </w:div>
                    <w:div w:id="597446277">
                      <w:marLeft w:val="0"/>
                      <w:marRight w:val="0"/>
                      <w:marTop w:val="0"/>
                      <w:marBottom w:val="0"/>
                      <w:divBdr>
                        <w:top w:val="none" w:sz="0" w:space="0" w:color="auto"/>
                        <w:left w:val="none" w:sz="0" w:space="0" w:color="auto"/>
                        <w:bottom w:val="none" w:sz="0" w:space="0" w:color="auto"/>
                        <w:right w:val="none" w:sz="0" w:space="0" w:color="auto"/>
                      </w:divBdr>
                      <w:divsChild>
                        <w:div w:id="432555551">
                          <w:marLeft w:val="0"/>
                          <w:marRight w:val="0"/>
                          <w:marTop w:val="0"/>
                          <w:marBottom w:val="0"/>
                          <w:divBdr>
                            <w:top w:val="none" w:sz="0" w:space="0" w:color="auto"/>
                            <w:left w:val="none" w:sz="0" w:space="0" w:color="auto"/>
                            <w:bottom w:val="none" w:sz="0" w:space="0" w:color="auto"/>
                            <w:right w:val="none" w:sz="0" w:space="0" w:color="auto"/>
                          </w:divBdr>
                        </w:div>
                      </w:divsChild>
                    </w:div>
                    <w:div w:id="600139771">
                      <w:marLeft w:val="0"/>
                      <w:marRight w:val="0"/>
                      <w:marTop w:val="0"/>
                      <w:marBottom w:val="0"/>
                      <w:divBdr>
                        <w:top w:val="none" w:sz="0" w:space="0" w:color="auto"/>
                        <w:left w:val="none" w:sz="0" w:space="0" w:color="auto"/>
                        <w:bottom w:val="none" w:sz="0" w:space="0" w:color="auto"/>
                        <w:right w:val="none" w:sz="0" w:space="0" w:color="auto"/>
                      </w:divBdr>
                      <w:divsChild>
                        <w:div w:id="1070881222">
                          <w:marLeft w:val="0"/>
                          <w:marRight w:val="0"/>
                          <w:marTop w:val="0"/>
                          <w:marBottom w:val="0"/>
                          <w:divBdr>
                            <w:top w:val="none" w:sz="0" w:space="0" w:color="auto"/>
                            <w:left w:val="none" w:sz="0" w:space="0" w:color="auto"/>
                            <w:bottom w:val="none" w:sz="0" w:space="0" w:color="auto"/>
                            <w:right w:val="none" w:sz="0" w:space="0" w:color="auto"/>
                          </w:divBdr>
                        </w:div>
                      </w:divsChild>
                    </w:div>
                    <w:div w:id="1450902568">
                      <w:marLeft w:val="0"/>
                      <w:marRight w:val="0"/>
                      <w:marTop w:val="0"/>
                      <w:marBottom w:val="0"/>
                      <w:divBdr>
                        <w:top w:val="none" w:sz="0" w:space="0" w:color="auto"/>
                        <w:left w:val="none" w:sz="0" w:space="0" w:color="auto"/>
                        <w:bottom w:val="none" w:sz="0" w:space="0" w:color="auto"/>
                        <w:right w:val="none" w:sz="0" w:space="0" w:color="auto"/>
                      </w:divBdr>
                      <w:divsChild>
                        <w:div w:id="1068577998">
                          <w:marLeft w:val="0"/>
                          <w:marRight w:val="0"/>
                          <w:marTop w:val="0"/>
                          <w:marBottom w:val="0"/>
                          <w:divBdr>
                            <w:top w:val="none" w:sz="0" w:space="0" w:color="auto"/>
                            <w:left w:val="none" w:sz="0" w:space="0" w:color="auto"/>
                            <w:bottom w:val="none" w:sz="0" w:space="0" w:color="auto"/>
                            <w:right w:val="none" w:sz="0" w:space="0" w:color="auto"/>
                          </w:divBdr>
                        </w:div>
                      </w:divsChild>
                    </w:div>
                    <w:div w:id="1742487305">
                      <w:marLeft w:val="0"/>
                      <w:marRight w:val="0"/>
                      <w:marTop w:val="0"/>
                      <w:marBottom w:val="0"/>
                      <w:divBdr>
                        <w:top w:val="none" w:sz="0" w:space="0" w:color="auto"/>
                        <w:left w:val="none" w:sz="0" w:space="0" w:color="auto"/>
                        <w:bottom w:val="none" w:sz="0" w:space="0" w:color="auto"/>
                        <w:right w:val="none" w:sz="0" w:space="0" w:color="auto"/>
                      </w:divBdr>
                      <w:divsChild>
                        <w:div w:id="1977297755">
                          <w:marLeft w:val="0"/>
                          <w:marRight w:val="0"/>
                          <w:marTop w:val="0"/>
                          <w:marBottom w:val="0"/>
                          <w:divBdr>
                            <w:top w:val="none" w:sz="0" w:space="0" w:color="auto"/>
                            <w:left w:val="none" w:sz="0" w:space="0" w:color="auto"/>
                            <w:bottom w:val="none" w:sz="0" w:space="0" w:color="auto"/>
                            <w:right w:val="none" w:sz="0" w:space="0" w:color="auto"/>
                          </w:divBdr>
                        </w:div>
                      </w:divsChild>
                    </w:div>
                    <w:div w:id="2105150682">
                      <w:marLeft w:val="0"/>
                      <w:marRight w:val="0"/>
                      <w:marTop w:val="0"/>
                      <w:marBottom w:val="0"/>
                      <w:divBdr>
                        <w:top w:val="none" w:sz="0" w:space="0" w:color="auto"/>
                        <w:left w:val="none" w:sz="0" w:space="0" w:color="auto"/>
                        <w:bottom w:val="none" w:sz="0" w:space="0" w:color="auto"/>
                        <w:right w:val="none" w:sz="0" w:space="0" w:color="auto"/>
                      </w:divBdr>
                      <w:divsChild>
                        <w:div w:id="16574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216072">
          <w:marLeft w:val="0"/>
          <w:marRight w:val="0"/>
          <w:marTop w:val="0"/>
          <w:marBottom w:val="0"/>
          <w:divBdr>
            <w:top w:val="none" w:sz="0" w:space="0" w:color="auto"/>
            <w:left w:val="none" w:sz="0" w:space="0" w:color="auto"/>
            <w:bottom w:val="none" w:sz="0" w:space="0" w:color="auto"/>
            <w:right w:val="none" w:sz="0" w:space="0" w:color="auto"/>
          </w:divBdr>
          <w:divsChild>
            <w:div w:id="140660761">
              <w:marLeft w:val="0"/>
              <w:marRight w:val="0"/>
              <w:marTop w:val="0"/>
              <w:marBottom w:val="0"/>
              <w:divBdr>
                <w:top w:val="none" w:sz="0" w:space="0" w:color="auto"/>
                <w:left w:val="none" w:sz="0" w:space="0" w:color="auto"/>
                <w:bottom w:val="none" w:sz="0" w:space="0" w:color="auto"/>
                <w:right w:val="none" w:sz="0" w:space="0" w:color="auto"/>
              </w:divBdr>
            </w:div>
          </w:divsChild>
        </w:div>
        <w:div w:id="2128772690">
          <w:marLeft w:val="0"/>
          <w:marRight w:val="0"/>
          <w:marTop w:val="0"/>
          <w:marBottom w:val="0"/>
          <w:divBdr>
            <w:top w:val="none" w:sz="0" w:space="0" w:color="auto"/>
            <w:left w:val="none" w:sz="0" w:space="0" w:color="auto"/>
            <w:bottom w:val="none" w:sz="0" w:space="0" w:color="auto"/>
            <w:right w:val="none" w:sz="0" w:space="0" w:color="auto"/>
          </w:divBdr>
          <w:divsChild>
            <w:div w:id="2588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4313">
      <w:bodyDiv w:val="1"/>
      <w:marLeft w:val="0"/>
      <w:marRight w:val="0"/>
      <w:marTop w:val="0"/>
      <w:marBottom w:val="0"/>
      <w:divBdr>
        <w:top w:val="none" w:sz="0" w:space="0" w:color="auto"/>
        <w:left w:val="none" w:sz="0" w:space="0" w:color="auto"/>
        <w:bottom w:val="none" w:sz="0" w:space="0" w:color="auto"/>
        <w:right w:val="none" w:sz="0" w:space="0" w:color="auto"/>
      </w:divBdr>
      <w:divsChild>
        <w:div w:id="309753269">
          <w:marLeft w:val="0"/>
          <w:marRight w:val="0"/>
          <w:marTop w:val="0"/>
          <w:marBottom w:val="0"/>
          <w:divBdr>
            <w:top w:val="none" w:sz="0" w:space="0" w:color="auto"/>
            <w:left w:val="none" w:sz="0" w:space="0" w:color="auto"/>
            <w:bottom w:val="none" w:sz="0" w:space="0" w:color="auto"/>
            <w:right w:val="none" w:sz="0" w:space="0" w:color="auto"/>
          </w:divBdr>
          <w:divsChild>
            <w:div w:id="690760374">
              <w:marLeft w:val="0"/>
              <w:marRight w:val="0"/>
              <w:marTop w:val="0"/>
              <w:marBottom w:val="0"/>
              <w:divBdr>
                <w:top w:val="none" w:sz="0" w:space="0" w:color="auto"/>
                <w:left w:val="none" w:sz="0" w:space="0" w:color="auto"/>
                <w:bottom w:val="none" w:sz="0" w:space="0" w:color="auto"/>
                <w:right w:val="none" w:sz="0" w:space="0" w:color="auto"/>
              </w:divBdr>
            </w:div>
          </w:divsChild>
        </w:div>
        <w:div w:id="367800195">
          <w:marLeft w:val="0"/>
          <w:marRight w:val="0"/>
          <w:marTop w:val="0"/>
          <w:marBottom w:val="0"/>
          <w:divBdr>
            <w:top w:val="none" w:sz="0" w:space="0" w:color="auto"/>
            <w:left w:val="none" w:sz="0" w:space="0" w:color="auto"/>
            <w:bottom w:val="none" w:sz="0" w:space="0" w:color="auto"/>
            <w:right w:val="none" w:sz="0" w:space="0" w:color="auto"/>
          </w:divBdr>
          <w:divsChild>
            <w:div w:id="1866751353">
              <w:marLeft w:val="0"/>
              <w:marRight w:val="0"/>
              <w:marTop w:val="0"/>
              <w:marBottom w:val="0"/>
              <w:divBdr>
                <w:top w:val="none" w:sz="0" w:space="0" w:color="auto"/>
                <w:left w:val="none" w:sz="0" w:space="0" w:color="auto"/>
                <w:bottom w:val="none" w:sz="0" w:space="0" w:color="auto"/>
                <w:right w:val="none" w:sz="0" w:space="0" w:color="auto"/>
              </w:divBdr>
            </w:div>
          </w:divsChild>
        </w:div>
        <w:div w:id="863052495">
          <w:marLeft w:val="0"/>
          <w:marRight w:val="0"/>
          <w:marTop w:val="0"/>
          <w:marBottom w:val="0"/>
          <w:divBdr>
            <w:top w:val="none" w:sz="0" w:space="0" w:color="auto"/>
            <w:left w:val="none" w:sz="0" w:space="0" w:color="auto"/>
            <w:bottom w:val="none" w:sz="0" w:space="0" w:color="auto"/>
            <w:right w:val="none" w:sz="0" w:space="0" w:color="auto"/>
          </w:divBdr>
          <w:divsChild>
            <w:div w:id="1304429082">
              <w:marLeft w:val="0"/>
              <w:marRight w:val="0"/>
              <w:marTop w:val="0"/>
              <w:marBottom w:val="0"/>
              <w:divBdr>
                <w:top w:val="none" w:sz="0" w:space="0" w:color="auto"/>
                <w:left w:val="none" w:sz="0" w:space="0" w:color="auto"/>
                <w:bottom w:val="none" w:sz="0" w:space="0" w:color="auto"/>
                <w:right w:val="none" w:sz="0" w:space="0" w:color="auto"/>
              </w:divBdr>
            </w:div>
            <w:div w:id="1422869260">
              <w:marLeft w:val="0"/>
              <w:marRight w:val="0"/>
              <w:marTop w:val="0"/>
              <w:marBottom w:val="0"/>
              <w:divBdr>
                <w:top w:val="none" w:sz="0" w:space="0" w:color="auto"/>
                <w:left w:val="none" w:sz="0" w:space="0" w:color="auto"/>
                <w:bottom w:val="none" w:sz="0" w:space="0" w:color="auto"/>
                <w:right w:val="none" w:sz="0" w:space="0" w:color="auto"/>
              </w:divBdr>
              <w:divsChild>
                <w:div w:id="363292454">
                  <w:marLeft w:val="0"/>
                  <w:marRight w:val="0"/>
                  <w:marTop w:val="30"/>
                  <w:marBottom w:val="30"/>
                  <w:divBdr>
                    <w:top w:val="none" w:sz="0" w:space="0" w:color="auto"/>
                    <w:left w:val="none" w:sz="0" w:space="0" w:color="auto"/>
                    <w:bottom w:val="none" w:sz="0" w:space="0" w:color="auto"/>
                    <w:right w:val="none" w:sz="0" w:space="0" w:color="auto"/>
                  </w:divBdr>
                  <w:divsChild>
                    <w:div w:id="203299442">
                      <w:marLeft w:val="0"/>
                      <w:marRight w:val="0"/>
                      <w:marTop w:val="0"/>
                      <w:marBottom w:val="0"/>
                      <w:divBdr>
                        <w:top w:val="none" w:sz="0" w:space="0" w:color="auto"/>
                        <w:left w:val="none" w:sz="0" w:space="0" w:color="auto"/>
                        <w:bottom w:val="none" w:sz="0" w:space="0" w:color="auto"/>
                        <w:right w:val="none" w:sz="0" w:space="0" w:color="auto"/>
                      </w:divBdr>
                      <w:divsChild>
                        <w:div w:id="1880431104">
                          <w:marLeft w:val="0"/>
                          <w:marRight w:val="0"/>
                          <w:marTop w:val="0"/>
                          <w:marBottom w:val="0"/>
                          <w:divBdr>
                            <w:top w:val="none" w:sz="0" w:space="0" w:color="auto"/>
                            <w:left w:val="none" w:sz="0" w:space="0" w:color="auto"/>
                            <w:bottom w:val="none" w:sz="0" w:space="0" w:color="auto"/>
                            <w:right w:val="none" w:sz="0" w:space="0" w:color="auto"/>
                          </w:divBdr>
                        </w:div>
                      </w:divsChild>
                    </w:div>
                    <w:div w:id="564800246">
                      <w:marLeft w:val="0"/>
                      <w:marRight w:val="0"/>
                      <w:marTop w:val="0"/>
                      <w:marBottom w:val="0"/>
                      <w:divBdr>
                        <w:top w:val="none" w:sz="0" w:space="0" w:color="auto"/>
                        <w:left w:val="none" w:sz="0" w:space="0" w:color="auto"/>
                        <w:bottom w:val="none" w:sz="0" w:space="0" w:color="auto"/>
                        <w:right w:val="none" w:sz="0" w:space="0" w:color="auto"/>
                      </w:divBdr>
                      <w:divsChild>
                        <w:div w:id="1196121169">
                          <w:marLeft w:val="0"/>
                          <w:marRight w:val="0"/>
                          <w:marTop w:val="0"/>
                          <w:marBottom w:val="0"/>
                          <w:divBdr>
                            <w:top w:val="none" w:sz="0" w:space="0" w:color="auto"/>
                            <w:left w:val="none" w:sz="0" w:space="0" w:color="auto"/>
                            <w:bottom w:val="none" w:sz="0" w:space="0" w:color="auto"/>
                            <w:right w:val="none" w:sz="0" w:space="0" w:color="auto"/>
                          </w:divBdr>
                        </w:div>
                      </w:divsChild>
                    </w:div>
                    <w:div w:id="598294495">
                      <w:marLeft w:val="0"/>
                      <w:marRight w:val="0"/>
                      <w:marTop w:val="0"/>
                      <w:marBottom w:val="0"/>
                      <w:divBdr>
                        <w:top w:val="none" w:sz="0" w:space="0" w:color="auto"/>
                        <w:left w:val="none" w:sz="0" w:space="0" w:color="auto"/>
                        <w:bottom w:val="none" w:sz="0" w:space="0" w:color="auto"/>
                        <w:right w:val="none" w:sz="0" w:space="0" w:color="auto"/>
                      </w:divBdr>
                      <w:divsChild>
                        <w:div w:id="948970653">
                          <w:marLeft w:val="0"/>
                          <w:marRight w:val="0"/>
                          <w:marTop w:val="0"/>
                          <w:marBottom w:val="0"/>
                          <w:divBdr>
                            <w:top w:val="none" w:sz="0" w:space="0" w:color="auto"/>
                            <w:left w:val="none" w:sz="0" w:space="0" w:color="auto"/>
                            <w:bottom w:val="none" w:sz="0" w:space="0" w:color="auto"/>
                            <w:right w:val="none" w:sz="0" w:space="0" w:color="auto"/>
                          </w:divBdr>
                        </w:div>
                      </w:divsChild>
                    </w:div>
                    <w:div w:id="1035697759">
                      <w:marLeft w:val="0"/>
                      <w:marRight w:val="0"/>
                      <w:marTop w:val="0"/>
                      <w:marBottom w:val="0"/>
                      <w:divBdr>
                        <w:top w:val="none" w:sz="0" w:space="0" w:color="auto"/>
                        <w:left w:val="none" w:sz="0" w:space="0" w:color="auto"/>
                        <w:bottom w:val="none" w:sz="0" w:space="0" w:color="auto"/>
                        <w:right w:val="none" w:sz="0" w:space="0" w:color="auto"/>
                      </w:divBdr>
                      <w:divsChild>
                        <w:div w:id="246034620">
                          <w:marLeft w:val="0"/>
                          <w:marRight w:val="0"/>
                          <w:marTop w:val="0"/>
                          <w:marBottom w:val="0"/>
                          <w:divBdr>
                            <w:top w:val="none" w:sz="0" w:space="0" w:color="auto"/>
                            <w:left w:val="none" w:sz="0" w:space="0" w:color="auto"/>
                            <w:bottom w:val="none" w:sz="0" w:space="0" w:color="auto"/>
                            <w:right w:val="none" w:sz="0" w:space="0" w:color="auto"/>
                          </w:divBdr>
                        </w:div>
                      </w:divsChild>
                    </w:div>
                    <w:div w:id="1705060768">
                      <w:marLeft w:val="0"/>
                      <w:marRight w:val="0"/>
                      <w:marTop w:val="0"/>
                      <w:marBottom w:val="0"/>
                      <w:divBdr>
                        <w:top w:val="none" w:sz="0" w:space="0" w:color="auto"/>
                        <w:left w:val="none" w:sz="0" w:space="0" w:color="auto"/>
                        <w:bottom w:val="none" w:sz="0" w:space="0" w:color="auto"/>
                        <w:right w:val="none" w:sz="0" w:space="0" w:color="auto"/>
                      </w:divBdr>
                      <w:divsChild>
                        <w:div w:id="1966815909">
                          <w:marLeft w:val="0"/>
                          <w:marRight w:val="0"/>
                          <w:marTop w:val="0"/>
                          <w:marBottom w:val="0"/>
                          <w:divBdr>
                            <w:top w:val="none" w:sz="0" w:space="0" w:color="auto"/>
                            <w:left w:val="none" w:sz="0" w:space="0" w:color="auto"/>
                            <w:bottom w:val="none" w:sz="0" w:space="0" w:color="auto"/>
                            <w:right w:val="none" w:sz="0" w:space="0" w:color="auto"/>
                          </w:divBdr>
                        </w:div>
                      </w:divsChild>
                    </w:div>
                    <w:div w:id="2065252623">
                      <w:marLeft w:val="0"/>
                      <w:marRight w:val="0"/>
                      <w:marTop w:val="0"/>
                      <w:marBottom w:val="0"/>
                      <w:divBdr>
                        <w:top w:val="none" w:sz="0" w:space="0" w:color="auto"/>
                        <w:left w:val="none" w:sz="0" w:space="0" w:color="auto"/>
                        <w:bottom w:val="none" w:sz="0" w:space="0" w:color="auto"/>
                        <w:right w:val="none" w:sz="0" w:space="0" w:color="auto"/>
                      </w:divBdr>
                      <w:divsChild>
                        <w:div w:id="180689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344979">
          <w:marLeft w:val="0"/>
          <w:marRight w:val="0"/>
          <w:marTop w:val="0"/>
          <w:marBottom w:val="0"/>
          <w:divBdr>
            <w:top w:val="none" w:sz="0" w:space="0" w:color="auto"/>
            <w:left w:val="none" w:sz="0" w:space="0" w:color="auto"/>
            <w:bottom w:val="none" w:sz="0" w:space="0" w:color="auto"/>
            <w:right w:val="none" w:sz="0" w:space="0" w:color="auto"/>
          </w:divBdr>
          <w:divsChild>
            <w:div w:id="895505302">
              <w:marLeft w:val="0"/>
              <w:marRight w:val="0"/>
              <w:marTop w:val="0"/>
              <w:marBottom w:val="0"/>
              <w:divBdr>
                <w:top w:val="none" w:sz="0" w:space="0" w:color="auto"/>
                <w:left w:val="none" w:sz="0" w:space="0" w:color="auto"/>
                <w:bottom w:val="none" w:sz="0" w:space="0" w:color="auto"/>
                <w:right w:val="none" w:sz="0" w:space="0" w:color="auto"/>
              </w:divBdr>
            </w:div>
          </w:divsChild>
        </w:div>
        <w:div w:id="1033767565">
          <w:marLeft w:val="0"/>
          <w:marRight w:val="0"/>
          <w:marTop w:val="0"/>
          <w:marBottom w:val="0"/>
          <w:divBdr>
            <w:top w:val="none" w:sz="0" w:space="0" w:color="auto"/>
            <w:left w:val="none" w:sz="0" w:space="0" w:color="auto"/>
            <w:bottom w:val="none" w:sz="0" w:space="0" w:color="auto"/>
            <w:right w:val="none" w:sz="0" w:space="0" w:color="auto"/>
          </w:divBdr>
          <w:divsChild>
            <w:div w:id="172964807">
              <w:marLeft w:val="0"/>
              <w:marRight w:val="0"/>
              <w:marTop w:val="0"/>
              <w:marBottom w:val="0"/>
              <w:divBdr>
                <w:top w:val="none" w:sz="0" w:space="0" w:color="auto"/>
                <w:left w:val="none" w:sz="0" w:space="0" w:color="auto"/>
                <w:bottom w:val="none" w:sz="0" w:space="0" w:color="auto"/>
                <w:right w:val="none" w:sz="0" w:space="0" w:color="auto"/>
              </w:divBdr>
              <w:divsChild>
                <w:div w:id="426196229">
                  <w:marLeft w:val="0"/>
                  <w:marRight w:val="0"/>
                  <w:marTop w:val="30"/>
                  <w:marBottom w:val="30"/>
                  <w:divBdr>
                    <w:top w:val="none" w:sz="0" w:space="0" w:color="auto"/>
                    <w:left w:val="none" w:sz="0" w:space="0" w:color="auto"/>
                    <w:bottom w:val="none" w:sz="0" w:space="0" w:color="auto"/>
                    <w:right w:val="none" w:sz="0" w:space="0" w:color="auto"/>
                  </w:divBdr>
                  <w:divsChild>
                    <w:div w:id="114299440">
                      <w:marLeft w:val="0"/>
                      <w:marRight w:val="0"/>
                      <w:marTop w:val="0"/>
                      <w:marBottom w:val="0"/>
                      <w:divBdr>
                        <w:top w:val="none" w:sz="0" w:space="0" w:color="auto"/>
                        <w:left w:val="none" w:sz="0" w:space="0" w:color="auto"/>
                        <w:bottom w:val="none" w:sz="0" w:space="0" w:color="auto"/>
                        <w:right w:val="none" w:sz="0" w:space="0" w:color="auto"/>
                      </w:divBdr>
                      <w:divsChild>
                        <w:div w:id="326179735">
                          <w:marLeft w:val="0"/>
                          <w:marRight w:val="0"/>
                          <w:marTop w:val="0"/>
                          <w:marBottom w:val="0"/>
                          <w:divBdr>
                            <w:top w:val="none" w:sz="0" w:space="0" w:color="auto"/>
                            <w:left w:val="none" w:sz="0" w:space="0" w:color="auto"/>
                            <w:bottom w:val="none" w:sz="0" w:space="0" w:color="auto"/>
                            <w:right w:val="none" w:sz="0" w:space="0" w:color="auto"/>
                          </w:divBdr>
                        </w:div>
                      </w:divsChild>
                    </w:div>
                    <w:div w:id="2105371125">
                      <w:marLeft w:val="0"/>
                      <w:marRight w:val="0"/>
                      <w:marTop w:val="0"/>
                      <w:marBottom w:val="0"/>
                      <w:divBdr>
                        <w:top w:val="none" w:sz="0" w:space="0" w:color="auto"/>
                        <w:left w:val="none" w:sz="0" w:space="0" w:color="auto"/>
                        <w:bottom w:val="none" w:sz="0" w:space="0" w:color="auto"/>
                        <w:right w:val="none" w:sz="0" w:space="0" w:color="auto"/>
                      </w:divBdr>
                      <w:divsChild>
                        <w:div w:id="113051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35259">
              <w:marLeft w:val="0"/>
              <w:marRight w:val="0"/>
              <w:marTop w:val="0"/>
              <w:marBottom w:val="0"/>
              <w:divBdr>
                <w:top w:val="none" w:sz="0" w:space="0" w:color="auto"/>
                <w:left w:val="none" w:sz="0" w:space="0" w:color="auto"/>
                <w:bottom w:val="none" w:sz="0" w:space="0" w:color="auto"/>
                <w:right w:val="none" w:sz="0" w:space="0" w:color="auto"/>
              </w:divBdr>
            </w:div>
          </w:divsChild>
        </w:div>
        <w:div w:id="1156603304">
          <w:marLeft w:val="0"/>
          <w:marRight w:val="0"/>
          <w:marTop w:val="0"/>
          <w:marBottom w:val="0"/>
          <w:divBdr>
            <w:top w:val="none" w:sz="0" w:space="0" w:color="auto"/>
            <w:left w:val="none" w:sz="0" w:space="0" w:color="auto"/>
            <w:bottom w:val="none" w:sz="0" w:space="0" w:color="auto"/>
            <w:right w:val="none" w:sz="0" w:space="0" w:color="auto"/>
          </w:divBdr>
          <w:divsChild>
            <w:div w:id="2073648820">
              <w:marLeft w:val="0"/>
              <w:marRight w:val="0"/>
              <w:marTop w:val="0"/>
              <w:marBottom w:val="0"/>
              <w:divBdr>
                <w:top w:val="none" w:sz="0" w:space="0" w:color="auto"/>
                <w:left w:val="none" w:sz="0" w:space="0" w:color="auto"/>
                <w:bottom w:val="none" w:sz="0" w:space="0" w:color="auto"/>
                <w:right w:val="none" w:sz="0" w:space="0" w:color="auto"/>
              </w:divBdr>
            </w:div>
          </w:divsChild>
        </w:div>
        <w:div w:id="1462071465">
          <w:marLeft w:val="0"/>
          <w:marRight w:val="0"/>
          <w:marTop w:val="0"/>
          <w:marBottom w:val="0"/>
          <w:divBdr>
            <w:top w:val="none" w:sz="0" w:space="0" w:color="auto"/>
            <w:left w:val="none" w:sz="0" w:space="0" w:color="auto"/>
            <w:bottom w:val="none" w:sz="0" w:space="0" w:color="auto"/>
            <w:right w:val="none" w:sz="0" w:space="0" w:color="auto"/>
          </w:divBdr>
          <w:divsChild>
            <w:div w:id="454064235">
              <w:marLeft w:val="0"/>
              <w:marRight w:val="0"/>
              <w:marTop w:val="0"/>
              <w:marBottom w:val="0"/>
              <w:divBdr>
                <w:top w:val="none" w:sz="0" w:space="0" w:color="auto"/>
                <w:left w:val="none" w:sz="0" w:space="0" w:color="auto"/>
                <w:bottom w:val="none" w:sz="0" w:space="0" w:color="auto"/>
                <w:right w:val="none" w:sz="0" w:space="0" w:color="auto"/>
              </w:divBdr>
            </w:div>
          </w:divsChild>
        </w:div>
        <w:div w:id="1833714057">
          <w:marLeft w:val="0"/>
          <w:marRight w:val="0"/>
          <w:marTop w:val="0"/>
          <w:marBottom w:val="0"/>
          <w:divBdr>
            <w:top w:val="none" w:sz="0" w:space="0" w:color="auto"/>
            <w:left w:val="none" w:sz="0" w:space="0" w:color="auto"/>
            <w:bottom w:val="none" w:sz="0" w:space="0" w:color="auto"/>
            <w:right w:val="none" w:sz="0" w:space="0" w:color="auto"/>
          </w:divBdr>
          <w:divsChild>
            <w:div w:id="16424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39650">
      <w:bodyDiv w:val="1"/>
      <w:marLeft w:val="0"/>
      <w:marRight w:val="0"/>
      <w:marTop w:val="0"/>
      <w:marBottom w:val="0"/>
      <w:divBdr>
        <w:top w:val="none" w:sz="0" w:space="0" w:color="auto"/>
        <w:left w:val="none" w:sz="0" w:space="0" w:color="auto"/>
        <w:bottom w:val="none" w:sz="0" w:space="0" w:color="auto"/>
        <w:right w:val="none" w:sz="0" w:space="0" w:color="auto"/>
      </w:divBdr>
      <w:divsChild>
        <w:div w:id="483857228">
          <w:marLeft w:val="0"/>
          <w:marRight w:val="0"/>
          <w:marTop w:val="0"/>
          <w:marBottom w:val="0"/>
          <w:divBdr>
            <w:top w:val="none" w:sz="0" w:space="0" w:color="auto"/>
            <w:left w:val="none" w:sz="0" w:space="0" w:color="auto"/>
            <w:bottom w:val="none" w:sz="0" w:space="0" w:color="auto"/>
            <w:right w:val="none" w:sz="0" w:space="0" w:color="auto"/>
          </w:divBdr>
          <w:divsChild>
            <w:div w:id="309099086">
              <w:marLeft w:val="0"/>
              <w:marRight w:val="0"/>
              <w:marTop w:val="0"/>
              <w:marBottom w:val="0"/>
              <w:divBdr>
                <w:top w:val="none" w:sz="0" w:space="0" w:color="auto"/>
                <w:left w:val="none" w:sz="0" w:space="0" w:color="auto"/>
                <w:bottom w:val="none" w:sz="0" w:space="0" w:color="auto"/>
                <w:right w:val="none" w:sz="0" w:space="0" w:color="auto"/>
              </w:divBdr>
            </w:div>
          </w:divsChild>
        </w:div>
        <w:div w:id="892350374">
          <w:marLeft w:val="0"/>
          <w:marRight w:val="0"/>
          <w:marTop w:val="0"/>
          <w:marBottom w:val="0"/>
          <w:divBdr>
            <w:top w:val="none" w:sz="0" w:space="0" w:color="auto"/>
            <w:left w:val="none" w:sz="0" w:space="0" w:color="auto"/>
            <w:bottom w:val="none" w:sz="0" w:space="0" w:color="auto"/>
            <w:right w:val="none" w:sz="0" w:space="0" w:color="auto"/>
          </w:divBdr>
          <w:divsChild>
            <w:div w:id="1687319491">
              <w:marLeft w:val="0"/>
              <w:marRight w:val="0"/>
              <w:marTop w:val="0"/>
              <w:marBottom w:val="0"/>
              <w:divBdr>
                <w:top w:val="none" w:sz="0" w:space="0" w:color="auto"/>
                <w:left w:val="none" w:sz="0" w:space="0" w:color="auto"/>
                <w:bottom w:val="none" w:sz="0" w:space="0" w:color="auto"/>
                <w:right w:val="none" w:sz="0" w:space="0" w:color="auto"/>
              </w:divBdr>
            </w:div>
          </w:divsChild>
        </w:div>
        <w:div w:id="1052735310">
          <w:marLeft w:val="0"/>
          <w:marRight w:val="0"/>
          <w:marTop w:val="0"/>
          <w:marBottom w:val="0"/>
          <w:divBdr>
            <w:top w:val="none" w:sz="0" w:space="0" w:color="auto"/>
            <w:left w:val="none" w:sz="0" w:space="0" w:color="auto"/>
            <w:bottom w:val="none" w:sz="0" w:space="0" w:color="auto"/>
            <w:right w:val="none" w:sz="0" w:space="0" w:color="auto"/>
          </w:divBdr>
          <w:divsChild>
            <w:div w:id="1789542242">
              <w:marLeft w:val="0"/>
              <w:marRight w:val="0"/>
              <w:marTop w:val="0"/>
              <w:marBottom w:val="0"/>
              <w:divBdr>
                <w:top w:val="none" w:sz="0" w:space="0" w:color="auto"/>
                <w:left w:val="none" w:sz="0" w:space="0" w:color="auto"/>
                <w:bottom w:val="none" w:sz="0" w:space="0" w:color="auto"/>
                <w:right w:val="none" w:sz="0" w:space="0" w:color="auto"/>
              </w:divBdr>
            </w:div>
          </w:divsChild>
        </w:div>
        <w:div w:id="1590233948">
          <w:marLeft w:val="0"/>
          <w:marRight w:val="0"/>
          <w:marTop w:val="0"/>
          <w:marBottom w:val="0"/>
          <w:divBdr>
            <w:top w:val="none" w:sz="0" w:space="0" w:color="auto"/>
            <w:left w:val="none" w:sz="0" w:space="0" w:color="auto"/>
            <w:bottom w:val="none" w:sz="0" w:space="0" w:color="auto"/>
            <w:right w:val="none" w:sz="0" w:space="0" w:color="auto"/>
          </w:divBdr>
          <w:divsChild>
            <w:div w:id="1208681391">
              <w:marLeft w:val="0"/>
              <w:marRight w:val="0"/>
              <w:marTop w:val="0"/>
              <w:marBottom w:val="0"/>
              <w:divBdr>
                <w:top w:val="none" w:sz="0" w:space="0" w:color="auto"/>
                <w:left w:val="none" w:sz="0" w:space="0" w:color="auto"/>
                <w:bottom w:val="none" w:sz="0" w:space="0" w:color="auto"/>
                <w:right w:val="none" w:sz="0" w:space="0" w:color="auto"/>
              </w:divBdr>
            </w:div>
          </w:divsChild>
        </w:div>
        <w:div w:id="1619944174">
          <w:marLeft w:val="0"/>
          <w:marRight w:val="0"/>
          <w:marTop w:val="0"/>
          <w:marBottom w:val="0"/>
          <w:divBdr>
            <w:top w:val="none" w:sz="0" w:space="0" w:color="auto"/>
            <w:left w:val="none" w:sz="0" w:space="0" w:color="auto"/>
            <w:bottom w:val="none" w:sz="0" w:space="0" w:color="auto"/>
            <w:right w:val="none" w:sz="0" w:space="0" w:color="auto"/>
          </w:divBdr>
          <w:divsChild>
            <w:div w:id="1113400909">
              <w:marLeft w:val="0"/>
              <w:marRight w:val="0"/>
              <w:marTop w:val="0"/>
              <w:marBottom w:val="0"/>
              <w:divBdr>
                <w:top w:val="none" w:sz="0" w:space="0" w:color="auto"/>
                <w:left w:val="none" w:sz="0" w:space="0" w:color="auto"/>
                <w:bottom w:val="none" w:sz="0" w:space="0" w:color="auto"/>
                <w:right w:val="none" w:sz="0" w:space="0" w:color="auto"/>
              </w:divBdr>
            </w:div>
          </w:divsChild>
        </w:div>
        <w:div w:id="1848708456">
          <w:marLeft w:val="0"/>
          <w:marRight w:val="0"/>
          <w:marTop w:val="0"/>
          <w:marBottom w:val="0"/>
          <w:divBdr>
            <w:top w:val="none" w:sz="0" w:space="0" w:color="auto"/>
            <w:left w:val="none" w:sz="0" w:space="0" w:color="auto"/>
            <w:bottom w:val="none" w:sz="0" w:space="0" w:color="auto"/>
            <w:right w:val="none" w:sz="0" w:space="0" w:color="auto"/>
          </w:divBdr>
          <w:divsChild>
            <w:div w:id="460418008">
              <w:marLeft w:val="0"/>
              <w:marRight w:val="0"/>
              <w:marTop w:val="0"/>
              <w:marBottom w:val="0"/>
              <w:divBdr>
                <w:top w:val="none" w:sz="0" w:space="0" w:color="auto"/>
                <w:left w:val="none" w:sz="0" w:space="0" w:color="auto"/>
                <w:bottom w:val="none" w:sz="0" w:space="0" w:color="auto"/>
                <w:right w:val="none" w:sz="0" w:space="0" w:color="auto"/>
              </w:divBdr>
              <w:divsChild>
                <w:div w:id="1272394686">
                  <w:marLeft w:val="0"/>
                  <w:marRight w:val="0"/>
                  <w:marTop w:val="30"/>
                  <w:marBottom w:val="30"/>
                  <w:divBdr>
                    <w:top w:val="none" w:sz="0" w:space="0" w:color="auto"/>
                    <w:left w:val="none" w:sz="0" w:space="0" w:color="auto"/>
                    <w:bottom w:val="none" w:sz="0" w:space="0" w:color="auto"/>
                    <w:right w:val="none" w:sz="0" w:space="0" w:color="auto"/>
                  </w:divBdr>
                  <w:divsChild>
                    <w:div w:id="516037983">
                      <w:marLeft w:val="0"/>
                      <w:marRight w:val="0"/>
                      <w:marTop w:val="0"/>
                      <w:marBottom w:val="0"/>
                      <w:divBdr>
                        <w:top w:val="none" w:sz="0" w:space="0" w:color="auto"/>
                        <w:left w:val="none" w:sz="0" w:space="0" w:color="auto"/>
                        <w:bottom w:val="none" w:sz="0" w:space="0" w:color="auto"/>
                        <w:right w:val="none" w:sz="0" w:space="0" w:color="auto"/>
                      </w:divBdr>
                      <w:divsChild>
                        <w:div w:id="869294408">
                          <w:marLeft w:val="0"/>
                          <w:marRight w:val="0"/>
                          <w:marTop w:val="0"/>
                          <w:marBottom w:val="0"/>
                          <w:divBdr>
                            <w:top w:val="none" w:sz="0" w:space="0" w:color="auto"/>
                            <w:left w:val="none" w:sz="0" w:space="0" w:color="auto"/>
                            <w:bottom w:val="none" w:sz="0" w:space="0" w:color="auto"/>
                            <w:right w:val="none" w:sz="0" w:space="0" w:color="auto"/>
                          </w:divBdr>
                        </w:div>
                      </w:divsChild>
                    </w:div>
                    <w:div w:id="1890649256">
                      <w:marLeft w:val="0"/>
                      <w:marRight w:val="0"/>
                      <w:marTop w:val="0"/>
                      <w:marBottom w:val="0"/>
                      <w:divBdr>
                        <w:top w:val="none" w:sz="0" w:space="0" w:color="auto"/>
                        <w:left w:val="none" w:sz="0" w:space="0" w:color="auto"/>
                        <w:bottom w:val="none" w:sz="0" w:space="0" w:color="auto"/>
                        <w:right w:val="none" w:sz="0" w:space="0" w:color="auto"/>
                      </w:divBdr>
                      <w:divsChild>
                        <w:div w:id="209901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2627">
      <w:bodyDiv w:val="1"/>
      <w:marLeft w:val="0"/>
      <w:marRight w:val="0"/>
      <w:marTop w:val="0"/>
      <w:marBottom w:val="0"/>
      <w:divBdr>
        <w:top w:val="none" w:sz="0" w:space="0" w:color="auto"/>
        <w:left w:val="none" w:sz="0" w:space="0" w:color="auto"/>
        <w:bottom w:val="none" w:sz="0" w:space="0" w:color="auto"/>
        <w:right w:val="none" w:sz="0" w:space="0" w:color="auto"/>
      </w:divBdr>
      <w:divsChild>
        <w:div w:id="1495414317">
          <w:marLeft w:val="0"/>
          <w:marRight w:val="0"/>
          <w:marTop w:val="0"/>
          <w:marBottom w:val="0"/>
          <w:divBdr>
            <w:top w:val="none" w:sz="0" w:space="0" w:color="auto"/>
            <w:left w:val="none" w:sz="0" w:space="0" w:color="auto"/>
            <w:bottom w:val="none" w:sz="0" w:space="0" w:color="auto"/>
            <w:right w:val="none" w:sz="0" w:space="0" w:color="auto"/>
          </w:divBdr>
        </w:div>
        <w:div w:id="1682783358">
          <w:marLeft w:val="0"/>
          <w:marRight w:val="0"/>
          <w:marTop w:val="0"/>
          <w:marBottom w:val="0"/>
          <w:divBdr>
            <w:top w:val="none" w:sz="0" w:space="0" w:color="auto"/>
            <w:left w:val="none" w:sz="0" w:space="0" w:color="auto"/>
            <w:bottom w:val="none" w:sz="0" w:space="0" w:color="auto"/>
            <w:right w:val="none" w:sz="0" w:space="0" w:color="auto"/>
          </w:divBdr>
        </w:div>
        <w:div w:id="1686714306">
          <w:marLeft w:val="0"/>
          <w:marRight w:val="0"/>
          <w:marTop w:val="0"/>
          <w:marBottom w:val="0"/>
          <w:divBdr>
            <w:top w:val="none" w:sz="0" w:space="0" w:color="auto"/>
            <w:left w:val="none" w:sz="0" w:space="0" w:color="auto"/>
            <w:bottom w:val="none" w:sz="0" w:space="0" w:color="auto"/>
            <w:right w:val="none" w:sz="0" w:space="0" w:color="auto"/>
          </w:divBdr>
          <w:divsChild>
            <w:div w:id="454252202">
              <w:marLeft w:val="0"/>
              <w:marRight w:val="0"/>
              <w:marTop w:val="30"/>
              <w:marBottom w:val="30"/>
              <w:divBdr>
                <w:top w:val="none" w:sz="0" w:space="0" w:color="auto"/>
                <w:left w:val="none" w:sz="0" w:space="0" w:color="auto"/>
                <w:bottom w:val="none" w:sz="0" w:space="0" w:color="auto"/>
                <w:right w:val="none" w:sz="0" w:space="0" w:color="auto"/>
              </w:divBdr>
              <w:divsChild>
                <w:div w:id="229462528">
                  <w:marLeft w:val="0"/>
                  <w:marRight w:val="0"/>
                  <w:marTop w:val="0"/>
                  <w:marBottom w:val="0"/>
                  <w:divBdr>
                    <w:top w:val="none" w:sz="0" w:space="0" w:color="auto"/>
                    <w:left w:val="none" w:sz="0" w:space="0" w:color="auto"/>
                    <w:bottom w:val="none" w:sz="0" w:space="0" w:color="auto"/>
                    <w:right w:val="none" w:sz="0" w:space="0" w:color="auto"/>
                  </w:divBdr>
                  <w:divsChild>
                    <w:div w:id="1972398184">
                      <w:marLeft w:val="0"/>
                      <w:marRight w:val="0"/>
                      <w:marTop w:val="0"/>
                      <w:marBottom w:val="0"/>
                      <w:divBdr>
                        <w:top w:val="none" w:sz="0" w:space="0" w:color="auto"/>
                        <w:left w:val="none" w:sz="0" w:space="0" w:color="auto"/>
                        <w:bottom w:val="none" w:sz="0" w:space="0" w:color="auto"/>
                        <w:right w:val="none" w:sz="0" w:space="0" w:color="auto"/>
                      </w:divBdr>
                    </w:div>
                  </w:divsChild>
                </w:div>
                <w:div w:id="229704697">
                  <w:marLeft w:val="0"/>
                  <w:marRight w:val="0"/>
                  <w:marTop w:val="0"/>
                  <w:marBottom w:val="0"/>
                  <w:divBdr>
                    <w:top w:val="none" w:sz="0" w:space="0" w:color="auto"/>
                    <w:left w:val="none" w:sz="0" w:space="0" w:color="auto"/>
                    <w:bottom w:val="none" w:sz="0" w:space="0" w:color="auto"/>
                    <w:right w:val="none" w:sz="0" w:space="0" w:color="auto"/>
                  </w:divBdr>
                  <w:divsChild>
                    <w:div w:id="236790206">
                      <w:marLeft w:val="0"/>
                      <w:marRight w:val="0"/>
                      <w:marTop w:val="0"/>
                      <w:marBottom w:val="0"/>
                      <w:divBdr>
                        <w:top w:val="none" w:sz="0" w:space="0" w:color="auto"/>
                        <w:left w:val="none" w:sz="0" w:space="0" w:color="auto"/>
                        <w:bottom w:val="none" w:sz="0" w:space="0" w:color="auto"/>
                        <w:right w:val="none" w:sz="0" w:space="0" w:color="auto"/>
                      </w:divBdr>
                    </w:div>
                  </w:divsChild>
                </w:div>
                <w:div w:id="235555769">
                  <w:marLeft w:val="0"/>
                  <w:marRight w:val="0"/>
                  <w:marTop w:val="0"/>
                  <w:marBottom w:val="0"/>
                  <w:divBdr>
                    <w:top w:val="none" w:sz="0" w:space="0" w:color="auto"/>
                    <w:left w:val="none" w:sz="0" w:space="0" w:color="auto"/>
                    <w:bottom w:val="none" w:sz="0" w:space="0" w:color="auto"/>
                    <w:right w:val="none" w:sz="0" w:space="0" w:color="auto"/>
                  </w:divBdr>
                  <w:divsChild>
                    <w:div w:id="6105918">
                      <w:marLeft w:val="0"/>
                      <w:marRight w:val="0"/>
                      <w:marTop w:val="0"/>
                      <w:marBottom w:val="0"/>
                      <w:divBdr>
                        <w:top w:val="none" w:sz="0" w:space="0" w:color="auto"/>
                        <w:left w:val="none" w:sz="0" w:space="0" w:color="auto"/>
                        <w:bottom w:val="none" w:sz="0" w:space="0" w:color="auto"/>
                        <w:right w:val="none" w:sz="0" w:space="0" w:color="auto"/>
                      </w:divBdr>
                    </w:div>
                  </w:divsChild>
                </w:div>
                <w:div w:id="308166952">
                  <w:marLeft w:val="0"/>
                  <w:marRight w:val="0"/>
                  <w:marTop w:val="0"/>
                  <w:marBottom w:val="0"/>
                  <w:divBdr>
                    <w:top w:val="none" w:sz="0" w:space="0" w:color="auto"/>
                    <w:left w:val="none" w:sz="0" w:space="0" w:color="auto"/>
                    <w:bottom w:val="none" w:sz="0" w:space="0" w:color="auto"/>
                    <w:right w:val="none" w:sz="0" w:space="0" w:color="auto"/>
                  </w:divBdr>
                  <w:divsChild>
                    <w:div w:id="1107231708">
                      <w:marLeft w:val="0"/>
                      <w:marRight w:val="0"/>
                      <w:marTop w:val="0"/>
                      <w:marBottom w:val="0"/>
                      <w:divBdr>
                        <w:top w:val="none" w:sz="0" w:space="0" w:color="auto"/>
                        <w:left w:val="none" w:sz="0" w:space="0" w:color="auto"/>
                        <w:bottom w:val="none" w:sz="0" w:space="0" w:color="auto"/>
                        <w:right w:val="none" w:sz="0" w:space="0" w:color="auto"/>
                      </w:divBdr>
                    </w:div>
                  </w:divsChild>
                </w:div>
                <w:div w:id="536896705">
                  <w:marLeft w:val="0"/>
                  <w:marRight w:val="0"/>
                  <w:marTop w:val="0"/>
                  <w:marBottom w:val="0"/>
                  <w:divBdr>
                    <w:top w:val="none" w:sz="0" w:space="0" w:color="auto"/>
                    <w:left w:val="none" w:sz="0" w:space="0" w:color="auto"/>
                    <w:bottom w:val="none" w:sz="0" w:space="0" w:color="auto"/>
                    <w:right w:val="none" w:sz="0" w:space="0" w:color="auto"/>
                  </w:divBdr>
                  <w:divsChild>
                    <w:div w:id="1966350195">
                      <w:marLeft w:val="0"/>
                      <w:marRight w:val="0"/>
                      <w:marTop w:val="0"/>
                      <w:marBottom w:val="0"/>
                      <w:divBdr>
                        <w:top w:val="none" w:sz="0" w:space="0" w:color="auto"/>
                        <w:left w:val="none" w:sz="0" w:space="0" w:color="auto"/>
                        <w:bottom w:val="none" w:sz="0" w:space="0" w:color="auto"/>
                        <w:right w:val="none" w:sz="0" w:space="0" w:color="auto"/>
                      </w:divBdr>
                    </w:div>
                  </w:divsChild>
                </w:div>
                <w:div w:id="666372222">
                  <w:marLeft w:val="0"/>
                  <w:marRight w:val="0"/>
                  <w:marTop w:val="0"/>
                  <w:marBottom w:val="0"/>
                  <w:divBdr>
                    <w:top w:val="none" w:sz="0" w:space="0" w:color="auto"/>
                    <w:left w:val="none" w:sz="0" w:space="0" w:color="auto"/>
                    <w:bottom w:val="none" w:sz="0" w:space="0" w:color="auto"/>
                    <w:right w:val="none" w:sz="0" w:space="0" w:color="auto"/>
                  </w:divBdr>
                  <w:divsChild>
                    <w:div w:id="1634948647">
                      <w:marLeft w:val="0"/>
                      <w:marRight w:val="0"/>
                      <w:marTop w:val="0"/>
                      <w:marBottom w:val="0"/>
                      <w:divBdr>
                        <w:top w:val="none" w:sz="0" w:space="0" w:color="auto"/>
                        <w:left w:val="none" w:sz="0" w:space="0" w:color="auto"/>
                        <w:bottom w:val="none" w:sz="0" w:space="0" w:color="auto"/>
                        <w:right w:val="none" w:sz="0" w:space="0" w:color="auto"/>
                      </w:divBdr>
                    </w:div>
                  </w:divsChild>
                </w:div>
                <w:div w:id="792286087">
                  <w:marLeft w:val="0"/>
                  <w:marRight w:val="0"/>
                  <w:marTop w:val="0"/>
                  <w:marBottom w:val="0"/>
                  <w:divBdr>
                    <w:top w:val="none" w:sz="0" w:space="0" w:color="auto"/>
                    <w:left w:val="none" w:sz="0" w:space="0" w:color="auto"/>
                    <w:bottom w:val="none" w:sz="0" w:space="0" w:color="auto"/>
                    <w:right w:val="none" w:sz="0" w:space="0" w:color="auto"/>
                  </w:divBdr>
                  <w:divsChild>
                    <w:div w:id="1973559213">
                      <w:marLeft w:val="0"/>
                      <w:marRight w:val="0"/>
                      <w:marTop w:val="0"/>
                      <w:marBottom w:val="0"/>
                      <w:divBdr>
                        <w:top w:val="none" w:sz="0" w:space="0" w:color="auto"/>
                        <w:left w:val="none" w:sz="0" w:space="0" w:color="auto"/>
                        <w:bottom w:val="none" w:sz="0" w:space="0" w:color="auto"/>
                        <w:right w:val="none" w:sz="0" w:space="0" w:color="auto"/>
                      </w:divBdr>
                    </w:div>
                  </w:divsChild>
                </w:div>
                <w:div w:id="909849702">
                  <w:marLeft w:val="0"/>
                  <w:marRight w:val="0"/>
                  <w:marTop w:val="0"/>
                  <w:marBottom w:val="0"/>
                  <w:divBdr>
                    <w:top w:val="none" w:sz="0" w:space="0" w:color="auto"/>
                    <w:left w:val="none" w:sz="0" w:space="0" w:color="auto"/>
                    <w:bottom w:val="none" w:sz="0" w:space="0" w:color="auto"/>
                    <w:right w:val="none" w:sz="0" w:space="0" w:color="auto"/>
                  </w:divBdr>
                  <w:divsChild>
                    <w:div w:id="1281916698">
                      <w:marLeft w:val="0"/>
                      <w:marRight w:val="0"/>
                      <w:marTop w:val="0"/>
                      <w:marBottom w:val="0"/>
                      <w:divBdr>
                        <w:top w:val="none" w:sz="0" w:space="0" w:color="auto"/>
                        <w:left w:val="none" w:sz="0" w:space="0" w:color="auto"/>
                        <w:bottom w:val="none" w:sz="0" w:space="0" w:color="auto"/>
                        <w:right w:val="none" w:sz="0" w:space="0" w:color="auto"/>
                      </w:divBdr>
                    </w:div>
                  </w:divsChild>
                </w:div>
                <w:div w:id="1014648912">
                  <w:marLeft w:val="0"/>
                  <w:marRight w:val="0"/>
                  <w:marTop w:val="0"/>
                  <w:marBottom w:val="0"/>
                  <w:divBdr>
                    <w:top w:val="none" w:sz="0" w:space="0" w:color="auto"/>
                    <w:left w:val="none" w:sz="0" w:space="0" w:color="auto"/>
                    <w:bottom w:val="none" w:sz="0" w:space="0" w:color="auto"/>
                    <w:right w:val="none" w:sz="0" w:space="0" w:color="auto"/>
                  </w:divBdr>
                  <w:divsChild>
                    <w:div w:id="1752463760">
                      <w:marLeft w:val="0"/>
                      <w:marRight w:val="0"/>
                      <w:marTop w:val="0"/>
                      <w:marBottom w:val="0"/>
                      <w:divBdr>
                        <w:top w:val="none" w:sz="0" w:space="0" w:color="auto"/>
                        <w:left w:val="none" w:sz="0" w:space="0" w:color="auto"/>
                        <w:bottom w:val="none" w:sz="0" w:space="0" w:color="auto"/>
                        <w:right w:val="none" w:sz="0" w:space="0" w:color="auto"/>
                      </w:divBdr>
                    </w:div>
                  </w:divsChild>
                </w:div>
                <w:div w:id="1061251859">
                  <w:marLeft w:val="0"/>
                  <w:marRight w:val="0"/>
                  <w:marTop w:val="0"/>
                  <w:marBottom w:val="0"/>
                  <w:divBdr>
                    <w:top w:val="none" w:sz="0" w:space="0" w:color="auto"/>
                    <w:left w:val="none" w:sz="0" w:space="0" w:color="auto"/>
                    <w:bottom w:val="none" w:sz="0" w:space="0" w:color="auto"/>
                    <w:right w:val="none" w:sz="0" w:space="0" w:color="auto"/>
                  </w:divBdr>
                  <w:divsChild>
                    <w:div w:id="1836996392">
                      <w:marLeft w:val="0"/>
                      <w:marRight w:val="0"/>
                      <w:marTop w:val="0"/>
                      <w:marBottom w:val="0"/>
                      <w:divBdr>
                        <w:top w:val="none" w:sz="0" w:space="0" w:color="auto"/>
                        <w:left w:val="none" w:sz="0" w:space="0" w:color="auto"/>
                        <w:bottom w:val="none" w:sz="0" w:space="0" w:color="auto"/>
                        <w:right w:val="none" w:sz="0" w:space="0" w:color="auto"/>
                      </w:divBdr>
                    </w:div>
                  </w:divsChild>
                </w:div>
                <w:div w:id="1455178784">
                  <w:marLeft w:val="0"/>
                  <w:marRight w:val="0"/>
                  <w:marTop w:val="0"/>
                  <w:marBottom w:val="0"/>
                  <w:divBdr>
                    <w:top w:val="none" w:sz="0" w:space="0" w:color="auto"/>
                    <w:left w:val="none" w:sz="0" w:space="0" w:color="auto"/>
                    <w:bottom w:val="none" w:sz="0" w:space="0" w:color="auto"/>
                    <w:right w:val="none" w:sz="0" w:space="0" w:color="auto"/>
                  </w:divBdr>
                  <w:divsChild>
                    <w:div w:id="878471318">
                      <w:marLeft w:val="0"/>
                      <w:marRight w:val="0"/>
                      <w:marTop w:val="0"/>
                      <w:marBottom w:val="0"/>
                      <w:divBdr>
                        <w:top w:val="none" w:sz="0" w:space="0" w:color="auto"/>
                        <w:left w:val="none" w:sz="0" w:space="0" w:color="auto"/>
                        <w:bottom w:val="none" w:sz="0" w:space="0" w:color="auto"/>
                        <w:right w:val="none" w:sz="0" w:space="0" w:color="auto"/>
                      </w:divBdr>
                    </w:div>
                  </w:divsChild>
                </w:div>
                <w:div w:id="1883059428">
                  <w:marLeft w:val="0"/>
                  <w:marRight w:val="0"/>
                  <w:marTop w:val="0"/>
                  <w:marBottom w:val="0"/>
                  <w:divBdr>
                    <w:top w:val="none" w:sz="0" w:space="0" w:color="auto"/>
                    <w:left w:val="none" w:sz="0" w:space="0" w:color="auto"/>
                    <w:bottom w:val="none" w:sz="0" w:space="0" w:color="auto"/>
                    <w:right w:val="none" w:sz="0" w:space="0" w:color="auto"/>
                  </w:divBdr>
                  <w:divsChild>
                    <w:div w:id="632252489">
                      <w:marLeft w:val="0"/>
                      <w:marRight w:val="0"/>
                      <w:marTop w:val="0"/>
                      <w:marBottom w:val="0"/>
                      <w:divBdr>
                        <w:top w:val="none" w:sz="0" w:space="0" w:color="auto"/>
                        <w:left w:val="none" w:sz="0" w:space="0" w:color="auto"/>
                        <w:bottom w:val="none" w:sz="0" w:space="0" w:color="auto"/>
                        <w:right w:val="none" w:sz="0" w:space="0" w:color="auto"/>
                      </w:divBdr>
                    </w:div>
                  </w:divsChild>
                </w:div>
                <w:div w:id="1969626831">
                  <w:marLeft w:val="0"/>
                  <w:marRight w:val="0"/>
                  <w:marTop w:val="0"/>
                  <w:marBottom w:val="0"/>
                  <w:divBdr>
                    <w:top w:val="none" w:sz="0" w:space="0" w:color="auto"/>
                    <w:left w:val="none" w:sz="0" w:space="0" w:color="auto"/>
                    <w:bottom w:val="none" w:sz="0" w:space="0" w:color="auto"/>
                    <w:right w:val="none" w:sz="0" w:space="0" w:color="auto"/>
                  </w:divBdr>
                  <w:divsChild>
                    <w:div w:id="937979614">
                      <w:marLeft w:val="0"/>
                      <w:marRight w:val="0"/>
                      <w:marTop w:val="0"/>
                      <w:marBottom w:val="0"/>
                      <w:divBdr>
                        <w:top w:val="none" w:sz="0" w:space="0" w:color="auto"/>
                        <w:left w:val="none" w:sz="0" w:space="0" w:color="auto"/>
                        <w:bottom w:val="none" w:sz="0" w:space="0" w:color="auto"/>
                        <w:right w:val="none" w:sz="0" w:space="0" w:color="auto"/>
                      </w:divBdr>
                    </w:div>
                  </w:divsChild>
                </w:div>
                <w:div w:id="2037347039">
                  <w:marLeft w:val="0"/>
                  <w:marRight w:val="0"/>
                  <w:marTop w:val="0"/>
                  <w:marBottom w:val="0"/>
                  <w:divBdr>
                    <w:top w:val="none" w:sz="0" w:space="0" w:color="auto"/>
                    <w:left w:val="none" w:sz="0" w:space="0" w:color="auto"/>
                    <w:bottom w:val="none" w:sz="0" w:space="0" w:color="auto"/>
                    <w:right w:val="none" w:sz="0" w:space="0" w:color="auto"/>
                  </w:divBdr>
                  <w:divsChild>
                    <w:div w:id="10482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479544">
      <w:bodyDiv w:val="1"/>
      <w:marLeft w:val="0"/>
      <w:marRight w:val="0"/>
      <w:marTop w:val="0"/>
      <w:marBottom w:val="0"/>
      <w:divBdr>
        <w:top w:val="none" w:sz="0" w:space="0" w:color="auto"/>
        <w:left w:val="none" w:sz="0" w:space="0" w:color="auto"/>
        <w:bottom w:val="none" w:sz="0" w:space="0" w:color="auto"/>
        <w:right w:val="none" w:sz="0" w:space="0" w:color="auto"/>
      </w:divBdr>
      <w:divsChild>
        <w:div w:id="37441210">
          <w:marLeft w:val="0"/>
          <w:marRight w:val="0"/>
          <w:marTop w:val="0"/>
          <w:marBottom w:val="0"/>
          <w:divBdr>
            <w:top w:val="none" w:sz="0" w:space="0" w:color="auto"/>
            <w:left w:val="none" w:sz="0" w:space="0" w:color="auto"/>
            <w:bottom w:val="none" w:sz="0" w:space="0" w:color="auto"/>
            <w:right w:val="none" w:sz="0" w:space="0" w:color="auto"/>
          </w:divBdr>
          <w:divsChild>
            <w:div w:id="2129005492">
              <w:marLeft w:val="0"/>
              <w:marRight w:val="0"/>
              <w:marTop w:val="0"/>
              <w:marBottom w:val="0"/>
              <w:divBdr>
                <w:top w:val="none" w:sz="0" w:space="0" w:color="auto"/>
                <w:left w:val="none" w:sz="0" w:space="0" w:color="auto"/>
                <w:bottom w:val="none" w:sz="0" w:space="0" w:color="auto"/>
                <w:right w:val="none" w:sz="0" w:space="0" w:color="auto"/>
              </w:divBdr>
            </w:div>
          </w:divsChild>
        </w:div>
        <w:div w:id="356544287">
          <w:marLeft w:val="0"/>
          <w:marRight w:val="0"/>
          <w:marTop w:val="0"/>
          <w:marBottom w:val="0"/>
          <w:divBdr>
            <w:top w:val="none" w:sz="0" w:space="0" w:color="auto"/>
            <w:left w:val="none" w:sz="0" w:space="0" w:color="auto"/>
            <w:bottom w:val="none" w:sz="0" w:space="0" w:color="auto"/>
            <w:right w:val="none" w:sz="0" w:space="0" w:color="auto"/>
          </w:divBdr>
          <w:divsChild>
            <w:div w:id="794829687">
              <w:marLeft w:val="0"/>
              <w:marRight w:val="0"/>
              <w:marTop w:val="0"/>
              <w:marBottom w:val="0"/>
              <w:divBdr>
                <w:top w:val="none" w:sz="0" w:space="0" w:color="auto"/>
                <w:left w:val="none" w:sz="0" w:space="0" w:color="auto"/>
                <w:bottom w:val="none" w:sz="0" w:space="0" w:color="auto"/>
                <w:right w:val="none" w:sz="0" w:space="0" w:color="auto"/>
              </w:divBdr>
            </w:div>
          </w:divsChild>
        </w:div>
        <w:div w:id="542325642">
          <w:marLeft w:val="0"/>
          <w:marRight w:val="0"/>
          <w:marTop w:val="0"/>
          <w:marBottom w:val="0"/>
          <w:divBdr>
            <w:top w:val="none" w:sz="0" w:space="0" w:color="auto"/>
            <w:left w:val="none" w:sz="0" w:space="0" w:color="auto"/>
            <w:bottom w:val="none" w:sz="0" w:space="0" w:color="auto"/>
            <w:right w:val="none" w:sz="0" w:space="0" w:color="auto"/>
          </w:divBdr>
          <w:divsChild>
            <w:div w:id="869995729">
              <w:marLeft w:val="0"/>
              <w:marRight w:val="0"/>
              <w:marTop w:val="0"/>
              <w:marBottom w:val="0"/>
              <w:divBdr>
                <w:top w:val="none" w:sz="0" w:space="0" w:color="auto"/>
                <w:left w:val="none" w:sz="0" w:space="0" w:color="auto"/>
                <w:bottom w:val="none" w:sz="0" w:space="0" w:color="auto"/>
                <w:right w:val="none" w:sz="0" w:space="0" w:color="auto"/>
              </w:divBdr>
            </w:div>
            <w:div w:id="1343313891">
              <w:marLeft w:val="0"/>
              <w:marRight w:val="0"/>
              <w:marTop w:val="0"/>
              <w:marBottom w:val="0"/>
              <w:divBdr>
                <w:top w:val="none" w:sz="0" w:space="0" w:color="auto"/>
                <w:left w:val="none" w:sz="0" w:space="0" w:color="auto"/>
                <w:bottom w:val="none" w:sz="0" w:space="0" w:color="auto"/>
                <w:right w:val="none" w:sz="0" w:space="0" w:color="auto"/>
              </w:divBdr>
              <w:divsChild>
                <w:div w:id="1046101072">
                  <w:marLeft w:val="0"/>
                  <w:marRight w:val="0"/>
                  <w:marTop w:val="30"/>
                  <w:marBottom w:val="30"/>
                  <w:divBdr>
                    <w:top w:val="none" w:sz="0" w:space="0" w:color="auto"/>
                    <w:left w:val="none" w:sz="0" w:space="0" w:color="auto"/>
                    <w:bottom w:val="none" w:sz="0" w:space="0" w:color="auto"/>
                    <w:right w:val="none" w:sz="0" w:space="0" w:color="auto"/>
                  </w:divBdr>
                  <w:divsChild>
                    <w:div w:id="255553878">
                      <w:marLeft w:val="0"/>
                      <w:marRight w:val="0"/>
                      <w:marTop w:val="0"/>
                      <w:marBottom w:val="0"/>
                      <w:divBdr>
                        <w:top w:val="none" w:sz="0" w:space="0" w:color="auto"/>
                        <w:left w:val="none" w:sz="0" w:space="0" w:color="auto"/>
                        <w:bottom w:val="none" w:sz="0" w:space="0" w:color="auto"/>
                        <w:right w:val="none" w:sz="0" w:space="0" w:color="auto"/>
                      </w:divBdr>
                      <w:divsChild>
                        <w:div w:id="1891728293">
                          <w:marLeft w:val="0"/>
                          <w:marRight w:val="0"/>
                          <w:marTop w:val="0"/>
                          <w:marBottom w:val="0"/>
                          <w:divBdr>
                            <w:top w:val="none" w:sz="0" w:space="0" w:color="auto"/>
                            <w:left w:val="none" w:sz="0" w:space="0" w:color="auto"/>
                            <w:bottom w:val="none" w:sz="0" w:space="0" w:color="auto"/>
                            <w:right w:val="none" w:sz="0" w:space="0" w:color="auto"/>
                          </w:divBdr>
                        </w:div>
                      </w:divsChild>
                    </w:div>
                    <w:div w:id="919214737">
                      <w:marLeft w:val="0"/>
                      <w:marRight w:val="0"/>
                      <w:marTop w:val="0"/>
                      <w:marBottom w:val="0"/>
                      <w:divBdr>
                        <w:top w:val="none" w:sz="0" w:space="0" w:color="auto"/>
                        <w:left w:val="none" w:sz="0" w:space="0" w:color="auto"/>
                        <w:bottom w:val="none" w:sz="0" w:space="0" w:color="auto"/>
                        <w:right w:val="none" w:sz="0" w:space="0" w:color="auto"/>
                      </w:divBdr>
                      <w:divsChild>
                        <w:div w:id="1483042171">
                          <w:marLeft w:val="0"/>
                          <w:marRight w:val="0"/>
                          <w:marTop w:val="0"/>
                          <w:marBottom w:val="0"/>
                          <w:divBdr>
                            <w:top w:val="none" w:sz="0" w:space="0" w:color="auto"/>
                            <w:left w:val="none" w:sz="0" w:space="0" w:color="auto"/>
                            <w:bottom w:val="none" w:sz="0" w:space="0" w:color="auto"/>
                            <w:right w:val="none" w:sz="0" w:space="0" w:color="auto"/>
                          </w:divBdr>
                        </w:div>
                      </w:divsChild>
                    </w:div>
                    <w:div w:id="1177161374">
                      <w:marLeft w:val="0"/>
                      <w:marRight w:val="0"/>
                      <w:marTop w:val="0"/>
                      <w:marBottom w:val="0"/>
                      <w:divBdr>
                        <w:top w:val="none" w:sz="0" w:space="0" w:color="auto"/>
                        <w:left w:val="none" w:sz="0" w:space="0" w:color="auto"/>
                        <w:bottom w:val="none" w:sz="0" w:space="0" w:color="auto"/>
                        <w:right w:val="none" w:sz="0" w:space="0" w:color="auto"/>
                      </w:divBdr>
                      <w:divsChild>
                        <w:div w:id="1344085526">
                          <w:marLeft w:val="0"/>
                          <w:marRight w:val="0"/>
                          <w:marTop w:val="0"/>
                          <w:marBottom w:val="0"/>
                          <w:divBdr>
                            <w:top w:val="none" w:sz="0" w:space="0" w:color="auto"/>
                            <w:left w:val="none" w:sz="0" w:space="0" w:color="auto"/>
                            <w:bottom w:val="none" w:sz="0" w:space="0" w:color="auto"/>
                            <w:right w:val="none" w:sz="0" w:space="0" w:color="auto"/>
                          </w:divBdr>
                        </w:div>
                      </w:divsChild>
                    </w:div>
                    <w:div w:id="1193573076">
                      <w:marLeft w:val="0"/>
                      <w:marRight w:val="0"/>
                      <w:marTop w:val="0"/>
                      <w:marBottom w:val="0"/>
                      <w:divBdr>
                        <w:top w:val="none" w:sz="0" w:space="0" w:color="auto"/>
                        <w:left w:val="none" w:sz="0" w:space="0" w:color="auto"/>
                        <w:bottom w:val="none" w:sz="0" w:space="0" w:color="auto"/>
                        <w:right w:val="none" w:sz="0" w:space="0" w:color="auto"/>
                      </w:divBdr>
                      <w:divsChild>
                        <w:div w:id="119610635">
                          <w:marLeft w:val="0"/>
                          <w:marRight w:val="0"/>
                          <w:marTop w:val="0"/>
                          <w:marBottom w:val="0"/>
                          <w:divBdr>
                            <w:top w:val="none" w:sz="0" w:space="0" w:color="auto"/>
                            <w:left w:val="none" w:sz="0" w:space="0" w:color="auto"/>
                            <w:bottom w:val="none" w:sz="0" w:space="0" w:color="auto"/>
                            <w:right w:val="none" w:sz="0" w:space="0" w:color="auto"/>
                          </w:divBdr>
                        </w:div>
                      </w:divsChild>
                    </w:div>
                    <w:div w:id="1576738830">
                      <w:marLeft w:val="0"/>
                      <w:marRight w:val="0"/>
                      <w:marTop w:val="0"/>
                      <w:marBottom w:val="0"/>
                      <w:divBdr>
                        <w:top w:val="none" w:sz="0" w:space="0" w:color="auto"/>
                        <w:left w:val="none" w:sz="0" w:space="0" w:color="auto"/>
                        <w:bottom w:val="none" w:sz="0" w:space="0" w:color="auto"/>
                        <w:right w:val="none" w:sz="0" w:space="0" w:color="auto"/>
                      </w:divBdr>
                      <w:divsChild>
                        <w:div w:id="681513784">
                          <w:marLeft w:val="0"/>
                          <w:marRight w:val="0"/>
                          <w:marTop w:val="0"/>
                          <w:marBottom w:val="0"/>
                          <w:divBdr>
                            <w:top w:val="none" w:sz="0" w:space="0" w:color="auto"/>
                            <w:left w:val="none" w:sz="0" w:space="0" w:color="auto"/>
                            <w:bottom w:val="none" w:sz="0" w:space="0" w:color="auto"/>
                            <w:right w:val="none" w:sz="0" w:space="0" w:color="auto"/>
                          </w:divBdr>
                        </w:div>
                      </w:divsChild>
                    </w:div>
                    <w:div w:id="2132937531">
                      <w:marLeft w:val="0"/>
                      <w:marRight w:val="0"/>
                      <w:marTop w:val="0"/>
                      <w:marBottom w:val="0"/>
                      <w:divBdr>
                        <w:top w:val="none" w:sz="0" w:space="0" w:color="auto"/>
                        <w:left w:val="none" w:sz="0" w:space="0" w:color="auto"/>
                        <w:bottom w:val="none" w:sz="0" w:space="0" w:color="auto"/>
                        <w:right w:val="none" w:sz="0" w:space="0" w:color="auto"/>
                      </w:divBdr>
                      <w:divsChild>
                        <w:div w:id="11790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513464">
          <w:marLeft w:val="0"/>
          <w:marRight w:val="0"/>
          <w:marTop w:val="0"/>
          <w:marBottom w:val="0"/>
          <w:divBdr>
            <w:top w:val="none" w:sz="0" w:space="0" w:color="auto"/>
            <w:left w:val="none" w:sz="0" w:space="0" w:color="auto"/>
            <w:bottom w:val="none" w:sz="0" w:space="0" w:color="auto"/>
            <w:right w:val="none" w:sz="0" w:space="0" w:color="auto"/>
          </w:divBdr>
          <w:divsChild>
            <w:div w:id="183515981">
              <w:marLeft w:val="0"/>
              <w:marRight w:val="0"/>
              <w:marTop w:val="0"/>
              <w:marBottom w:val="0"/>
              <w:divBdr>
                <w:top w:val="none" w:sz="0" w:space="0" w:color="auto"/>
                <w:left w:val="none" w:sz="0" w:space="0" w:color="auto"/>
                <w:bottom w:val="none" w:sz="0" w:space="0" w:color="auto"/>
                <w:right w:val="none" w:sz="0" w:space="0" w:color="auto"/>
              </w:divBdr>
            </w:div>
          </w:divsChild>
        </w:div>
        <w:div w:id="689575001">
          <w:marLeft w:val="0"/>
          <w:marRight w:val="0"/>
          <w:marTop w:val="0"/>
          <w:marBottom w:val="0"/>
          <w:divBdr>
            <w:top w:val="none" w:sz="0" w:space="0" w:color="auto"/>
            <w:left w:val="none" w:sz="0" w:space="0" w:color="auto"/>
            <w:bottom w:val="none" w:sz="0" w:space="0" w:color="auto"/>
            <w:right w:val="none" w:sz="0" w:space="0" w:color="auto"/>
          </w:divBdr>
          <w:divsChild>
            <w:div w:id="504058383">
              <w:marLeft w:val="0"/>
              <w:marRight w:val="0"/>
              <w:marTop w:val="0"/>
              <w:marBottom w:val="0"/>
              <w:divBdr>
                <w:top w:val="none" w:sz="0" w:space="0" w:color="auto"/>
                <w:left w:val="none" w:sz="0" w:space="0" w:color="auto"/>
                <w:bottom w:val="none" w:sz="0" w:space="0" w:color="auto"/>
                <w:right w:val="none" w:sz="0" w:space="0" w:color="auto"/>
              </w:divBdr>
            </w:div>
          </w:divsChild>
        </w:div>
        <w:div w:id="932934985">
          <w:marLeft w:val="0"/>
          <w:marRight w:val="0"/>
          <w:marTop w:val="0"/>
          <w:marBottom w:val="0"/>
          <w:divBdr>
            <w:top w:val="none" w:sz="0" w:space="0" w:color="auto"/>
            <w:left w:val="none" w:sz="0" w:space="0" w:color="auto"/>
            <w:bottom w:val="none" w:sz="0" w:space="0" w:color="auto"/>
            <w:right w:val="none" w:sz="0" w:space="0" w:color="auto"/>
          </w:divBdr>
          <w:divsChild>
            <w:div w:id="636107711">
              <w:marLeft w:val="0"/>
              <w:marRight w:val="0"/>
              <w:marTop w:val="0"/>
              <w:marBottom w:val="0"/>
              <w:divBdr>
                <w:top w:val="none" w:sz="0" w:space="0" w:color="auto"/>
                <w:left w:val="none" w:sz="0" w:space="0" w:color="auto"/>
                <w:bottom w:val="none" w:sz="0" w:space="0" w:color="auto"/>
                <w:right w:val="none" w:sz="0" w:space="0" w:color="auto"/>
              </w:divBdr>
              <w:divsChild>
                <w:div w:id="1876695189">
                  <w:marLeft w:val="0"/>
                  <w:marRight w:val="0"/>
                  <w:marTop w:val="30"/>
                  <w:marBottom w:val="30"/>
                  <w:divBdr>
                    <w:top w:val="none" w:sz="0" w:space="0" w:color="auto"/>
                    <w:left w:val="none" w:sz="0" w:space="0" w:color="auto"/>
                    <w:bottom w:val="none" w:sz="0" w:space="0" w:color="auto"/>
                    <w:right w:val="none" w:sz="0" w:space="0" w:color="auto"/>
                  </w:divBdr>
                  <w:divsChild>
                    <w:div w:id="644090261">
                      <w:marLeft w:val="0"/>
                      <w:marRight w:val="0"/>
                      <w:marTop w:val="0"/>
                      <w:marBottom w:val="0"/>
                      <w:divBdr>
                        <w:top w:val="none" w:sz="0" w:space="0" w:color="auto"/>
                        <w:left w:val="none" w:sz="0" w:space="0" w:color="auto"/>
                        <w:bottom w:val="none" w:sz="0" w:space="0" w:color="auto"/>
                        <w:right w:val="none" w:sz="0" w:space="0" w:color="auto"/>
                      </w:divBdr>
                      <w:divsChild>
                        <w:div w:id="1795055383">
                          <w:marLeft w:val="0"/>
                          <w:marRight w:val="0"/>
                          <w:marTop w:val="0"/>
                          <w:marBottom w:val="0"/>
                          <w:divBdr>
                            <w:top w:val="none" w:sz="0" w:space="0" w:color="auto"/>
                            <w:left w:val="none" w:sz="0" w:space="0" w:color="auto"/>
                            <w:bottom w:val="none" w:sz="0" w:space="0" w:color="auto"/>
                            <w:right w:val="none" w:sz="0" w:space="0" w:color="auto"/>
                          </w:divBdr>
                        </w:div>
                      </w:divsChild>
                    </w:div>
                    <w:div w:id="1944023164">
                      <w:marLeft w:val="0"/>
                      <w:marRight w:val="0"/>
                      <w:marTop w:val="0"/>
                      <w:marBottom w:val="0"/>
                      <w:divBdr>
                        <w:top w:val="none" w:sz="0" w:space="0" w:color="auto"/>
                        <w:left w:val="none" w:sz="0" w:space="0" w:color="auto"/>
                        <w:bottom w:val="none" w:sz="0" w:space="0" w:color="auto"/>
                        <w:right w:val="none" w:sz="0" w:space="0" w:color="auto"/>
                      </w:divBdr>
                      <w:divsChild>
                        <w:div w:id="17114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784727">
              <w:marLeft w:val="0"/>
              <w:marRight w:val="0"/>
              <w:marTop w:val="0"/>
              <w:marBottom w:val="0"/>
              <w:divBdr>
                <w:top w:val="none" w:sz="0" w:space="0" w:color="auto"/>
                <w:left w:val="none" w:sz="0" w:space="0" w:color="auto"/>
                <w:bottom w:val="none" w:sz="0" w:space="0" w:color="auto"/>
                <w:right w:val="none" w:sz="0" w:space="0" w:color="auto"/>
              </w:divBdr>
            </w:div>
          </w:divsChild>
        </w:div>
        <w:div w:id="1370182485">
          <w:marLeft w:val="0"/>
          <w:marRight w:val="0"/>
          <w:marTop w:val="0"/>
          <w:marBottom w:val="0"/>
          <w:divBdr>
            <w:top w:val="none" w:sz="0" w:space="0" w:color="auto"/>
            <w:left w:val="none" w:sz="0" w:space="0" w:color="auto"/>
            <w:bottom w:val="none" w:sz="0" w:space="0" w:color="auto"/>
            <w:right w:val="none" w:sz="0" w:space="0" w:color="auto"/>
          </w:divBdr>
          <w:divsChild>
            <w:div w:id="675158116">
              <w:marLeft w:val="0"/>
              <w:marRight w:val="0"/>
              <w:marTop w:val="0"/>
              <w:marBottom w:val="0"/>
              <w:divBdr>
                <w:top w:val="none" w:sz="0" w:space="0" w:color="auto"/>
                <w:left w:val="none" w:sz="0" w:space="0" w:color="auto"/>
                <w:bottom w:val="none" w:sz="0" w:space="0" w:color="auto"/>
                <w:right w:val="none" w:sz="0" w:space="0" w:color="auto"/>
              </w:divBdr>
            </w:div>
          </w:divsChild>
        </w:div>
        <w:div w:id="1753046460">
          <w:marLeft w:val="0"/>
          <w:marRight w:val="0"/>
          <w:marTop w:val="0"/>
          <w:marBottom w:val="0"/>
          <w:divBdr>
            <w:top w:val="none" w:sz="0" w:space="0" w:color="auto"/>
            <w:left w:val="none" w:sz="0" w:space="0" w:color="auto"/>
            <w:bottom w:val="none" w:sz="0" w:space="0" w:color="auto"/>
            <w:right w:val="none" w:sz="0" w:space="0" w:color="auto"/>
          </w:divBdr>
          <w:divsChild>
            <w:div w:id="1052577479">
              <w:marLeft w:val="0"/>
              <w:marRight w:val="0"/>
              <w:marTop w:val="0"/>
              <w:marBottom w:val="0"/>
              <w:divBdr>
                <w:top w:val="none" w:sz="0" w:space="0" w:color="auto"/>
                <w:left w:val="none" w:sz="0" w:space="0" w:color="auto"/>
                <w:bottom w:val="none" w:sz="0" w:space="0" w:color="auto"/>
                <w:right w:val="none" w:sz="0" w:space="0" w:color="auto"/>
              </w:divBdr>
            </w:div>
          </w:divsChild>
        </w:div>
        <w:div w:id="1917128916">
          <w:marLeft w:val="0"/>
          <w:marRight w:val="0"/>
          <w:marTop w:val="0"/>
          <w:marBottom w:val="0"/>
          <w:divBdr>
            <w:top w:val="none" w:sz="0" w:space="0" w:color="auto"/>
            <w:left w:val="none" w:sz="0" w:space="0" w:color="auto"/>
            <w:bottom w:val="none" w:sz="0" w:space="0" w:color="auto"/>
            <w:right w:val="none" w:sz="0" w:space="0" w:color="auto"/>
          </w:divBdr>
          <w:divsChild>
            <w:div w:id="1540817309">
              <w:marLeft w:val="0"/>
              <w:marRight w:val="0"/>
              <w:marTop w:val="0"/>
              <w:marBottom w:val="0"/>
              <w:divBdr>
                <w:top w:val="none" w:sz="0" w:space="0" w:color="auto"/>
                <w:left w:val="none" w:sz="0" w:space="0" w:color="auto"/>
                <w:bottom w:val="none" w:sz="0" w:space="0" w:color="auto"/>
                <w:right w:val="none" w:sz="0" w:space="0" w:color="auto"/>
              </w:divBdr>
            </w:div>
          </w:divsChild>
        </w:div>
        <w:div w:id="2128693976">
          <w:marLeft w:val="0"/>
          <w:marRight w:val="0"/>
          <w:marTop w:val="0"/>
          <w:marBottom w:val="0"/>
          <w:divBdr>
            <w:top w:val="none" w:sz="0" w:space="0" w:color="auto"/>
            <w:left w:val="none" w:sz="0" w:space="0" w:color="auto"/>
            <w:bottom w:val="none" w:sz="0" w:space="0" w:color="auto"/>
            <w:right w:val="none" w:sz="0" w:space="0" w:color="auto"/>
          </w:divBdr>
          <w:divsChild>
            <w:div w:id="545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7368">
      <w:bodyDiv w:val="1"/>
      <w:marLeft w:val="0"/>
      <w:marRight w:val="0"/>
      <w:marTop w:val="0"/>
      <w:marBottom w:val="0"/>
      <w:divBdr>
        <w:top w:val="none" w:sz="0" w:space="0" w:color="auto"/>
        <w:left w:val="none" w:sz="0" w:space="0" w:color="auto"/>
        <w:bottom w:val="none" w:sz="0" w:space="0" w:color="auto"/>
        <w:right w:val="none" w:sz="0" w:space="0" w:color="auto"/>
      </w:divBdr>
      <w:divsChild>
        <w:div w:id="20590576">
          <w:marLeft w:val="0"/>
          <w:marRight w:val="0"/>
          <w:marTop w:val="0"/>
          <w:marBottom w:val="0"/>
          <w:divBdr>
            <w:top w:val="none" w:sz="0" w:space="0" w:color="auto"/>
            <w:left w:val="none" w:sz="0" w:space="0" w:color="auto"/>
            <w:bottom w:val="none" w:sz="0" w:space="0" w:color="auto"/>
            <w:right w:val="none" w:sz="0" w:space="0" w:color="auto"/>
          </w:divBdr>
          <w:divsChild>
            <w:div w:id="1180043938">
              <w:marLeft w:val="0"/>
              <w:marRight w:val="0"/>
              <w:marTop w:val="0"/>
              <w:marBottom w:val="0"/>
              <w:divBdr>
                <w:top w:val="none" w:sz="0" w:space="0" w:color="auto"/>
                <w:left w:val="none" w:sz="0" w:space="0" w:color="auto"/>
                <w:bottom w:val="none" w:sz="0" w:space="0" w:color="auto"/>
                <w:right w:val="none" w:sz="0" w:space="0" w:color="auto"/>
              </w:divBdr>
            </w:div>
          </w:divsChild>
        </w:div>
        <w:div w:id="499002706">
          <w:marLeft w:val="0"/>
          <w:marRight w:val="0"/>
          <w:marTop w:val="0"/>
          <w:marBottom w:val="0"/>
          <w:divBdr>
            <w:top w:val="none" w:sz="0" w:space="0" w:color="auto"/>
            <w:left w:val="none" w:sz="0" w:space="0" w:color="auto"/>
            <w:bottom w:val="none" w:sz="0" w:space="0" w:color="auto"/>
            <w:right w:val="none" w:sz="0" w:space="0" w:color="auto"/>
          </w:divBdr>
          <w:divsChild>
            <w:div w:id="295259642">
              <w:marLeft w:val="0"/>
              <w:marRight w:val="0"/>
              <w:marTop w:val="0"/>
              <w:marBottom w:val="0"/>
              <w:divBdr>
                <w:top w:val="none" w:sz="0" w:space="0" w:color="auto"/>
                <w:left w:val="none" w:sz="0" w:space="0" w:color="auto"/>
                <w:bottom w:val="none" w:sz="0" w:space="0" w:color="auto"/>
                <w:right w:val="none" w:sz="0" w:space="0" w:color="auto"/>
              </w:divBdr>
            </w:div>
          </w:divsChild>
        </w:div>
        <w:div w:id="660042358">
          <w:marLeft w:val="0"/>
          <w:marRight w:val="0"/>
          <w:marTop w:val="0"/>
          <w:marBottom w:val="0"/>
          <w:divBdr>
            <w:top w:val="none" w:sz="0" w:space="0" w:color="auto"/>
            <w:left w:val="none" w:sz="0" w:space="0" w:color="auto"/>
            <w:bottom w:val="none" w:sz="0" w:space="0" w:color="auto"/>
            <w:right w:val="none" w:sz="0" w:space="0" w:color="auto"/>
          </w:divBdr>
          <w:divsChild>
            <w:div w:id="2064324160">
              <w:marLeft w:val="0"/>
              <w:marRight w:val="0"/>
              <w:marTop w:val="0"/>
              <w:marBottom w:val="0"/>
              <w:divBdr>
                <w:top w:val="none" w:sz="0" w:space="0" w:color="auto"/>
                <w:left w:val="none" w:sz="0" w:space="0" w:color="auto"/>
                <w:bottom w:val="none" w:sz="0" w:space="0" w:color="auto"/>
                <w:right w:val="none" w:sz="0" w:space="0" w:color="auto"/>
              </w:divBdr>
            </w:div>
          </w:divsChild>
        </w:div>
        <w:div w:id="833957397">
          <w:marLeft w:val="0"/>
          <w:marRight w:val="0"/>
          <w:marTop w:val="0"/>
          <w:marBottom w:val="0"/>
          <w:divBdr>
            <w:top w:val="none" w:sz="0" w:space="0" w:color="auto"/>
            <w:left w:val="none" w:sz="0" w:space="0" w:color="auto"/>
            <w:bottom w:val="none" w:sz="0" w:space="0" w:color="auto"/>
            <w:right w:val="none" w:sz="0" w:space="0" w:color="auto"/>
          </w:divBdr>
          <w:divsChild>
            <w:div w:id="1535382931">
              <w:marLeft w:val="0"/>
              <w:marRight w:val="0"/>
              <w:marTop w:val="0"/>
              <w:marBottom w:val="0"/>
              <w:divBdr>
                <w:top w:val="none" w:sz="0" w:space="0" w:color="auto"/>
                <w:left w:val="none" w:sz="0" w:space="0" w:color="auto"/>
                <w:bottom w:val="none" w:sz="0" w:space="0" w:color="auto"/>
                <w:right w:val="none" w:sz="0" w:space="0" w:color="auto"/>
              </w:divBdr>
            </w:div>
          </w:divsChild>
        </w:div>
        <w:div w:id="1234201862">
          <w:marLeft w:val="0"/>
          <w:marRight w:val="0"/>
          <w:marTop w:val="0"/>
          <w:marBottom w:val="0"/>
          <w:divBdr>
            <w:top w:val="none" w:sz="0" w:space="0" w:color="auto"/>
            <w:left w:val="none" w:sz="0" w:space="0" w:color="auto"/>
            <w:bottom w:val="none" w:sz="0" w:space="0" w:color="auto"/>
            <w:right w:val="none" w:sz="0" w:space="0" w:color="auto"/>
          </w:divBdr>
          <w:divsChild>
            <w:div w:id="932394303">
              <w:marLeft w:val="0"/>
              <w:marRight w:val="0"/>
              <w:marTop w:val="0"/>
              <w:marBottom w:val="0"/>
              <w:divBdr>
                <w:top w:val="none" w:sz="0" w:space="0" w:color="auto"/>
                <w:left w:val="none" w:sz="0" w:space="0" w:color="auto"/>
                <w:bottom w:val="none" w:sz="0" w:space="0" w:color="auto"/>
                <w:right w:val="none" w:sz="0" w:space="0" w:color="auto"/>
              </w:divBdr>
            </w:div>
          </w:divsChild>
        </w:div>
        <w:div w:id="1539707390">
          <w:marLeft w:val="0"/>
          <w:marRight w:val="0"/>
          <w:marTop w:val="0"/>
          <w:marBottom w:val="0"/>
          <w:divBdr>
            <w:top w:val="none" w:sz="0" w:space="0" w:color="auto"/>
            <w:left w:val="none" w:sz="0" w:space="0" w:color="auto"/>
            <w:bottom w:val="none" w:sz="0" w:space="0" w:color="auto"/>
            <w:right w:val="none" w:sz="0" w:space="0" w:color="auto"/>
          </w:divBdr>
          <w:divsChild>
            <w:div w:id="813373968">
              <w:marLeft w:val="0"/>
              <w:marRight w:val="0"/>
              <w:marTop w:val="0"/>
              <w:marBottom w:val="0"/>
              <w:divBdr>
                <w:top w:val="none" w:sz="0" w:space="0" w:color="auto"/>
                <w:left w:val="none" w:sz="0" w:space="0" w:color="auto"/>
                <w:bottom w:val="none" w:sz="0" w:space="0" w:color="auto"/>
                <w:right w:val="none" w:sz="0" w:space="0" w:color="auto"/>
              </w:divBdr>
            </w:div>
          </w:divsChild>
        </w:div>
        <w:div w:id="1625649181">
          <w:marLeft w:val="0"/>
          <w:marRight w:val="0"/>
          <w:marTop w:val="0"/>
          <w:marBottom w:val="0"/>
          <w:divBdr>
            <w:top w:val="none" w:sz="0" w:space="0" w:color="auto"/>
            <w:left w:val="none" w:sz="0" w:space="0" w:color="auto"/>
            <w:bottom w:val="none" w:sz="0" w:space="0" w:color="auto"/>
            <w:right w:val="none" w:sz="0" w:space="0" w:color="auto"/>
          </w:divBdr>
          <w:divsChild>
            <w:div w:id="2087914613">
              <w:marLeft w:val="0"/>
              <w:marRight w:val="0"/>
              <w:marTop w:val="0"/>
              <w:marBottom w:val="0"/>
              <w:divBdr>
                <w:top w:val="none" w:sz="0" w:space="0" w:color="auto"/>
                <w:left w:val="none" w:sz="0" w:space="0" w:color="auto"/>
                <w:bottom w:val="none" w:sz="0" w:space="0" w:color="auto"/>
                <w:right w:val="none" w:sz="0" w:space="0" w:color="auto"/>
              </w:divBdr>
            </w:div>
          </w:divsChild>
        </w:div>
        <w:div w:id="1660301348">
          <w:marLeft w:val="0"/>
          <w:marRight w:val="0"/>
          <w:marTop w:val="0"/>
          <w:marBottom w:val="0"/>
          <w:divBdr>
            <w:top w:val="none" w:sz="0" w:space="0" w:color="auto"/>
            <w:left w:val="none" w:sz="0" w:space="0" w:color="auto"/>
            <w:bottom w:val="none" w:sz="0" w:space="0" w:color="auto"/>
            <w:right w:val="none" w:sz="0" w:space="0" w:color="auto"/>
          </w:divBdr>
          <w:divsChild>
            <w:div w:id="2127771654">
              <w:marLeft w:val="0"/>
              <w:marRight w:val="0"/>
              <w:marTop w:val="0"/>
              <w:marBottom w:val="0"/>
              <w:divBdr>
                <w:top w:val="none" w:sz="0" w:space="0" w:color="auto"/>
                <w:left w:val="none" w:sz="0" w:space="0" w:color="auto"/>
                <w:bottom w:val="none" w:sz="0" w:space="0" w:color="auto"/>
                <w:right w:val="none" w:sz="0" w:space="0" w:color="auto"/>
              </w:divBdr>
            </w:div>
          </w:divsChild>
        </w:div>
        <w:div w:id="1916209409">
          <w:marLeft w:val="0"/>
          <w:marRight w:val="0"/>
          <w:marTop w:val="0"/>
          <w:marBottom w:val="0"/>
          <w:divBdr>
            <w:top w:val="none" w:sz="0" w:space="0" w:color="auto"/>
            <w:left w:val="none" w:sz="0" w:space="0" w:color="auto"/>
            <w:bottom w:val="none" w:sz="0" w:space="0" w:color="auto"/>
            <w:right w:val="none" w:sz="0" w:space="0" w:color="auto"/>
          </w:divBdr>
          <w:divsChild>
            <w:div w:id="1072774838">
              <w:marLeft w:val="0"/>
              <w:marRight w:val="0"/>
              <w:marTop w:val="0"/>
              <w:marBottom w:val="0"/>
              <w:divBdr>
                <w:top w:val="none" w:sz="0" w:space="0" w:color="auto"/>
                <w:left w:val="none" w:sz="0" w:space="0" w:color="auto"/>
                <w:bottom w:val="none" w:sz="0" w:space="0" w:color="auto"/>
                <w:right w:val="none" w:sz="0" w:space="0" w:color="auto"/>
              </w:divBdr>
              <w:divsChild>
                <w:div w:id="339043884">
                  <w:marLeft w:val="0"/>
                  <w:marRight w:val="0"/>
                  <w:marTop w:val="30"/>
                  <w:marBottom w:val="30"/>
                  <w:divBdr>
                    <w:top w:val="none" w:sz="0" w:space="0" w:color="auto"/>
                    <w:left w:val="none" w:sz="0" w:space="0" w:color="auto"/>
                    <w:bottom w:val="none" w:sz="0" w:space="0" w:color="auto"/>
                    <w:right w:val="none" w:sz="0" w:space="0" w:color="auto"/>
                  </w:divBdr>
                  <w:divsChild>
                    <w:div w:id="649095167">
                      <w:marLeft w:val="0"/>
                      <w:marRight w:val="0"/>
                      <w:marTop w:val="0"/>
                      <w:marBottom w:val="0"/>
                      <w:divBdr>
                        <w:top w:val="none" w:sz="0" w:space="0" w:color="auto"/>
                        <w:left w:val="none" w:sz="0" w:space="0" w:color="auto"/>
                        <w:bottom w:val="none" w:sz="0" w:space="0" w:color="auto"/>
                        <w:right w:val="none" w:sz="0" w:space="0" w:color="auto"/>
                      </w:divBdr>
                      <w:divsChild>
                        <w:div w:id="889615829">
                          <w:marLeft w:val="0"/>
                          <w:marRight w:val="0"/>
                          <w:marTop w:val="0"/>
                          <w:marBottom w:val="0"/>
                          <w:divBdr>
                            <w:top w:val="none" w:sz="0" w:space="0" w:color="auto"/>
                            <w:left w:val="none" w:sz="0" w:space="0" w:color="auto"/>
                            <w:bottom w:val="none" w:sz="0" w:space="0" w:color="auto"/>
                            <w:right w:val="none" w:sz="0" w:space="0" w:color="auto"/>
                          </w:divBdr>
                        </w:div>
                      </w:divsChild>
                    </w:div>
                    <w:div w:id="1068378269">
                      <w:marLeft w:val="0"/>
                      <w:marRight w:val="0"/>
                      <w:marTop w:val="0"/>
                      <w:marBottom w:val="0"/>
                      <w:divBdr>
                        <w:top w:val="none" w:sz="0" w:space="0" w:color="auto"/>
                        <w:left w:val="none" w:sz="0" w:space="0" w:color="auto"/>
                        <w:bottom w:val="none" w:sz="0" w:space="0" w:color="auto"/>
                        <w:right w:val="none" w:sz="0" w:space="0" w:color="auto"/>
                      </w:divBdr>
                      <w:divsChild>
                        <w:div w:id="129409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46275">
              <w:marLeft w:val="0"/>
              <w:marRight w:val="0"/>
              <w:marTop w:val="0"/>
              <w:marBottom w:val="0"/>
              <w:divBdr>
                <w:top w:val="none" w:sz="0" w:space="0" w:color="auto"/>
                <w:left w:val="none" w:sz="0" w:space="0" w:color="auto"/>
                <w:bottom w:val="none" w:sz="0" w:space="0" w:color="auto"/>
                <w:right w:val="none" w:sz="0" w:space="0" w:color="auto"/>
              </w:divBdr>
            </w:div>
          </w:divsChild>
        </w:div>
        <w:div w:id="2065908472">
          <w:marLeft w:val="0"/>
          <w:marRight w:val="0"/>
          <w:marTop w:val="0"/>
          <w:marBottom w:val="0"/>
          <w:divBdr>
            <w:top w:val="none" w:sz="0" w:space="0" w:color="auto"/>
            <w:left w:val="none" w:sz="0" w:space="0" w:color="auto"/>
            <w:bottom w:val="none" w:sz="0" w:space="0" w:color="auto"/>
            <w:right w:val="none" w:sz="0" w:space="0" w:color="auto"/>
          </w:divBdr>
          <w:divsChild>
            <w:div w:id="572086491">
              <w:marLeft w:val="0"/>
              <w:marRight w:val="0"/>
              <w:marTop w:val="0"/>
              <w:marBottom w:val="0"/>
              <w:divBdr>
                <w:top w:val="none" w:sz="0" w:space="0" w:color="auto"/>
                <w:left w:val="none" w:sz="0" w:space="0" w:color="auto"/>
                <w:bottom w:val="none" w:sz="0" w:space="0" w:color="auto"/>
                <w:right w:val="none" w:sz="0" w:space="0" w:color="auto"/>
              </w:divBdr>
            </w:div>
            <w:div w:id="1934782786">
              <w:marLeft w:val="0"/>
              <w:marRight w:val="0"/>
              <w:marTop w:val="0"/>
              <w:marBottom w:val="0"/>
              <w:divBdr>
                <w:top w:val="none" w:sz="0" w:space="0" w:color="auto"/>
                <w:left w:val="none" w:sz="0" w:space="0" w:color="auto"/>
                <w:bottom w:val="none" w:sz="0" w:space="0" w:color="auto"/>
                <w:right w:val="none" w:sz="0" w:space="0" w:color="auto"/>
              </w:divBdr>
              <w:divsChild>
                <w:div w:id="222375478">
                  <w:marLeft w:val="0"/>
                  <w:marRight w:val="0"/>
                  <w:marTop w:val="30"/>
                  <w:marBottom w:val="30"/>
                  <w:divBdr>
                    <w:top w:val="none" w:sz="0" w:space="0" w:color="auto"/>
                    <w:left w:val="none" w:sz="0" w:space="0" w:color="auto"/>
                    <w:bottom w:val="none" w:sz="0" w:space="0" w:color="auto"/>
                    <w:right w:val="none" w:sz="0" w:space="0" w:color="auto"/>
                  </w:divBdr>
                  <w:divsChild>
                    <w:div w:id="104496681">
                      <w:marLeft w:val="0"/>
                      <w:marRight w:val="0"/>
                      <w:marTop w:val="0"/>
                      <w:marBottom w:val="0"/>
                      <w:divBdr>
                        <w:top w:val="none" w:sz="0" w:space="0" w:color="auto"/>
                        <w:left w:val="none" w:sz="0" w:space="0" w:color="auto"/>
                        <w:bottom w:val="none" w:sz="0" w:space="0" w:color="auto"/>
                        <w:right w:val="none" w:sz="0" w:space="0" w:color="auto"/>
                      </w:divBdr>
                      <w:divsChild>
                        <w:div w:id="1060594388">
                          <w:marLeft w:val="0"/>
                          <w:marRight w:val="0"/>
                          <w:marTop w:val="0"/>
                          <w:marBottom w:val="0"/>
                          <w:divBdr>
                            <w:top w:val="none" w:sz="0" w:space="0" w:color="auto"/>
                            <w:left w:val="none" w:sz="0" w:space="0" w:color="auto"/>
                            <w:bottom w:val="none" w:sz="0" w:space="0" w:color="auto"/>
                            <w:right w:val="none" w:sz="0" w:space="0" w:color="auto"/>
                          </w:divBdr>
                        </w:div>
                      </w:divsChild>
                    </w:div>
                    <w:div w:id="1133907457">
                      <w:marLeft w:val="0"/>
                      <w:marRight w:val="0"/>
                      <w:marTop w:val="0"/>
                      <w:marBottom w:val="0"/>
                      <w:divBdr>
                        <w:top w:val="none" w:sz="0" w:space="0" w:color="auto"/>
                        <w:left w:val="none" w:sz="0" w:space="0" w:color="auto"/>
                        <w:bottom w:val="none" w:sz="0" w:space="0" w:color="auto"/>
                        <w:right w:val="none" w:sz="0" w:space="0" w:color="auto"/>
                      </w:divBdr>
                      <w:divsChild>
                        <w:div w:id="2012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194067">
      <w:bodyDiv w:val="1"/>
      <w:marLeft w:val="0"/>
      <w:marRight w:val="0"/>
      <w:marTop w:val="0"/>
      <w:marBottom w:val="0"/>
      <w:divBdr>
        <w:top w:val="none" w:sz="0" w:space="0" w:color="auto"/>
        <w:left w:val="none" w:sz="0" w:space="0" w:color="auto"/>
        <w:bottom w:val="none" w:sz="0" w:space="0" w:color="auto"/>
        <w:right w:val="none" w:sz="0" w:space="0" w:color="auto"/>
      </w:divBdr>
      <w:divsChild>
        <w:div w:id="34082781">
          <w:marLeft w:val="0"/>
          <w:marRight w:val="0"/>
          <w:marTop w:val="0"/>
          <w:marBottom w:val="0"/>
          <w:divBdr>
            <w:top w:val="none" w:sz="0" w:space="0" w:color="auto"/>
            <w:left w:val="none" w:sz="0" w:space="0" w:color="auto"/>
            <w:bottom w:val="none" w:sz="0" w:space="0" w:color="auto"/>
            <w:right w:val="none" w:sz="0" w:space="0" w:color="auto"/>
          </w:divBdr>
          <w:divsChild>
            <w:div w:id="1387991265">
              <w:marLeft w:val="0"/>
              <w:marRight w:val="0"/>
              <w:marTop w:val="0"/>
              <w:marBottom w:val="0"/>
              <w:divBdr>
                <w:top w:val="none" w:sz="0" w:space="0" w:color="auto"/>
                <w:left w:val="none" w:sz="0" w:space="0" w:color="auto"/>
                <w:bottom w:val="none" w:sz="0" w:space="0" w:color="auto"/>
                <w:right w:val="none" w:sz="0" w:space="0" w:color="auto"/>
              </w:divBdr>
            </w:div>
          </w:divsChild>
        </w:div>
        <w:div w:id="724449634">
          <w:marLeft w:val="0"/>
          <w:marRight w:val="0"/>
          <w:marTop w:val="0"/>
          <w:marBottom w:val="0"/>
          <w:divBdr>
            <w:top w:val="none" w:sz="0" w:space="0" w:color="auto"/>
            <w:left w:val="none" w:sz="0" w:space="0" w:color="auto"/>
            <w:bottom w:val="none" w:sz="0" w:space="0" w:color="auto"/>
            <w:right w:val="none" w:sz="0" w:space="0" w:color="auto"/>
          </w:divBdr>
          <w:divsChild>
            <w:div w:id="764113008">
              <w:marLeft w:val="0"/>
              <w:marRight w:val="0"/>
              <w:marTop w:val="0"/>
              <w:marBottom w:val="0"/>
              <w:divBdr>
                <w:top w:val="none" w:sz="0" w:space="0" w:color="auto"/>
                <w:left w:val="none" w:sz="0" w:space="0" w:color="auto"/>
                <w:bottom w:val="none" w:sz="0" w:space="0" w:color="auto"/>
                <w:right w:val="none" w:sz="0" w:space="0" w:color="auto"/>
              </w:divBdr>
            </w:div>
          </w:divsChild>
        </w:div>
        <w:div w:id="1208881125">
          <w:marLeft w:val="0"/>
          <w:marRight w:val="0"/>
          <w:marTop w:val="0"/>
          <w:marBottom w:val="0"/>
          <w:divBdr>
            <w:top w:val="none" w:sz="0" w:space="0" w:color="auto"/>
            <w:left w:val="none" w:sz="0" w:space="0" w:color="auto"/>
            <w:bottom w:val="none" w:sz="0" w:space="0" w:color="auto"/>
            <w:right w:val="none" w:sz="0" w:space="0" w:color="auto"/>
          </w:divBdr>
          <w:divsChild>
            <w:div w:id="549783">
              <w:marLeft w:val="0"/>
              <w:marRight w:val="0"/>
              <w:marTop w:val="0"/>
              <w:marBottom w:val="0"/>
              <w:divBdr>
                <w:top w:val="none" w:sz="0" w:space="0" w:color="auto"/>
                <w:left w:val="none" w:sz="0" w:space="0" w:color="auto"/>
                <w:bottom w:val="none" w:sz="0" w:space="0" w:color="auto"/>
                <w:right w:val="none" w:sz="0" w:space="0" w:color="auto"/>
              </w:divBdr>
            </w:div>
          </w:divsChild>
        </w:div>
        <w:div w:id="1409811269">
          <w:marLeft w:val="0"/>
          <w:marRight w:val="0"/>
          <w:marTop w:val="0"/>
          <w:marBottom w:val="0"/>
          <w:divBdr>
            <w:top w:val="none" w:sz="0" w:space="0" w:color="auto"/>
            <w:left w:val="none" w:sz="0" w:space="0" w:color="auto"/>
            <w:bottom w:val="none" w:sz="0" w:space="0" w:color="auto"/>
            <w:right w:val="none" w:sz="0" w:space="0" w:color="auto"/>
          </w:divBdr>
          <w:divsChild>
            <w:div w:id="1681816224">
              <w:marLeft w:val="0"/>
              <w:marRight w:val="0"/>
              <w:marTop w:val="0"/>
              <w:marBottom w:val="0"/>
              <w:divBdr>
                <w:top w:val="none" w:sz="0" w:space="0" w:color="auto"/>
                <w:left w:val="none" w:sz="0" w:space="0" w:color="auto"/>
                <w:bottom w:val="none" w:sz="0" w:space="0" w:color="auto"/>
                <w:right w:val="none" w:sz="0" w:space="0" w:color="auto"/>
              </w:divBdr>
              <w:divsChild>
                <w:div w:id="1036614510">
                  <w:marLeft w:val="0"/>
                  <w:marRight w:val="0"/>
                  <w:marTop w:val="30"/>
                  <w:marBottom w:val="30"/>
                  <w:divBdr>
                    <w:top w:val="none" w:sz="0" w:space="0" w:color="auto"/>
                    <w:left w:val="none" w:sz="0" w:space="0" w:color="auto"/>
                    <w:bottom w:val="none" w:sz="0" w:space="0" w:color="auto"/>
                    <w:right w:val="none" w:sz="0" w:space="0" w:color="auto"/>
                  </w:divBdr>
                  <w:divsChild>
                    <w:div w:id="1088307619">
                      <w:marLeft w:val="0"/>
                      <w:marRight w:val="0"/>
                      <w:marTop w:val="0"/>
                      <w:marBottom w:val="0"/>
                      <w:divBdr>
                        <w:top w:val="none" w:sz="0" w:space="0" w:color="auto"/>
                        <w:left w:val="none" w:sz="0" w:space="0" w:color="auto"/>
                        <w:bottom w:val="none" w:sz="0" w:space="0" w:color="auto"/>
                        <w:right w:val="none" w:sz="0" w:space="0" w:color="auto"/>
                      </w:divBdr>
                      <w:divsChild>
                        <w:div w:id="1121149327">
                          <w:marLeft w:val="0"/>
                          <w:marRight w:val="0"/>
                          <w:marTop w:val="0"/>
                          <w:marBottom w:val="0"/>
                          <w:divBdr>
                            <w:top w:val="none" w:sz="0" w:space="0" w:color="auto"/>
                            <w:left w:val="none" w:sz="0" w:space="0" w:color="auto"/>
                            <w:bottom w:val="none" w:sz="0" w:space="0" w:color="auto"/>
                            <w:right w:val="none" w:sz="0" w:space="0" w:color="auto"/>
                          </w:divBdr>
                        </w:div>
                      </w:divsChild>
                    </w:div>
                    <w:div w:id="2038070883">
                      <w:marLeft w:val="0"/>
                      <w:marRight w:val="0"/>
                      <w:marTop w:val="0"/>
                      <w:marBottom w:val="0"/>
                      <w:divBdr>
                        <w:top w:val="none" w:sz="0" w:space="0" w:color="auto"/>
                        <w:left w:val="none" w:sz="0" w:space="0" w:color="auto"/>
                        <w:bottom w:val="none" w:sz="0" w:space="0" w:color="auto"/>
                        <w:right w:val="none" w:sz="0" w:space="0" w:color="auto"/>
                      </w:divBdr>
                      <w:divsChild>
                        <w:div w:id="20832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12980">
              <w:marLeft w:val="0"/>
              <w:marRight w:val="0"/>
              <w:marTop w:val="0"/>
              <w:marBottom w:val="0"/>
              <w:divBdr>
                <w:top w:val="none" w:sz="0" w:space="0" w:color="auto"/>
                <w:left w:val="none" w:sz="0" w:space="0" w:color="auto"/>
                <w:bottom w:val="none" w:sz="0" w:space="0" w:color="auto"/>
                <w:right w:val="none" w:sz="0" w:space="0" w:color="auto"/>
              </w:divBdr>
            </w:div>
          </w:divsChild>
        </w:div>
        <w:div w:id="1451583926">
          <w:marLeft w:val="0"/>
          <w:marRight w:val="0"/>
          <w:marTop w:val="0"/>
          <w:marBottom w:val="0"/>
          <w:divBdr>
            <w:top w:val="none" w:sz="0" w:space="0" w:color="auto"/>
            <w:left w:val="none" w:sz="0" w:space="0" w:color="auto"/>
            <w:bottom w:val="none" w:sz="0" w:space="0" w:color="auto"/>
            <w:right w:val="none" w:sz="0" w:space="0" w:color="auto"/>
          </w:divBdr>
          <w:divsChild>
            <w:div w:id="794564258">
              <w:marLeft w:val="0"/>
              <w:marRight w:val="0"/>
              <w:marTop w:val="0"/>
              <w:marBottom w:val="0"/>
              <w:divBdr>
                <w:top w:val="none" w:sz="0" w:space="0" w:color="auto"/>
                <w:left w:val="none" w:sz="0" w:space="0" w:color="auto"/>
                <w:bottom w:val="none" w:sz="0" w:space="0" w:color="auto"/>
                <w:right w:val="none" w:sz="0" w:space="0" w:color="auto"/>
              </w:divBdr>
            </w:div>
          </w:divsChild>
        </w:div>
        <w:div w:id="1693533567">
          <w:marLeft w:val="0"/>
          <w:marRight w:val="0"/>
          <w:marTop w:val="0"/>
          <w:marBottom w:val="0"/>
          <w:divBdr>
            <w:top w:val="none" w:sz="0" w:space="0" w:color="auto"/>
            <w:left w:val="none" w:sz="0" w:space="0" w:color="auto"/>
            <w:bottom w:val="none" w:sz="0" w:space="0" w:color="auto"/>
            <w:right w:val="none" w:sz="0" w:space="0" w:color="auto"/>
          </w:divBdr>
          <w:divsChild>
            <w:div w:id="205484556">
              <w:marLeft w:val="0"/>
              <w:marRight w:val="0"/>
              <w:marTop w:val="0"/>
              <w:marBottom w:val="0"/>
              <w:divBdr>
                <w:top w:val="none" w:sz="0" w:space="0" w:color="auto"/>
                <w:left w:val="none" w:sz="0" w:space="0" w:color="auto"/>
                <w:bottom w:val="none" w:sz="0" w:space="0" w:color="auto"/>
                <w:right w:val="none" w:sz="0" w:space="0" w:color="auto"/>
              </w:divBdr>
            </w:div>
          </w:divsChild>
        </w:div>
        <w:div w:id="1961917899">
          <w:marLeft w:val="0"/>
          <w:marRight w:val="0"/>
          <w:marTop w:val="0"/>
          <w:marBottom w:val="0"/>
          <w:divBdr>
            <w:top w:val="none" w:sz="0" w:space="0" w:color="auto"/>
            <w:left w:val="none" w:sz="0" w:space="0" w:color="auto"/>
            <w:bottom w:val="none" w:sz="0" w:space="0" w:color="auto"/>
            <w:right w:val="none" w:sz="0" w:space="0" w:color="auto"/>
          </w:divBdr>
          <w:divsChild>
            <w:div w:id="777063811">
              <w:marLeft w:val="0"/>
              <w:marRight w:val="0"/>
              <w:marTop w:val="0"/>
              <w:marBottom w:val="0"/>
              <w:divBdr>
                <w:top w:val="none" w:sz="0" w:space="0" w:color="auto"/>
                <w:left w:val="none" w:sz="0" w:space="0" w:color="auto"/>
                <w:bottom w:val="none" w:sz="0" w:space="0" w:color="auto"/>
                <w:right w:val="none" w:sz="0" w:space="0" w:color="auto"/>
              </w:divBdr>
            </w:div>
          </w:divsChild>
        </w:div>
        <w:div w:id="2147043968">
          <w:marLeft w:val="0"/>
          <w:marRight w:val="0"/>
          <w:marTop w:val="0"/>
          <w:marBottom w:val="0"/>
          <w:divBdr>
            <w:top w:val="none" w:sz="0" w:space="0" w:color="auto"/>
            <w:left w:val="none" w:sz="0" w:space="0" w:color="auto"/>
            <w:bottom w:val="none" w:sz="0" w:space="0" w:color="auto"/>
            <w:right w:val="none" w:sz="0" w:space="0" w:color="auto"/>
          </w:divBdr>
          <w:divsChild>
            <w:div w:id="728382802">
              <w:marLeft w:val="0"/>
              <w:marRight w:val="0"/>
              <w:marTop w:val="0"/>
              <w:marBottom w:val="0"/>
              <w:divBdr>
                <w:top w:val="none" w:sz="0" w:space="0" w:color="auto"/>
                <w:left w:val="none" w:sz="0" w:space="0" w:color="auto"/>
                <w:bottom w:val="none" w:sz="0" w:space="0" w:color="auto"/>
                <w:right w:val="none" w:sz="0" w:space="0" w:color="auto"/>
              </w:divBdr>
            </w:div>
            <w:div w:id="1048651746">
              <w:marLeft w:val="0"/>
              <w:marRight w:val="0"/>
              <w:marTop w:val="0"/>
              <w:marBottom w:val="0"/>
              <w:divBdr>
                <w:top w:val="none" w:sz="0" w:space="0" w:color="auto"/>
                <w:left w:val="none" w:sz="0" w:space="0" w:color="auto"/>
                <w:bottom w:val="none" w:sz="0" w:space="0" w:color="auto"/>
                <w:right w:val="none" w:sz="0" w:space="0" w:color="auto"/>
              </w:divBdr>
              <w:divsChild>
                <w:div w:id="926773264">
                  <w:marLeft w:val="0"/>
                  <w:marRight w:val="0"/>
                  <w:marTop w:val="30"/>
                  <w:marBottom w:val="30"/>
                  <w:divBdr>
                    <w:top w:val="none" w:sz="0" w:space="0" w:color="auto"/>
                    <w:left w:val="none" w:sz="0" w:space="0" w:color="auto"/>
                    <w:bottom w:val="none" w:sz="0" w:space="0" w:color="auto"/>
                    <w:right w:val="none" w:sz="0" w:space="0" w:color="auto"/>
                  </w:divBdr>
                  <w:divsChild>
                    <w:div w:id="116143461">
                      <w:marLeft w:val="0"/>
                      <w:marRight w:val="0"/>
                      <w:marTop w:val="0"/>
                      <w:marBottom w:val="0"/>
                      <w:divBdr>
                        <w:top w:val="none" w:sz="0" w:space="0" w:color="auto"/>
                        <w:left w:val="none" w:sz="0" w:space="0" w:color="auto"/>
                        <w:bottom w:val="none" w:sz="0" w:space="0" w:color="auto"/>
                        <w:right w:val="none" w:sz="0" w:space="0" w:color="auto"/>
                      </w:divBdr>
                      <w:divsChild>
                        <w:div w:id="214782114">
                          <w:marLeft w:val="0"/>
                          <w:marRight w:val="0"/>
                          <w:marTop w:val="0"/>
                          <w:marBottom w:val="0"/>
                          <w:divBdr>
                            <w:top w:val="none" w:sz="0" w:space="0" w:color="auto"/>
                            <w:left w:val="none" w:sz="0" w:space="0" w:color="auto"/>
                            <w:bottom w:val="none" w:sz="0" w:space="0" w:color="auto"/>
                            <w:right w:val="none" w:sz="0" w:space="0" w:color="auto"/>
                          </w:divBdr>
                        </w:div>
                      </w:divsChild>
                    </w:div>
                    <w:div w:id="231736269">
                      <w:marLeft w:val="0"/>
                      <w:marRight w:val="0"/>
                      <w:marTop w:val="0"/>
                      <w:marBottom w:val="0"/>
                      <w:divBdr>
                        <w:top w:val="none" w:sz="0" w:space="0" w:color="auto"/>
                        <w:left w:val="none" w:sz="0" w:space="0" w:color="auto"/>
                        <w:bottom w:val="none" w:sz="0" w:space="0" w:color="auto"/>
                        <w:right w:val="none" w:sz="0" w:space="0" w:color="auto"/>
                      </w:divBdr>
                      <w:divsChild>
                        <w:div w:id="1261525292">
                          <w:marLeft w:val="0"/>
                          <w:marRight w:val="0"/>
                          <w:marTop w:val="0"/>
                          <w:marBottom w:val="0"/>
                          <w:divBdr>
                            <w:top w:val="none" w:sz="0" w:space="0" w:color="auto"/>
                            <w:left w:val="none" w:sz="0" w:space="0" w:color="auto"/>
                            <w:bottom w:val="none" w:sz="0" w:space="0" w:color="auto"/>
                            <w:right w:val="none" w:sz="0" w:space="0" w:color="auto"/>
                          </w:divBdr>
                        </w:div>
                      </w:divsChild>
                    </w:div>
                    <w:div w:id="392236805">
                      <w:marLeft w:val="0"/>
                      <w:marRight w:val="0"/>
                      <w:marTop w:val="0"/>
                      <w:marBottom w:val="0"/>
                      <w:divBdr>
                        <w:top w:val="none" w:sz="0" w:space="0" w:color="auto"/>
                        <w:left w:val="none" w:sz="0" w:space="0" w:color="auto"/>
                        <w:bottom w:val="none" w:sz="0" w:space="0" w:color="auto"/>
                        <w:right w:val="none" w:sz="0" w:space="0" w:color="auto"/>
                      </w:divBdr>
                      <w:divsChild>
                        <w:div w:id="652753464">
                          <w:marLeft w:val="0"/>
                          <w:marRight w:val="0"/>
                          <w:marTop w:val="0"/>
                          <w:marBottom w:val="0"/>
                          <w:divBdr>
                            <w:top w:val="none" w:sz="0" w:space="0" w:color="auto"/>
                            <w:left w:val="none" w:sz="0" w:space="0" w:color="auto"/>
                            <w:bottom w:val="none" w:sz="0" w:space="0" w:color="auto"/>
                            <w:right w:val="none" w:sz="0" w:space="0" w:color="auto"/>
                          </w:divBdr>
                        </w:div>
                      </w:divsChild>
                    </w:div>
                    <w:div w:id="1284577292">
                      <w:marLeft w:val="0"/>
                      <w:marRight w:val="0"/>
                      <w:marTop w:val="0"/>
                      <w:marBottom w:val="0"/>
                      <w:divBdr>
                        <w:top w:val="none" w:sz="0" w:space="0" w:color="auto"/>
                        <w:left w:val="none" w:sz="0" w:space="0" w:color="auto"/>
                        <w:bottom w:val="none" w:sz="0" w:space="0" w:color="auto"/>
                        <w:right w:val="none" w:sz="0" w:space="0" w:color="auto"/>
                      </w:divBdr>
                      <w:divsChild>
                        <w:div w:id="139620772">
                          <w:marLeft w:val="0"/>
                          <w:marRight w:val="0"/>
                          <w:marTop w:val="0"/>
                          <w:marBottom w:val="0"/>
                          <w:divBdr>
                            <w:top w:val="none" w:sz="0" w:space="0" w:color="auto"/>
                            <w:left w:val="none" w:sz="0" w:space="0" w:color="auto"/>
                            <w:bottom w:val="none" w:sz="0" w:space="0" w:color="auto"/>
                            <w:right w:val="none" w:sz="0" w:space="0" w:color="auto"/>
                          </w:divBdr>
                        </w:div>
                      </w:divsChild>
                    </w:div>
                    <w:div w:id="1304314126">
                      <w:marLeft w:val="0"/>
                      <w:marRight w:val="0"/>
                      <w:marTop w:val="0"/>
                      <w:marBottom w:val="0"/>
                      <w:divBdr>
                        <w:top w:val="none" w:sz="0" w:space="0" w:color="auto"/>
                        <w:left w:val="none" w:sz="0" w:space="0" w:color="auto"/>
                        <w:bottom w:val="none" w:sz="0" w:space="0" w:color="auto"/>
                        <w:right w:val="none" w:sz="0" w:space="0" w:color="auto"/>
                      </w:divBdr>
                      <w:divsChild>
                        <w:div w:id="1418668083">
                          <w:marLeft w:val="0"/>
                          <w:marRight w:val="0"/>
                          <w:marTop w:val="0"/>
                          <w:marBottom w:val="0"/>
                          <w:divBdr>
                            <w:top w:val="none" w:sz="0" w:space="0" w:color="auto"/>
                            <w:left w:val="none" w:sz="0" w:space="0" w:color="auto"/>
                            <w:bottom w:val="none" w:sz="0" w:space="0" w:color="auto"/>
                            <w:right w:val="none" w:sz="0" w:space="0" w:color="auto"/>
                          </w:divBdr>
                        </w:div>
                      </w:divsChild>
                    </w:div>
                    <w:div w:id="2042314587">
                      <w:marLeft w:val="0"/>
                      <w:marRight w:val="0"/>
                      <w:marTop w:val="0"/>
                      <w:marBottom w:val="0"/>
                      <w:divBdr>
                        <w:top w:val="none" w:sz="0" w:space="0" w:color="auto"/>
                        <w:left w:val="none" w:sz="0" w:space="0" w:color="auto"/>
                        <w:bottom w:val="none" w:sz="0" w:space="0" w:color="auto"/>
                        <w:right w:val="none" w:sz="0" w:space="0" w:color="auto"/>
                      </w:divBdr>
                      <w:divsChild>
                        <w:div w:id="10750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387963">
      <w:bodyDiv w:val="1"/>
      <w:marLeft w:val="0"/>
      <w:marRight w:val="0"/>
      <w:marTop w:val="0"/>
      <w:marBottom w:val="0"/>
      <w:divBdr>
        <w:top w:val="none" w:sz="0" w:space="0" w:color="auto"/>
        <w:left w:val="none" w:sz="0" w:space="0" w:color="auto"/>
        <w:bottom w:val="none" w:sz="0" w:space="0" w:color="auto"/>
        <w:right w:val="none" w:sz="0" w:space="0" w:color="auto"/>
      </w:divBdr>
      <w:divsChild>
        <w:div w:id="91165292">
          <w:marLeft w:val="0"/>
          <w:marRight w:val="0"/>
          <w:marTop w:val="0"/>
          <w:marBottom w:val="0"/>
          <w:divBdr>
            <w:top w:val="none" w:sz="0" w:space="0" w:color="auto"/>
            <w:left w:val="none" w:sz="0" w:space="0" w:color="auto"/>
            <w:bottom w:val="none" w:sz="0" w:space="0" w:color="auto"/>
            <w:right w:val="none" w:sz="0" w:space="0" w:color="auto"/>
          </w:divBdr>
          <w:divsChild>
            <w:div w:id="785737618">
              <w:marLeft w:val="0"/>
              <w:marRight w:val="0"/>
              <w:marTop w:val="0"/>
              <w:marBottom w:val="0"/>
              <w:divBdr>
                <w:top w:val="none" w:sz="0" w:space="0" w:color="auto"/>
                <w:left w:val="none" w:sz="0" w:space="0" w:color="auto"/>
                <w:bottom w:val="none" w:sz="0" w:space="0" w:color="auto"/>
                <w:right w:val="none" w:sz="0" w:space="0" w:color="auto"/>
              </w:divBdr>
            </w:div>
          </w:divsChild>
        </w:div>
        <w:div w:id="289674594">
          <w:marLeft w:val="0"/>
          <w:marRight w:val="0"/>
          <w:marTop w:val="0"/>
          <w:marBottom w:val="0"/>
          <w:divBdr>
            <w:top w:val="none" w:sz="0" w:space="0" w:color="auto"/>
            <w:left w:val="none" w:sz="0" w:space="0" w:color="auto"/>
            <w:bottom w:val="none" w:sz="0" w:space="0" w:color="auto"/>
            <w:right w:val="none" w:sz="0" w:space="0" w:color="auto"/>
          </w:divBdr>
          <w:divsChild>
            <w:div w:id="1315062826">
              <w:marLeft w:val="0"/>
              <w:marRight w:val="0"/>
              <w:marTop w:val="0"/>
              <w:marBottom w:val="0"/>
              <w:divBdr>
                <w:top w:val="none" w:sz="0" w:space="0" w:color="auto"/>
                <w:left w:val="none" w:sz="0" w:space="0" w:color="auto"/>
                <w:bottom w:val="none" w:sz="0" w:space="0" w:color="auto"/>
                <w:right w:val="none" w:sz="0" w:space="0" w:color="auto"/>
              </w:divBdr>
            </w:div>
          </w:divsChild>
        </w:div>
        <w:div w:id="501285864">
          <w:marLeft w:val="0"/>
          <w:marRight w:val="0"/>
          <w:marTop w:val="0"/>
          <w:marBottom w:val="0"/>
          <w:divBdr>
            <w:top w:val="none" w:sz="0" w:space="0" w:color="auto"/>
            <w:left w:val="none" w:sz="0" w:space="0" w:color="auto"/>
            <w:bottom w:val="none" w:sz="0" w:space="0" w:color="auto"/>
            <w:right w:val="none" w:sz="0" w:space="0" w:color="auto"/>
          </w:divBdr>
          <w:divsChild>
            <w:div w:id="484049023">
              <w:marLeft w:val="0"/>
              <w:marRight w:val="0"/>
              <w:marTop w:val="0"/>
              <w:marBottom w:val="0"/>
              <w:divBdr>
                <w:top w:val="none" w:sz="0" w:space="0" w:color="auto"/>
                <w:left w:val="none" w:sz="0" w:space="0" w:color="auto"/>
                <w:bottom w:val="none" w:sz="0" w:space="0" w:color="auto"/>
                <w:right w:val="none" w:sz="0" w:space="0" w:color="auto"/>
              </w:divBdr>
            </w:div>
          </w:divsChild>
        </w:div>
        <w:div w:id="720324207">
          <w:marLeft w:val="0"/>
          <w:marRight w:val="0"/>
          <w:marTop w:val="0"/>
          <w:marBottom w:val="0"/>
          <w:divBdr>
            <w:top w:val="none" w:sz="0" w:space="0" w:color="auto"/>
            <w:left w:val="none" w:sz="0" w:space="0" w:color="auto"/>
            <w:bottom w:val="none" w:sz="0" w:space="0" w:color="auto"/>
            <w:right w:val="none" w:sz="0" w:space="0" w:color="auto"/>
          </w:divBdr>
          <w:divsChild>
            <w:div w:id="992375674">
              <w:marLeft w:val="0"/>
              <w:marRight w:val="0"/>
              <w:marTop w:val="0"/>
              <w:marBottom w:val="0"/>
              <w:divBdr>
                <w:top w:val="none" w:sz="0" w:space="0" w:color="auto"/>
                <w:left w:val="none" w:sz="0" w:space="0" w:color="auto"/>
                <w:bottom w:val="none" w:sz="0" w:space="0" w:color="auto"/>
                <w:right w:val="none" w:sz="0" w:space="0" w:color="auto"/>
              </w:divBdr>
            </w:div>
          </w:divsChild>
        </w:div>
        <w:div w:id="772360689">
          <w:marLeft w:val="0"/>
          <w:marRight w:val="0"/>
          <w:marTop w:val="0"/>
          <w:marBottom w:val="0"/>
          <w:divBdr>
            <w:top w:val="none" w:sz="0" w:space="0" w:color="auto"/>
            <w:left w:val="none" w:sz="0" w:space="0" w:color="auto"/>
            <w:bottom w:val="none" w:sz="0" w:space="0" w:color="auto"/>
            <w:right w:val="none" w:sz="0" w:space="0" w:color="auto"/>
          </w:divBdr>
          <w:divsChild>
            <w:div w:id="715473676">
              <w:marLeft w:val="0"/>
              <w:marRight w:val="0"/>
              <w:marTop w:val="0"/>
              <w:marBottom w:val="0"/>
              <w:divBdr>
                <w:top w:val="none" w:sz="0" w:space="0" w:color="auto"/>
                <w:left w:val="none" w:sz="0" w:space="0" w:color="auto"/>
                <w:bottom w:val="none" w:sz="0" w:space="0" w:color="auto"/>
                <w:right w:val="none" w:sz="0" w:space="0" w:color="auto"/>
              </w:divBdr>
            </w:div>
          </w:divsChild>
        </w:div>
        <w:div w:id="933168971">
          <w:marLeft w:val="0"/>
          <w:marRight w:val="0"/>
          <w:marTop w:val="0"/>
          <w:marBottom w:val="0"/>
          <w:divBdr>
            <w:top w:val="none" w:sz="0" w:space="0" w:color="auto"/>
            <w:left w:val="none" w:sz="0" w:space="0" w:color="auto"/>
            <w:bottom w:val="none" w:sz="0" w:space="0" w:color="auto"/>
            <w:right w:val="none" w:sz="0" w:space="0" w:color="auto"/>
          </w:divBdr>
          <w:divsChild>
            <w:div w:id="1461149864">
              <w:marLeft w:val="0"/>
              <w:marRight w:val="0"/>
              <w:marTop w:val="0"/>
              <w:marBottom w:val="0"/>
              <w:divBdr>
                <w:top w:val="none" w:sz="0" w:space="0" w:color="auto"/>
                <w:left w:val="none" w:sz="0" w:space="0" w:color="auto"/>
                <w:bottom w:val="none" w:sz="0" w:space="0" w:color="auto"/>
                <w:right w:val="none" w:sz="0" w:space="0" w:color="auto"/>
              </w:divBdr>
            </w:div>
          </w:divsChild>
        </w:div>
        <w:div w:id="942688991">
          <w:marLeft w:val="0"/>
          <w:marRight w:val="0"/>
          <w:marTop w:val="0"/>
          <w:marBottom w:val="0"/>
          <w:divBdr>
            <w:top w:val="none" w:sz="0" w:space="0" w:color="auto"/>
            <w:left w:val="none" w:sz="0" w:space="0" w:color="auto"/>
            <w:bottom w:val="none" w:sz="0" w:space="0" w:color="auto"/>
            <w:right w:val="none" w:sz="0" w:space="0" w:color="auto"/>
          </w:divBdr>
          <w:divsChild>
            <w:div w:id="213808381">
              <w:marLeft w:val="0"/>
              <w:marRight w:val="0"/>
              <w:marTop w:val="0"/>
              <w:marBottom w:val="0"/>
              <w:divBdr>
                <w:top w:val="none" w:sz="0" w:space="0" w:color="auto"/>
                <w:left w:val="none" w:sz="0" w:space="0" w:color="auto"/>
                <w:bottom w:val="none" w:sz="0" w:space="0" w:color="auto"/>
                <w:right w:val="none" w:sz="0" w:space="0" w:color="auto"/>
              </w:divBdr>
            </w:div>
            <w:div w:id="276760887">
              <w:marLeft w:val="0"/>
              <w:marRight w:val="0"/>
              <w:marTop w:val="0"/>
              <w:marBottom w:val="0"/>
              <w:divBdr>
                <w:top w:val="none" w:sz="0" w:space="0" w:color="auto"/>
                <w:left w:val="none" w:sz="0" w:space="0" w:color="auto"/>
                <w:bottom w:val="none" w:sz="0" w:space="0" w:color="auto"/>
                <w:right w:val="none" w:sz="0" w:space="0" w:color="auto"/>
              </w:divBdr>
              <w:divsChild>
                <w:div w:id="146937988">
                  <w:marLeft w:val="0"/>
                  <w:marRight w:val="0"/>
                  <w:marTop w:val="30"/>
                  <w:marBottom w:val="30"/>
                  <w:divBdr>
                    <w:top w:val="none" w:sz="0" w:space="0" w:color="auto"/>
                    <w:left w:val="none" w:sz="0" w:space="0" w:color="auto"/>
                    <w:bottom w:val="none" w:sz="0" w:space="0" w:color="auto"/>
                    <w:right w:val="none" w:sz="0" w:space="0" w:color="auto"/>
                  </w:divBdr>
                  <w:divsChild>
                    <w:div w:id="332028007">
                      <w:marLeft w:val="0"/>
                      <w:marRight w:val="0"/>
                      <w:marTop w:val="0"/>
                      <w:marBottom w:val="0"/>
                      <w:divBdr>
                        <w:top w:val="none" w:sz="0" w:space="0" w:color="auto"/>
                        <w:left w:val="none" w:sz="0" w:space="0" w:color="auto"/>
                        <w:bottom w:val="none" w:sz="0" w:space="0" w:color="auto"/>
                        <w:right w:val="none" w:sz="0" w:space="0" w:color="auto"/>
                      </w:divBdr>
                      <w:divsChild>
                        <w:div w:id="645285516">
                          <w:marLeft w:val="0"/>
                          <w:marRight w:val="0"/>
                          <w:marTop w:val="0"/>
                          <w:marBottom w:val="0"/>
                          <w:divBdr>
                            <w:top w:val="none" w:sz="0" w:space="0" w:color="auto"/>
                            <w:left w:val="none" w:sz="0" w:space="0" w:color="auto"/>
                            <w:bottom w:val="none" w:sz="0" w:space="0" w:color="auto"/>
                            <w:right w:val="none" w:sz="0" w:space="0" w:color="auto"/>
                          </w:divBdr>
                        </w:div>
                      </w:divsChild>
                    </w:div>
                    <w:div w:id="387454645">
                      <w:marLeft w:val="0"/>
                      <w:marRight w:val="0"/>
                      <w:marTop w:val="0"/>
                      <w:marBottom w:val="0"/>
                      <w:divBdr>
                        <w:top w:val="none" w:sz="0" w:space="0" w:color="auto"/>
                        <w:left w:val="none" w:sz="0" w:space="0" w:color="auto"/>
                        <w:bottom w:val="none" w:sz="0" w:space="0" w:color="auto"/>
                        <w:right w:val="none" w:sz="0" w:space="0" w:color="auto"/>
                      </w:divBdr>
                      <w:divsChild>
                        <w:div w:id="946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639592">
          <w:marLeft w:val="0"/>
          <w:marRight w:val="0"/>
          <w:marTop w:val="0"/>
          <w:marBottom w:val="0"/>
          <w:divBdr>
            <w:top w:val="none" w:sz="0" w:space="0" w:color="auto"/>
            <w:left w:val="none" w:sz="0" w:space="0" w:color="auto"/>
            <w:bottom w:val="none" w:sz="0" w:space="0" w:color="auto"/>
            <w:right w:val="none" w:sz="0" w:space="0" w:color="auto"/>
          </w:divBdr>
          <w:divsChild>
            <w:div w:id="2039619312">
              <w:marLeft w:val="0"/>
              <w:marRight w:val="0"/>
              <w:marTop w:val="0"/>
              <w:marBottom w:val="0"/>
              <w:divBdr>
                <w:top w:val="none" w:sz="0" w:space="0" w:color="auto"/>
                <w:left w:val="none" w:sz="0" w:space="0" w:color="auto"/>
                <w:bottom w:val="none" w:sz="0" w:space="0" w:color="auto"/>
                <w:right w:val="none" w:sz="0" w:space="0" w:color="auto"/>
              </w:divBdr>
            </w:div>
          </w:divsChild>
        </w:div>
        <w:div w:id="1751151889">
          <w:marLeft w:val="0"/>
          <w:marRight w:val="0"/>
          <w:marTop w:val="0"/>
          <w:marBottom w:val="0"/>
          <w:divBdr>
            <w:top w:val="none" w:sz="0" w:space="0" w:color="auto"/>
            <w:left w:val="none" w:sz="0" w:space="0" w:color="auto"/>
            <w:bottom w:val="none" w:sz="0" w:space="0" w:color="auto"/>
            <w:right w:val="none" w:sz="0" w:space="0" w:color="auto"/>
          </w:divBdr>
          <w:divsChild>
            <w:div w:id="1406417773">
              <w:marLeft w:val="0"/>
              <w:marRight w:val="0"/>
              <w:marTop w:val="0"/>
              <w:marBottom w:val="0"/>
              <w:divBdr>
                <w:top w:val="none" w:sz="0" w:space="0" w:color="auto"/>
                <w:left w:val="none" w:sz="0" w:space="0" w:color="auto"/>
                <w:bottom w:val="none" w:sz="0" w:space="0" w:color="auto"/>
                <w:right w:val="none" w:sz="0" w:space="0" w:color="auto"/>
              </w:divBdr>
            </w:div>
          </w:divsChild>
        </w:div>
        <w:div w:id="2111200861">
          <w:marLeft w:val="0"/>
          <w:marRight w:val="0"/>
          <w:marTop w:val="0"/>
          <w:marBottom w:val="0"/>
          <w:divBdr>
            <w:top w:val="none" w:sz="0" w:space="0" w:color="auto"/>
            <w:left w:val="none" w:sz="0" w:space="0" w:color="auto"/>
            <w:bottom w:val="none" w:sz="0" w:space="0" w:color="auto"/>
            <w:right w:val="none" w:sz="0" w:space="0" w:color="auto"/>
          </w:divBdr>
          <w:divsChild>
            <w:div w:id="150372157">
              <w:marLeft w:val="0"/>
              <w:marRight w:val="0"/>
              <w:marTop w:val="0"/>
              <w:marBottom w:val="0"/>
              <w:divBdr>
                <w:top w:val="none" w:sz="0" w:space="0" w:color="auto"/>
                <w:left w:val="none" w:sz="0" w:space="0" w:color="auto"/>
                <w:bottom w:val="none" w:sz="0" w:space="0" w:color="auto"/>
                <w:right w:val="none" w:sz="0" w:space="0" w:color="auto"/>
              </w:divBdr>
            </w:div>
            <w:div w:id="1837112135">
              <w:marLeft w:val="0"/>
              <w:marRight w:val="0"/>
              <w:marTop w:val="0"/>
              <w:marBottom w:val="0"/>
              <w:divBdr>
                <w:top w:val="none" w:sz="0" w:space="0" w:color="auto"/>
                <w:left w:val="none" w:sz="0" w:space="0" w:color="auto"/>
                <w:bottom w:val="none" w:sz="0" w:space="0" w:color="auto"/>
                <w:right w:val="none" w:sz="0" w:space="0" w:color="auto"/>
              </w:divBdr>
              <w:divsChild>
                <w:div w:id="2056806012">
                  <w:marLeft w:val="0"/>
                  <w:marRight w:val="0"/>
                  <w:marTop w:val="30"/>
                  <w:marBottom w:val="30"/>
                  <w:divBdr>
                    <w:top w:val="none" w:sz="0" w:space="0" w:color="auto"/>
                    <w:left w:val="none" w:sz="0" w:space="0" w:color="auto"/>
                    <w:bottom w:val="none" w:sz="0" w:space="0" w:color="auto"/>
                    <w:right w:val="none" w:sz="0" w:space="0" w:color="auto"/>
                  </w:divBdr>
                  <w:divsChild>
                    <w:div w:id="33896861">
                      <w:marLeft w:val="0"/>
                      <w:marRight w:val="0"/>
                      <w:marTop w:val="0"/>
                      <w:marBottom w:val="0"/>
                      <w:divBdr>
                        <w:top w:val="none" w:sz="0" w:space="0" w:color="auto"/>
                        <w:left w:val="none" w:sz="0" w:space="0" w:color="auto"/>
                        <w:bottom w:val="none" w:sz="0" w:space="0" w:color="auto"/>
                        <w:right w:val="none" w:sz="0" w:space="0" w:color="auto"/>
                      </w:divBdr>
                      <w:divsChild>
                        <w:div w:id="1602880415">
                          <w:marLeft w:val="0"/>
                          <w:marRight w:val="0"/>
                          <w:marTop w:val="0"/>
                          <w:marBottom w:val="0"/>
                          <w:divBdr>
                            <w:top w:val="none" w:sz="0" w:space="0" w:color="auto"/>
                            <w:left w:val="none" w:sz="0" w:space="0" w:color="auto"/>
                            <w:bottom w:val="none" w:sz="0" w:space="0" w:color="auto"/>
                            <w:right w:val="none" w:sz="0" w:space="0" w:color="auto"/>
                          </w:divBdr>
                        </w:div>
                      </w:divsChild>
                    </w:div>
                    <w:div w:id="1678117944">
                      <w:marLeft w:val="0"/>
                      <w:marRight w:val="0"/>
                      <w:marTop w:val="0"/>
                      <w:marBottom w:val="0"/>
                      <w:divBdr>
                        <w:top w:val="none" w:sz="0" w:space="0" w:color="auto"/>
                        <w:left w:val="none" w:sz="0" w:space="0" w:color="auto"/>
                        <w:bottom w:val="none" w:sz="0" w:space="0" w:color="auto"/>
                        <w:right w:val="none" w:sz="0" w:space="0" w:color="auto"/>
                      </w:divBdr>
                      <w:divsChild>
                        <w:div w:id="14777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174048">
      <w:bodyDiv w:val="1"/>
      <w:marLeft w:val="0"/>
      <w:marRight w:val="0"/>
      <w:marTop w:val="0"/>
      <w:marBottom w:val="0"/>
      <w:divBdr>
        <w:top w:val="none" w:sz="0" w:space="0" w:color="auto"/>
        <w:left w:val="none" w:sz="0" w:space="0" w:color="auto"/>
        <w:bottom w:val="none" w:sz="0" w:space="0" w:color="auto"/>
        <w:right w:val="none" w:sz="0" w:space="0" w:color="auto"/>
      </w:divBdr>
      <w:divsChild>
        <w:div w:id="121968356">
          <w:marLeft w:val="0"/>
          <w:marRight w:val="0"/>
          <w:marTop w:val="0"/>
          <w:marBottom w:val="0"/>
          <w:divBdr>
            <w:top w:val="none" w:sz="0" w:space="0" w:color="auto"/>
            <w:left w:val="none" w:sz="0" w:space="0" w:color="auto"/>
            <w:bottom w:val="none" w:sz="0" w:space="0" w:color="auto"/>
            <w:right w:val="none" w:sz="0" w:space="0" w:color="auto"/>
          </w:divBdr>
          <w:divsChild>
            <w:div w:id="1450053460">
              <w:marLeft w:val="0"/>
              <w:marRight w:val="0"/>
              <w:marTop w:val="0"/>
              <w:marBottom w:val="0"/>
              <w:divBdr>
                <w:top w:val="none" w:sz="0" w:space="0" w:color="auto"/>
                <w:left w:val="none" w:sz="0" w:space="0" w:color="auto"/>
                <w:bottom w:val="none" w:sz="0" w:space="0" w:color="auto"/>
                <w:right w:val="none" w:sz="0" w:space="0" w:color="auto"/>
              </w:divBdr>
            </w:div>
          </w:divsChild>
        </w:div>
        <w:div w:id="596212682">
          <w:marLeft w:val="0"/>
          <w:marRight w:val="0"/>
          <w:marTop w:val="0"/>
          <w:marBottom w:val="0"/>
          <w:divBdr>
            <w:top w:val="none" w:sz="0" w:space="0" w:color="auto"/>
            <w:left w:val="none" w:sz="0" w:space="0" w:color="auto"/>
            <w:bottom w:val="none" w:sz="0" w:space="0" w:color="auto"/>
            <w:right w:val="none" w:sz="0" w:space="0" w:color="auto"/>
          </w:divBdr>
          <w:divsChild>
            <w:div w:id="925264908">
              <w:marLeft w:val="0"/>
              <w:marRight w:val="0"/>
              <w:marTop w:val="0"/>
              <w:marBottom w:val="0"/>
              <w:divBdr>
                <w:top w:val="none" w:sz="0" w:space="0" w:color="auto"/>
                <w:left w:val="none" w:sz="0" w:space="0" w:color="auto"/>
                <w:bottom w:val="none" w:sz="0" w:space="0" w:color="auto"/>
                <w:right w:val="none" w:sz="0" w:space="0" w:color="auto"/>
              </w:divBdr>
            </w:div>
          </w:divsChild>
        </w:div>
        <w:div w:id="799492897">
          <w:marLeft w:val="0"/>
          <w:marRight w:val="0"/>
          <w:marTop w:val="0"/>
          <w:marBottom w:val="0"/>
          <w:divBdr>
            <w:top w:val="none" w:sz="0" w:space="0" w:color="auto"/>
            <w:left w:val="none" w:sz="0" w:space="0" w:color="auto"/>
            <w:bottom w:val="none" w:sz="0" w:space="0" w:color="auto"/>
            <w:right w:val="none" w:sz="0" w:space="0" w:color="auto"/>
          </w:divBdr>
          <w:divsChild>
            <w:div w:id="123040293">
              <w:marLeft w:val="0"/>
              <w:marRight w:val="0"/>
              <w:marTop w:val="0"/>
              <w:marBottom w:val="0"/>
              <w:divBdr>
                <w:top w:val="none" w:sz="0" w:space="0" w:color="auto"/>
                <w:left w:val="none" w:sz="0" w:space="0" w:color="auto"/>
                <w:bottom w:val="none" w:sz="0" w:space="0" w:color="auto"/>
                <w:right w:val="none" w:sz="0" w:space="0" w:color="auto"/>
              </w:divBdr>
            </w:div>
            <w:div w:id="1838764885">
              <w:marLeft w:val="0"/>
              <w:marRight w:val="0"/>
              <w:marTop w:val="0"/>
              <w:marBottom w:val="0"/>
              <w:divBdr>
                <w:top w:val="none" w:sz="0" w:space="0" w:color="auto"/>
                <w:left w:val="none" w:sz="0" w:space="0" w:color="auto"/>
                <w:bottom w:val="none" w:sz="0" w:space="0" w:color="auto"/>
                <w:right w:val="none" w:sz="0" w:space="0" w:color="auto"/>
              </w:divBdr>
              <w:divsChild>
                <w:div w:id="492837639">
                  <w:marLeft w:val="0"/>
                  <w:marRight w:val="0"/>
                  <w:marTop w:val="30"/>
                  <w:marBottom w:val="30"/>
                  <w:divBdr>
                    <w:top w:val="none" w:sz="0" w:space="0" w:color="auto"/>
                    <w:left w:val="none" w:sz="0" w:space="0" w:color="auto"/>
                    <w:bottom w:val="none" w:sz="0" w:space="0" w:color="auto"/>
                    <w:right w:val="none" w:sz="0" w:space="0" w:color="auto"/>
                  </w:divBdr>
                  <w:divsChild>
                    <w:div w:id="510728414">
                      <w:marLeft w:val="0"/>
                      <w:marRight w:val="0"/>
                      <w:marTop w:val="0"/>
                      <w:marBottom w:val="0"/>
                      <w:divBdr>
                        <w:top w:val="none" w:sz="0" w:space="0" w:color="auto"/>
                        <w:left w:val="none" w:sz="0" w:space="0" w:color="auto"/>
                        <w:bottom w:val="none" w:sz="0" w:space="0" w:color="auto"/>
                        <w:right w:val="none" w:sz="0" w:space="0" w:color="auto"/>
                      </w:divBdr>
                      <w:divsChild>
                        <w:div w:id="1582988571">
                          <w:marLeft w:val="0"/>
                          <w:marRight w:val="0"/>
                          <w:marTop w:val="0"/>
                          <w:marBottom w:val="0"/>
                          <w:divBdr>
                            <w:top w:val="none" w:sz="0" w:space="0" w:color="auto"/>
                            <w:left w:val="none" w:sz="0" w:space="0" w:color="auto"/>
                            <w:bottom w:val="none" w:sz="0" w:space="0" w:color="auto"/>
                            <w:right w:val="none" w:sz="0" w:space="0" w:color="auto"/>
                          </w:divBdr>
                        </w:div>
                      </w:divsChild>
                    </w:div>
                    <w:div w:id="842427608">
                      <w:marLeft w:val="0"/>
                      <w:marRight w:val="0"/>
                      <w:marTop w:val="0"/>
                      <w:marBottom w:val="0"/>
                      <w:divBdr>
                        <w:top w:val="none" w:sz="0" w:space="0" w:color="auto"/>
                        <w:left w:val="none" w:sz="0" w:space="0" w:color="auto"/>
                        <w:bottom w:val="none" w:sz="0" w:space="0" w:color="auto"/>
                        <w:right w:val="none" w:sz="0" w:space="0" w:color="auto"/>
                      </w:divBdr>
                      <w:divsChild>
                        <w:div w:id="40614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481856">
          <w:marLeft w:val="0"/>
          <w:marRight w:val="0"/>
          <w:marTop w:val="0"/>
          <w:marBottom w:val="0"/>
          <w:divBdr>
            <w:top w:val="none" w:sz="0" w:space="0" w:color="auto"/>
            <w:left w:val="none" w:sz="0" w:space="0" w:color="auto"/>
            <w:bottom w:val="none" w:sz="0" w:space="0" w:color="auto"/>
            <w:right w:val="none" w:sz="0" w:space="0" w:color="auto"/>
          </w:divBdr>
          <w:divsChild>
            <w:div w:id="938372570">
              <w:marLeft w:val="0"/>
              <w:marRight w:val="0"/>
              <w:marTop w:val="0"/>
              <w:marBottom w:val="0"/>
              <w:divBdr>
                <w:top w:val="none" w:sz="0" w:space="0" w:color="auto"/>
                <w:left w:val="none" w:sz="0" w:space="0" w:color="auto"/>
                <w:bottom w:val="none" w:sz="0" w:space="0" w:color="auto"/>
                <w:right w:val="none" w:sz="0" w:space="0" w:color="auto"/>
              </w:divBdr>
              <w:divsChild>
                <w:div w:id="2035187305">
                  <w:marLeft w:val="0"/>
                  <w:marRight w:val="0"/>
                  <w:marTop w:val="30"/>
                  <w:marBottom w:val="30"/>
                  <w:divBdr>
                    <w:top w:val="none" w:sz="0" w:space="0" w:color="auto"/>
                    <w:left w:val="none" w:sz="0" w:space="0" w:color="auto"/>
                    <w:bottom w:val="none" w:sz="0" w:space="0" w:color="auto"/>
                    <w:right w:val="none" w:sz="0" w:space="0" w:color="auto"/>
                  </w:divBdr>
                  <w:divsChild>
                    <w:div w:id="130097415">
                      <w:marLeft w:val="0"/>
                      <w:marRight w:val="0"/>
                      <w:marTop w:val="0"/>
                      <w:marBottom w:val="0"/>
                      <w:divBdr>
                        <w:top w:val="none" w:sz="0" w:space="0" w:color="auto"/>
                        <w:left w:val="none" w:sz="0" w:space="0" w:color="auto"/>
                        <w:bottom w:val="none" w:sz="0" w:space="0" w:color="auto"/>
                        <w:right w:val="none" w:sz="0" w:space="0" w:color="auto"/>
                      </w:divBdr>
                      <w:divsChild>
                        <w:div w:id="920677747">
                          <w:marLeft w:val="0"/>
                          <w:marRight w:val="0"/>
                          <w:marTop w:val="0"/>
                          <w:marBottom w:val="0"/>
                          <w:divBdr>
                            <w:top w:val="none" w:sz="0" w:space="0" w:color="auto"/>
                            <w:left w:val="none" w:sz="0" w:space="0" w:color="auto"/>
                            <w:bottom w:val="none" w:sz="0" w:space="0" w:color="auto"/>
                            <w:right w:val="none" w:sz="0" w:space="0" w:color="auto"/>
                          </w:divBdr>
                        </w:div>
                      </w:divsChild>
                    </w:div>
                    <w:div w:id="370613140">
                      <w:marLeft w:val="0"/>
                      <w:marRight w:val="0"/>
                      <w:marTop w:val="0"/>
                      <w:marBottom w:val="0"/>
                      <w:divBdr>
                        <w:top w:val="none" w:sz="0" w:space="0" w:color="auto"/>
                        <w:left w:val="none" w:sz="0" w:space="0" w:color="auto"/>
                        <w:bottom w:val="none" w:sz="0" w:space="0" w:color="auto"/>
                        <w:right w:val="none" w:sz="0" w:space="0" w:color="auto"/>
                      </w:divBdr>
                      <w:divsChild>
                        <w:div w:id="274873252">
                          <w:marLeft w:val="0"/>
                          <w:marRight w:val="0"/>
                          <w:marTop w:val="0"/>
                          <w:marBottom w:val="0"/>
                          <w:divBdr>
                            <w:top w:val="none" w:sz="0" w:space="0" w:color="auto"/>
                            <w:left w:val="none" w:sz="0" w:space="0" w:color="auto"/>
                            <w:bottom w:val="none" w:sz="0" w:space="0" w:color="auto"/>
                            <w:right w:val="none" w:sz="0" w:space="0" w:color="auto"/>
                          </w:divBdr>
                        </w:div>
                      </w:divsChild>
                    </w:div>
                    <w:div w:id="409737075">
                      <w:marLeft w:val="0"/>
                      <w:marRight w:val="0"/>
                      <w:marTop w:val="0"/>
                      <w:marBottom w:val="0"/>
                      <w:divBdr>
                        <w:top w:val="none" w:sz="0" w:space="0" w:color="auto"/>
                        <w:left w:val="none" w:sz="0" w:space="0" w:color="auto"/>
                        <w:bottom w:val="none" w:sz="0" w:space="0" w:color="auto"/>
                        <w:right w:val="none" w:sz="0" w:space="0" w:color="auto"/>
                      </w:divBdr>
                      <w:divsChild>
                        <w:div w:id="600458669">
                          <w:marLeft w:val="0"/>
                          <w:marRight w:val="0"/>
                          <w:marTop w:val="0"/>
                          <w:marBottom w:val="0"/>
                          <w:divBdr>
                            <w:top w:val="none" w:sz="0" w:space="0" w:color="auto"/>
                            <w:left w:val="none" w:sz="0" w:space="0" w:color="auto"/>
                            <w:bottom w:val="none" w:sz="0" w:space="0" w:color="auto"/>
                            <w:right w:val="none" w:sz="0" w:space="0" w:color="auto"/>
                          </w:divBdr>
                        </w:div>
                      </w:divsChild>
                    </w:div>
                    <w:div w:id="698898683">
                      <w:marLeft w:val="0"/>
                      <w:marRight w:val="0"/>
                      <w:marTop w:val="0"/>
                      <w:marBottom w:val="0"/>
                      <w:divBdr>
                        <w:top w:val="none" w:sz="0" w:space="0" w:color="auto"/>
                        <w:left w:val="none" w:sz="0" w:space="0" w:color="auto"/>
                        <w:bottom w:val="none" w:sz="0" w:space="0" w:color="auto"/>
                        <w:right w:val="none" w:sz="0" w:space="0" w:color="auto"/>
                      </w:divBdr>
                      <w:divsChild>
                        <w:div w:id="516162538">
                          <w:marLeft w:val="0"/>
                          <w:marRight w:val="0"/>
                          <w:marTop w:val="0"/>
                          <w:marBottom w:val="0"/>
                          <w:divBdr>
                            <w:top w:val="none" w:sz="0" w:space="0" w:color="auto"/>
                            <w:left w:val="none" w:sz="0" w:space="0" w:color="auto"/>
                            <w:bottom w:val="none" w:sz="0" w:space="0" w:color="auto"/>
                            <w:right w:val="none" w:sz="0" w:space="0" w:color="auto"/>
                          </w:divBdr>
                        </w:div>
                      </w:divsChild>
                    </w:div>
                    <w:div w:id="1580091945">
                      <w:marLeft w:val="0"/>
                      <w:marRight w:val="0"/>
                      <w:marTop w:val="0"/>
                      <w:marBottom w:val="0"/>
                      <w:divBdr>
                        <w:top w:val="none" w:sz="0" w:space="0" w:color="auto"/>
                        <w:left w:val="none" w:sz="0" w:space="0" w:color="auto"/>
                        <w:bottom w:val="none" w:sz="0" w:space="0" w:color="auto"/>
                        <w:right w:val="none" w:sz="0" w:space="0" w:color="auto"/>
                      </w:divBdr>
                      <w:divsChild>
                        <w:div w:id="1064454251">
                          <w:marLeft w:val="0"/>
                          <w:marRight w:val="0"/>
                          <w:marTop w:val="0"/>
                          <w:marBottom w:val="0"/>
                          <w:divBdr>
                            <w:top w:val="none" w:sz="0" w:space="0" w:color="auto"/>
                            <w:left w:val="none" w:sz="0" w:space="0" w:color="auto"/>
                            <w:bottom w:val="none" w:sz="0" w:space="0" w:color="auto"/>
                            <w:right w:val="none" w:sz="0" w:space="0" w:color="auto"/>
                          </w:divBdr>
                        </w:div>
                      </w:divsChild>
                    </w:div>
                    <w:div w:id="1644503738">
                      <w:marLeft w:val="0"/>
                      <w:marRight w:val="0"/>
                      <w:marTop w:val="0"/>
                      <w:marBottom w:val="0"/>
                      <w:divBdr>
                        <w:top w:val="none" w:sz="0" w:space="0" w:color="auto"/>
                        <w:left w:val="none" w:sz="0" w:space="0" w:color="auto"/>
                        <w:bottom w:val="none" w:sz="0" w:space="0" w:color="auto"/>
                        <w:right w:val="none" w:sz="0" w:space="0" w:color="auto"/>
                      </w:divBdr>
                      <w:divsChild>
                        <w:div w:id="10733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08338">
              <w:marLeft w:val="0"/>
              <w:marRight w:val="0"/>
              <w:marTop w:val="0"/>
              <w:marBottom w:val="0"/>
              <w:divBdr>
                <w:top w:val="none" w:sz="0" w:space="0" w:color="auto"/>
                <w:left w:val="none" w:sz="0" w:space="0" w:color="auto"/>
                <w:bottom w:val="none" w:sz="0" w:space="0" w:color="auto"/>
                <w:right w:val="none" w:sz="0" w:space="0" w:color="auto"/>
              </w:divBdr>
            </w:div>
          </w:divsChild>
        </w:div>
        <w:div w:id="1119836299">
          <w:marLeft w:val="0"/>
          <w:marRight w:val="0"/>
          <w:marTop w:val="0"/>
          <w:marBottom w:val="0"/>
          <w:divBdr>
            <w:top w:val="none" w:sz="0" w:space="0" w:color="auto"/>
            <w:left w:val="none" w:sz="0" w:space="0" w:color="auto"/>
            <w:bottom w:val="none" w:sz="0" w:space="0" w:color="auto"/>
            <w:right w:val="none" w:sz="0" w:space="0" w:color="auto"/>
          </w:divBdr>
          <w:divsChild>
            <w:div w:id="1695837063">
              <w:marLeft w:val="0"/>
              <w:marRight w:val="0"/>
              <w:marTop w:val="0"/>
              <w:marBottom w:val="0"/>
              <w:divBdr>
                <w:top w:val="none" w:sz="0" w:space="0" w:color="auto"/>
                <w:left w:val="none" w:sz="0" w:space="0" w:color="auto"/>
                <w:bottom w:val="none" w:sz="0" w:space="0" w:color="auto"/>
                <w:right w:val="none" w:sz="0" w:space="0" w:color="auto"/>
              </w:divBdr>
            </w:div>
          </w:divsChild>
        </w:div>
        <w:div w:id="1449590897">
          <w:marLeft w:val="0"/>
          <w:marRight w:val="0"/>
          <w:marTop w:val="0"/>
          <w:marBottom w:val="0"/>
          <w:divBdr>
            <w:top w:val="none" w:sz="0" w:space="0" w:color="auto"/>
            <w:left w:val="none" w:sz="0" w:space="0" w:color="auto"/>
            <w:bottom w:val="none" w:sz="0" w:space="0" w:color="auto"/>
            <w:right w:val="none" w:sz="0" w:space="0" w:color="auto"/>
          </w:divBdr>
          <w:divsChild>
            <w:div w:id="646976285">
              <w:marLeft w:val="0"/>
              <w:marRight w:val="0"/>
              <w:marTop w:val="0"/>
              <w:marBottom w:val="0"/>
              <w:divBdr>
                <w:top w:val="none" w:sz="0" w:space="0" w:color="auto"/>
                <w:left w:val="none" w:sz="0" w:space="0" w:color="auto"/>
                <w:bottom w:val="none" w:sz="0" w:space="0" w:color="auto"/>
                <w:right w:val="none" w:sz="0" w:space="0" w:color="auto"/>
              </w:divBdr>
            </w:div>
          </w:divsChild>
        </w:div>
        <w:div w:id="1737514939">
          <w:marLeft w:val="0"/>
          <w:marRight w:val="0"/>
          <w:marTop w:val="0"/>
          <w:marBottom w:val="0"/>
          <w:divBdr>
            <w:top w:val="none" w:sz="0" w:space="0" w:color="auto"/>
            <w:left w:val="none" w:sz="0" w:space="0" w:color="auto"/>
            <w:bottom w:val="none" w:sz="0" w:space="0" w:color="auto"/>
            <w:right w:val="none" w:sz="0" w:space="0" w:color="auto"/>
          </w:divBdr>
          <w:divsChild>
            <w:div w:id="1841047397">
              <w:marLeft w:val="0"/>
              <w:marRight w:val="0"/>
              <w:marTop w:val="0"/>
              <w:marBottom w:val="0"/>
              <w:divBdr>
                <w:top w:val="none" w:sz="0" w:space="0" w:color="auto"/>
                <w:left w:val="none" w:sz="0" w:space="0" w:color="auto"/>
                <w:bottom w:val="none" w:sz="0" w:space="0" w:color="auto"/>
                <w:right w:val="none" w:sz="0" w:space="0" w:color="auto"/>
              </w:divBdr>
            </w:div>
          </w:divsChild>
        </w:div>
        <w:div w:id="1954095232">
          <w:marLeft w:val="0"/>
          <w:marRight w:val="0"/>
          <w:marTop w:val="0"/>
          <w:marBottom w:val="0"/>
          <w:divBdr>
            <w:top w:val="none" w:sz="0" w:space="0" w:color="auto"/>
            <w:left w:val="none" w:sz="0" w:space="0" w:color="auto"/>
            <w:bottom w:val="none" w:sz="0" w:space="0" w:color="auto"/>
            <w:right w:val="none" w:sz="0" w:space="0" w:color="auto"/>
          </w:divBdr>
          <w:divsChild>
            <w:div w:id="9717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604">
      <w:bodyDiv w:val="1"/>
      <w:marLeft w:val="0"/>
      <w:marRight w:val="0"/>
      <w:marTop w:val="0"/>
      <w:marBottom w:val="0"/>
      <w:divBdr>
        <w:top w:val="none" w:sz="0" w:space="0" w:color="auto"/>
        <w:left w:val="none" w:sz="0" w:space="0" w:color="auto"/>
        <w:bottom w:val="none" w:sz="0" w:space="0" w:color="auto"/>
        <w:right w:val="none" w:sz="0" w:space="0" w:color="auto"/>
      </w:divBdr>
      <w:divsChild>
        <w:div w:id="206718410">
          <w:marLeft w:val="0"/>
          <w:marRight w:val="0"/>
          <w:marTop w:val="0"/>
          <w:marBottom w:val="0"/>
          <w:divBdr>
            <w:top w:val="none" w:sz="0" w:space="0" w:color="auto"/>
            <w:left w:val="none" w:sz="0" w:space="0" w:color="auto"/>
            <w:bottom w:val="none" w:sz="0" w:space="0" w:color="auto"/>
            <w:right w:val="none" w:sz="0" w:space="0" w:color="auto"/>
          </w:divBdr>
          <w:divsChild>
            <w:div w:id="2072195926">
              <w:marLeft w:val="0"/>
              <w:marRight w:val="0"/>
              <w:marTop w:val="0"/>
              <w:marBottom w:val="0"/>
              <w:divBdr>
                <w:top w:val="none" w:sz="0" w:space="0" w:color="auto"/>
                <w:left w:val="none" w:sz="0" w:space="0" w:color="auto"/>
                <w:bottom w:val="none" w:sz="0" w:space="0" w:color="auto"/>
                <w:right w:val="none" w:sz="0" w:space="0" w:color="auto"/>
              </w:divBdr>
            </w:div>
          </w:divsChild>
        </w:div>
        <w:div w:id="476071280">
          <w:marLeft w:val="0"/>
          <w:marRight w:val="0"/>
          <w:marTop w:val="0"/>
          <w:marBottom w:val="0"/>
          <w:divBdr>
            <w:top w:val="none" w:sz="0" w:space="0" w:color="auto"/>
            <w:left w:val="none" w:sz="0" w:space="0" w:color="auto"/>
            <w:bottom w:val="none" w:sz="0" w:space="0" w:color="auto"/>
            <w:right w:val="none" w:sz="0" w:space="0" w:color="auto"/>
          </w:divBdr>
          <w:divsChild>
            <w:div w:id="483668039">
              <w:marLeft w:val="0"/>
              <w:marRight w:val="0"/>
              <w:marTop w:val="0"/>
              <w:marBottom w:val="0"/>
              <w:divBdr>
                <w:top w:val="none" w:sz="0" w:space="0" w:color="auto"/>
                <w:left w:val="none" w:sz="0" w:space="0" w:color="auto"/>
                <w:bottom w:val="none" w:sz="0" w:space="0" w:color="auto"/>
                <w:right w:val="none" w:sz="0" w:space="0" w:color="auto"/>
              </w:divBdr>
            </w:div>
          </w:divsChild>
        </w:div>
        <w:div w:id="880360476">
          <w:marLeft w:val="0"/>
          <w:marRight w:val="0"/>
          <w:marTop w:val="0"/>
          <w:marBottom w:val="0"/>
          <w:divBdr>
            <w:top w:val="none" w:sz="0" w:space="0" w:color="auto"/>
            <w:left w:val="none" w:sz="0" w:space="0" w:color="auto"/>
            <w:bottom w:val="none" w:sz="0" w:space="0" w:color="auto"/>
            <w:right w:val="none" w:sz="0" w:space="0" w:color="auto"/>
          </w:divBdr>
          <w:divsChild>
            <w:div w:id="306666305">
              <w:marLeft w:val="0"/>
              <w:marRight w:val="0"/>
              <w:marTop w:val="0"/>
              <w:marBottom w:val="0"/>
              <w:divBdr>
                <w:top w:val="none" w:sz="0" w:space="0" w:color="auto"/>
                <w:left w:val="none" w:sz="0" w:space="0" w:color="auto"/>
                <w:bottom w:val="none" w:sz="0" w:space="0" w:color="auto"/>
                <w:right w:val="none" w:sz="0" w:space="0" w:color="auto"/>
              </w:divBdr>
              <w:divsChild>
                <w:div w:id="1208251971">
                  <w:marLeft w:val="0"/>
                  <w:marRight w:val="0"/>
                  <w:marTop w:val="30"/>
                  <w:marBottom w:val="30"/>
                  <w:divBdr>
                    <w:top w:val="none" w:sz="0" w:space="0" w:color="auto"/>
                    <w:left w:val="none" w:sz="0" w:space="0" w:color="auto"/>
                    <w:bottom w:val="none" w:sz="0" w:space="0" w:color="auto"/>
                    <w:right w:val="none" w:sz="0" w:space="0" w:color="auto"/>
                  </w:divBdr>
                  <w:divsChild>
                    <w:div w:id="910776609">
                      <w:marLeft w:val="0"/>
                      <w:marRight w:val="0"/>
                      <w:marTop w:val="0"/>
                      <w:marBottom w:val="0"/>
                      <w:divBdr>
                        <w:top w:val="none" w:sz="0" w:space="0" w:color="auto"/>
                        <w:left w:val="none" w:sz="0" w:space="0" w:color="auto"/>
                        <w:bottom w:val="none" w:sz="0" w:space="0" w:color="auto"/>
                        <w:right w:val="none" w:sz="0" w:space="0" w:color="auto"/>
                      </w:divBdr>
                      <w:divsChild>
                        <w:div w:id="1007058287">
                          <w:marLeft w:val="0"/>
                          <w:marRight w:val="0"/>
                          <w:marTop w:val="0"/>
                          <w:marBottom w:val="0"/>
                          <w:divBdr>
                            <w:top w:val="none" w:sz="0" w:space="0" w:color="auto"/>
                            <w:left w:val="none" w:sz="0" w:space="0" w:color="auto"/>
                            <w:bottom w:val="none" w:sz="0" w:space="0" w:color="auto"/>
                            <w:right w:val="none" w:sz="0" w:space="0" w:color="auto"/>
                          </w:divBdr>
                        </w:div>
                      </w:divsChild>
                    </w:div>
                    <w:div w:id="1515999697">
                      <w:marLeft w:val="0"/>
                      <w:marRight w:val="0"/>
                      <w:marTop w:val="0"/>
                      <w:marBottom w:val="0"/>
                      <w:divBdr>
                        <w:top w:val="none" w:sz="0" w:space="0" w:color="auto"/>
                        <w:left w:val="none" w:sz="0" w:space="0" w:color="auto"/>
                        <w:bottom w:val="none" w:sz="0" w:space="0" w:color="auto"/>
                        <w:right w:val="none" w:sz="0" w:space="0" w:color="auto"/>
                      </w:divBdr>
                      <w:divsChild>
                        <w:div w:id="148041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985066">
              <w:marLeft w:val="0"/>
              <w:marRight w:val="0"/>
              <w:marTop w:val="0"/>
              <w:marBottom w:val="0"/>
              <w:divBdr>
                <w:top w:val="none" w:sz="0" w:space="0" w:color="auto"/>
                <w:left w:val="none" w:sz="0" w:space="0" w:color="auto"/>
                <w:bottom w:val="none" w:sz="0" w:space="0" w:color="auto"/>
                <w:right w:val="none" w:sz="0" w:space="0" w:color="auto"/>
              </w:divBdr>
            </w:div>
          </w:divsChild>
        </w:div>
        <w:div w:id="901260508">
          <w:marLeft w:val="0"/>
          <w:marRight w:val="0"/>
          <w:marTop w:val="0"/>
          <w:marBottom w:val="0"/>
          <w:divBdr>
            <w:top w:val="none" w:sz="0" w:space="0" w:color="auto"/>
            <w:left w:val="none" w:sz="0" w:space="0" w:color="auto"/>
            <w:bottom w:val="none" w:sz="0" w:space="0" w:color="auto"/>
            <w:right w:val="none" w:sz="0" w:space="0" w:color="auto"/>
          </w:divBdr>
          <w:divsChild>
            <w:div w:id="1589803184">
              <w:marLeft w:val="0"/>
              <w:marRight w:val="0"/>
              <w:marTop w:val="0"/>
              <w:marBottom w:val="0"/>
              <w:divBdr>
                <w:top w:val="none" w:sz="0" w:space="0" w:color="auto"/>
                <w:left w:val="none" w:sz="0" w:space="0" w:color="auto"/>
                <w:bottom w:val="none" w:sz="0" w:space="0" w:color="auto"/>
                <w:right w:val="none" w:sz="0" w:space="0" w:color="auto"/>
              </w:divBdr>
            </w:div>
          </w:divsChild>
        </w:div>
        <w:div w:id="1131287330">
          <w:marLeft w:val="0"/>
          <w:marRight w:val="0"/>
          <w:marTop w:val="0"/>
          <w:marBottom w:val="0"/>
          <w:divBdr>
            <w:top w:val="none" w:sz="0" w:space="0" w:color="auto"/>
            <w:left w:val="none" w:sz="0" w:space="0" w:color="auto"/>
            <w:bottom w:val="none" w:sz="0" w:space="0" w:color="auto"/>
            <w:right w:val="none" w:sz="0" w:space="0" w:color="auto"/>
          </w:divBdr>
          <w:divsChild>
            <w:div w:id="858619631">
              <w:marLeft w:val="0"/>
              <w:marRight w:val="0"/>
              <w:marTop w:val="0"/>
              <w:marBottom w:val="0"/>
              <w:divBdr>
                <w:top w:val="none" w:sz="0" w:space="0" w:color="auto"/>
                <w:left w:val="none" w:sz="0" w:space="0" w:color="auto"/>
                <w:bottom w:val="none" w:sz="0" w:space="0" w:color="auto"/>
                <w:right w:val="none" w:sz="0" w:space="0" w:color="auto"/>
              </w:divBdr>
            </w:div>
            <w:div w:id="1644387619">
              <w:marLeft w:val="0"/>
              <w:marRight w:val="0"/>
              <w:marTop w:val="0"/>
              <w:marBottom w:val="0"/>
              <w:divBdr>
                <w:top w:val="none" w:sz="0" w:space="0" w:color="auto"/>
                <w:left w:val="none" w:sz="0" w:space="0" w:color="auto"/>
                <w:bottom w:val="none" w:sz="0" w:space="0" w:color="auto"/>
                <w:right w:val="none" w:sz="0" w:space="0" w:color="auto"/>
              </w:divBdr>
              <w:divsChild>
                <w:div w:id="1879273886">
                  <w:marLeft w:val="0"/>
                  <w:marRight w:val="0"/>
                  <w:marTop w:val="30"/>
                  <w:marBottom w:val="30"/>
                  <w:divBdr>
                    <w:top w:val="none" w:sz="0" w:space="0" w:color="auto"/>
                    <w:left w:val="none" w:sz="0" w:space="0" w:color="auto"/>
                    <w:bottom w:val="none" w:sz="0" w:space="0" w:color="auto"/>
                    <w:right w:val="none" w:sz="0" w:space="0" w:color="auto"/>
                  </w:divBdr>
                  <w:divsChild>
                    <w:div w:id="193664656">
                      <w:marLeft w:val="0"/>
                      <w:marRight w:val="0"/>
                      <w:marTop w:val="0"/>
                      <w:marBottom w:val="0"/>
                      <w:divBdr>
                        <w:top w:val="none" w:sz="0" w:space="0" w:color="auto"/>
                        <w:left w:val="none" w:sz="0" w:space="0" w:color="auto"/>
                        <w:bottom w:val="none" w:sz="0" w:space="0" w:color="auto"/>
                        <w:right w:val="none" w:sz="0" w:space="0" w:color="auto"/>
                      </w:divBdr>
                      <w:divsChild>
                        <w:div w:id="1801485695">
                          <w:marLeft w:val="0"/>
                          <w:marRight w:val="0"/>
                          <w:marTop w:val="0"/>
                          <w:marBottom w:val="0"/>
                          <w:divBdr>
                            <w:top w:val="none" w:sz="0" w:space="0" w:color="auto"/>
                            <w:left w:val="none" w:sz="0" w:space="0" w:color="auto"/>
                            <w:bottom w:val="none" w:sz="0" w:space="0" w:color="auto"/>
                            <w:right w:val="none" w:sz="0" w:space="0" w:color="auto"/>
                          </w:divBdr>
                        </w:div>
                      </w:divsChild>
                    </w:div>
                    <w:div w:id="1799298075">
                      <w:marLeft w:val="0"/>
                      <w:marRight w:val="0"/>
                      <w:marTop w:val="0"/>
                      <w:marBottom w:val="0"/>
                      <w:divBdr>
                        <w:top w:val="none" w:sz="0" w:space="0" w:color="auto"/>
                        <w:left w:val="none" w:sz="0" w:space="0" w:color="auto"/>
                        <w:bottom w:val="none" w:sz="0" w:space="0" w:color="auto"/>
                        <w:right w:val="none" w:sz="0" w:space="0" w:color="auto"/>
                      </w:divBdr>
                      <w:divsChild>
                        <w:div w:id="66586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294020">
          <w:marLeft w:val="0"/>
          <w:marRight w:val="0"/>
          <w:marTop w:val="0"/>
          <w:marBottom w:val="0"/>
          <w:divBdr>
            <w:top w:val="none" w:sz="0" w:space="0" w:color="auto"/>
            <w:left w:val="none" w:sz="0" w:space="0" w:color="auto"/>
            <w:bottom w:val="none" w:sz="0" w:space="0" w:color="auto"/>
            <w:right w:val="none" w:sz="0" w:space="0" w:color="auto"/>
          </w:divBdr>
          <w:divsChild>
            <w:div w:id="2122870557">
              <w:marLeft w:val="0"/>
              <w:marRight w:val="0"/>
              <w:marTop w:val="0"/>
              <w:marBottom w:val="0"/>
              <w:divBdr>
                <w:top w:val="none" w:sz="0" w:space="0" w:color="auto"/>
                <w:left w:val="none" w:sz="0" w:space="0" w:color="auto"/>
                <w:bottom w:val="none" w:sz="0" w:space="0" w:color="auto"/>
                <w:right w:val="none" w:sz="0" w:space="0" w:color="auto"/>
              </w:divBdr>
            </w:div>
          </w:divsChild>
        </w:div>
        <w:div w:id="1385254011">
          <w:marLeft w:val="0"/>
          <w:marRight w:val="0"/>
          <w:marTop w:val="0"/>
          <w:marBottom w:val="0"/>
          <w:divBdr>
            <w:top w:val="none" w:sz="0" w:space="0" w:color="auto"/>
            <w:left w:val="none" w:sz="0" w:space="0" w:color="auto"/>
            <w:bottom w:val="none" w:sz="0" w:space="0" w:color="auto"/>
            <w:right w:val="none" w:sz="0" w:space="0" w:color="auto"/>
          </w:divBdr>
          <w:divsChild>
            <w:div w:id="127476190">
              <w:marLeft w:val="0"/>
              <w:marRight w:val="0"/>
              <w:marTop w:val="0"/>
              <w:marBottom w:val="0"/>
              <w:divBdr>
                <w:top w:val="none" w:sz="0" w:space="0" w:color="auto"/>
                <w:left w:val="none" w:sz="0" w:space="0" w:color="auto"/>
                <w:bottom w:val="none" w:sz="0" w:space="0" w:color="auto"/>
                <w:right w:val="none" w:sz="0" w:space="0" w:color="auto"/>
              </w:divBdr>
            </w:div>
          </w:divsChild>
        </w:div>
        <w:div w:id="1402216974">
          <w:marLeft w:val="0"/>
          <w:marRight w:val="0"/>
          <w:marTop w:val="0"/>
          <w:marBottom w:val="0"/>
          <w:divBdr>
            <w:top w:val="none" w:sz="0" w:space="0" w:color="auto"/>
            <w:left w:val="none" w:sz="0" w:space="0" w:color="auto"/>
            <w:bottom w:val="none" w:sz="0" w:space="0" w:color="auto"/>
            <w:right w:val="none" w:sz="0" w:space="0" w:color="auto"/>
          </w:divBdr>
          <w:divsChild>
            <w:div w:id="96214417">
              <w:marLeft w:val="0"/>
              <w:marRight w:val="0"/>
              <w:marTop w:val="0"/>
              <w:marBottom w:val="0"/>
              <w:divBdr>
                <w:top w:val="none" w:sz="0" w:space="0" w:color="auto"/>
                <w:left w:val="none" w:sz="0" w:space="0" w:color="auto"/>
                <w:bottom w:val="none" w:sz="0" w:space="0" w:color="auto"/>
                <w:right w:val="none" w:sz="0" w:space="0" w:color="auto"/>
              </w:divBdr>
            </w:div>
          </w:divsChild>
        </w:div>
        <w:div w:id="1492016134">
          <w:marLeft w:val="0"/>
          <w:marRight w:val="0"/>
          <w:marTop w:val="0"/>
          <w:marBottom w:val="0"/>
          <w:divBdr>
            <w:top w:val="none" w:sz="0" w:space="0" w:color="auto"/>
            <w:left w:val="none" w:sz="0" w:space="0" w:color="auto"/>
            <w:bottom w:val="none" w:sz="0" w:space="0" w:color="auto"/>
            <w:right w:val="none" w:sz="0" w:space="0" w:color="auto"/>
          </w:divBdr>
          <w:divsChild>
            <w:div w:id="2009941936">
              <w:marLeft w:val="0"/>
              <w:marRight w:val="0"/>
              <w:marTop w:val="0"/>
              <w:marBottom w:val="0"/>
              <w:divBdr>
                <w:top w:val="none" w:sz="0" w:space="0" w:color="auto"/>
                <w:left w:val="none" w:sz="0" w:space="0" w:color="auto"/>
                <w:bottom w:val="none" w:sz="0" w:space="0" w:color="auto"/>
                <w:right w:val="none" w:sz="0" w:space="0" w:color="auto"/>
              </w:divBdr>
            </w:div>
          </w:divsChild>
        </w:div>
        <w:div w:id="2058119312">
          <w:marLeft w:val="0"/>
          <w:marRight w:val="0"/>
          <w:marTop w:val="0"/>
          <w:marBottom w:val="0"/>
          <w:divBdr>
            <w:top w:val="none" w:sz="0" w:space="0" w:color="auto"/>
            <w:left w:val="none" w:sz="0" w:space="0" w:color="auto"/>
            <w:bottom w:val="none" w:sz="0" w:space="0" w:color="auto"/>
            <w:right w:val="none" w:sz="0" w:space="0" w:color="auto"/>
          </w:divBdr>
          <w:divsChild>
            <w:div w:id="375934447">
              <w:marLeft w:val="0"/>
              <w:marRight w:val="0"/>
              <w:marTop w:val="0"/>
              <w:marBottom w:val="0"/>
              <w:divBdr>
                <w:top w:val="none" w:sz="0" w:space="0" w:color="auto"/>
                <w:left w:val="none" w:sz="0" w:space="0" w:color="auto"/>
                <w:bottom w:val="none" w:sz="0" w:space="0" w:color="auto"/>
                <w:right w:val="none" w:sz="0" w:space="0" w:color="auto"/>
              </w:divBdr>
            </w:div>
            <w:div w:id="611133530">
              <w:marLeft w:val="0"/>
              <w:marRight w:val="0"/>
              <w:marTop w:val="0"/>
              <w:marBottom w:val="0"/>
              <w:divBdr>
                <w:top w:val="none" w:sz="0" w:space="0" w:color="auto"/>
                <w:left w:val="none" w:sz="0" w:space="0" w:color="auto"/>
                <w:bottom w:val="none" w:sz="0" w:space="0" w:color="auto"/>
                <w:right w:val="none" w:sz="0" w:space="0" w:color="auto"/>
              </w:divBdr>
              <w:divsChild>
                <w:div w:id="1245458923">
                  <w:marLeft w:val="0"/>
                  <w:marRight w:val="0"/>
                  <w:marTop w:val="30"/>
                  <w:marBottom w:val="30"/>
                  <w:divBdr>
                    <w:top w:val="none" w:sz="0" w:space="0" w:color="auto"/>
                    <w:left w:val="none" w:sz="0" w:space="0" w:color="auto"/>
                    <w:bottom w:val="none" w:sz="0" w:space="0" w:color="auto"/>
                    <w:right w:val="none" w:sz="0" w:space="0" w:color="auto"/>
                  </w:divBdr>
                  <w:divsChild>
                    <w:div w:id="64450517">
                      <w:marLeft w:val="0"/>
                      <w:marRight w:val="0"/>
                      <w:marTop w:val="0"/>
                      <w:marBottom w:val="0"/>
                      <w:divBdr>
                        <w:top w:val="none" w:sz="0" w:space="0" w:color="auto"/>
                        <w:left w:val="none" w:sz="0" w:space="0" w:color="auto"/>
                        <w:bottom w:val="none" w:sz="0" w:space="0" w:color="auto"/>
                        <w:right w:val="none" w:sz="0" w:space="0" w:color="auto"/>
                      </w:divBdr>
                      <w:divsChild>
                        <w:div w:id="665934998">
                          <w:marLeft w:val="0"/>
                          <w:marRight w:val="0"/>
                          <w:marTop w:val="0"/>
                          <w:marBottom w:val="0"/>
                          <w:divBdr>
                            <w:top w:val="none" w:sz="0" w:space="0" w:color="auto"/>
                            <w:left w:val="none" w:sz="0" w:space="0" w:color="auto"/>
                            <w:bottom w:val="none" w:sz="0" w:space="0" w:color="auto"/>
                            <w:right w:val="none" w:sz="0" w:space="0" w:color="auto"/>
                          </w:divBdr>
                        </w:div>
                      </w:divsChild>
                    </w:div>
                    <w:div w:id="149833057">
                      <w:marLeft w:val="0"/>
                      <w:marRight w:val="0"/>
                      <w:marTop w:val="0"/>
                      <w:marBottom w:val="0"/>
                      <w:divBdr>
                        <w:top w:val="none" w:sz="0" w:space="0" w:color="auto"/>
                        <w:left w:val="none" w:sz="0" w:space="0" w:color="auto"/>
                        <w:bottom w:val="none" w:sz="0" w:space="0" w:color="auto"/>
                        <w:right w:val="none" w:sz="0" w:space="0" w:color="auto"/>
                      </w:divBdr>
                      <w:divsChild>
                        <w:div w:id="677192583">
                          <w:marLeft w:val="0"/>
                          <w:marRight w:val="0"/>
                          <w:marTop w:val="0"/>
                          <w:marBottom w:val="0"/>
                          <w:divBdr>
                            <w:top w:val="none" w:sz="0" w:space="0" w:color="auto"/>
                            <w:left w:val="none" w:sz="0" w:space="0" w:color="auto"/>
                            <w:bottom w:val="none" w:sz="0" w:space="0" w:color="auto"/>
                            <w:right w:val="none" w:sz="0" w:space="0" w:color="auto"/>
                          </w:divBdr>
                        </w:div>
                      </w:divsChild>
                    </w:div>
                    <w:div w:id="377707716">
                      <w:marLeft w:val="0"/>
                      <w:marRight w:val="0"/>
                      <w:marTop w:val="0"/>
                      <w:marBottom w:val="0"/>
                      <w:divBdr>
                        <w:top w:val="none" w:sz="0" w:space="0" w:color="auto"/>
                        <w:left w:val="none" w:sz="0" w:space="0" w:color="auto"/>
                        <w:bottom w:val="none" w:sz="0" w:space="0" w:color="auto"/>
                        <w:right w:val="none" w:sz="0" w:space="0" w:color="auto"/>
                      </w:divBdr>
                      <w:divsChild>
                        <w:div w:id="1021128614">
                          <w:marLeft w:val="0"/>
                          <w:marRight w:val="0"/>
                          <w:marTop w:val="0"/>
                          <w:marBottom w:val="0"/>
                          <w:divBdr>
                            <w:top w:val="none" w:sz="0" w:space="0" w:color="auto"/>
                            <w:left w:val="none" w:sz="0" w:space="0" w:color="auto"/>
                            <w:bottom w:val="none" w:sz="0" w:space="0" w:color="auto"/>
                            <w:right w:val="none" w:sz="0" w:space="0" w:color="auto"/>
                          </w:divBdr>
                        </w:div>
                      </w:divsChild>
                    </w:div>
                    <w:div w:id="445664646">
                      <w:marLeft w:val="0"/>
                      <w:marRight w:val="0"/>
                      <w:marTop w:val="0"/>
                      <w:marBottom w:val="0"/>
                      <w:divBdr>
                        <w:top w:val="none" w:sz="0" w:space="0" w:color="auto"/>
                        <w:left w:val="none" w:sz="0" w:space="0" w:color="auto"/>
                        <w:bottom w:val="none" w:sz="0" w:space="0" w:color="auto"/>
                        <w:right w:val="none" w:sz="0" w:space="0" w:color="auto"/>
                      </w:divBdr>
                      <w:divsChild>
                        <w:div w:id="45877026">
                          <w:marLeft w:val="0"/>
                          <w:marRight w:val="0"/>
                          <w:marTop w:val="0"/>
                          <w:marBottom w:val="0"/>
                          <w:divBdr>
                            <w:top w:val="none" w:sz="0" w:space="0" w:color="auto"/>
                            <w:left w:val="none" w:sz="0" w:space="0" w:color="auto"/>
                            <w:bottom w:val="none" w:sz="0" w:space="0" w:color="auto"/>
                            <w:right w:val="none" w:sz="0" w:space="0" w:color="auto"/>
                          </w:divBdr>
                        </w:div>
                      </w:divsChild>
                    </w:div>
                    <w:div w:id="574973694">
                      <w:marLeft w:val="0"/>
                      <w:marRight w:val="0"/>
                      <w:marTop w:val="0"/>
                      <w:marBottom w:val="0"/>
                      <w:divBdr>
                        <w:top w:val="none" w:sz="0" w:space="0" w:color="auto"/>
                        <w:left w:val="none" w:sz="0" w:space="0" w:color="auto"/>
                        <w:bottom w:val="none" w:sz="0" w:space="0" w:color="auto"/>
                        <w:right w:val="none" w:sz="0" w:space="0" w:color="auto"/>
                      </w:divBdr>
                      <w:divsChild>
                        <w:div w:id="1629316544">
                          <w:marLeft w:val="0"/>
                          <w:marRight w:val="0"/>
                          <w:marTop w:val="0"/>
                          <w:marBottom w:val="0"/>
                          <w:divBdr>
                            <w:top w:val="none" w:sz="0" w:space="0" w:color="auto"/>
                            <w:left w:val="none" w:sz="0" w:space="0" w:color="auto"/>
                            <w:bottom w:val="none" w:sz="0" w:space="0" w:color="auto"/>
                            <w:right w:val="none" w:sz="0" w:space="0" w:color="auto"/>
                          </w:divBdr>
                        </w:div>
                      </w:divsChild>
                    </w:div>
                    <w:div w:id="825897225">
                      <w:marLeft w:val="0"/>
                      <w:marRight w:val="0"/>
                      <w:marTop w:val="0"/>
                      <w:marBottom w:val="0"/>
                      <w:divBdr>
                        <w:top w:val="none" w:sz="0" w:space="0" w:color="auto"/>
                        <w:left w:val="none" w:sz="0" w:space="0" w:color="auto"/>
                        <w:bottom w:val="none" w:sz="0" w:space="0" w:color="auto"/>
                        <w:right w:val="none" w:sz="0" w:space="0" w:color="auto"/>
                      </w:divBdr>
                      <w:divsChild>
                        <w:div w:id="1682858926">
                          <w:marLeft w:val="0"/>
                          <w:marRight w:val="0"/>
                          <w:marTop w:val="0"/>
                          <w:marBottom w:val="0"/>
                          <w:divBdr>
                            <w:top w:val="none" w:sz="0" w:space="0" w:color="auto"/>
                            <w:left w:val="none" w:sz="0" w:space="0" w:color="auto"/>
                            <w:bottom w:val="none" w:sz="0" w:space="0" w:color="auto"/>
                            <w:right w:val="none" w:sz="0" w:space="0" w:color="auto"/>
                          </w:divBdr>
                        </w:div>
                      </w:divsChild>
                    </w:div>
                    <w:div w:id="1024862282">
                      <w:marLeft w:val="0"/>
                      <w:marRight w:val="0"/>
                      <w:marTop w:val="0"/>
                      <w:marBottom w:val="0"/>
                      <w:divBdr>
                        <w:top w:val="none" w:sz="0" w:space="0" w:color="auto"/>
                        <w:left w:val="none" w:sz="0" w:space="0" w:color="auto"/>
                        <w:bottom w:val="none" w:sz="0" w:space="0" w:color="auto"/>
                        <w:right w:val="none" w:sz="0" w:space="0" w:color="auto"/>
                      </w:divBdr>
                      <w:divsChild>
                        <w:div w:id="1191727972">
                          <w:marLeft w:val="0"/>
                          <w:marRight w:val="0"/>
                          <w:marTop w:val="0"/>
                          <w:marBottom w:val="0"/>
                          <w:divBdr>
                            <w:top w:val="none" w:sz="0" w:space="0" w:color="auto"/>
                            <w:left w:val="none" w:sz="0" w:space="0" w:color="auto"/>
                            <w:bottom w:val="none" w:sz="0" w:space="0" w:color="auto"/>
                            <w:right w:val="none" w:sz="0" w:space="0" w:color="auto"/>
                          </w:divBdr>
                        </w:div>
                      </w:divsChild>
                    </w:div>
                    <w:div w:id="1460301342">
                      <w:marLeft w:val="0"/>
                      <w:marRight w:val="0"/>
                      <w:marTop w:val="0"/>
                      <w:marBottom w:val="0"/>
                      <w:divBdr>
                        <w:top w:val="none" w:sz="0" w:space="0" w:color="auto"/>
                        <w:left w:val="none" w:sz="0" w:space="0" w:color="auto"/>
                        <w:bottom w:val="none" w:sz="0" w:space="0" w:color="auto"/>
                        <w:right w:val="none" w:sz="0" w:space="0" w:color="auto"/>
                      </w:divBdr>
                      <w:divsChild>
                        <w:div w:id="1804231606">
                          <w:marLeft w:val="0"/>
                          <w:marRight w:val="0"/>
                          <w:marTop w:val="0"/>
                          <w:marBottom w:val="0"/>
                          <w:divBdr>
                            <w:top w:val="none" w:sz="0" w:space="0" w:color="auto"/>
                            <w:left w:val="none" w:sz="0" w:space="0" w:color="auto"/>
                            <w:bottom w:val="none" w:sz="0" w:space="0" w:color="auto"/>
                            <w:right w:val="none" w:sz="0" w:space="0" w:color="auto"/>
                          </w:divBdr>
                        </w:div>
                      </w:divsChild>
                    </w:div>
                    <w:div w:id="1666279571">
                      <w:marLeft w:val="0"/>
                      <w:marRight w:val="0"/>
                      <w:marTop w:val="0"/>
                      <w:marBottom w:val="0"/>
                      <w:divBdr>
                        <w:top w:val="none" w:sz="0" w:space="0" w:color="auto"/>
                        <w:left w:val="none" w:sz="0" w:space="0" w:color="auto"/>
                        <w:bottom w:val="none" w:sz="0" w:space="0" w:color="auto"/>
                        <w:right w:val="none" w:sz="0" w:space="0" w:color="auto"/>
                      </w:divBdr>
                      <w:divsChild>
                        <w:div w:id="113660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4722182">
      <w:bodyDiv w:val="1"/>
      <w:marLeft w:val="0"/>
      <w:marRight w:val="0"/>
      <w:marTop w:val="0"/>
      <w:marBottom w:val="0"/>
      <w:divBdr>
        <w:top w:val="none" w:sz="0" w:space="0" w:color="auto"/>
        <w:left w:val="none" w:sz="0" w:space="0" w:color="auto"/>
        <w:bottom w:val="none" w:sz="0" w:space="0" w:color="auto"/>
        <w:right w:val="none" w:sz="0" w:space="0" w:color="auto"/>
      </w:divBdr>
      <w:divsChild>
        <w:div w:id="218437707">
          <w:marLeft w:val="0"/>
          <w:marRight w:val="0"/>
          <w:marTop w:val="0"/>
          <w:marBottom w:val="0"/>
          <w:divBdr>
            <w:top w:val="none" w:sz="0" w:space="0" w:color="auto"/>
            <w:left w:val="none" w:sz="0" w:space="0" w:color="auto"/>
            <w:bottom w:val="none" w:sz="0" w:space="0" w:color="auto"/>
            <w:right w:val="none" w:sz="0" w:space="0" w:color="auto"/>
          </w:divBdr>
          <w:divsChild>
            <w:div w:id="1651248343">
              <w:marLeft w:val="0"/>
              <w:marRight w:val="0"/>
              <w:marTop w:val="0"/>
              <w:marBottom w:val="0"/>
              <w:divBdr>
                <w:top w:val="none" w:sz="0" w:space="0" w:color="auto"/>
                <w:left w:val="none" w:sz="0" w:space="0" w:color="auto"/>
                <w:bottom w:val="none" w:sz="0" w:space="0" w:color="auto"/>
                <w:right w:val="none" w:sz="0" w:space="0" w:color="auto"/>
              </w:divBdr>
            </w:div>
          </w:divsChild>
        </w:div>
        <w:div w:id="466509649">
          <w:marLeft w:val="0"/>
          <w:marRight w:val="0"/>
          <w:marTop w:val="0"/>
          <w:marBottom w:val="0"/>
          <w:divBdr>
            <w:top w:val="none" w:sz="0" w:space="0" w:color="auto"/>
            <w:left w:val="none" w:sz="0" w:space="0" w:color="auto"/>
            <w:bottom w:val="none" w:sz="0" w:space="0" w:color="auto"/>
            <w:right w:val="none" w:sz="0" w:space="0" w:color="auto"/>
          </w:divBdr>
          <w:divsChild>
            <w:div w:id="1800880343">
              <w:marLeft w:val="0"/>
              <w:marRight w:val="0"/>
              <w:marTop w:val="0"/>
              <w:marBottom w:val="0"/>
              <w:divBdr>
                <w:top w:val="none" w:sz="0" w:space="0" w:color="auto"/>
                <w:left w:val="none" w:sz="0" w:space="0" w:color="auto"/>
                <w:bottom w:val="none" w:sz="0" w:space="0" w:color="auto"/>
                <w:right w:val="none" w:sz="0" w:space="0" w:color="auto"/>
              </w:divBdr>
            </w:div>
          </w:divsChild>
        </w:div>
        <w:div w:id="563950918">
          <w:marLeft w:val="0"/>
          <w:marRight w:val="0"/>
          <w:marTop w:val="0"/>
          <w:marBottom w:val="0"/>
          <w:divBdr>
            <w:top w:val="none" w:sz="0" w:space="0" w:color="auto"/>
            <w:left w:val="none" w:sz="0" w:space="0" w:color="auto"/>
            <w:bottom w:val="none" w:sz="0" w:space="0" w:color="auto"/>
            <w:right w:val="none" w:sz="0" w:space="0" w:color="auto"/>
          </w:divBdr>
          <w:divsChild>
            <w:div w:id="508064924">
              <w:marLeft w:val="0"/>
              <w:marRight w:val="0"/>
              <w:marTop w:val="0"/>
              <w:marBottom w:val="0"/>
              <w:divBdr>
                <w:top w:val="none" w:sz="0" w:space="0" w:color="auto"/>
                <w:left w:val="none" w:sz="0" w:space="0" w:color="auto"/>
                <w:bottom w:val="none" w:sz="0" w:space="0" w:color="auto"/>
                <w:right w:val="none" w:sz="0" w:space="0" w:color="auto"/>
              </w:divBdr>
            </w:div>
          </w:divsChild>
        </w:div>
        <w:div w:id="708139937">
          <w:marLeft w:val="0"/>
          <w:marRight w:val="0"/>
          <w:marTop w:val="0"/>
          <w:marBottom w:val="0"/>
          <w:divBdr>
            <w:top w:val="none" w:sz="0" w:space="0" w:color="auto"/>
            <w:left w:val="none" w:sz="0" w:space="0" w:color="auto"/>
            <w:bottom w:val="none" w:sz="0" w:space="0" w:color="auto"/>
            <w:right w:val="none" w:sz="0" w:space="0" w:color="auto"/>
          </w:divBdr>
          <w:divsChild>
            <w:div w:id="1473596143">
              <w:marLeft w:val="0"/>
              <w:marRight w:val="0"/>
              <w:marTop w:val="0"/>
              <w:marBottom w:val="0"/>
              <w:divBdr>
                <w:top w:val="none" w:sz="0" w:space="0" w:color="auto"/>
                <w:left w:val="none" w:sz="0" w:space="0" w:color="auto"/>
                <w:bottom w:val="none" w:sz="0" w:space="0" w:color="auto"/>
                <w:right w:val="none" w:sz="0" w:space="0" w:color="auto"/>
              </w:divBdr>
              <w:divsChild>
                <w:div w:id="1957372989">
                  <w:marLeft w:val="0"/>
                  <w:marRight w:val="0"/>
                  <w:marTop w:val="30"/>
                  <w:marBottom w:val="30"/>
                  <w:divBdr>
                    <w:top w:val="none" w:sz="0" w:space="0" w:color="auto"/>
                    <w:left w:val="none" w:sz="0" w:space="0" w:color="auto"/>
                    <w:bottom w:val="none" w:sz="0" w:space="0" w:color="auto"/>
                    <w:right w:val="none" w:sz="0" w:space="0" w:color="auto"/>
                  </w:divBdr>
                  <w:divsChild>
                    <w:div w:id="23408215">
                      <w:marLeft w:val="0"/>
                      <w:marRight w:val="0"/>
                      <w:marTop w:val="0"/>
                      <w:marBottom w:val="0"/>
                      <w:divBdr>
                        <w:top w:val="none" w:sz="0" w:space="0" w:color="auto"/>
                        <w:left w:val="none" w:sz="0" w:space="0" w:color="auto"/>
                        <w:bottom w:val="none" w:sz="0" w:space="0" w:color="auto"/>
                        <w:right w:val="none" w:sz="0" w:space="0" w:color="auto"/>
                      </w:divBdr>
                      <w:divsChild>
                        <w:div w:id="2056271432">
                          <w:marLeft w:val="0"/>
                          <w:marRight w:val="0"/>
                          <w:marTop w:val="0"/>
                          <w:marBottom w:val="0"/>
                          <w:divBdr>
                            <w:top w:val="none" w:sz="0" w:space="0" w:color="auto"/>
                            <w:left w:val="none" w:sz="0" w:space="0" w:color="auto"/>
                            <w:bottom w:val="none" w:sz="0" w:space="0" w:color="auto"/>
                            <w:right w:val="none" w:sz="0" w:space="0" w:color="auto"/>
                          </w:divBdr>
                        </w:div>
                      </w:divsChild>
                    </w:div>
                    <w:div w:id="62994728">
                      <w:marLeft w:val="0"/>
                      <w:marRight w:val="0"/>
                      <w:marTop w:val="0"/>
                      <w:marBottom w:val="0"/>
                      <w:divBdr>
                        <w:top w:val="none" w:sz="0" w:space="0" w:color="auto"/>
                        <w:left w:val="none" w:sz="0" w:space="0" w:color="auto"/>
                        <w:bottom w:val="none" w:sz="0" w:space="0" w:color="auto"/>
                        <w:right w:val="none" w:sz="0" w:space="0" w:color="auto"/>
                      </w:divBdr>
                      <w:divsChild>
                        <w:div w:id="1544170342">
                          <w:marLeft w:val="0"/>
                          <w:marRight w:val="0"/>
                          <w:marTop w:val="0"/>
                          <w:marBottom w:val="0"/>
                          <w:divBdr>
                            <w:top w:val="none" w:sz="0" w:space="0" w:color="auto"/>
                            <w:left w:val="none" w:sz="0" w:space="0" w:color="auto"/>
                            <w:bottom w:val="none" w:sz="0" w:space="0" w:color="auto"/>
                            <w:right w:val="none" w:sz="0" w:space="0" w:color="auto"/>
                          </w:divBdr>
                        </w:div>
                      </w:divsChild>
                    </w:div>
                    <w:div w:id="75565692">
                      <w:marLeft w:val="0"/>
                      <w:marRight w:val="0"/>
                      <w:marTop w:val="0"/>
                      <w:marBottom w:val="0"/>
                      <w:divBdr>
                        <w:top w:val="none" w:sz="0" w:space="0" w:color="auto"/>
                        <w:left w:val="none" w:sz="0" w:space="0" w:color="auto"/>
                        <w:bottom w:val="none" w:sz="0" w:space="0" w:color="auto"/>
                        <w:right w:val="none" w:sz="0" w:space="0" w:color="auto"/>
                      </w:divBdr>
                      <w:divsChild>
                        <w:div w:id="1475637343">
                          <w:marLeft w:val="0"/>
                          <w:marRight w:val="0"/>
                          <w:marTop w:val="0"/>
                          <w:marBottom w:val="0"/>
                          <w:divBdr>
                            <w:top w:val="none" w:sz="0" w:space="0" w:color="auto"/>
                            <w:left w:val="none" w:sz="0" w:space="0" w:color="auto"/>
                            <w:bottom w:val="none" w:sz="0" w:space="0" w:color="auto"/>
                            <w:right w:val="none" w:sz="0" w:space="0" w:color="auto"/>
                          </w:divBdr>
                        </w:div>
                      </w:divsChild>
                    </w:div>
                    <w:div w:id="88430082">
                      <w:marLeft w:val="0"/>
                      <w:marRight w:val="0"/>
                      <w:marTop w:val="0"/>
                      <w:marBottom w:val="0"/>
                      <w:divBdr>
                        <w:top w:val="none" w:sz="0" w:space="0" w:color="auto"/>
                        <w:left w:val="none" w:sz="0" w:space="0" w:color="auto"/>
                        <w:bottom w:val="none" w:sz="0" w:space="0" w:color="auto"/>
                        <w:right w:val="none" w:sz="0" w:space="0" w:color="auto"/>
                      </w:divBdr>
                      <w:divsChild>
                        <w:div w:id="310333271">
                          <w:marLeft w:val="0"/>
                          <w:marRight w:val="0"/>
                          <w:marTop w:val="0"/>
                          <w:marBottom w:val="0"/>
                          <w:divBdr>
                            <w:top w:val="none" w:sz="0" w:space="0" w:color="auto"/>
                            <w:left w:val="none" w:sz="0" w:space="0" w:color="auto"/>
                            <w:bottom w:val="none" w:sz="0" w:space="0" w:color="auto"/>
                            <w:right w:val="none" w:sz="0" w:space="0" w:color="auto"/>
                          </w:divBdr>
                          <w:divsChild>
                            <w:div w:id="1968774056">
                              <w:marLeft w:val="0"/>
                              <w:marRight w:val="0"/>
                              <w:marTop w:val="30"/>
                              <w:marBottom w:val="30"/>
                              <w:divBdr>
                                <w:top w:val="none" w:sz="0" w:space="0" w:color="auto"/>
                                <w:left w:val="none" w:sz="0" w:space="0" w:color="auto"/>
                                <w:bottom w:val="none" w:sz="0" w:space="0" w:color="auto"/>
                                <w:right w:val="none" w:sz="0" w:space="0" w:color="auto"/>
                              </w:divBdr>
                              <w:divsChild>
                                <w:div w:id="2064014773">
                                  <w:marLeft w:val="0"/>
                                  <w:marRight w:val="0"/>
                                  <w:marTop w:val="0"/>
                                  <w:marBottom w:val="0"/>
                                  <w:divBdr>
                                    <w:top w:val="none" w:sz="0" w:space="0" w:color="auto"/>
                                    <w:left w:val="none" w:sz="0" w:space="0" w:color="auto"/>
                                    <w:bottom w:val="none" w:sz="0" w:space="0" w:color="auto"/>
                                    <w:right w:val="none" w:sz="0" w:space="0" w:color="auto"/>
                                  </w:divBdr>
                                  <w:divsChild>
                                    <w:div w:id="957832285">
                                      <w:marLeft w:val="0"/>
                                      <w:marRight w:val="0"/>
                                      <w:marTop w:val="0"/>
                                      <w:marBottom w:val="0"/>
                                      <w:divBdr>
                                        <w:top w:val="none" w:sz="0" w:space="0" w:color="auto"/>
                                        <w:left w:val="none" w:sz="0" w:space="0" w:color="auto"/>
                                        <w:bottom w:val="none" w:sz="0" w:space="0" w:color="auto"/>
                                        <w:right w:val="none" w:sz="0" w:space="0" w:color="auto"/>
                                      </w:divBdr>
                                    </w:div>
                                  </w:divsChild>
                                </w:div>
                                <w:div w:id="2079159366">
                                  <w:marLeft w:val="0"/>
                                  <w:marRight w:val="0"/>
                                  <w:marTop w:val="0"/>
                                  <w:marBottom w:val="0"/>
                                  <w:divBdr>
                                    <w:top w:val="none" w:sz="0" w:space="0" w:color="auto"/>
                                    <w:left w:val="none" w:sz="0" w:space="0" w:color="auto"/>
                                    <w:bottom w:val="none" w:sz="0" w:space="0" w:color="auto"/>
                                    <w:right w:val="none" w:sz="0" w:space="0" w:color="auto"/>
                                  </w:divBdr>
                                  <w:divsChild>
                                    <w:div w:id="133353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57657">
                          <w:marLeft w:val="0"/>
                          <w:marRight w:val="0"/>
                          <w:marTop w:val="0"/>
                          <w:marBottom w:val="0"/>
                          <w:divBdr>
                            <w:top w:val="none" w:sz="0" w:space="0" w:color="auto"/>
                            <w:left w:val="none" w:sz="0" w:space="0" w:color="auto"/>
                            <w:bottom w:val="none" w:sz="0" w:space="0" w:color="auto"/>
                            <w:right w:val="none" w:sz="0" w:space="0" w:color="auto"/>
                          </w:divBdr>
                        </w:div>
                      </w:divsChild>
                    </w:div>
                    <w:div w:id="98641742">
                      <w:marLeft w:val="0"/>
                      <w:marRight w:val="0"/>
                      <w:marTop w:val="0"/>
                      <w:marBottom w:val="0"/>
                      <w:divBdr>
                        <w:top w:val="none" w:sz="0" w:space="0" w:color="auto"/>
                        <w:left w:val="none" w:sz="0" w:space="0" w:color="auto"/>
                        <w:bottom w:val="none" w:sz="0" w:space="0" w:color="auto"/>
                        <w:right w:val="none" w:sz="0" w:space="0" w:color="auto"/>
                      </w:divBdr>
                      <w:divsChild>
                        <w:div w:id="659694785">
                          <w:marLeft w:val="0"/>
                          <w:marRight w:val="0"/>
                          <w:marTop w:val="0"/>
                          <w:marBottom w:val="0"/>
                          <w:divBdr>
                            <w:top w:val="none" w:sz="0" w:space="0" w:color="auto"/>
                            <w:left w:val="none" w:sz="0" w:space="0" w:color="auto"/>
                            <w:bottom w:val="none" w:sz="0" w:space="0" w:color="auto"/>
                            <w:right w:val="none" w:sz="0" w:space="0" w:color="auto"/>
                          </w:divBdr>
                        </w:div>
                        <w:div w:id="1298561257">
                          <w:marLeft w:val="0"/>
                          <w:marRight w:val="0"/>
                          <w:marTop w:val="0"/>
                          <w:marBottom w:val="0"/>
                          <w:divBdr>
                            <w:top w:val="none" w:sz="0" w:space="0" w:color="auto"/>
                            <w:left w:val="none" w:sz="0" w:space="0" w:color="auto"/>
                            <w:bottom w:val="none" w:sz="0" w:space="0" w:color="auto"/>
                            <w:right w:val="none" w:sz="0" w:space="0" w:color="auto"/>
                          </w:divBdr>
                          <w:divsChild>
                            <w:div w:id="572394328">
                              <w:marLeft w:val="0"/>
                              <w:marRight w:val="0"/>
                              <w:marTop w:val="30"/>
                              <w:marBottom w:val="30"/>
                              <w:divBdr>
                                <w:top w:val="none" w:sz="0" w:space="0" w:color="auto"/>
                                <w:left w:val="none" w:sz="0" w:space="0" w:color="auto"/>
                                <w:bottom w:val="none" w:sz="0" w:space="0" w:color="auto"/>
                                <w:right w:val="none" w:sz="0" w:space="0" w:color="auto"/>
                              </w:divBdr>
                              <w:divsChild>
                                <w:div w:id="694504530">
                                  <w:marLeft w:val="0"/>
                                  <w:marRight w:val="0"/>
                                  <w:marTop w:val="0"/>
                                  <w:marBottom w:val="0"/>
                                  <w:divBdr>
                                    <w:top w:val="none" w:sz="0" w:space="0" w:color="auto"/>
                                    <w:left w:val="none" w:sz="0" w:space="0" w:color="auto"/>
                                    <w:bottom w:val="none" w:sz="0" w:space="0" w:color="auto"/>
                                    <w:right w:val="none" w:sz="0" w:space="0" w:color="auto"/>
                                  </w:divBdr>
                                  <w:divsChild>
                                    <w:div w:id="1398892422">
                                      <w:marLeft w:val="0"/>
                                      <w:marRight w:val="0"/>
                                      <w:marTop w:val="0"/>
                                      <w:marBottom w:val="0"/>
                                      <w:divBdr>
                                        <w:top w:val="none" w:sz="0" w:space="0" w:color="auto"/>
                                        <w:left w:val="none" w:sz="0" w:space="0" w:color="auto"/>
                                        <w:bottom w:val="none" w:sz="0" w:space="0" w:color="auto"/>
                                        <w:right w:val="none" w:sz="0" w:space="0" w:color="auto"/>
                                      </w:divBdr>
                                    </w:div>
                                  </w:divsChild>
                                </w:div>
                                <w:div w:id="1567259340">
                                  <w:marLeft w:val="0"/>
                                  <w:marRight w:val="0"/>
                                  <w:marTop w:val="0"/>
                                  <w:marBottom w:val="0"/>
                                  <w:divBdr>
                                    <w:top w:val="none" w:sz="0" w:space="0" w:color="auto"/>
                                    <w:left w:val="none" w:sz="0" w:space="0" w:color="auto"/>
                                    <w:bottom w:val="none" w:sz="0" w:space="0" w:color="auto"/>
                                    <w:right w:val="none" w:sz="0" w:space="0" w:color="auto"/>
                                  </w:divBdr>
                                  <w:divsChild>
                                    <w:div w:id="821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46080">
                      <w:marLeft w:val="0"/>
                      <w:marRight w:val="0"/>
                      <w:marTop w:val="0"/>
                      <w:marBottom w:val="0"/>
                      <w:divBdr>
                        <w:top w:val="none" w:sz="0" w:space="0" w:color="auto"/>
                        <w:left w:val="none" w:sz="0" w:space="0" w:color="auto"/>
                        <w:bottom w:val="none" w:sz="0" w:space="0" w:color="auto"/>
                        <w:right w:val="none" w:sz="0" w:space="0" w:color="auto"/>
                      </w:divBdr>
                      <w:divsChild>
                        <w:div w:id="1643846831">
                          <w:marLeft w:val="0"/>
                          <w:marRight w:val="0"/>
                          <w:marTop w:val="0"/>
                          <w:marBottom w:val="0"/>
                          <w:divBdr>
                            <w:top w:val="none" w:sz="0" w:space="0" w:color="auto"/>
                            <w:left w:val="none" w:sz="0" w:space="0" w:color="auto"/>
                            <w:bottom w:val="none" w:sz="0" w:space="0" w:color="auto"/>
                            <w:right w:val="none" w:sz="0" w:space="0" w:color="auto"/>
                          </w:divBdr>
                        </w:div>
                      </w:divsChild>
                    </w:div>
                    <w:div w:id="213781339">
                      <w:marLeft w:val="0"/>
                      <w:marRight w:val="0"/>
                      <w:marTop w:val="0"/>
                      <w:marBottom w:val="0"/>
                      <w:divBdr>
                        <w:top w:val="none" w:sz="0" w:space="0" w:color="auto"/>
                        <w:left w:val="none" w:sz="0" w:space="0" w:color="auto"/>
                        <w:bottom w:val="none" w:sz="0" w:space="0" w:color="auto"/>
                        <w:right w:val="none" w:sz="0" w:space="0" w:color="auto"/>
                      </w:divBdr>
                      <w:divsChild>
                        <w:div w:id="74278439">
                          <w:marLeft w:val="0"/>
                          <w:marRight w:val="0"/>
                          <w:marTop w:val="0"/>
                          <w:marBottom w:val="0"/>
                          <w:divBdr>
                            <w:top w:val="none" w:sz="0" w:space="0" w:color="auto"/>
                            <w:left w:val="none" w:sz="0" w:space="0" w:color="auto"/>
                            <w:bottom w:val="none" w:sz="0" w:space="0" w:color="auto"/>
                            <w:right w:val="none" w:sz="0" w:space="0" w:color="auto"/>
                          </w:divBdr>
                        </w:div>
                        <w:div w:id="1219825775">
                          <w:marLeft w:val="0"/>
                          <w:marRight w:val="0"/>
                          <w:marTop w:val="0"/>
                          <w:marBottom w:val="0"/>
                          <w:divBdr>
                            <w:top w:val="none" w:sz="0" w:space="0" w:color="auto"/>
                            <w:left w:val="none" w:sz="0" w:space="0" w:color="auto"/>
                            <w:bottom w:val="none" w:sz="0" w:space="0" w:color="auto"/>
                            <w:right w:val="none" w:sz="0" w:space="0" w:color="auto"/>
                          </w:divBdr>
                          <w:divsChild>
                            <w:div w:id="596328084">
                              <w:marLeft w:val="0"/>
                              <w:marRight w:val="0"/>
                              <w:marTop w:val="30"/>
                              <w:marBottom w:val="30"/>
                              <w:divBdr>
                                <w:top w:val="none" w:sz="0" w:space="0" w:color="auto"/>
                                <w:left w:val="none" w:sz="0" w:space="0" w:color="auto"/>
                                <w:bottom w:val="none" w:sz="0" w:space="0" w:color="auto"/>
                                <w:right w:val="none" w:sz="0" w:space="0" w:color="auto"/>
                              </w:divBdr>
                              <w:divsChild>
                                <w:div w:id="1578857150">
                                  <w:marLeft w:val="0"/>
                                  <w:marRight w:val="0"/>
                                  <w:marTop w:val="0"/>
                                  <w:marBottom w:val="0"/>
                                  <w:divBdr>
                                    <w:top w:val="none" w:sz="0" w:space="0" w:color="auto"/>
                                    <w:left w:val="none" w:sz="0" w:space="0" w:color="auto"/>
                                    <w:bottom w:val="none" w:sz="0" w:space="0" w:color="auto"/>
                                    <w:right w:val="none" w:sz="0" w:space="0" w:color="auto"/>
                                  </w:divBdr>
                                  <w:divsChild>
                                    <w:div w:id="1472870073">
                                      <w:marLeft w:val="0"/>
                                      <w:marRight w:val="0"/>
                                      <w:marTop w:val="0"/>
                                      <w:marBottom w:val="0"/>
                                      <w:divBdr>
                                        <w:top w:val="none" w:sz="0" w:space="0" w:color="auto"/>
                                        <w:left w:val="none" w:sz="0" w:space="0" w:color="auto"/>
                                        <w:bottom w:val="none" w:sz="0" w:space="0" w:color="auto"/>
                                        <w:right w:val="none" w:sz="0" w:space="0" w:color="auto"/>
                                      </w:divBdr>
                                    </w:div>
                                  </w:divsChild>
                                </w:div>
                                <w:div w:id="1903715551">
                                  <w:marLeft w:val="0"/>
                                  <w:marRight w:val="0"/>
                                  <w:marTop w:val="0"/>
                                  <w:marBottom w:val="0"/>
                                  <w:divBdr>
                                    <w:top w:val="none" w:sz="0" w:space="0" w:color="auto"/>
                                    <w:left w:val="none" w:sz="0" w:space="0" w:color="auto"/>
                                    <w:bottom w:val="none" w:sz="0" w:space="0" w:color="auto"/>
                                    <w:right w:val="none" w:sz="0" w:space="0" w:color="auto"/>
                                  </w:divBdr>
                                  <w:divsChild>
                                    <w:div w:id="7604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810273">
                      <w:marLeft w:val="0"/>
                      <w:marRight w:val="0"/>
                      <w:marTop w:val="0"/>
                      <w:marBottom w:val="0"/>
                      <w:divBdr>
                        <w:top w:val="none" w:sz="0" w:space="0" w:color="auto"/>
                        <w:left w:val="none" w:sz="0" w:space="0" w:color="auto"/>
                        <w:bottom w:val="none" w:sz="0" w:space="0" w:color="auto"/>
                        <w:right w:val="none" w:sz="0" w:space="0" w:color="auto"/>
                      </w:divBdr>
                      <w:divsChild>
                        <w:div w:id="294719082">
                          <w:marLeft w:val="0"/>
                          <w:marRight w:val="0"/>
                          <w:marTop w:val="0"/>
                          <w:marBottom w:val="0"/>
                          <w:divBdr>
                            <w:top w:val="none" w:sz="0" w:space="0" w:color="auto"/>
                            <w:left w:val="none" w:sz="0" w:space="0" w:color="auto"/>
                            <w:bottom w:val="none" w:sz="0" w:space="0" w:color="auto"/>
                            <w:right w:val="none" w:sz="0" w:space="0" w:color="auto"/>
                          </w:divBdr>
                        </w:div>
                      </w:divsChild>
                    </w:div>
                    <w:div w:id="263071650">
                      <w:marLeft w:val="0"/>
                      <w:marRight w:val="0"/>
                      <w:marTop w:val="0"/>
                      <w:marBottom w:val="0"/>
                      <w:divBdr>
                        <w:top w:val="none" w:sz="0" w:space="0" w:color="auto"/>
                        <w:left w:val="none" w:sz="0" w:space="0" w:color="auto"/>
                        <w:bottom w:val="none" w:sz="0" w:space="0" w:color="auto"/>
                        <w:right w:val="none" w:sz="0" w:space="0" w:color="auto"/>
                      </w:divBdr>
                      <w:divsChild>
                        <w:div w:id="330792839">
                          <w:marLeft w:val="0"/>
                          <w:marRight w:val="0"/>
                          <w:marTop w:val="0"/>
                          <w:marBottom w:val="0"/>
                          <w:divBdr>
                            <w:top w:val="none" w:sz="0" w:space="0" w:color="auto"/>
                            <w:left w:val="none" w:sz="0" w:space="0" w:color="auto"/>
                            <w:bottom w:val="none" w:sz="0" w:space="0" w:color="auto"/>
                            <w:right w:val="none" w:sz="0" w:space="0" w:color="auto"/>
                          </w:divBdr>
                        </w:div>
                      </w:divsChild>
                    </w:div>
                    <w:div w:id="275723470">
                      <w:marLeft w:val="0"/>
                      <w:marRight w:val="0"/>
                      <w:marTop w:val="0"/>
                      <w:marBottom w:val="0"/>
                      <w:divBdr>
                        <w:top w:val="none" w:sz="0" w:space="0" w:color="auto"/>
                        <w:left w:val="none" w:sz="0" w:space="0" w:color="auto"/>
                        <w:bottom w:val="none" w:sz="0" w:space="0" w:color="auto"/>
                        <w:right w:val="none" w:sz="0" w:space="0" w:color="auto"/>
                      </w:divBdr>
                      <w:divsChild>
                        <w:div w:id="1044258821">
                          <w:marLeft w:val="0"/>
                          <w:marRight w:val="0"/>
                          <w:marTop w:val="0"/>
                          <w:marBottom w:val="0"/>
                          <w:divBdr>
                            <w:top w:val="none" w:sz="0" w:space="0" w:color="auto"/>
                            <w:left w:val="none" w:sz="0" w:space="0" w:color="auto"/>
                            <w:bottom w:val="none" w:sz="0" w:space="0" w:color="auto"/>
                            <w:right w:val="none" w:sz="0" w:space="0" w:color="auto"/>
                          </w:divBdr>
                          <w:divsChild>
                            <w:div w:id="1407535404">
                              <w:marLeft w:val="0"/>
                              <w:marRight w:val="0"/>
                              <w:marTop w:val="30"/>
                              <w:marBottom w:val="30"/>
                              <w:divBdr>
                                <w:top w:val="none" w:sz="0" w:space="0" w:color="auto"/>
                                <w:left w:val="none" w:sz="0" w:space="0" w:color="auto"/>
                                <w:bottom w:val="none" w:sz="0" w:space="0" w:color="auto"/>
                                <w:right w:val="none" w:sz="0" w:space="0" w:color="auto"/>
                              </w:divBdr>
                              <w:divsChild>
                                <w:div w:id="1446466322">
                                  <w:marLeft w:val="0"/>
                                  <w:marRight w:val="0"/>
                                  <w:marTop w:val="0"/>
                                  <w:marBottom w:val="0"/>
                                  <w:divBdr>
                                    <w:top w:val="none" w:sz="0" w:space="0" w:color="auto"/>
                                    <w:left w:val="none" w:sz="0" w:space="0" w:color="auto"/>
                                    <w:bottom w:val="none" w:sz="0" w:space="0" w:color="auto"/>
                                    <w:right w:val="none" w:sz="0" w:space="0" w:color="auto"/>
                                  </w:divBdr>
                                  <w:divsChild>
                                    <w:div w:id="2087458386">
                                      <w:marLeft w:val="0"/>
                                      <w:marRight w:val="0"/>
                                      <w:marTop w:val="0"/>
                                      <w:marBottom w:val="0"/>
                                      <w:divBdr>
                                        <w:top w:val="none" w:sz="0" w:space="0" w:color="auto"/>
                                        <w:left w:val="none" w:sz="0" w:space="0" w:color="auto"/>
                                        <w:bottom w:val="none" w:sz="0" w:space="0" w:color="auto"/>
                                        <w:right w:val="none" w:sz="0" w:space="0" w:color="auto"/>
                                      </w:divBdr>
                                    </w:div>
                                  </w:divsChild>
                                </w:div>
                                <w:div w:id="1543788613">
                                  <w:marLeft w:val="0"/>
                                  <w:marRight w:val="0"/>
                                  <w:marTop w:val="0"/>
                                  <w:marBottom w:val="0"/>
                                  <w:divBdr>
                                    <w:top w:val="none" w:sz="0" w:space="0" w:color="auto"/>
                                    <w:left w:val="none" w:sz="0" w:space="0" w:color="auto"/>
                                    <w:bottom w:val="none" w:sz="0" w:space="0" w:color="auto"/>
                                    <w:right w:val="none" w:sz="0" w:space="0" w:color="auto"/>
                                  </w:divBdr>
                                  <w:divsChild>
                                    <w:div w:id="18456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870453">
                          <w:marLeft w:val="0"/>
                          <w:marRight w:val="0"/>
                          <w:marTop w:val="0"/>
                          <w:marBottom w:val="0"/>
                          <w:divBdr>
                            <w:top w:val="none" w:sz="0" w:space="0" w:color="auto"/>
                            <w:left w:val="none" w:sz="0" w:space="0" w:color="auto"/>
                            <w:bottom w:val="none" w:sz="0" w:space="0" w:color="auto"/>
                            <w:right w:val="none" w:sz="0" w:space="0" w:color="auto"/>
                          </w:divBdr>
                        </w:div>
                      </w:divsChild>
                    </w:div>
                    <w:div w:id="295377123">
                      <w:marLeft w:val="0"/>
                      <w:marRight w:val="0"/>
                      <w:marTop w:val="0"/>
                      <w:marBottom w:val="0"/>
                      <w:divBdr>
                        <w:top w:val="none" w:sz="0" w:space="0" w:color="auto"/>
                        <w:left w:val="none" w:sz="0" w:space="0" w:color="auto"/>
                        <w:bottom w:val="none" w:sz="0" w:space="0" w:color="auto"/>
                        <w:right w:val="none" w:sz="0" w:space="0" w:color="auto"/>
                      </w:divBdr>
                      <w:divsChild>
                        <w:div w:id="1873570197">
                          <w:marLeft w:val="0"/>
                          <w:marRight w:val="0"/>
                          <w:marTop w:val="0"/>
                          <w:marBottom w:val="0"/>
                          <w:divBdr>
                            <w:top w:val="none" w:sz="0" w:space="0" w:color="auto"/>
                            <w:left w:val="none" w:sz="0" w:space="0" w:color="auto"/>
                            <w:bottom w:val="none" w:sz="0" w:space="0" w:color="auto"/>
                            <w:right w:val="none" w:sz="0" w:space="0" w:color="auto"/>
                          </w:divBdr>
                        </w:div>
                      </w:divsChild>
                    </w:div>
                    <w:div w:id="309408601">
                      <w:marLeft w:val="0"/>
                      <w:marRight w:val="0"/>
                      <w:marTop w:val="0"/>
                      <w:marBottom w:val="0"/>
                      <w:divBdr>
                        <w:top w:val="none" w:sz="0" w:space="0" w:color="auto"/>
                        <w:left w:val="none" w:sz="0" w:space="0" w:color="auto"/>
                        <w:bottom w:val="none" w:sz="0" w:space="0" w:color="auto"/>
                        <w:right w:val="none" w:sz="0" w:space="0" w:color="auto"/>
                      </w:divBdr>
                      <w:divsChild>
                        <w:div w:id="38555947">
                          <w:marLeft w:val="0"/>
                          <w:marRight w:val="0"/>
                          <w:marTop w:val="0"/>
                          <w:marBottom w:val="0"/>
                          <w:divBdr>
                            <w:top w:val="none" w:sz="0" w:space="0" w:color="auto"/>
                            <w:left w:val="none" w:sz="0" w:space="0" w:color="auto"/>
                            <w:bottom w:val="none" w:sz="0" w:space="0" w:color="auto"/>
                            <w:right w:val="none" w:sz="0" w:space="0" w:color="auto"/>
                          </w:divBdr>
                          <w:divsChild>
                            <w:div w:id="411004886">
                              <w:marLeft w:val="0"/>
                              <w:marRight w:val="0"/>
                              <w:marTop w:val="30"/>
                              <w:marBottom w:val="30"/>
                              <w:divBdr>
                                <w:top w:val="none" w:sz="0" w:space="0" w:color="auto"/>
                                <w:left w:val="none" w:sz="0" w:space="0" w:color="auto"/>
                                <w:bottom w:val="none" w:sz="0" w:space="0" w:color="auto"/>
                                <w:right w:val="none" w:sz="0" w:space="0" w:color="auto"/>
                              </w:divBdr>
                              <w:divsChild>
                                <w:div w:id="539630910">
                                  <w:marLeft w:val="0"/>
                                  <w:marRight w:val="0"/>
                                  <w:marTop w:val="0"/>
                                  <w:marBottom w:val="0"/>
                                  <w:divBdr>
                                    <w:top w:val="none" w:sz="0" w:space="0" w:color="auto"/>
                                    <w:left w:val="none" w:sz="0" w:space="0" w:color="auto"/>
                                    <w:bottom w:val="none" w:sz="0" w:space="0" w:color="auto"/>
                                    <w:right w:val="none" w:sz="0" w:space="0" w:color="auto"/>
                                  </w:divBdr>
                                  <w:divsChild>
                                    <w:div w:id="1693188337">
                                      <w:marLeft w:val="0"/>
                                      <w:marRight w:val="0"/>
                                      <w:marTop w:val="0"/>
                                      <w:marBottom w:val="0"/>
                                      <w:divBdr>
                                        <w:top w:val="none" w:sz="0" w:space="0" w:color="auto"/>
                                        <w:left w:val="none" w:sz="0" w:space="0" w:color="auto"/>
                                        <w:bottom w:val="none" w:sz="0" w:space="0" w:color="auto"/>
                                        <w:right w:val="none" w:sz="0" w:space="0" w:color="auto"/>
                                      </w:divBdr>
                                    </w:div>
                                  </w:divsChild>
                                </w:div>
                                <w:div w:id="1821923173">
                                  <w:marLeft w:val="0"/>
                                  <w:marRight w:val="0"/>
                                  <w:marTop w:val="0"/>
                                  <w:marBottom w:val="0"/>
                                  <w:divBdr>
                                    <w:top w:val="none" w:sz="0" w:space="0" w:color="auto"/>
                                    <w:left w:val="none" w:sz="0" w:space="0" w:color="auto"/>
                                    <w:bottom w:val="none" w:sz="0" w:space="0" w:color="auto"/>
                                    <w:right w:val="none" w:sz="0" w:space="0" w:color="auto"/>
                                  </w:divBdr>
                                  <w:divsChild>
                                    <w:div w:id="9430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923226">
                          <w:marLeft w:val="0"/>
                          <w:marRight w:val="0"/>
                          <w:marTop w:val="0"/>
                          <w:marBottom w:val="0"/>
                          <w:divBdr>
                            <w:top w:val="none" w:sz="0" w:space="0" w:color="auto"/>
                            <w:left w:val="none" w:sz="0" w:space="0" w:color="auto"/>
                            <w:bottom w:val="none" w:sz="0" w:space="0" w:color="auto"/>
                            <w:right w:val="none" w:sz="0" w:space="0" w:color="auto"/>
                          </w:divBdr>
                        </w:div>
                      </w:divsChild>
                    </w:div>
                    <w:div w:id="316690532">
                      <w:marLeft w:val="0"/>
                      <w:marRight w:val="0"/>
                      <w:marTop w:val="0"/>
                      <w:marBottom w:val="0"/>
                      <w:divBdr>
                        <w:top w:val="none" w:sz="0" w:space="0" w:color="auto"/>
                        <w:left w:val="none" w:sz="0" w:space="0" w:color="auto"/>
                        <w:bottom w:val="none" w:sz="0" w:space="0" w:color="auto"/>
                        <w:right w:val="none" w:sz="0" w:space="0" w:color="auto"/>
                      </w:divBdr>
                      <w:divsChild>
                        <w:div w:id="786702605">
                          <w:marLeft w:val="0"/>
                          <w:marRight w:val="0"/>
                          <w:marTop w:val="0"/>
                          <w:marBottom w:val="0"/>
                          <w:divBdr>
                            <w:top w:val="none" w:sz="0" w:space="0" w:color="auto"/>
                            <w:left w:val="none" w:sz="0" w:space="0" w:color="auto"/>
                            <w:bottom w:val="none" w:sz="0" w:space="0" w:color="auto"/>
                            <w:right w:val="none" w:sz="0" w:space="0" w:color="auto"/>
                          </w:divBdr>
                        </w:div>
                      </w:divsChild>
                    </w:div>
                    <w:div w:id="319818094">
                      <w:marLeft w:val="0"/>
                      <w:marRight w:val="0"/>
                      <w:marTop w:val="0"/>
                      <w:marBottom w:val="0"/>
                      <w:divBdr>
                        <w:top w:val="none" w:sz="0" w:space="0" w:color="auto"/>
                        <w:left w:val="none" w:sz="0" w:space="0" w:color="auto"/>
                        <w:bottom w:val="none" w:sz="0" w:space="0" w:color="auto"/>
                        <w:right w:val="none" w:sz="0" w:space="0" w:color="auto"/>
                      </w:divBdr>
                      <w:divsChild>
                        <w:div w:id="982857419">
                          <w:marLeft w:val="0"/>
                          <w:marRight w:val="0"/>
                          <w:marTop w:val="0"/>
                          <w:marBottom w:val="0"/>
                          <w:divBdr>
                            <w:top w:val="none" w:sz="0" w:space="0" w:color="auto"/>
                            <w:left w:val="none" w:sz="0" w:space="0" w:color="auto"/>
                            <w:bottom w:val="none" w:sz="0" w:space="0" w:color="auto"/>
                            <w:right w:val="none" w:sz="0" w:space="0" w:color="auto"/>
                          </w:divBdr>
                        </w:div>
                      </w:divsChild>
                    </w:div>
                    <w:div w:id="380324938">
                      <w:marLeft w:val="0"/>
                      <w:marRight w:val="0"/>
                      <w:marTop w:val="0"/>
                      <w:marBottom w:val="0"/>
                      <w:divBdr>
                        <w:top w:val="none" w:sz="0" w:space="0" w:color="auto"/>
                        <w:left w:val="none" w:sz="0" w:space="0" w:color="auto"/>
                        <w:bottom w:val="none" w:sz="0" w:space="0" w:color="auto"/>
                        <w:right w:val="none" w:sz="0" w:space="0" w:color="auto"/>
                      </w:divBdr>
                      <w:divsChild>
                        <w:div w:id="795946905">
                          <w:marLeft w:val="0"/>
                          <w:marRight w:val="0"/>
                          <w:marTop w:val="0"/>
                          <w:marBottom w:val="0"/>
                          <w:divBdr>
                            <w:top w:val="none" w:sz="0" w:space="0" w:color="auto"/>
                            <w:left w:val="none" w:sz="0" w:space="0" w:color="auto"/>
                            <w:bottom w:val="none" w:sz="0" w:space="0" w:color="auto"/>
                            <w:right w:val="none" w:sz="0" w:space="0" w:color="auto"/>
                          </w:divBdr>
                        </w:div>
                        <w:div w:id="855922298">
                          <w:marLeft w:val="0"/>
                          <w:marRight w:val="0"/>
                          <w:marTop w:val="0"/>
                          <w:marBottom w:val="0"/>
                          <w:divBdr>
                            <w:top w:val="none" w:sz="0" w:space="0" w:color="auto"/>
                            <w:left w:val="none" w:sz="0" w:space="0" w:color="auto"/>
                            <w:bottom w:val="none" w:sz="0" w:space="0" w:color="auto"/>
                            <w:right w:val="none" w:sz="0" w:space="0" w:color="auto"/>
                          </w:divBdr>
                          <w:divsChild>
                            <w:div w:id="587427128">
                              <w:marLeft w:val="0"/>
                              <w:marRight w:val="0"/>
                              <w:marTop w:val="30"/>
                              <w:marBottom w:val="30"/>
                              <w:divBdr>
                                <w:top w:val="none" w:sz="0" w:space="0" w:color="auto"/>
                                <w:left w:val="none" w:sz="0" w:space="0" w:color="auto"/>
                                <w:bottom w:val="none" w:sz="0" w:space="0" w:color="auto"/>
                                <w:right w:val="none" w:sz="0" w:space="0" w:color="auto"/>
                              </w:divBdr>
                              <w:divsChild>
                                <w:div w:id="399449742">
                                  <w:marLeft w:val="0"/>
                                  <w:marRight w:val="0"/>
                                  <w:marTop w:val="0"/>
                                  <w:marBottom w:val="0"/>
                                  <w:divBdr>
                                    <w:top w:val="none" w:sz="0" w:space="0" w:color="auto"/>
                                    <w:left w:val="none" w:sz="0" w:space="0" w:color="auto"/>
                                    <w:bottom w:val="none" w:sz="0" w:space="0" w:color="auto"/>
                                    <w:right w:val="none" w:sz="0" w:space="0" w:color="auto"/>
                                  </w:divBdr>
                                  <w:divsChild>
                                    <w:div w:id="804544025">
                                      <w:marLeft w:val="0"/>
                                      <w:marRight w:val="0"/>
                                      <w:marTop w:val="0"/>
                                      <w:marBottom w:val="0"/>
                                      <w:divBdr>
                                        <w:top w:val="none" w:sz="0" w:space="0" w:color="auto"/>
                                        <w:left w:val="none" w:sz="0" w:space="0" w:color="auto"/>
                                        <w:bottom w:val="none" w:sz="0" w:space="0" w:color="auto"/>
                                        <w:right w:val="none" w:sz="0" w:space="0" w:color="auto"/>
                                      </w:divBdr>
                                    </w:div>
                                  </w:divsChild>
                                </w:div>
                                <w:div w:id="1503545805">
                                  <w:marLeft w:val="0"/>
                                  <w:marRight w:val="0"/>
                                  <w:marTop w:val="0"/>
                                  <w:marBottom w:val="0"/>
                                  <w:divBdr>
                                    <w:top w:val="none" w:sz="0" w:space="0" w:color="auto"/>
                                    <w:left w:val="none" w:sz="0" w:space="0" w:color="auto"/>
                                    <w:bottom w:val="none" w:sz="0" w:space="0" w:color="auto"/>
                                    <w:right w:val="none" w:sz="0" w:space="0" w:color="auto"/>
                                  </w:divBdr>
                                  <w:divsChild>
                                    <w:div w:id="74687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506859">
                      <w:marLeft w:val="0"/>
                      <w:marRight w:val="0"/>
                      <w:marTop w:val="0"/>
                      <w:marBottom w:val="0"/>
                      <w:divBdr>
                        <w:top w:val="none" w:sz="0" w:space="0" w:color="auto"/>
                        <w:left w:val="none" w:sz="0" w:space="0" w:color="auto"/>
                        <w:bottom w:val="none" w:sz="0" w:space="0" w:color="auto"/>
                        <w:right w:val="none" w:sz="0" w:space="0" w:color="auto"/>
                      </w:divBdr>
                      <w:divsChild>
                        <w:div w:id="375928386">
                          <w:marLeft w:val="0"/>
                          <w:marRight w:val="0"/>
                          <w:marTop w:val="0"/>
                          <w:marBottom w:val="0"/>
                          <w:divBdr>
                            <w:top w:val="none" w:sz="0" w:space="0" w:color="auto"/>
                            <w:left w:val="none" w:sz="0" w:space="0" w:color="auto"/>
                            <w:bottom w:val="none" w:sz="0" w:space="0" w:color="auto"/>
                            <w:right w:val="none" w:sz="0" w:space="0" w:color="auto"/>
                          </w:divBdr>
                        </w:div>
                      </w:divsChild>
                    </w:div>
                    <w:div w:id="473372056">
                      <w:marLeft w:val="0"/>
                      <w:marRight w:val="0"/>
                      <w:marTop w:val="0"/>
                      <w:marBottom w:val="0"/>
                      <w:divBdr>
                        <w:top w:val="none" w:sz="0" w:space="0" w:color="auto"/>
                        <w:left w:val="none" w:sz="0" w:space="0" w:color="auto"/>
                        <w:bottom w:val="none" w:sz="0" w:space="0" w:color="auto"/>
                        <w:right w:val="none" w:sz="0" w:space="0" w:color="auto"/>
                      </w:divBdr>
                      <w:divsChild>
                        <w:div w:id="1079601026">
                          <w:marLeft w:val="0"/>
                          <w:marRight w:val="0"/>
                          <w:marTop w:val="0"/>
                          <w:marBottom w:val="0"/>
                          <w:divBdr>
                            <w:top w:val="none" w:sz="0" w:space="0" w:color="auto"/>
                            <w:left w:val="none" w:sz="0" w:space="0" w:color="auto"/>
                            <w:bottom w:val="none" w:sz="0" w:space="0" w:color="auto"/>
                            <w:right w:val="none" w:sz="0" w:space="0" w:color="auto"/>
                          </w:divBdr>
                          <w:divsChild>
                            <w:div w:id="1568682893">
                              <w:marLeft w:val="0"/>
                              <w:marRight w:val="0"/>
                              <w:marTop w:val="30"/>
                              <w:marBottom w:val="30"/>
                              <w:divBdr>
                                <w:top w:val="none" w:sz="0" w:space="0" w:color="auto"/>
                                <w:left w:val="none" w:sz="0" w:space="0" w:color="auto"/>
                                <w:bottom w:val="none" w:sz="0" w:space="0" w:color="auto"/>
                                <w:right w:val="none" w:sz="0" w:space="0" w:color="auto"/>
                              </w:divBdr>
                              <w:divsChild>
                                <w:div w:id="328800099">
                                  <w:marLeft w:val="0"/>
                                  <w:marRight w:val="0"/>
                                  <w:marTop w:val="0"/>
                                  <w:marBottom w:val="0"/>
                                  <w:divBdr>
                                    <w:top w:val="none" w:sz="0" w:space="0" w:color="auto"/>
                                    <w:left w:val="none" w:sz="0" w:space="0" w:color="auto"/>
                                    <w:bottom w:val="none" w:sz="0" w:space="0" w:color="auto"/>
                                    <w:right w:val="none" w:sz="0" w:space="0" w:color="auto"/>
                                  </w:divBdr>
                                  <w:divsChild>
                                    <w:div w:id="149637979">
                                      <w:marLeft w:val="0"/>
                                      <w:marRight w:val="0"/>
                                      <w:marTop w:val="0"/>
                                      <w:marBottom w:val="0"/>
                                      <w:divBdr>
                                        <w:top w:val="none" w:sz="0" w:space="0" w:color="auto"/>
                                        <w:left w:val="none" w:sz="0" w:space="0" w:color="auto"/>
                                        <w:bottom w:val="none" w:sz="0" w:space="0" w:color="auto"/>
                                        <w:right w:val="none" w:sz="0" w:space="0" w:color="auto"/>
                                      </w:divBdr>
                                    </w:div>
                                  </w:divsChild>
                                </w:div>
                                <w:div w:id="1698313630">
                                  <w:marLeft w:val="0"/>
                                  <w:marRight w:val="0"/>
                                  <w:marTop w:val="0"/>
                                  <w:marBottom w:val="0"/>
                                  <w:divBdr>
                                    <w:top w:val="none" w:sz="0" w:space="0" w:color="auto"/>
                                    <w:left w:val="none" w:sz="0" w:space="0" w:color="auto"/>
                                    <w:bottom w:val="none" w:sz="0" w:space="0" w:color="auto"/>
                                    <w:right w:val="none" w:sz="0" w:space="0" w:color="auto"/>
                                  </w:divBdr>
                                  <w:divsChild>
                                    <w:div w:id="5767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21496">
                          <w:marLeft w:val="0"/>
                          <w:marRight w:val="0"/>
                          <w:marTop w:val="0"/>
                          <w:marBottom w:val="0"/>
                          <w:divBdr>
                            <w:top w:val="none" w:sz="0" w:space="0" w:color="auto"/>
                            <w:left w:val="none" w:sz="0" w:space="0" w:color="auto"/>
                            <w:bottom w:val="none" w:sz="0" w:space="0" w:color="auto"/>
                            <w:right w:val="none" w:sz="0" w:space="0" w:color="auto"/>
                          </w:divBdr>
                        </w:div>
                      </w:divsChild>
                    </w:div>
                    <w:div w:id="499850575">
                      <w:marLeft w:val="0"/>
                      <w:marRight w:val="0"/>
                      <w:marTop w:val="0"/>
                      <w:marBottom w:val="0"/>
                      <w:divBdr>
                        <w:top w:val="none" w:sz="0" w:space="0" w:color="auto"/>
                        <w:left w:val="none" w:sz="0" w:space="0" w:color="auto"/>
                        <w:bottom w:val="none" w:sz="0" w:space="0" w:color="auto"/>
                        <w:right w:val="none" w:sz="0" w:space="0" w:color="auto"/>
                      </w:divBdr>
                      <w:divsChild>
                        <w:div w:id="955142377">
                          <w:marLeft w:val="0"/>
                          <w:marRight w:val="0"/>
                          <w:marTop w:val="0"/>
                          <w:marBottom w:val="0"/>
                          <w:divBdr>
                            <w:top w:val="none" w:sz="0" w:space="0" w:color="auto"/>
                            <w:left w:val="none" w:sz="0" w:space="0" w:color="auto"/>
                            <w:bottom w:val="none" w:sz="0" w:space="0" w:color="auto"/>
                            <w:right w:val="none" w:sz="0" w:space="0" w:color="auto"/>
                          </w:divBdr>
                        </w:div>
                      </w:divsChild>
                    </w:div>
                    <w:div w:id="521011898">
                      <w:marLeft w:val="0"/>
                      <w:marRight w:val="0"/>
                      <w:marTop w:val="0"/>
                      <w:marBottom w:val="0"/>
                      <w:divBdr>
                        <w:top w:val="none" w:sz="0" w:space="0" w:color="auto"/>
                        <w:left w:val="none" w:sz="0" w:space="0" w:color="auto"/>
                        <w:bottom w:val="none" w:sz="0" w:space="0" w:color="auto"/>
                        <w:right w:val="none" w:sz="0" w:space="0" w:color="auto"/>
                      </w:divBdr>
                      <w:divsChild>
                        <w:div w:id="1479762711">
                          <w:marLeft w:val="0"/>
                          <w:marRight w:val="0"/>
                          <w:marTop w:val="0"/>
                          <w:marBottom w:val="0"/>
                          <w:divBdr>
                            <w:top w:val="none" w:sz="0" w:space="0" w:color="auto"/>
                            <w:left w:val="none" w:sz="0" w:space="0" w:color="auto"/>
                            <w:bottom w:val="none" w:sz="0" w:space="0" w:color="auto"/>
                            <w:right w:val="none" w:sz="0" w:space="0" w:color="auto"/>
                          </w:divBdr>
                        </w:div>
                      </w:divsChild>
                    </w:div>
                    <w:div w:id="529727725">
                      <w:marLeft w:val="0"/>
                      <w:marRight w:val="0"/>
                      <w:marTop w:val="0"/>
                      <w:marBottom w:val="0"/>
                      <w:divBdr>
                        <w:top w:val="none" w:sz="0" w:space="0" w:color="auto"/>
                        <w:left w:val="none" w:sz="0" w:space="0" w:color="auto"/>
                        <w:bottom w:val="none" w:sz="0" w:space="0" w:color="auto"/>
                        <w:right w:val="none" w:sz="0" w:space="0" w:color="auto"/>
                      </w:divBdr>
                      <w:divsChild>
                        <w:div w:id="992566760">
                          <w:marLeft w:val="0"/>
                          <w:marRight w:val="0"/>
                          <w:marTop w:val="0"/>
                          <w:marBottom w:val="0"/>
                          <w:divBdr>
                            <w:top w:val="none" w:sz="0" w:space="0" w:color="auto"/>
                            <w:left w:val="none" w:sz="0" w:space="0" w:color="auto"/>
                            <w:bottom w:val="none" w:sz="0" w:space="0" w:color="auto"/>
                            <w:right w:val="none" w:sz="0" w:space="0" w:color="auto"/>
                          </w:divBdr>
                        </w:div>
                      </w:divsChild>
                    </w:div>
                    <w:div w:id="579339081">
                      <w:marLeft w:val="0"/>
                      <w:marRight w:val="0"/>
                      <w:marTop w:val="0"/>
                      <w:marBottom w:val="0"/>
                      <w:divBdr>
                        <w:top w:val="none" w:sz="0" w:space="0" w:color="auto"/>
                        <w:left w:val="none" w:sz="0" w:space="0" w:color="auto"/>
                        <w:bottom w:val="none" w:sz="0" w:space="0" w:color="auto"/>
                        <w:right w:val="none" w:sz="0" w:space="0" w:color="auto"/>
                      </w:divBdr>
                      <w:divsChild>
                        <w:div w:id="818350709">
                          <w:marLeft w:val="0"/>
                          <w:marRight w:val="0"/>
                          <w:marTop w:val="0"/>
                          <w:marBottom w:val="0"/>
                          <w:divBdr>
                            <w:top w:val="none" w:sz="0" w:space="0" w:color="auto"/>
                            <w:left w:val="none" w:sz="0" w:space="0" w:color="auto"/>
                            <w:bottom w:val="none" w:sz="0" w:space="0" w:color="auto"/>
                            <w:right w:val="none" w:sz="0" w:space="0" w:color="auto"/>
                          </w:divBdr>
                        </w:div>
                      </w:divsChild>
                    </w:div>
                    <w:div w:id="615916105">
                      <w:marLeft w:val="0"/>
                      <w:marRight w:val="0"/>
                      <w:marTop w:val="0"/>
                      <w:marBottom w:val="0"/>
                      <w:divBdr>
                        <w:top w:val="none" w:sz="0" w:space="0" w:color="auto"/>
                        <w:left w:val="none" w:sz="0" w:space="0" w:color="auto"/>
                        <w:bottom w:val="none" w:sz="0" w:space="0" w:color="auto"/>
                        <w:right w:val="none" w:sz="0" w:space="0" w:color="auto"/>
                      </w:divBdr>
                      <w:divsChild>
                        <w:div w:id="170294392">
                          <w:marLeft w:val="0"/>
                          <w:marRight w:val="0"/>
                          <w:marTop w:val="0"/>
                          <w:marBottom w:val="0"/>
                          <w:divBdr>
                            <w:top w:val="none" w:sz="0" w:space="0" w:color="auto"/>
                            <w:left w:val="none" w:sz="0" w:space="0" w:color="auto"/>
                            <w:bottom w:val="none" w:sz="0" w:space="0" w:color="auto"/>
                            <w:right w:val="none" w:sz="0" w:space="0" w:color="auto"/>
                          </w:divBdr>
                        </w:div>
                      </w:divsChild>
                    </w:div>
                    <w:div w:id="645936218">
                      <w:marLeft w:val="0"/>
                      <w:marRight w:val="0"/>
                      <w:marTop w:val="0"/>
                      <w:marBottom w:val="0"/>
                      <w:divBdr>
                        <w:top w:val="none" w:sz="0" w:space="0" w:color="auto"/>
                        <w:left w:val="none" w:sz="0" w:space="0" w:color="auto"/>
                        <w:bottom w:val="none" w:sz="0" w:space="0" w:color="auto"/>
                        <w:right w:val="none" w:sz="0" w:space="0" w:color="auto"/>
                      </w:divBdr>
                      <w:divsChild>
                        <w:div w:id="583494211">
                          <w:marLeft w:val="0"/>
                          <w:marRight w:val="0"/>
                          <w:marTop w:val="0"/>
                          <w:marBottom w:val="0"/>
                          <w:divBdr>
                            <w:top w:val="none" w:sz="0" w:space="0" w:color="auto"/>
                            <w:left w:val="none" w:sz="0" w:space="0" w:color="auto"/>
                            <w:bottom w:val="none" w:sz="0" w:space="0" w:color="auto"/>
                            <w:right w:val="none" w:sz="0" w:space="0" w:color="auto"/>
                          </w:divBdr>
                          <w:divsChild>
                            <w:div w:id="1666587060">
                              <w:marLeft w:val="0"/>
                              <w:marRight w:val="0"/>
                              <w:marTop w:val="30"/>
                              <w:marBottom w:val="30"/>
                              <w:divBdr>
                                <w:top w:val="none" w:sz="0" w:space="0" w:color="auto"/>
                                <w:left w:val="none" w:sz="0" w:space="0" w:color="auto"/>
                                <w:bottom w:val="none" w:sz="0" w:space="0" w:color="auto"/>
                                <w:right w:val="none" w:sz="0" w:space="0" w:color="auto"/>
                              </w:divBdr>
                              <w:divsChild>
                                <w:div w:id="1084499229">
                                  <w:marLeft w:val="0"/>
                                  <w:marRight w:val="0"/>
                                  <w:marTop w:val="0"/>
                                  <w:marBottom w:val="0"/>
                                  <w:divBdr>
                                    <w:top w:val="none" w:sz="0" w:space="0" w:color="auto"/>
                                    <w:left w:val="none" w:sz="0" w:space="0" w:color="auto"/>
                                    <w:bottom w:val="none" w:sz="0" w:space="0" w:color="auto"/>
                                    <w:right w:val="none" w:sz="0" w:space="0" w:color="auto"/>
                                  </w:divBdr>
                                  <w:divsChild>
                                    <w:div w:id="42600977">
                                      <w:marLeft w:val="0"/>
                                      <w:marRight w:val="0"/>
                                      <w:marTop w:val="0"/>
                                      <w:marBottom w:val="0"/>
                                      <w:divBdr>
                                        <w:top w:val="none" w:sz="0" w:space="0" w:color="auto"/>
                                        <w:left w:val="none" w:sz="0" w:space="0" w:color="auto"/>
                                        <w:bottom w:val="none" w:sz="0" w:space="0" w:color="auto"/>
                                        <w:right w:val="none" w:sz="0" w:space="0" w:color="auto"/>
                                      </w:divBdr>
                                    </w:div>
                                  </w:divsChild>
                                </w:div>
                                <w:div w:id="1727412812">
                                  <w:marLeft w:val="0"/>
                                  <w:marRight w:val="0"/>
                                  <w:marTop w:val="0"/>
                                  <w:marBottom w:val="0"/>
                                  <w:divBdr>
                                    <w:top w:val="none" w:sz="0" w:space="0" w:color="auto"/>
                                    <w:left w:val="none" w:sz="0" w:space="0" w:color="auto"/>
                                    <w:bottom w:val="none" w:sz="0" w:space="0" w:color="auto"/>
                                    <w:right w:val="none" w:sz="0" w:space="0" w:color="auto"/>
                                  </w:divBdr>
                                  <w:divsChild>
                                    <w:div w:id="10743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80749">
                          <w:marLeft w:val="0"/>
                          <w:marRight w:val="0"/>
                          <w:marTop w:val="0"/>
                          <w:marBottom w:val="0"/>
                          <w:divBdr>
                            <w:top w:val="none" w:sz="0" w:space="0" w:color="auto"/>
                            <w:left w:val="none" w:sz="0" w:space="0" w:color="auto"/>
                            <w:bottom w:val="none" w:sz="0" w:space="0" w:color="auto"/>
                            <w:right w:val="none" w:sz="0" w:space="0" w:color="auto"/>
                          </w:divBdr>
                        </w:div>
                      </w:divsChild>
                    </w:div>
                    <w:div w:id="697000684">
                      <w:marLeft w:val="0"/>
                      <w:marRight w:val="0"/>
                      <w:marTop w:val="0"/>
                      <w:marBottom w:val="0"/>
                      <w:divBdr>
                        <w:top w:val="none" w:sz="0" w:space="0" w:color="auto"/>
                        <w:left w:val="none" w:sz="0" w:space="0" w:color="auto"/>
                        <w:bottom w:val="none" w:sz="0" w:space="0" w:color="auto"/>
                        <w:right w:val="none" w:sz="0" w:space="0" w:color="auto"/>
                      </w:divBdr>
                      <w:divsChild>
                        <w:div w:id="1161583950">
                          <w:marLeft w:val="0"/>
                          <w:marRight w:val="0"/>
                          <w:marTop w:val="0"/>
                          <w:marBottom w:val="0"/>
                          <w:divBdr>
                            <w:top w:val="none" w:sz="0" w:space="0" w:color="auto"/>
                            <w:left w:val="none" w:sz="0" w:space="0" w:color="auto"/>
                            <w:bottom w:val="none" w:sz="0" w:space="0" w:color="auto"/>
                            <w:right w:val="none" w:sz="0" w:space="0" w:color="auto"/>
                          </w:divBdr>
                        </w:div>
                      </w:divsChild>
                    </w:div>
                    <w:div w:id="705375889">
                      <w:marLeft w:val="0"/>
                      <w:marRight w:val="0"/>
                      <w:marTop w:val="0"/>
                      <w:marBottom w:val="0"/>
                      <w:divBdr>
                        <w:top w:val="none" w:sz="0" w:space="0" w:color="auto"/>
                        <w:left w:val="none" w:sz="0" w:space="0" w:color="auto"/>
                        <w:bottom w:val="none" w:sz="0" w:space="0" w:color="auto"/>
                        <w:right w:val="none" w:sz="0" w:space="0" w:color="auto"/>
                      </w:divBdr>
                      <w:divsChild>
                        <w:div w:id="444811116">
                          <w:marLeft w:val="0"/>
                          <w:marRight w:val="0"/>
                          <w:marTop w:val="0"/>
                          <w:marBottom w:val="0"/>
                          <w:divBdr>
                            <w:top w:val="none" w:sz="0" w:space="0" w:color="auto"/>
                            <w:left w:val="none" w:sz="0" w:space="0" w:color="auto"/>
                            <w:bottom w:val="none" w:sz="0" w:space="0" w:color="auto"/>
                            <w:right w:val="none" w:sz="0" w:space="0" w:color="auto"/>
                          </w:divBdr>
                        </w:div>
                      </w:divsChild>
                    </w:div>
                    <w:div w:id="745537960">
                      <w:marLeft w:val="0"/>
                      <w:marRight w:val="0"/>
                      <w:marTop w:val="0"/>
                      <w:marBottom w:val="0"/>
                      <w:divBdr>
                        <w:top w:val="none" w:sz="0" w:space="0" w:color="auto"/>
                        <w:left w:val="none" w:sz="0" w:space="0" w:color="auto"/>
                        <w:bottom w:val="none" w:sz="0" w:space="0" w:color="auto"/>
                        <w:right w:val="none" w:sz="0" w:space="0" w:color="auto"/>
                      </w:divBdr>
                      <w:divsChild>
                        <w:div w:id="985553312">
                          <w:marLeft w:val="0"/>
                          <w:marRight w:val="0"/>
                          <w:marTop w:val="0"/>
                          <w:marBottom w:val="0"/>
                          <w:divBdr>
                            <w:top w:val="none" w:sz="0" w:space="0" w:color="auto"/>
                            <w:left w:val="none" w:sz="0" w:space="0" w:color="auto"/>
                            <w:bottom w:val="none" w:sz="0" w:space="0" w:color="auto"/>
                            <w:right w:val="none" w:sz="0" w:space="0" w:color="auto"/>
                          </w:divBdr>
                          <w:divsChild>
                            <w:div w:id="1520460421">
                              <w:marLeft w:val="0"/>
                              <w:marRight w:val="0"/>
                              <w:marTop w:val="30"/>
                              <w:marBottom w:val="30"/>
                              <w:divBdr>
                                <w:top w:val="none" w:sz="0" w:space="0" w:color="auto"/>
                                <w:left w:val="none" w:sz="0" w:space="0" w:color="auto"/>
                                <w:bottom w:val="none" w:sz="0" w:space="0" w:color="auto"/>
                                <w:right w:val="none" w:sz="0" w:space="0" w:color="auto"/>
                              </w:divBdr>
                              <w:divsChild>
                                <w:div w:id="1871986888">
                                  <w:marLeft w:val="0"/>
                                  <w:marRight w:val="0"/>
                                  <w:marTop w:val="0"/>
                                  <w:marBottom w:val="0"/>
                                  <w:divBdr>
                                    <w:top w:val="none" w:sz="0" w:space="0" w:color="auto"/>
                                    <w:left w:val="none" w:sz="0" w:space="0" w:color="auto"/>
                                    <w:bottom w:val="none" w:sz="0" w:space="0" w:color="auto"/>
                                    <w:right w:val="none" w:sz="0" w:space="0" w:color="auto"/>
                                  </w:divBdr>
                                  <w:divsChild>
                                    <w:div w:id="1002121752">
                                      <w:marLeft w:val="0"/>
                                      <w:marRight w:val="0"/>
                                      <w:marTop w:val="0"/>
                                      <w:marBottom w:val="0"/>
                                      <w:divBdr>
                                        <w:top w:val="none" w:sz="0" w:space="0" w:color="auto"/>
                                        <w:left w:val="none" w:sz="0" w:space="0" w:color="auto"/>
                                        <w:bottom w:val="none" w:sz="0" w:space="0" w:color="auto"/>
                                        <w:right w:val="none" w:sz="0" w:space="0" w:color="auto"/>
                                      </w:divBdr>
                                    </w:div>
                                  </w:divsChild>
                                </w:div>
                                <w:div w:id="1885825590">
                                  <w:marLeft w:val="0"/>
                                  <w:marRight w:val="0"/>
                                  <w:marTop w:val="0"/>
                                  <w:marBottom w:val="0"/>
                                  <w:divBdr>
                                    <w:top w:val="none" w:sz="0" w:space="0" w:color="auto"/>
                                    <w:left w:val="none" w:sz="0" w:space="0" w:color="auto"/>
                                    <w:bottom w:val="none" w:sz="0" w:space="0" w:color="auto"/>
                                    <w:right w:val="none" w:sz="0" w:space="0" w:color="auto"/>
                                  </w:divBdr>
                                  <w:divsChild>
                                    <w:div w:id="152004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21973">
                          <w:marLeft w:val="0"/>
                          <w:marRight w:val="0"/>
                          <w:marTop w:val="0"/>
                          <w:marBottom w:val="0"/>
                          <w:divBdr>
                            <w:top w:val="none" w:sz="0" w:space="0" w:color="auto"/>
                            <w:left w:val="none" w:sz="0" w:space="0" w:color="auto"/>
                            <w:bottom w:val="none" w:sz="0" w:space="0" w:color="auto"/>
                            <w:right w:val="none" w:sz="0" w:space="0" w:color="auto"/>
                          </w:divBdr>
                        </w:div>
                      </w:divsChild>
                    </w:div>
                    <w:div w:id="755715530">
                      <w:marLeft w:val="0"/>
                      <w:marRight w:val="0"/>
                      <w:marTop w:val="0"/>
                      <w:marBottom w:val="0"/>
                      <w:divBdr>
                        <w:top w:val="none" w:sz="0" w:space="0" w:color="auto"/>
                        <w:left w:val="none" w:sz="0" w:space="0" w:color="auto"/>
                        <w:bottom w:val="none" w:sz="0" w:space="0" w:color="auto"/>
                        <w:right w:val="none" w:sz="0" w:space="0" w:color="auto"/>
                      </w:divBdr>
                      <w:divsChild>
                        <w:div w:id="1369796547">
                          <w:marLeft w:val="0"/>
                          <w:marRight w:val="0"/>
                          <w:marTop w:val="0"/>
                          <w:marBottom w:val="0"/>
                          <w:divBdr>
                            <w:top w:val="none" w:sz="0" w:space="0" w:color="auto"/>
                            <w:left w:val="none" w:sz="0" w:space="0" w:color="auto"/>
                            <w:bottom w:val="none" w:sz="0" w:space="0" w:color="auto"/>
                            <w:right w:val="none" w:sz="0" w:space="0" w:color="auto"/>
                          </w:divBdr>
                        </w:div>
                        <w:div w:id="1805152649">
                          <w:marLeft w:val="0"/>
                          <w:marRight w:val="0"/>
                          <w:marTop w:val="0"/>
                          <w:marBottom w:val="0"/>
                          <w:divBdr>
                            <w:top w:val="none" w:sz="0" w:space="0" w:color="auto"/>
                            <w:left w:val="none" w:sz="0" w:space="0" w:color="auto"/>
                            <w:bottom w:val="none" w:sz="0" w:space="0" w:color="auto"/>
                            <w:right w:val="none" w:sz="0" w:space="0" w:color="auto"/>
                          </w:divBdr>
                          <w:divsChild>
                            <w:div w:id="1429425560">
                              <w:marLeft w:val="0"/>
                              <w:marRight w:val="0"/>
                              <w:marTop w:val="30"/>
                              <w:marBottom w:val="30"/>
                              <w:divBdr>
                                <w:top w:val="none" w:sz="0" w:space="0" w:color="auto"/>
                                <w:left w:val="none" w:sz="0" w:space="0" w:color="auto"/>
                                <w:bottom w:val="none" w:sz="0" w:space="0" w:color="auto"/>
                                <w:right w:val="none" w:sz="0" w:space="0" w:color="auto"/>
                              </w:divBdr>
                              <w:divsChild>
                                <w:div w:id="1508789739">
                                  <w:marLeft w:val="0"/>
                                  <w:marRight w:val="0"/>
                                  <w:marTop w:val="0"/>
                                  <w:marBottom w:val="0"/>
                                  <w:divBdr>
                                    <w:top w:val="none" w:sz="0" w:space="0" w:color="auto"/>
                                    <w:left w:val="none" w:sz="0" w:space="0" w:color="auto"/>
                                    <w:bottom w:val="none" w:sz="0" w:space="0" w:color="auto"/>
                                    <w:right w:val="none" w:sz="0" w:space="0" w:color="auto"/>
                                  </w:divBdr>
                                  <w:divsChild>
                                    <w:div w:id="574554248">
                                      <w:marLeft w:val="0"/>
                                      <w:marRight w:val="0"/>
                                      <w:marTop w:val="0"/>
                                      <w:marBottom w:val="0"/>
                                      <w:divBdr>
                                        <w:top w:val="none" w:sz="0" w:space="0" w:color="auto"/>
                                        <w:left w:val="none" w:sz="0" w:space="0" w:color="auto"/>
                                        <w:bottom w:val="none" w:sz="0" w:space="0" w:color="auto"/>
                                        <w:right w:val="none" w:sz="0" w:space="0" w:color="auto"/>
                                      </w:divBdr>
                                    </w:div>
                                  </w:divsChild>
                                </w:div>
                                <w:div w:id="1602489579">
                                  <w:marLeft w:val="0"/>
                                  <w:marRight w:val="0"/>
                                  <w:marTop w:val="0"/>
                                  <w:marBottom w:val="0"/>
                                  <w:divBdr>
                                    <w:top w:val="none" w:sz="0" w:space="0" w:color="auto"/>
                                    <w:left w:val="none" w:sz="0" w:space="0" w:color="auto"/>
                                    <w:bottom w:val="none" w:sz="0" w:space="0" w:color="auto"/>
                                    <w:right w:val="none" w:sz="0" w:space="0" w:color="auto"/>
                                  </w:divBdr>
                                  <w:divsChild>
                                    <w:div w:id="11029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2457">
                      <w:marLeft w:val="0"/>
                      <w:marRight w:val="0"/>
                      <w:marTop w:val="0"/>
                      <w:marBottom w:val="0"/>
                      <w:divBdr>
                        <w:top w:val="none" w:sz="0" w:space="0" w:color="auto"/>
                        <w:left w:val="none" w:sz="0" w:space="0" w:color="auto"/>
                        <w:bottom w:val="none" w:sz="0" w:space="0" w:color="auto"/>
                        <w:right w:val="none" w:sz="0" w:space="0" w:color="auto"/>
                      </w:divBdr>
                      <w:divsChild>
                        <w:div w:id="1289582688">
                          <w:marLeft w:val="0"/>
                          <w:marRight w:val="0"/>
                          <w:marTop w:val="0"/>
                          <w:marBottom w:val="0"/>
                          <w:divBdr>
                            <w:top w:val="none" w:sz="0" w:space="0" w:color="auto"/>
                            <w:left w:val="none" w:sz="0" w:space="0" w:color="auto"/>
                            <w:bottom w:val="none" w:sz="0" w:space="0" w:color="auto"/>
                            <w:right w:val="none" w:sz="0" w:space="0" w:color="auto"/>
                          </w:divBdr>
                        </w:div>
                      </w:divsChild>
                    </w:div>
                    <w:div w:id="841699751">
                      <w:marLeft w:val="0"/>
                      <w:marRight w:val="0"/>
                      <w:marTop w:val="0"/>
                      <w:marBottom w:val="0"/>
                      <w:divBdr>
                        <w:top w:val="none" w:sz="0" w:space="0" w:color="auto"/>
                        <w:left w:val="none" w:sz="0" w:space="0" w:color="auto"/>
                        <w:bottom w:val="none" w:sz="0" w:space="0" w:color="auto"/>
                        <w:right w:val="none" w:sz="0" w:space="0" w:color="auto"/>
                      </w:divBdr>
                      <w:divsChild>
                        <w:div w:id="1818455462">
                          <w:marLeft w:val="0"/>
                          <w:marRight w:val="0"/>
                          <w:marTop w:val="0"/>
                          <w:marBottom w:val="0"/>
                          <w:divBdr>
                            <w:top w:val="none" w:sz="0" w:space="0" w:color="auto"/>
                            <w:left w:val="none" w:sz="0" w:space="0" w:color="auto"/>
                            <w:bottom w:val="none" w:sz="0" w:space="0" w:color="auto"/>
                            <w:right w:val="none" w:sz="0" w:space="0" w:color="auto"/>
                          </w:divBdr>
                        </w:div>
                      </w:divsChild>
                    </w:div>
                    <w:div w:id="863860608">
                      <w:marLeft w:val="0"/>
                      <w:marRight w:val="0"/>
                      <w:marTop w:val="0"/>
                      <w:marBottom w:val="0"/>
                      <w:divBdr>
                        <w:top w:val="none" w:sz="0" w:space="0" w:color="auto"/>
                        <w:left w:val="none" w:sz="0" w:space="0" w:color="auto"/>
                        <w:bottom w:val="none" w:sz="0" w:space="0" w:color="auto"/>
                        <w:right w:val="none" w:sz="0" w:space="0" w:color="auto"/>
                      </w:divBdr>
                      <w:divsChild>
                        <w:div w:id="245193449">
                          <w:marLeft w:val="0"/>
                          <w:marRight w:val="0"/>
                          <w:marTop w:val="0"/>
                          <w:marBottom w:val="0"/>
                          <w:divBdr>
                            <w:top w:val="none" w:sz="0" w:space="0" w:color="auto"/>
                            <w:left w:val="none" w:sz="0" w:space="0" w:color="auto"/>
                            <w:bottom w:val="none" w:sz="0" w:space="0" w:color="auto"/>
                            <w:right w:val="none" w:sz="0" w:space="0" w:color="auto"/>
                          </w:divBdr>
                        </w:div>
                      </w:divsChild>
                    </w:div>
                    <w:div w:id="871529835">
                      <w:marLeft w:val="0"/>
                      <w:marRight w:val="0"/>
                      <w:marTop w:val="0"/>
                      <w:marBottom w:val="0"/>
                      <w:divBdr>
                        <w:top w:val="none" w:sz="0" w:space="0" w:color="auto"/>
                        <w:left w:val="none" w:sz="0" w:space="0" w:color="auto"/>
                        <w:bottom w:val="none" w:sz="0" w:space="0" w:color="auto"/>
                        <w:right w:val="none" w:sz="0" w:space="0" w:color="auto"/>
                      </w:divBdr>
                      <w:divsChild>
                        <w:div w:id="1579898610">
                          <w:marLeft w:val="0"/>
                          <w:marRight w:val="0"/>
                          <w:marTop w:val="0"/>
                          <w:marBottom w:val="0"/>
                          <w:divBdr>
                            <w:top w:val="none" w:sz="0" w:space="0" w:color="auto"/>
                            <w:left w:val="none" w:sz="0" w:space="0" w:color="auto"/>
                            <w:bottom w:val="none" w:sz="0" w:space="0" w:color="auto"/>
                            <w:right w:val="none" w:sz="0" w:space="0" w:color="auto"/>
                          </w:divBdr>
                        </w:div>
                      </w:divsChild>
                    </w:div>
                    <w:div w:id="886911859">
                      <w:marLeft w:val="0"/>
                      <w:marRight w:val="0"/>
                      <w:marTop w:val="0"/>
                      <w:marBottom w:val="0"/>
                      <w:divBdr>
                        <w:top w:val="none" w:sz="0" w:space="0" w:color="auto"/>
                        <w:left w:val="none" w:sz="0" w:space="0" w:color="auto"/>
                        <w:bottom w:val="none" w:sz="0" w:space="0" w:color="auto"/>
                        <w:right w:val="none" w:sz="0" w:space="0" w:color="auto"/>
                      </w:divBdr>
                      <w:divsChild>
                        <w:div w:id="706756107">
                          <w:marLeft w:val="0"/>
                          <w:marRight w:val="0"/>
                          <w:marTop w:val="0"/>
                          <w:marBottom w:val="0"/>
                          <w:divBdr>
                            <w:top w:val="none" w:sz="0" w:space="0" w:color="auto"/>
                            <w:left w:val="none" w:sz="0" w:space="0" w:color="auto"/>
                            <w:bottom w:val="none" w:sz="0" w:space="0" w:color="auto"/>
                            <w:right w:val="none" w:sz="0" w:space="0" w:color="auto"/>
                          </w:divBdr>
                        </w:div>
                      </w:divsChild>
                    </w:div>
                    <w:div w:id="911040208">
                      <w:marLeft w:val="0"/>
                      <w:marRight w:val="0"/>
                      <w:marTop w:val="0"/>
                      <w:marBottom w:val="0"/>
                      <w:divBdr>
                        <w:top w:val="none" w:sz="0" w:space="0" w:color="auto"/>
                        <w:left w:val="none" w:sz="0" w:space="0" w:color="auto"/>
                        <w:bottom w:val="none" w:sz="0" w:space="0" w:color="auto"/>
                        <w:right w:val="none" w:sz="0" w:space="0" w:color="auto"/>
                      </w:divBdr>
                      <w:divsChild>
                        <w:div w:id="1721637007">
                          <w:marLeft w:val="0"/>
                          <w:marRight w:val="0"/>
                          <w:marTop w:val="0"/>
                          <w:marBottom w:val="0"/>
                          <w:divBdr>
                            <w:top w:val="none" w:sz="0" w:space="0" w:color="auto"/>
                            <w:left w:val="none" w:sz="0" w:space="0" w:color="auto"/>
                            <w:bottom w:val="none" w:sz="0" w:space="0" w:color="auto"/>
                            <w:right w:val="none" w:sz="0" w:space="0" w:color="auto"/>
                          </w:divBdr>
                        </w:div>
                      </w:divsChild>
                    </w:div>
                    <w:div w:id="925923930">
                      <w:marLeft w:val="0"/>
                      <w:marRight w:val="0"/>
                      <w:marTop w:val="0"/>
                      <w:marBottom w:val="0"/>
                      <w:divBdr>
                        <w:top w:val="none" w:sz="0" w:space="0" w:color="auto"/>
                        <w:left w:val="none" w:sz="0" w:space="0" w:color="auto"/>
                        <w:bottom w:val="none" w:sz="0" w:space="0" w:color="auto"/>
                        <w:right w:val="none" w:sz="0" w:space="0" w:color="auto"/>
                      </w:divBdr>
                      <w:divsChild>
                        <w:div w:id="2034571334">
                          <w:marLeft w:val="0"/>
                          <w:marRight w:val="0"/>
                          <w:marTop w:val="0"/>
                          <w:marBottom w:val="0"/>
                          <w:divBdr>
                            <w:top w:val="none" w:sz="0" w:space="0" w:color="auto"/>
                            <w:left w:val="none" w:sz="0" w:space="0" w:color="auto"/>
                            <w:bottom w:val="none" w:sz="0" w:space="0" w:color="auto"/>
                            <w:right w:val="none" w:sz="0" w:space="0" w:color="auto"/>
                          </w:divBdr>
                        </w:div>
                      </w:divsChild>
                    </w:div>
                    <w:div w:id="926111002">
                      <w:marLeft w:val="0"/>
                      <w:marRight w:val="0"/>
                      <w:marTop w:val="0"/>
                      <w:marBottom w:val="0"/>
                      <w:divBdr>
                        <w:top w:val="none" w:sz="0" w:space="0" w:color="auto"/>
                        <w:left w:val="none" w:sz="0" w:space="0" w:color="auto"/>
                        <w:bottom w:val="none" w:sz="0" w:space="0" w:color="auto"/>
                        <w:right w:val="none" w:sz="0" w:space="0" w:color="auto"/>
                      </w:divBdr>
                      <w:divsChild>
                        <w:div w:id="1911110995">
                          <w:marLeft w:val="0"/>
                          <w:marRight w:val="0"/>
                          <w:marTop w:val="0"/>
                          <w:marBottom w:val="0"/>
                          <w:divBdr>
                            <w:top w:val="none" w:sz="0" w:space="0" w:color="auto"/>
                            <w:left w:val="none" w:sz="0" w:space="0" w:color="auto"/>
                            <w:bottom w:val="none" w:sz="0" w:space="0" w:color="auto"/>
                            <w:right w:val="none" w:sz="0" w:space="0" w:color="auto"/>
                          </w:divBdr>
                        </w:div>
                      </w:divsChild>
                    </w:div>
                    <w:div w:id="947465792">
                      <w:marLeft w:val="0"/>
                      <w:marRight w:val="0"/>
                      <w:marTop w:val="0"/>
                      <w:marBottom w:val="0"/>
                      <w:divBdr>
                        <w:top w:val="none" w:sz="0" w:space="0" w:color="auto"/>
                        <w:left w:val="none" w:sz="0" w:space="0" w:color="auto"/>
                        <w:bottom w:val="none" w:sz="0" w:space="0" w:color="auto"/>
                        <w:right w:val="none" w:sz="0" w:space="0" w:color="auto"/>
                      </w:divBdr>
                      <w:divsChild>
                        <w:div w:id="1773622076">
                          <w:marLeft w:val="0"/>
                          <w:marRight w:val="0"/>
                          <w:marTop w:val="0"/>
                          <w:marBottom w:val="0"/>
                          <w:divBdr>
                            <w:top w:val="none" w:sz="0" w:space="0" w:color="auto"/>
                            <w:left w:val="none" w:sz="0" w:space="0" w:color="auto"/>
                            <w:bottom w:val="none" w:sz="0" w:space="0" w:color="auto"/>
                            <w:right w:val="none" w:sz="0" w:space="0" w:color="auto"/>
                          </w:divBdr>
                        </w:div>
                      </w:divsChild>
                    </w:div>
                    <w:div w:id="949896730">
                      <w:marLeft w:val="0"/>
                      <w:marRight w:val="0"/>
                      <w:marTop w:val="0"/>
                      <w:marBottom w:val="0"/>
                      <w:divBdr>
                        <w:top w:val="none" w:sz="0" w:space="0" w:color="auto"/>
                        <w:left w:val="none" w:sz="0" w:space="0" w:color="auto"/>
                        <w:bottom w:val="none" w:sz="0" w:space="0" w:color="auto"/>
                        <w:right w:val="none" w:sz="0" w:space="0" w:color="auto"/>
                      </w:divBdr>
                      <w:divsChild>
                        <w:div w:id="312368306">
                          <w:marLeft w:val="0"/>
                          <w:marRight w:val="0"/>
                          <w:marTop w:val="0"/>
                          <w:marBottom w:val="0"/>
                          <w:divBdr>
                            <w:top w:val="none" w:sz="0" w:space="0" w:color="auto"/>
                            <w:left w:val="none" w:sz="0" w:space="0" w:color="auto"/>
                            <w:bottom w:val="none" w:sz="0" w:space="0" w:color="auto"/>
                            <w:right w:val="none" w:sz="0" w:space="0" w:color="auto"/>
                          </w:divBdr>
                        </w:div>
                        <w:div w:id="688720237">
                          <w:marLeft w:val="0"/>
                          <w:marRight w:val="0"/>
                          <w:marTop w:val="0"/>
                          <w:marBottom w:val="0"/>
                          <w:divBdr>
                            <w:top w:val="none" w:sz="0" w:space="0" w:color="auto"/>
                            <w:left w:val="none" w:sz="0" w:space="0" w:color="auto"/>
                            <w:bottom w:val="none" w:sz="0" w:space="0" w:color="auto"/>
                            <w:right w:val="none" w:sz="0" w:space="0" w:color="auto"/>
                          </w:divBdr>
                          <w:divsChild>
                            <w:div w:id="1804345250">
                              <w:marLeft w:val="0"/>
                              <w:marRight w:val="0"/>
                              <w:marTop w:val="30"/>
                              <w:marBottom w:val="30"/>
                              <w:divBdr>
                                <w:top w:val="none" w:sz="0" w:space="0" w:color="auto"/>
                                <w:left w:val="none" w:sz="0" w:space="0" w:color="auto"/>
                                <w:bottom w:val="none" w:sz="0" w:space="0" w:color="auto"/>
                                <w:right w:val="none" w:sz="0" w:space="0" w:color="auto"/>
                              </w:divBdr>
                              <w:divsChild>
                                <w:div w:id="1203712985">
                                  <w:marLeft w:val="0"/>
                                  <w:marRight w:val="0"/>
                                  <w:marTop w:val="0"/>
                                  <w:marBottom w:val="0"/>
                                  <w:divBdr>
                                    <w:top w:val="none" w:sz="0" w:space="0" w:color="auto"/>
                                    <w:left w:val="none" w:sz="0" w:space="0" w:color="auto"/>
                                    <w:bottom w:val="none" w:sz="0" w:space="0" w:color="auto"/>
                                    <w:right w:val="none" w:sz="0" w:space="0" w:color="auto"/>
                                  </w:divBdr>
                                  <w:divsChild>
                                    <w:div w:id="1866795604">
                                      <w:marLeft w:val="0"/>
                                      <w:marRight w:val="0"/>
                                      <w:marTop w:val="0"/>
                                      <w:marBottom w:val="0"/>
                                      <w:divBdr>
                                        <w:top w:val="none" w:sz="0" w:space="0" w:color="auto"/>
                                        <w:left w:val="none" w:sz="0" w:space="0" w:color="auto"/>
                                        <w:bottom w:val="none" w:sz="0" w:space="0" w:color="auto"/>
                                        <w:right w:val="none" w:sz="0" w:space="0" w:color="auto"/>
                                      </w:divBdr>
                                    </w:div>
                                  </w:divsChild>
                                </w:div>
                                <w:div w:id="1804735064">
                                  <w:marLeft w:val="0"/>
                                  <w:marRight w:val="0"/>
                                  <w:marTop w:val="0"/>
                                  <w:marBottom w:val="0"/>
                                  <w:divBdr>
                                    <w:top w:val="none" w:sz="0" w:space="0" w:color="auto"/>
                                    <w:left w:val="none" w:sz="0" w:space="0" w:color="auto"/>
                                    <w:bottom w:val="none" w:sz="0" w:space="0" w:color="auto"/>
                                    <w:right w:val="none" w:sz="0" w:space="0" w:color="auto"/>
                                  </w:divBdr>
                                  <w:divsChild>
                                    <w:div w:id="7402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016027">
                      <w:marLeft w:val="0"/>
                      <w:marRight w:val="0"/>
                      <w:marTop w:val="0"/>
                      <w:marBottom w:val="0"/>
                      <w:divBdr>
                        <w:top w:val="none" w:sz="0" w:space="0" w:color="auto"/>
                        <w:left w:val="none" w:sz="0" w:space="0" w:color="auto"/>
                        <w:bottom w:val="none" w:sz="0" w:space="0" w:color="auto"/>
                        <w:right w:val="none" w:sz="0" w:space="0" w:color="auto"/>
                      </w:divBdr>
                      <w:divsChild>
                        <w:div w:id="1682510010">
                          <w:marLeft w:val="0"/>
                          <w:marRight w:val="0"/>
                          <w:marTop w:val="0"/>
                          <w:marBottom w:val="0"/>
                          <w:divBdr>
                            <w:top w:val="none" w:sz="0" w:space="0" w:color="auto"/>
                            <w:left w:val="none" w:sz="0" w:space="0" w:color="auto"/>
                            <w:bottom w:val="none" w:sz="0" w:space="0" w:color="auto"/>
                            <w:right w:val="none" w:sz="0" w:space="0" w:color="auto"/>
                          </w:divBdr>
                        </w:div>
                      </w:divsChild>
                    </w:div>
                    <w:div w:id="967664468">
                      <w:marLeft w:val="0"/>
                      <w:marRight w:val="0"/>
                      <w:marTop w:val="0"/>
                      <w:marBottom w:val="0"/>
                      <w:divBdr>
                        <w:top w:val="none" w:sz="0" w:space="0" w:color="auto"/>
                        <w:left w:val="none" w:sz="0" w:space="0" w:color="auto"/>
                        <w:bottom w:val="none" w:sz="0" w:space="0" w:color="auto"/>
                        <w:right w:val="none" w:sz="0" w:space="0" w:color="auto"/>
                      </w:divBdr>
                      <w:divsChild>
                        <w:div w:id="1667897551">
                          <w:marLeft w:val="0"/>
                          <w:marRight w:val="0"/>
                          <w:marTop w:val="0"/>
                          <w:marBottom w:val="0"/>
                          <w:divBdr>
                            <w:top w:val="none" w:sz="0" w:space="0" w:color="auto"/>
                            <w:left w:val="none" w:sz="0" w:space="0" w:color="auto"/>
                            <w:bottom w:val="none" w:sz="0" w:space="0" w:color="auto"/>
                            <w:right w:val="none" w:sz="0" w:space="0" w:color="auto"/>
                          </w:divBdr>
                        </w:div>
                      </w:divsChild>
                    </w:div>
                    <w:div w:id="1146429739">
                      <w:marLeft w:val="0"/>
                      <w:marRight w:val="0"/>
                      <w:marTop w:val="0"/>
                      <w:marBottom w:val="0"/>
                      <w:divBdr>
                        <w:top w:val="none" w:sz="0" w:space="0" w:color="auto"/>
                        <w:left w:val="none" w:sz="0" w:space="0" w:color="auto"/>
                        <w:bottom w:val="none" w:sz="0" w:space="0" w:color="auto"/>
                        <w:right w:val="none" w:sz="0" w:space="0" w:color="auto"/>
                      </w:divBdr>
                      <w:divsChild>
                        <w:div w:id="1330132721">
                          <w:marLeft w:val="0"/>
                          <w:marRight w:val="0"/>
                          <w:marTop w:val="0"/>
                          <w:marBottom w:val="0"/>
                          <w:divBdr>
                            <w:top w:val="none" w:sz="0" w:space="0" w:color="auto"/>
                            <w:left w:val="none" w:sz="0" w:space="0" w:color="auto"/>
                            <w:bottom w:val="none" w:sz="0" w:space="0" w:color="auto"/>
                            <w:right w:val="none" w:sz="0" w:space="0" w:color="auto"/>
                          </w:divBdr>
                        </w:div>
                        <w:div w:id="1720785543">
                          <w:marLeft w:val="0"/>
                          <w:marRight w:val="0"/>
                          <w:marTop w:val="0"/>
                          <w:marBottom w:val="0"/>
                          <w:divBdr>
                            <w:top w:val="none" w:sz="0" w:space="0" w:color="auto"/>
                            <w:left w:val="none" w:sz="0" w:space="0" w:color="auto"/>
                            <w:bottom w:val="none" w:sz="0" w:space="0" w:color="auto"/>
                            <w:right w:val="none" w:sz="0" w:space="0" w:color="auto"/>
                          </w:divBdr>
                          <w:divsChild>
                            <w:div w:id="46535057">
                              <w:marLeft w:val="0"/>
                              <w:marRight w:val="0"/>
                              <w:marTop w:val="30"/>
                              <w:marBottom w:val="30"/>
                              <w:divBdr>
                                <w:top w:val="none" w:sz="0" w:space="0" w:color="auto"/>
                                <w:left w:val="none" w:sz="0" w:space="0" w:color="auto"/>
                                <w:bottom w:val="none" w:sz="0" w:space="0" w:color="auto"/>
                                <w:right w:val="none" w:sz="0" w:space="0" w:color="auto"/>
                              </w:divBdr>
                              <w:divsChild>
                                <w:div w:id="339700533">
                                  <w:marLeft w:val="0"/>
                                  <w:marRight w:val="0"/>
                                  <w:marTop w:val="0"/>
                                  <w:marBottom w:val="0"/>
                                  <w:divBdr>
                                    <w:top w:val="none" w:sz="0" w:space="0" w:color="auto"/>
                                    <w:left w:val="none" w:sz="0" w:space="0" w:color="auto"/>
                                    <w:bottom w:val="none" w:sz="0" w:space="0" w:color="auto"/>
                                    <w:right w:val="none" w:sz="0" w:space="0" w:color="auto"/>
                                  </w:divBdr>
                                  <w:divsChild>
                                    <w:div w:id="395204081">
                                      <w:marLeft w:val="0"/>
                                      <w:marRight w:val="0"/>
                                      <w:marTop w:val="0"/>
                                      <w:marBottom w:val="0"/>
                                      <w:divBdr>
                                        <w:top w:val="none" w:sz="0" w:space="0" w:color="auto"/>
                                        <w:left w:val="none" w:sz="0" w:space="0" w:color="auto"/>
                                        <w:bottom w:val="none" w:sz="0" w:space="0" w:color="auto"/>
                                        <w:right w:val="none" w:sz="0" w:space="0" w:color="auto"/>
                                      </w:divBdr>
                                    </w:div>
                                  </w:divsChild>
                                </w:div>
                                <w:div w:id="1125272271">
                                  <w:marLeft w:val="0"/>
                                  <w:marRight w:val="0"/>
                                  <w:marTop w:val="0"/>
                                  <w:marBottom w:val="0"/>
                                  <w:divBdr>
                                    <w:top w:val="none" w:sz="0" w:space="0" w:color="auto"/>
                                    <w:left w:val="none" w:sz="0" w:space="0" w:color="auto"/>
                                    <w:bottom w:val="none" w:sz="0" w:space="0" w:color="auto"/>
                                    <w:right w:val="none" w:sz="0" w:space="0" w:color="auto"/>
                                  </w:divBdr>
                                  <w:divsChild>
                                    <w:div w:id="202578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639642">
                      <w:marLeft w:val="0"/>
                      <w:marRight w:val="0"/>
                      <w:marTop w:val="0"/>
                      <w:marBottom w:val="0"/>
                      <w:divBdr>
                        <w:top w:val="none" w:sz="0" w:space="0" w:color="auto"/>
                        <w:left w:val="none" w:sz="0" w:space="0" w:color="auto"/>
                        <w:bottom w:val="none" w:sz="0" w:space="0" w:color="auto"/>
                        <w:right w:val="none" w:sz="0" w:space="0" w:color="auto"/>
                      </w:divBdr>
                      <w:divsChild>
                        <w:div w:id="85005322">
                          <w:marLeft w:val="0"/>
                          <w:marRight w:val="0"/>
                          <w:marTop w:val="0"/>
                          <w:marBottom w:val="0"/>
                          <w:divBdr>
                            <w:top w:val="none" w:sz="0" w:space="0" w:color="auto"/>
                            <w:left w:val="none" w:sz="0" w:space="0" w:color="auto"/>
                            <w:bottom w:val="none" w:sz="0" w:space="0" w:color="auto"/>
                            <w:right w:val="none" w:sz="0" w:space="0" w:color="auto"/>
                          </w:divBdr>
                        </w:div>
                      </w:divsChild>
                    </w:div>
                    <w:div w:id="1205630278">
                      <w:marLeft w:val="0"/>
                      <w:marRight w:val="0"/>
                      <w:marTop w:val="0"/>
                      <w:marBottom w:val="0"/>
                      <w:divBdr>
                        <w:top w:val="none" w:sz="0" w:space="0" w:color="auto"/>
                        <w:left w:val="none" w:sz="0" w:space="0" w:color="auto"/>
                        <w:bottom w:val="none" w:sz="0" w:space="0" w:color="auto"/>
                        <w:right w:val="none" w:sz="0" w:space="0" w:color="auto"/>
                      </w:divBdr>
                      <w:divsChild>
                        <w:div w:id="1219560206">
                          <w:marLeft w:val="0"/>
                          <w:marRight w:val="0"/>
                          <w:marTop w:val="0"/>
                          <w:marBottom w:val="0"/>
                          <w:divBdr>
                            <w:top w:val="none" w:sz="0" w:space="0" w:color="auto"/>
                            <w:left w:val="none" w:sz="0" w:space="0" w:color="auto"/>
                            <w:bottom w:val="none" w:sz="0" w:space="0" w:color="auto"/>
                            <w:right w:val="none" w:sz="0" w:space="0" w:color="auto"/>
                          </w:divBdr>
                        </w:div>
                      </w:divsChild>
                    </w:div>
                    <w:div w:id="1220046915">
                      <w:marLeft w:val="0"/>
                      <w:marRight w:val="0"/>
                      <w:marTop w:val="0"/>
                      <w:marBottom w:val="0"/>
                      <w:divBdr>
                        <w:top w:val="none" w:sz="0" w:space="0" w:color="auto"/>
                        <w:left w:val="none" w:sz="0" w:space="0" w:color="auto"/>
                        <w:bottom w:val="none" w:sz="0" w:space="0" w:color="auto"/>
                        <w:right w:val="none" w:sz="0" w:space="0" w:color="auto"/>
                      </w:divBdr>
                      <w:divsChild>
                        <w:div w:id="930163800">
                          <w:marLeft w:val="0"/>
                          <w:marRight w:val="0"/>
                          <w:marTop w:val="0"/>
                          <w:marBottom w:val="0"/>
                          <w:divBdr>
                            <w:top w:val="none" w:sz="0" w:space="0" w:color="auto"/>
                            <w:left w:val="none" w:sz="0" w:space="0" w:color="auto"/>
                            <w:bottom w:val="none" w:sz="0" w:space="0" w:color="auto"/>
                            <w:right w:val="none" w:sz="0" w:space="0" w:color="auto"/>
                          </w:divBdr>
                        </w:div>
                        <w:div w:id="1068764362">
                          <w:marLeft w:val="0"/>
                          <w:marRight w:val="0"/>
                          <w:marTop w:val="0"/>
                          <w:marBottom w:val="0"/>
                          <w:divBdr>
                            <w:top w:val="none" w:sz="0" w:space="0" w:color="auto"/>
                            <w:left w:val="none" w:sz="0" w:space="0" w:color="auto"/>
                            <w:bottom w:val="none" w:sz="0" w:space="0" w:color="auto"/>
                            <w:right w:val="none" w:sz="0" w:space="0" w:color="auto"/>
                          </w:divBdr>
                          <w:divsChild>
                            <w:div w:id="935285534">
                              <w:marLeft w:val="0"/>
                              <w:marRight w:val="0"/>
                              <w:marTop w:val="30"/>
                              <w:marBottom w:val="30"/>
                              <w:divBdr>
                                <w:top w:val="none" w:sz="0" w:space="0" w:color="auto"/>
                                <w:left w:val="none" w:sz="0" w:space="0" w:color="auto"/>
                                <w:bottom w:val="none" w:sz="0" w:space="0" w:color="auto"/>
                                <w:right w:val="none" w:sz="0" w:space="0" w:color="auto"/>
                              </w:divBdr>
                              <w:divsChild>
                                <w:div w:id="308097927">
                                  <w:marLeft w:val="0"/>
                                  <w:marRight w:val="0"/>
                                  <w:marTop w:val="0"/>
                                  <w:marBottom w:val="0"/>
                                  <w:divBdr>
                                    <w:top w:val="none" w:sz="0" w:space="0" w:color="auto"/>
                                    <w:left w:val="none" w:sz="0" w:space="0" w:color="auto"/>
                                    <w:bottom w:val="none" w:sz="0" w:space="0" w:color="auto"/>
                                    <w:right w:val="none" w:sz="0" w:space="0" w:color="auto"/>
                                  </w:divBdr>
                                  <w:divsChild>
                                    <w:div w:id="180441448">
                                      <w:marLeft w:val="0"/>
                                      <w:marRight w:val="0"/>
                                      <w:marTop w:val="0"/>
                                      <w:marBottom w:val="0"/>
                                      <w:divBdr>
                                        <w:top w:val="none" w:sz="0" w:space="0" w:color="auto"/>
                                        <w:left w:val="none" w:sz="0" w:space="0" w:color="auto"/>
                                        <w:bottom w:val="none" w:sz="0" w:space="0" w:color="auto"/>
                                        <w:right w:val="none" w:sz="0" w:space="0" w:color="auto"/>
                                      </w:divBdr>
                                    </w:div>
                                  </w:divsChild>
                                </w:div>
                                <w:div w:id="870385501">
                                  <w:marLeft w:val="0"/>
                                  <w:marRight w:val="0"/>
                                  <w:marTop w:val="0"/>
                                  <w:marBottom w:val="0"/>
                                  <w:divBdr>
                                    <w:top w:val="none" w:sz="0" w:space="0" w:color="auto"/>
                                    <w:left w:val="none" w:sz="0" w:space="0" w:color="auto"/>
                                    <w:bottom w:val="none" w:sz="0" w:space="0" w:color="auto"/>
                                    <w:right w:val="none" w:sz="0" w:space="0" w:color="auto"/>
                                  </w:divBdr>
                                  <w:divsChild>
                                    <w:div w:id="148767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105413">
                      <w:marLeft w:val="0"/>
                      <w:marRight w:val="0"/>
                      <w:marTop w:val="0"/>
                      <w:marBottom w:val="0"/>
                      <w:divBdr>
                        <w:top w:val="none" w:sz="0" w:space="0" w:color="auto"/>
                        <w:left w:val="none" w:sz="0" w:space="0" w:color="auto"/>
                        <w:bottom w:val="none" w:sz="0" w:space="0" w:color="auto"/>
                        <w:right w:val="none" w:sz="0" w:space="0" w:color="auto"/>
                      </w:divBdr>
                      <w:divsChild>
                        <w:div w:id="2145928629">
                          <w:marLeft w:val="0"/>
                          <w:marRight w:val="0"/>
                          <w:marTop w:val="0"/>
                          <w:marBottom w:val="0"/>
                          <w:divBdr>
                            <w:top w:val="none" w:sz="0" w:space="0" w:color="auto"/>
                            <w:left w:val="none" w:sz="0" w:space="0" w:color="auto"/>
                            <w:bottom w:val="none" w:sz="0" w:space="0" w:color="auto"/>
                            <w:right w:val="none" w:sz="0" w:space="0" w:color="auto"/>
                          </w:divBdr>
                        </w:div>
                      </w:divsChild>
                    </w:div>
                    <w:div w:id="1293949501">
                      <w:marLeft w:val="0"/>
                      <w:marRight w:val="0"/>
                      <w:marTop w:val="0"/>
                      <w:marBottom w:val="0"/>
                      <w:divBdr>
                        <w:top w:val="none" w:sz="0" w:space="0" w:color="auto"/>
                        <w:left w:val="none" w:sz="0" w:space="0" w:color="auto"/>
                        <w:bottom w:val="none" w:sz="0" w:space="0" w:color="auto"/>
                        <w:right w:val="none" w:sz="0" w:space="0" w:color="auto"/>
                      </w:divBdr>
                      <w:divsChild>
                        <w:div w:id="937710646">
                          <w:marLeft w:val="0"/>
                          <w:marRight w:val="0"/>
                          <w:marTop w:val="0"/>
                          <w:marBottom w:val="0"/>
                          <w:divBdr>
                            <w:top w:val="none" w:sz="0" w:space="0" w:color="auto"/>
                            <w:left w:val="none" w:sz="0" w:space="0" w:color="auto"/>
                            <w:bottom w:val="none" w:sz="0" w:space="0" w:color="auto"/>
                            <w:right w:val="none" w:sz="0" w:space="0" w:color="auto"/>
                          </w:divBdr>
                        </w:div>
                      </w:divsChild>
                    </w:div>
                    <w:div w:id="1301690321">
                      <w:marLeft w:val="0"/>
                      <w:marRight w:val="0"/>
                      <w:marTop w:val="0"/>
                      <w:marBottom w:val="0"/>
                      <w:divBdr>
                        <w:top w:val="none" w:sz="0" w:space="0" w:color="auto"/>
                        <w:left w:val="none" w:sz="0" w:space="0" w:color="auto"/>
                        <w:bottom w:val="none" w:sz="0" w:space="0" w:color="auto"/>
                        <w:right w:val="none" w:sz="0" w:space="0" w:color="auto"/>
                      </w:divBdr>
                      <w:divsChild>
                        <w:div w:id="80831669">
                          <w:marLeft w:val="0"/>
                          <w:marRight w:val="0"/>
                          <w:marTop w:val="0"/>
                          <w:marBottom w:val="0"/>
                          <w:divBdr>
                            <w:top w:val="none" w:sz="0" w:space="0" w:color="auto"/>
                            <w:left w:val="none" w:sz="0" w:space="0" w:color="auto"/>
                            <w:bottom w:val="none" w:sz="0" w:space="0" w:color="auto"/>
                            <w:right w:val="none" w:sz="0" w:space="0" w:color="auto"/>
                          </w:divBdr>
                          <w:divsChild>
                            <w:div w:id="475342294">
                              <w:marLeft w:val="0"/>
                              <w:marRight w:val="0"/>
                              <w:marTop w:val="30"/>
                              <w:marBottom w:val="30"/>
                              <w:divBdr>
                                <w:top w:val="none" w:sz="0" w:space="0" w:color="auto"/>
                                <w:left w:val="none" w:sz="0" w:space="0" w:color="auto"/>
                                <w:bottom w:val="none" w:sz="0" w:space="0" w:color="auto"/>
                                <w:right w:val="none" w:sz="0" w:space="0" w:color="auto"/>
                              </w:divBdr>
                              <w:divsChild>
                                <w:div w:id="901597746">
                                  <w:marLeft w:val="0"/>
                                  <w:marRight w:val="0"/>
                                  <w:marTop w:val="0"/>
                                  <w:marBottom w:val="0"/>
                                  <w:divBdr>
                                    <w:top w:val="none" w:sz="0" w:space="0" w:color="auto"/>
                                    <w:left w:val="none" w:sz="0" w:space="0" w:color="auto"/>
                                    <w:bottom w:val="none" w:sz="0" w:space="0" w:color="auto"/>
                                    <w:right w:val="none" w:sz="0" w:space="0" w:color="auto"/>
                                  </w:divBdr>
                                  <w:divsChild>
                                    <w:div w:id="263659667">
                                      <w:marLeft w:val="0"/>
                                      <w:marRight w:val="0"/>
                                      <w:marTop w:val="0"/>
                                      <w:marBottom w:val="0"/>
                                      <w:divBdr>
                                        <w:top w:val="none" w:sz="0" w:space="0" w:color="auto"/>
                                        <w:left w:val="none" w:sz="0" w:space="0" w:color="auto"/>
                                        <w:bottom w:val="none" w:sz="0" w:space="0" w:color="auto"/>
                                        <w:right w:val="none" w:sz="0" w:space="0" w:color="auto"/>
                                      </w:divBdr>
                                    </w:div>
                                  </w:divsChild>
                                </w:div>
                                <w:div w:id="1724677211">
                                  <w:marLeft w:val="0"/>
                                  <w:marRight w:val="0"/>
                                  <w:marTop w:val="0"/>
                                  <w:marBottom w:val="0"/>
                                  <w:divBdr>
                                    <w:top w:val="none" w:sz="0" w:space="0" w:color="auto"/>
                                    <w:left w:val="none" w:sz="0" w:space="0" w:color="auto"/>
                                    <w:bottom w:val="none" w:sz="0" w:space="0" w:color="auto"/>
                                    <w:right w:val="none" w:sz="0" w:space="0" w:color="auto"/>
                                  </w:divBdr>
                                  <w:divsChild>
                                    <w:div w:id="214187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470098">
                          <w:marLeft w:val="0"/>
                          <w:marRight w:val="0"/>
                          <w:marTop w:val="0"/>
                          <w:marBottom w:val="0"/>
                          <w:divBdr>
                            <w:top w:val="none" w:sz="0" w:space="0" w:color="auto"/>
                            <w:left w:val="none" w:sz="0" w:space="0" w:color="auto"/>
                            <w:bottom w:val="none" w:sz="0" w:space="0" w:color="auto"/>
                            <w:right w:val="none" w:sz="0" w:space="0" w:color="auto"/>
                          </w:divBdr>
                        </w:div>
                      </w:divsChild>
                    </w:div>
                    <w:div w:id="1353844461">
                      <w:marLeft w:val="0"/>
                      <w:marRight w:val="0"/>
                      <w:marTop w:val="0"/>
                      <w:marBottom w:val="0"/>
                      <w:divBdr>
                        <w:top w:val="none" w:sz="0" w:space="0" w:color="auto"/>
                        <w:left w:val="none" w:sz="0" w:space="0" w:color="auto"/>
                        <w:bottom w:val="none" w:sz="0" w:space="0" w:color="auto"/>
                        <w:right w:val="none" w:sz="0" w:space="0" w:color="auto"/>
                      </w:divBdr>
                      <w:divsChild>
                        <w:div w:id="399251266">
                          <w:marLeft w:val="0"/>
                          <w:marRight w:val="0"/>
                          <w:marTop w:val="0"/>
                          <w:marBottom w:val="0"/>
                          <w:divBdr>
                            <w:top w:val="none" w:sz="0" w:space="0" w:color="auto"/>
                            <w:left w:val="none" w:sz="0" w:space="0" w:color="auto"/>
                            <w:bottom w:val="none" w:sz="0" w:space="0" w:color="auto"/>
                            <w:right w:val="none" w:sz="0" w:space="0" w:color="auto"/>
                          </w:divBdr>
                        </w:div>
                      </w:divsChild>
                    </w:div>
                    <w:div w:id="1359619597">
                      <w:marLeft w:val="0"/>
                      <w:marRight w:val="0"/>
                      <w:marTop w:val="0"/>
                      <w:marBottom w:val="0"/>
                      <w:divBdr>
                        <w:top w:val="none" w:sz="0" w:space="0" w:color="auto"/>
                        <w:left w:val="none" w:sz="0" w:space="0" w:color="auto"/>
                        <w:bottom w:val="none" w:sz="0" w:space="0" w:color="auto"/>
                        <w:right w:val="none" w:sz="0" w:space="0" w:color="auto"/>
                      </w:divBdr>
                      <w:divsChild>
                        <w:div w:id="1940286560">
                          <w:marLeft w:val="0"/>
                          <w:marRight w:val="0"/>
                          <w:marTop w:val="0"/>
                          <w:marBottom w:val="0"/>
                          <w:divBdr>
                            <w:top w:val="none" w:sz="0" w:space="0" w:color="auto"/>
                            <w:left w:val="none" w:sz="0" w:space="0" w:color="auto"/>
                            <w:bottom w:val="none" w:sz="0" w:space="0" w:color="auto"/>
                            <w:right w:val="none" w:sz="0" w:space="0" w:color="auto"/>
                          </w:divBdr>
                        </w:div>
                      </w:divsChild>
                    </w:div>
                    <w:div w:id="1457984231">
                      <w:marLeft w:val="0"/>
                      <w:marRight w:val="0"/>
                      <w:marTop w:val="0"/>
                      <w:marBottom w:val="0"/>
                      <w:divBdr>
                        <w:top w:val="none" w:sz="0" w:space="0" w:color="auto"/>
                        <w:left w:val="none" w:sz="0" w:space="0" w:color="auto"/>
                        <w:bottom w:val="none" w:sz="0" w:space="0" w:color="auto"/>
                        <w:right w:val="none" w:sz="0" w:space="0" w:color="auto"/>
                      </w:divBdr>
                      <w:divsChild>
                        <w:div w:id="152336038">
                          <w:marLeft w:val="0"/>
                          <w:marRight w:val="0"/>
                          <w:marTop w:val="0"/>
                          <w:marBottom w:val="0"/>
                          <w:divBdr>
                            <w:top w:val="none" w:sz="0" w:space="0" w:color="auto"/>
                            <w:left w:val="none" w:sz="0" w:space="0" w:color="auto"/>
                            <w:bottom w:val="none" w:sz="0" w:space="0" w:color="auto"/>
                            <w:right w:val="none" w:sz="0" w:space="0" w:color="auto"/>
                          </w:divBdr>
                        </w:div>
                        <w:div w:id="172182347">
                          <w:marLeft w:val="0"/>
                          <w:marRight w:val="0"/>
                          <w:marTop w:val="0"/>
                          <w:marBottom w:val="0"/>
                          <w:divBdr>
                            <w:top w:val="none" w:sz="0" w:space="0" w:color="auto"/>
                            <w:left w:val="none" w:sz="0" w:space="0" w:color="auto"/>
                            <w:bottom w:val="none" w:sz="0" w:space="0" w:color="auto"/>
                            <w:right w:val="none" w:sz="0" w:space="0" w:color="auto"/>
                          </w:divBdr>
                          <w:divsChild>
                            <w:div w:id="2081101686">
                              <w:marLeft w:val="0"/>
                              <w:marRight w:val="0"/>
                              <w:marTop w:val="30"/>
                              <w:marBottom w:val="30"/>
                              <w:divBdr>
                                <w:top w:val="none" w:sz="0" w:space="0" w:color="auto"/>
                                <w:left w:val="none" w:sz="0" w:space="0" w:color="auto"/>
                                <w:bottom w:val="none" w:sz="0" w:space="0" w:color="auto"/>
                                <w:right w:val="none" w:sz="0" w:space="0" w:color="auto"/>
                              </w:divBdr>
                              <w:divsChild>
                                <w:div w:id="1731150268">
                                  <w:marLeft w:val="0"/>
                                  <w:marRight w:val="0"/>
                                  <w:marTop w:val="0"/>
                                  <w:marBottom w:val="0"/>
                                  <w:divBdr>
                                    <w:top w:val="none" w:sz="0" w:space="0" w:color="auto"/>
                                    <w:left w:val="none" w:sz="0" w:space="0" w:color="auto"/>
                                    <w:bottom w:val="none" w:sz="0" w:space="0" w:color="auto"/>
                                    <w:right w:val="none" w:sz="0" w:space="0" w:color="auto"/>
                                  </w:divBdr>
                                  <w:divsChild>
                                    <w:div w:id="454912123">
                                      <w:marLeft w:val="0"/>
                                      <w:marRight w:val="0"/>
                                      <w:marTop w:val="0"/>
                                      <w:marBottom w:val="0"/>
                                      <w:divBdr>
                                        <w:top w:val="none" w:sz="0" w:space="0" w:color="auto"/>
                                        <w:left w:val="none" w:sz="0" w:space="0" w:color="auto"/>
                                        <w:bottom w:val="none" w:sz="0" w:space="0" w:color="auto"/>
                                        <w:right w:val="none" w:sz="0" w:space="0" w:color="auto"/>
                                      </w:divBdr>
                                    </w:div>
                                  </w:divsChild>
                                </w:div>
                                <w:div w:id="1832522919">
                                  <w:marLeft w:val="0"/>
                                  <w:marRight w:val="0"/>
                                  <w:marTop w:val="0"/>
                                  <w:marBottom w:val="0"/>
                                  <w:divBdr>
                                    <w:top w:val="none" w:sz="0" w:space="0" w:color="auto"/>
                                    <w:left w:val="none" w:sz="0" w:space="0" w:color="auto"/>
                                    <w:bottom w:val="none" w:sz="0" w:space="0" w:color="auto"/>
                                    <w:right w:val="none" w:sz="0" w:space="0" w:color="auto"/>
                                  </w:divBdr>
                                  <w:divsChild>
                                    <w:div w:id="17546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59727">
                      <w:marLeft w:val="0"/>
                      <w:marRight w:val="0"/>
                      <w:marTop w:val="0"/>
                      <w:marBottom w:val="0"/>
                      <w:divBdr>
                        <w:top w:val="none" w:sz="0" w:space="0" w:color="auto"/>
                        <w:left w:val="none" w:sz="0" w:space="0" w:color="auto"/>
                        <w:bottom w:val="none" w:sz="0" w:space="0" w:color="auto"/>
                        <w:right w:val="none" w:sz="0" w:space="0" w:color="auto"/>
                      </w:divBdr>
                      <w:divsChild>
                        <w:div w:id="1399784704">
                          <w:marLeft w:val="0"/>
                          <w:marRight w:val="0"/>
                          <w:marTop w:val="0"/>
                          <w:marBottom w:val="0"/>
                          <w:divBdr>
                            <w:top w:val="none" w:sz="0" w:space="0" w:color="auto"/>
                            <w:left w:val="none" w:sz="0" w:space="0" w:color="auto"/>
                            <w:bottom w:val="none" w:sz="0" w:space="0" w:color="auto"/>
                            <w:right w:val="none" w:sz="0" w:space="0" w:color="auto"/>
                          </w:divBdr>
                        </w:div>
                      </w:divsChild>
                    </w:div>
                    <w:div w:id="1506478895">
                      <w:marLeft w:val="0"/>
                      <w:marRight w:val="0"/>
                      <w:marTop w:val="0"/>
                      <w:marBottom w:val="0"/>
                      <w:divBdr>
                        <w:top w:val="none" w:sz="0" w:space="0" w:color="auto"/>
                        <w:left w:val="none" w:sz="0" w:space="0" w:color="auto"/>
                        <w:bottom w:val="none" w:sz="0" w:space="0" w:color="auto"/>
                        <w:right w:val="none" w:sz="0" w:space="0" w:color="auto"/>
                      </w:divBdr>
                      <w:divsChild>
                        <w:div w:id="1484541946">
                          <w:marLeft w:val="0"/>
                          <w:marRight w:val="0"/>
                          <w:marTop w:val="0"/>
                          <w:marBottom w:val="0"/>
                          <w:divBdr>
                            <w:top w:val="none" w:sz="0" w:space="0" w:color="auto"/>
                            <w:left w:val="none" w:sz="0" w:space="0" w:color="auto"/>
                            <w:bottom w:val="none" w:sz="0" w:space="0" w:color="auto"/>
                            <w:right w:val="none" w:sz="0" w:space="0" w:color="auto"/>
                          </w:divBdr>
                        </w:div>
                      </w:divsChild>
                    </w:div>
                    <w:div w:id="1511681465">
                      <w:marLeft w:val="0"/>
                      <w:marRight w:val="0"/>
                      <w:marTop w:val="0"/>
                      <w:marBottom w:val="0"/>
                      <w:divBdr>
                        <w:top w:val="none" w:sz="0" w:space="0" w:color="auto"/>
                        <w:left w:val="none" w:sz="0" w:space="0" w:color="auto"/>
                        <w:bottom w:val="none" w:sz="0" w:space="0" w:color="auto"/>
                        <w:right w:val="none" w:sz="0" w:space="0" w:color="auto"/>
                      </w:divBdr>
                      <w:divsChild>
                        <w:div w:id="1681349053">
                          <w:marLeft w:val="0"/>
                          <w:marRight w:val="0"/>
                          <w:marTop w:val="0"/>
                          <w:marBottom w:val="0"/>
                          <w:divBdr>
                            <w:top w:val="none" w:sz="0" w:space="0" w:color="auto"/>
                            <w:left w:val="none" w:sz="0" w:space="0" w:color="auto"/>
                            <w:bottom w:val="none" w:sz="0" w:space="0" w:color="auto"/>
                            <w:right w:val="none" w:sz="0" w:space="0" w:color="auto"/>
                          </w:divBdr>
                        </w:div>
                      </w:divsChild>
                    </w:div>
                    <w:div w:id="1604536680">
                      <w:marLeft w:val="0"/>
                      <w:marRight w:val="0"/>
                      <w:marTop w:val="0"/>
                      <w:marBottom w:val="0"/>
                      <w:divBdr>
                        <w:top w:val="none" w:sz="0" w:space="0" w:color="auto"/>
                        <w:left w:val="none" w:sz="0" w:space="0" w:color="auto"/>
                        <w:bottom w:val="none" w:sz="0" w:space="0" w:color="auto"/>
                        <w:right w:val="none" w:sz="0" w:space="0" w:color="auto"/>
                      </w:divBdr>
                      <w:divsChild>
                        <w:div w:id="970328447">
                          <w:marLeft w:val="0"/>
                          <w:marRight w:val="0"/>
                          <w:marTop w:val="0"/>
                          <w:marBottom w:val="0"/>
                          <w:divBdr>
                            <w:top w:val="none" w:sz="0" w:space="0" w:color="auto"/>
                            <w:left w:val="none" w:sz="0" w:space="0" w:color="auto"/>
                            <w:bottom w:val="none" w:sz="0" w:space="0" w:color="auto"/>
                            <w:right w:val="none" w:sz="0" w:space="0" w:color="auto"/>
                          </w:divBdr>
                          <w:divsChild>
                            <w:div w:id="229122475">
                              <w:marLeft w:val="0"/>
                              <w:marRight w:val="0"/>
                              <w:marTop w:val="30"/>
                              <w:marBottom w:val="30"/>
                              <w:divBdr>
                                <w:top w:val="none" w:sz="0" w:space="0" w:color="auto"/>
                                <w:left w:val="none" w:sz="0" w:space="0" w:color="auto"/>
                                <w:bottom w:val="none" w:sz="0" w:space="0" w:color="auto"/>
                                <w:right w:val="none" w:sz="0" w:space="0" w:color="auto"/>
                              </w:divBdr>
                              <w:divsChild>
                                <w:div w:id="37822934">
                                  <w:marLeft w:val="0"/>
                                  <w:marRight w:val="0"/>
                                  <w:marTop w:val="0"/>
                                  <w:marBottom w:val="0"/>
                                  <w:divBdr>
                                    <w:top w:val="none" w:sz="0" w:space="0" w:color="auto"/>
                                    <w:left w:val="none" w:sz="0" w:space="0" w:color="auto"/>
                                    <w:bottom w:val="none" w:sz="0" w:space="0" w:color="auto"/>
                                    <w:right w:val="none" w:sz="0" w:space="0" w:color="auto"/>
                                  </w:divBdr>
                                  <w:divsChild>
                                    <w:div w:id="152374293">
                                      <w:marLeft w:val="0"/>
                                      <w:marRight w:val="0"/>
                                      <w:marTop w:val="0"/>
                                      <w:marBottom w:val="0"/>
                                      <w:divBdr>
                                        <w:top w:val="none" w:sz="0" w:space="0" w:color="auto"/>
                                        <w:left w:val="none" w:sz="0" w:space="0" w:color="auto"/>
                                        <w:bottom w:val="none" w:sz="0" w:space="0" w:color="auto"/>
                                        <w:right w:val="none" w:sz="0" w:space="0" w:color="auto"/>
                                      </w:divBdr>
                                    </w:div>
                                  </w:divsChild>
                                </w:div>
                                <w:div w:id="1336571994">
                                  <w:marLeft w:val="0"/>
                                  <w:marRight w:val="0"/>
                                  <w:marTop w:val="0"/>
                                  <w:marBottom w:val="0"/>
                                  <w:divBdr>
                                    <w:top w:val="none" w:sz="0" w:space="0" w:color="auto"/>
                                    <w:left w:val="none" w:sz="0" w:space="0" w:color="auto"/>
                                    <w:bottom w:val="none" w:sz="0" w:space="0" w:color="auto"/>
                                    <w:right w:val="none" w:sz="0" w:space="0" w:color="auto"/>
                                  </w:divBdr>
                                  <w:divsChild>
                                    <w:div w:id="32375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318833">
                          <w:marLeft w:val="0"/>
                          <w:marRight w:val="0"/>
                          <w:marTop w:val="0"/>
                          <w:marBottom w:val="0"/>
                          <w:divBdr>
                            <w:top w:val="none" w:sz="0" w:space="0" w:color="auto"/>
                            <w:left w:val="none" w:sz="0" w:space="0" w:color="auto"/>
                            <w:bottom w:val="none" w:sz="0" w:space="0" w:color="auto"/>
                            <w:right w:val="none" w:sz="0" w:space="0" w:color="auto"/>
                          </w:divBdr>
                        </w:div>
                      </w:divsChild>
                    </w:div>
                    <w:div w:id="1692563402">
                      <w:marLeft w:val="0"/>
                      <w:marRight w:val="0"/>
                      <w:marTop w:val="0"/>
                      <w:marBottom w:val="0"/>
                      <w:divBdr>
                        <w:top w:val="none" w:sz="0" w:space="0" w:color="auto"/>
                        <w:left w:val="none" w:sz="0" w:space="0" w:color="auto"/>
                        <w:bottom w:val="none" w:sz="0" w:space="0" w:color="auto"/>
                        <w:right w:val="none" w:sz="0" w:space="0" w:color="auto"/>
                      </w:divBdr>
                      <w:divsChild>
                        <w:div w:id="1122841623">
                          <w:marLeft w:val="0"/>
                          <w:marRight w:val="0"/>
                          <w:marTop w:val="0"/>
                          <w:marBottom w:val="0"/>
                          <w:divBdr>
                            <w:top w:val="none" w:sz="0" w:space="0" w:color="auto"/>
                            <w:left w:val="none" w:sz="0" w:space="0" w:color="auto"/>
                            <w:bottom w:val="none" w:sz="0" w:space="0" w:color="auto"/>
                            <w:right w:val="none" w:sz="0" w:space="0" w:color="auto"/>
                          </w:divBdr>
                        </w:div>
                        <w:div w:id="1807114635">
                          <w:marLeft w:val="0"/>
                          <w:marRight w:val="0"/>
                          <w:marTop w:val="0"/>
                          <w:marBottom w:val="0"/>
                          <w:divBdr>
                            <w:top w:val="none" w:sz="0" w:space="0" w:color="auto"/>
                            <w:left w:val="none" w:sz="0" w:space="0" w:color="auto"/>
                            <w:bottom w:val="none" w:sz="0" w:space="0" w:color="auto"/>
                            <w:right w:val="none" w:sz="0" w:space="0" w:color="auto"/>
                          </w:divBdr>
                          <w:divsChild>
                            <w:div w:id="500513859">
                              <w:marLeft w:val="0"/>
                              <w:marRight w:val="0"/>
                              <w:marTop w:val="30"/>
                              <w:marBottom w:val="30"/>
                              <w:divBdr>
                                <w:top w:val="none" w:sz="0" w:space="0" w:color="auto"/>
                                <w:left w:val="none" w:sz="0" w:space="0" w:color="auto"/>
                                <w:bottom w:val="none" w:sz="0" w:space="0" w:color="auto"/>
                                <w:right w:val="none" w:sz="0" w:space="0" w:color="auto"/>
                              </w:divBdr>
                              <w:divsChild>
                                <w:div w:id="178353867">
                                  <w:marLeft w:val="0"/>
                                  <w:marRight w:val="0"/>
                                  <w:marTop w:val="0"/>
                                  <w:marBottom w:val="0"/>
                                  <w:divBdr>
                                    <w:top w:val="none" w:sz="0" w:space="0" w:color="auto"/>
                                    <w:left w:val="none" w:sz="0" w:space="0" w:color="auto"/>
                                    <w:bottom w:val="none" w:sz="0" w:space="0" w:color="auto"/>
                                    <w:right w:val="none" w:sz="0" w:space="0" w:color="auto"/>
                                  </w:divBdr>
                                  <w:divsChild>
                                    <w:div w:id="889344356">
                                      <w:marLeft w:val="0"/>
                                      <w:marRight w:val="0"/>
                                      <w:marTop w:val="0"/>
                                      <w:marBottom w:val="0"/>
                                      <w:divBdr>
                                        <w:top w:val="none" w:sz="0" w:space="0" w:color="auto"/>
                                        <w:left w:val="none" w:sz="0" w:space="0" w:color="auto"/>
                                        <w:bottom w:val="none" w:sz="0" w:space="0" w:color="auto"/>
                                        <w:right w:val="none" w:sz="0" w:space="0" w:color="auto"/>
                                      </w:divBdr>
                                    </w:div>
                                  </w:divsChild>
                                </w:div>
                                <w:div w:id="762603420">
                                  <w:marLeft w:val="0"/>
                                  <w:marRight w:val="0"/>
                                  <w:marTop w:val="0"/>
                                  <w:marBottom w:val="0"/>
                                  <w:divBdr>
                                    <w:top w:val="none" w:sz="0" w:space="0" w:color="auto"/>
                                    <w:left w:val="none" w:sz="0" w:space="0" w:color="auto"/>
                                    <w:bottom w:val="none" w:sz="0" w:space="0" w:color="auto"/>
                                    <w:right w:val="none" w:sz="0" w:space="0" w:color="auto"/>
                                  </w:divBdr>
                                  <w:divsChild>
                                    <w:div w:id="169692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56422">
                      <w:marLeft w:val="0"/>
                      <w:marRight w:val="0"/>
                      <w:marTop w:val="0"/>
                      <w:marBottom w:val="0"/>
                      <w:divBdr>
                        <w:top w:val="none" w:sz="0" w:space="0" w:color="auto"/>
                        <w:left w:val="none" w:sz="0" w:space="0" w:color="auto"/>
                        <w:bottom w:val="none" w:sz="0" w:space="0" w:color="auto"/>
                        <w:right w:val="none" w:sz="0" w:space="0" w:color="auto"/>
                      </w:divBdr>
                      <w:divsChild>
                        <w:div w:id="828248938">
                          <w:marLeft w:val="0"/>
                          <w:marRight w:val="0"/>
                          <w:marTop w:val="0"/>
                          <w:marBottom w:val="0"/>
                          <w:divBdr>
                            <w:top w:val="none" w:sz="0" w:space="0" w:color="auto"/>
                            <w:left w:val="none" w:sz="0" w:space="0" w:color="auto"/>
                            <w:bottom w:val="none" w:sz="0" w:space="0" w:color="auto"/>
                            <w:right w:val="none" w:sz="0" w:space="0" w:color="auto"/>
                          </w:divBdr>
                        </w:div>
                      </w:divsChild>
                    </w:div>
                    <w:div w:id="1784959300">
                      <w:marLeft w:val="0"/>
                      <w:marRight w:val="0"/>
                      <w:marTop w:val="0"/>
                      <w:marBottom w:val="0"/>
                      <w:divBdr>
                        <w:top w:val="none" w:sz="0" w:space="0" w:color="auto"/>
                        <w:left w:val="none" w:sz="0" w:space="0" w:color="auto"/>
                        <w:bottom w:val="none" w:sz="0" w:space="0" w:color="auto"/>
                        <w:right w:val="none" w:sz="0" w:space="0" w:color="auto"/>
                      </w:divBdr>
                      <w:divsChild>
                        <w:div w:id="1687900969">
                          <w:marLeft w:val="0"/>
                          <w:marRight w:val="0"/>
                          <w:marTop w:val="0"/>
                          <w:marBottom w:val="0"/>
                          <w:divBdr>
                            <w:top w:val="none" w:sz="0" w:space="0" w:color="auto"/>
                            <w:left w:val="none" w:sz="0" w:space="0" w:color="auto"/>
                            <w:bottom w:val="none" w:sz="0" w:space="0" w:color="auto"/>
                            <w:right w:val="none" w:sz="0" w:space="0" w:color="auto"/>
                          </w:divBdr>
                        </w:div>
                      </w:divsChild>
                    </w:div>
                    <w:div w:id="1825975575">
                      <w:marLeft w:val="0"/>
                      <w:marRight w:val="0"/>
                      <w:marTop w:val="0"/>
                      <w:marBottom w:val="0"/>
                      <w:divBdr>
                        <w:top w:val="none" w:sz="0" w:space="0" w:color="auto"/>
                        <w:left w:val="none" w:sz="0" w:space="0" w:color="auto"/>
                        <w:bottom w:val="none" w:sz="0" w:space="0" w:color="auto"/>
                        <w:right w:val="none" w:sz="0" w:space="0" w:color="auto"/>
                      </w:divBdr>
                      <w:divsChild>
                        <w:div w:id="1552880958">
                          <w:marLeft w:val="0"/>
                          <w:marRight w:val="0"/>
                          <w:marTop w:val="0"/>
                          <w:marBottom w:val="0"/>
                          <w:divBdr>
                            <w:top w:val="none" w:sz="0" w:space="0" w:color="auto"/>
                            <w:left w:val="none" w:sz="0" w:space="0" w:color="auto"/>
                            <w:bottom w:val="none" w:sz="0" w:space="0" w:color="auto"/>
                            <w:right w:val="none" w:sz="0" w:space="0" w:color="auto"/>
                          </w:divBdr>
                        </w:div>
                        <w:div w:id="1560283719">
                          <w:marLeft w:val="0"/>
                          <w:marRight w:val="0"/>
                          <w:marTop w:val="0"/>
                          <w:marBottom w:val="0"/>
                          <w:divBdr>
                            <w:top w:val="none" w:sz="0" w:space="0" w:color="auto"/>
                            <w:left w:val="none" w:sz="0" w:space="0" w:color="auto"/>
                            <w:bottom w:val="none" w:sz="0" w:space="0" w:color="auto"/>
                            <w:right w:val="none" w:sz="0" w:space="0" w:color="auto"/>
                          </w:divBdr>
                          <w:divsChild>
                            <w:div w:id="119228467">
                              <w:marLeft w:val="0"/>
                              <w:marRight w:val="0"/>
                              <w:marTop w:val="30"/>
                              <w:marBottom w:val="30"/>
                              <w:divBdr>
                                <w:top w:val="none" w:sz="0" w:space="0" w:color="auto"/>
                                <w:left w:val="none" w:sz="0" w:space="0" w:color="auto"/>
                                <w:bottom w:val="none" w:sz="0" w:space="0" w:color="auto"/>
                                <w:right w:val="none" w:sz="0" w:space="0" w:color="auto"/>
                              </w:divBdr>
                              <w:divsChild>
                                <w:div w:id="271596647">
                                  <w:marLeft w:val="0"/>
                                  <w:marRight w:val="0"/>
                                  <w:marTop w:val="0"/>
                                  <w:marBottom w:val="0"/>
                                  <w:divBdr>
                                    <w:top w:val="none" w:sz="0" w:space="0" w:color="auto"/>
                                    <w:left w:val="none" w:sz="0" w:space="0" w:color="auto"/>
                                    <w:bottom w:val="none" w:sz="0" w:space="0" w:color="auto"/>
                                    <w:right w:val="none" w:sz="0" w:space="0" w:color="auto"/>
                                  </w:divBdr>
                                  <w:divsChild>
                                    <w:div w:id="781151420">
                                      <w:marLeft w:val="0"/>
                                      <w:marRight w:val="0"/>
                                      <w:marTop w:val="0"/>
                                      <w:marBottom w:val="0"/>
                                      <w:divBdr>
                                        <w:top w:val="none" w:sz="0" w:space="0" w:color="auto"/>
                                        <w:left w:val="none" w:sz="0" w:space="0" w:color="auto"/>
                                        <w:bottom w:val="none" w:sz="0" w:space="0" w:color="auto"/>
                                        <w:right w:val="none" w:sz="0" w:space="0" w:color="auto"/>
                                      </w:divBdr>
                                    </w:div>
                                  </w:divsChild>
                                </w:div>
                                <w:div w:id="1846095992">
                                  <w:marLeft w:val="0"/>
                                  <w:marRight w:val="0"/>
                                  <w:marTop w:val="0"/>
                                  <w:marBottom w:val="0"/>
                                  <w:divBdr>
                                    <w:top w:val="none" w:sz="0" w:space="0" w:color="auto"/>
                                    <w:left w:val="none" w:sz="0" w:space="0" w:color="auto"/>
                                    <w:bottom w:val="none" w:sz="0" w:space="0" w:color="auto"/>
                                    <w:right w:val="none" w:sz="0" w:space="0" w:color="auto"/>
                                  </w:divBdr>
                                  <w:divsChild>
                                    <w:div w:id="15828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885321">
                      <w:marLeft w:val="0"/>
                      <w:marRight w:val="0"/>
                      <w:marTop w:val="0"/>
                      <w:marBottom w:val="0"/>
                      <w:divBdr>
                        <w:top w:val="none" w:sz="0" w:space="0" w:color="auto"/>
                        <w:left w:val="none" w:sz="0" w:space="0" w:color="auto"/>
                        <w:bottom w:val="none" w:sz="0" w:space="0" w:color="auto"/>
                        <w:right w:val="none" w:sz="0" w:space="0" w:color="auto"/>
                      </w:divBdr>
                      <w:divsChild>
                        <w:div w:id="431439529">
                          <w:marLeft w:val="0"/>
                          <w:marRight w:val="0"/>
                          <w:marTop w:val="0"/>
                          <w:marBottom w:val="0"/>
                          <w:divBdr>
                            <w:top w:val="none" w:sz="0" w:space="0" w:color="auto"/>
                            <w:left w:val="none" w:sz="0" w:space="0" w:color="auto"/>
                            <w:bottom w:val="none" w:sz="0" w:space="0" w:color="auto"/>
                            <w:right w:val="none" w:sz="0" w:space="0" w:color="auto"/>
                          </w:divBdr>
                        </w:div>
                        <w:div w:id="1223174955">
                          <w:marLeft w:val="0"/>
                          <w:marRight w:val="0"/>
                          <w:marTop w:val="0"/>
                          <w:marBottom w:val="0"/>
                          <w:divBdr>
                            <w:top w:val="none" w:sz="0" w:space="0" w:color="auto"/>
                            <w:left w:val="none" w:sz="0" w:space="0" w:color="auto"/>
                            <w:bottom w:val="none" w:sz="0" w:space="0" w:color="auto"/>
                            <w:right w:val="none" w:sz="0" w:space="0" w:color="auto"/>
                          </w:divBdr>
                          <w:divsChild>
                            <w:div w:id="799347565">
                              <w:marLeft w:val="0"/>
                              <w:marRight w:val="0"/>
                              <w:marTop w:val="30"/>
                              <w:marBottom w:val="30"/>
                              <w:divBdr>
                                <w:top w:val="none" w:sz="0" w:space="0" w:color="auto"/>
                                <w:left w:val="none" w:sz="0" w:space="0" w:color="auto"/>
                                <w:bottom w:val="none" w:sz="0" w:space="0" w:color="auto"/>
                                <w:right w:val="none" w:sz="0" w:space="0" w:color="auto"/>
                              </w:divBdr>
                              <w:divsChild>
                                <w:div w:id="1914195476">
                                  <w:marLeft w:val="0"/>
                                  <w:marRight w:val="0"/>
                                  <w:marTop w:val="0"/>
                                  <w:marBottom w:val="0"/>
                                  <w:divBdr>
                                    <w:top w:val="none" w:sz="0" w:space="0" w:color="auto"/>
                                    <w:left w:val="none" w:sz="0" w:space="0" w:color="auto"/>
                                    <w:bottom w:val="none" w:sz="0" w:space="0" w:color="auto"/>
                                    <w:right w:val="none" w:sz="0" w:space="0" w:color="auto"/>
                                  </w:divBdr>
                                  <w:divsChild>
                                    <w:div w:id="1471246473">
                                      <w:marLeft w:val="0"/>
                                      <w:marRight w:val="0"/>
                                      <w:marTop w:val="0"/>
                                      <w:marBottom w:val="0"/>
                                      <w:divBdr>
                                        <w:top w:val="none" w:sz="0" w:space="0" w:color="auto"/>
                                        <w:left w:val="none" w:sz="0" w:space="0" w:color="auto"/>
                                        <w:bottom w:val="none" w:sz="0" w:space="0" w:color="auto"/>
                                        <w:right w:val="none" w:sz="0" w:space="0" w:color="auto"/>
                                      </w:divBdr>
                                    </w:div>
                                  </w:divsChild>
                                </w:div>
                                <w:div w:id="1974821910">
                                  <w:marLeft w:val="0"/>
                                  <w:marRight w:val="0"/>
                                  <w:marTop w:val="0"/>
                                  <w:marBottom w:val="0"/>
                                  <w:divBdr>
                                    <w:top w:val="none" w:sz="0" w:space="0" w:color="auto"/>
                                    <w:left w:val="none" w:sz="0" w:space="0" w:color="auto"/>
                                    <w:bottom w:val="none" w:sz="0" w:space="0" w:color="auto"/>
                                    <w:right w:val="none" w:sz="0" w:space="0" w:color="auto"/>
                                  </w:divBdr>
                                  <w:divsChild>
                                    <w:div w:id="2189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90572">
                      <w:marLeft w:val="0"/>
                      <w:marRight w:val="0"/>
                      <w:marTop w:val="0"/>
                      <w:marBottom w:val="0"/>
                      <w:divBdr>
                        <w:top w:val="none" w:sz="0" w:space="0" w:color="auto"/>
                        <w:left w:val="none" w:sz="0" w:space="0" w:color="auto"/>
                        <w:bottom w:val="none" w:sz="0" w:space="0" w:color="auto"/>
                        <w:right w:val="none" w:sz="0" w:space="0" w:color="auto"/>
                      </w:divBdr>
                      <w:divsChild>
                        <w:div w:id="1850411815">
                          <w:marLeft w:val="0"/>
                          <w:marRight w:val="0"/>
                          <w:marTop w:val="0"/>
                          <w:marBottom w:val="0"/>
                          <w:divBdr>
                            <w:top w:val="none" w:sz="0" w:space="0" w:color="auto"/>
                            <w:left w:val="none" w:sz="0" w:space="0" w:color="auto"/>
                            <w:bottom w:val="none" w:sz="0" w:space="0" w:color="auto"/>
                            <w:right w:val="none" w:sz="0" w:space="0" w:color="auto"/>
                          </w:divBdr>
                        </w:div>
                      </w:divsChild>
                    </w:div>
                    <w:div w:id="1927610822">
                      <w:marLeft w:val="0"/>
                      <w:marRight w:val="0"/>
                      <w:marTop w:val="0"/>
                      <w:marBottom w:val="0"/>
                      <w:divBdr>
                        <w:top w:val="none" w:sz="0" w:space="0" w:color="auto"/>
                        <w:left w:val="none" w:sz="0" w:space="0" w:color="auto"/>
                        <w:bottom w:val="none" w:sz="0" w:space="0" w:color="auto"/>
                        <w:right w:val="none" w:sz="0" w:space="0" w:color="auto"/>
                      </w:divBdr>
                      <w:divsChild>
                        <w:div w:id="1259018214">
                          <w:marLeft w:val="0"/>
                          <w:marRight w:val="0"/>
                          <w:marTop w:val="0"/>
                          <w:marBottom w:val="0"/>
                          <w:divBdr>
                            <w:top w:val="none" w:sz="0" w:space="0" w:color="auto"/>
                            <w:left w:val="none" w:sz="0" w:space="0" w:color="auto"/>
                            <w:bottom w:val="none" w:sz="0" w:space="0" w:color="auto"/>
                            <w:right w:val="none" w:sz="0" w:space="0" w:color="auto"/>
                          </w:divBdr>
                        </w:div>
                      </w:divsChild>
                    </w:div>
                    <w:div w:id="1959219162">
                      <w:marLeft w:val="0"/>
                      <w:marRight w:val="0"/>
                      <w:marTop w:val="0"/>
                      <w:marBottom w:val="0"/>
                      <w:divBdr>
                        <w:top w:val="none" w:sz="0" w:space="0" w:color="auto"/>
                        <w:left w:val="none" w:sz="0" w:space="0" w:color="auto"/>
                        <w:bottom w:val="none" w:sz="0" w:space="0" w:color="auto"/>
                        <w:right w:val="none" w:sz="0" w:space="0" w:color="auto"/>
                      </w:divBdr>
                      <w:divsChild>
                        <w:div w:id="250432160">
                          <w:marLeft w:val="0"/>
                          <w:marRight w:val="0"/>
                          <w:marTop w:val="0"/>
                          <w:marBottom w:val="0"/>
                          <w:divBdr>
                            <w:top w:val="none" w:sz="0" w:space="0" w:color="auto"/>
                            <w:left w:val="none" w:sz="0" w:space="0" w:color="auto"/>
                            <w:bottom w:val="none" w:sz="0" w:space="0" w:color="auto"/>
                            <w:right w:val="none" w:sz="0" w:space="0" w:color="auto"/>
                          </w:divBdr>
                        </w:div>
                      </w:divsChild>
                    </w:div>
                    <w:div w:id="2038235216">
                      <w:marLeft w:val="0"/>
                      <w:marRight w:val="0"/>
                      <w:marTop w:val="0"/>
                      <w:marBottom w:val="0"/>
                      <w:divBdr>
                        <w:top w:val="none" w:sz="0" w:space="0" w:color="auto"/>
                        <w:left w:val="none" w:sz="0" w:space="0" w:color="auto"/>
                        <w:bottom w:val="none" w:sz="0" w:space="0" w:color="auto"/>
                        <w:right w:val="none" w:sz="0" w:space="0" w:color="auto"/>
                      </w:divBdr>
                      <w:divsChild>
                        <w:div w:id="772743237">
                          <w:marLeft w:val="0"/>
                          <w:marRight w:val="0"/>
                          <w:marTop w:val="0"/>
                          <w:marBottom w:val="0"/>
                          <w:divBdr>
                            <w:top w:val="none" w:sz="0" w:space="0" w:color="auto"/>
                            <w:left w:val="none" w:sz="0" w:space="0" w:color="auto"/>
                            <w:bottom w:val="none" w:sz="0" w:space="0" w:color="auto"/>
                            <w:right w:val="none" w:sz="0" w:space="0" w:color="auto"/>
                          </w:divBdr>
                        </w:div>
                      </w:divsChild>
                    </w:div>
                    <w:div w:id="2045055711">
                      <w:marLeft w:val="0"/>
                      <w:marRight w:val="0"/>
                      <w:marTop w:val="0"/>
                      <w:marBottom w:val="0"/>
                      <w:divBdr>
                        <w:top w:val="none" w:sz="0" w:space="0" w:color="auto"/>
                        <w:left w:val="none" w:sz="0" w:space="0" w:color="auto"/>
                        <w:bottom w:val="none" w:sz="0" w:space="0" w:color="auto"/>
                        <w:right w:val="none" w:sz="0" w:space="0" w:color="auto"/>
                      </w:divBdr>
                      <w:divsChild>
                        <w:div w:id="168273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438713">
              <w:marLeft w:val="0"/>
              <w:marRight w:val="0"/>
              <w:marTop w:val="0"/>
              <w:marBottom w:val="0"/>
              <w:divBdr>
                <w:top w:val="none" w:sz="0" w:space="0" w:color="auto"/>
                <w:left w:val="none" w:sz="0" w:space="0" w:color="auto"/>
                <w:bottom w:val="none" w:sz="0" w:space="0" w:color="auto"/>
                <w:right w:val="none" w:sz="0" w:space="0" w:color="auto"/>
              </w:divBdr>
            </w:div>
          </w:divsChild>
        </w:div>
        <w:div w:id="1246761924">
          <w:marLeft w:val="0"/>
          <w:marRight w:val="0"/>
          <w:marTop w:val="0"/>
          <w:marBottom w:val="0"/>
          <w:divBdr>
            <w:top w:val="none" w:sz="0" w:space="0" w:color="auto"/>
            <w:left w:val="none" w:sz="0" w:space="0" w:color="auto"/>
            <w:bottom w:val="none" w:sz="0" w:space="0" w:color="auto"/>
            <w:right w:val="none" w:sz="0" w:space="0" w:color="auto"/>
          </w:divBdr>
          <w:divsChild>
            <w:div w:id="46497639">
              <w:marLeft w:val="0"/>
              <w:marRight w:val="0"/>
              <w:marTop w:val="0"/>
              <w:marBottom w:val="0"/>
              <w:divBdr>
                <w:top w:val="none" w:sz="0" w:space="0" w:color="auto"/>
                <w:left w:val="none" w:sz="0" w:space="0" w:color="auto"/>
                <w:bottom w:val="none" w:sz="0" w:space="0" w:color="auto"/>
                <w:right w:val="none" w:sz="0" w:space="0" w:color="auto"/>
              </w:divBdr>
              <w:divsChild>
                <w:div w:id="866870990">
                  <w:marLeft w:val="0"/>
                  <w:marRight w:val="0"/>
                  <w:marTop w:val="30"/>
                  <w:marBottom w:val="30"/>
                  <w:divBdr>
                    <w:top w:val="none" w:sz="0" w:space="0" w:color="auto"/>
                    <w:left w:val="none" w:sz="0" w:space="0" w:color="auto"/>
                    <w:bottom w:val="none" w:sz="0" w:space="0" w:color="auto"/>
                    <w:right w:val="none" w:sz="0" w:space="0" w:color="auto"/>
                  </w:divBdr>
                  <w:divsChild>
                    <w:div w:id="743071791">
                      <w:marLeft w:val="0"/>
                      <w:marRight w:val="0"/>
                      <w:marTop w:val="0"/>
                      <w:marBottom w:val="0"/>
                      <w:divBdr>
                        <w:top w:val="none" w:sz="0" w:space="0" w:color="auto"/>
                        <w:left w:val="none" w:sz="0" w:space="0" w:color="auto"/>
                        <w:bottom w:val="none" w:sz="0" w:space="0" w:color="auto"/>
                        <w:right w:val="none" w:sz="0" w:space="0" w:color="auto"/>
                      </w:divBdr>
                      <w:divsChild>
                        <w:div w:id="1440829670">
                          <w:marLeft w:val="0"/>
                          <w:marRight w:val="0"/>
                          <w:marTop w:val="0"/>
                          <w:marBottom w:val="0"/>
                          <w:divBdr>
                            <w:top w:val="none" w:sz="0" w:space="0" w:color="auto"/>
                            <w:left w:val="none" w:sz="0" w:space="0" w:color="auto"/>
                            <w:bottom w:val="none" w:sz="0" w:space="0" w:color="auto"/>
                            <w:right w:val="none" w:sz="0" w:space="0" w:color="auto"/>
                          </w:divBdr>
                        </w:div>
                      </w:divsChild>
                    </w:div>
                    <w:div w:id="1334919074">
                      <w:marLeft w:val="0"/>
                      <w:marRight w:val="0"/>
                      <w:marTop w:val="0"/>
                      <w:marBottom w:val="0"/>
                      <w:divBdr>
                        <w:top w:val="none" w:sz="0" w:space="0" w:color="auto"/>
                        <w:left w:val="none" w:sz="0" w:space="0" w:color="auto"/>
                        <w:bottom w:val="none" w:sz="0" w:space="0" w:color="auto"/>
                        <w:right w:val="none" w:sz="0" w:space="0" w:color="auto"/>
                      </w:divBdr>
                      <w:divsChild>
                        <w:div w:id="10573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800335">
              <w:marLeft w:val="0"/>
              <w:marRight w:val="0"/>
              <w:marTop w:val="0"/>
              <w:marBottom w:val="0"/>
              <w:divBdr>
                <w:top w:val="none" w:sz="0" w:space="0" w:color="auto"/>
                <w:left w:val="none" w:sz="0" w:space="0" w:color="auto"/>
                <w:bottom w:val="none" w:sz="0" w:space="0" w:color="auto"/>
                <w:right w:val="none" w:sz="0" w:space="0" w:color="auto"/>
              </w:divBdr>
            </w:div>
          </w:divsChild>
        </w:div>
        <w:div w:id="1429081862">
          <w:marLeft w:val="0"/>
          <w:marRight w:val="0"/>
          <w:marTop w:val="0"/>
          <w:marBottom w:val="0"/>
          <w:divBdr>
            <w:top w:val="none" w:sz="0" w:space="0" w:color="auto"/>
            <w:left w:val="none" w:sz="0" w:space="0" w:color="auto"/>
            <w:bottom w:val="none" w:sz="0" w:space="0" w:color="auto"/>
            <w:right w:val="none" w:sz="0" w:space="0" w:color="auto"/>
          </w:divBdr>
          <w:divsChild>
            <w:div w:id="106823912">
              <w:marLeft w:val="0"/>
              <w:marRight w:val="0"/>
              <w:marTop w:val="0"/>
              <w:marBottom w:val="0"/>
              <w:divBdr>
                <w:top w:val="none" w:sz="0" w:space="0" w:color="auto"/>
                <w:left w:val="none" w:sz="0" w:space="0" w:color="auto"/>
                <w:bottom w:val="none" w:sz="0" w:space="0" w:color="auto"/>
                <w:right w:val="none" w:sz="0" w:space="0" w:color="auto"/>
              </w:divBdr>
            </w:div>
            <w:div w:id="1189565749">
              <w:marLeft w:val="0"/>
              <w:marRight w:val="0"/>
              <w:marTop w:val="0"/>
              <w:marBottom w:val="0"/>
              <w:divBdr>
                <w:top w:val="none" w:sz="0" w:space="0" w:color="auto"/>
                <w:left w:val="none" w:sz="0" w:space="0" w:color="auto"/>
                <w:bottom w:val="none" w:sz="0" w:space="0" w:color="auto"/>
                <w:right w:val="none" w:sz="0" w:space="0" w:color="auto"/>
              </w:divBdr>
              <w:divsChild>
                <w:div w:id="1724518610">
                  <w:marLeft w:val="0"/>
                  <w:marRight w:val="0"/>
                  <w:marTop w:val="30"/>
                  <w:marBottom w:val="30"/>
                  <w:divBdr>
                    <w:top w:val="none" w:sz="0" w:space="0" w:color="auto"/>
                    <w:left w:val="none" w:sz="0" w:space="0" w:color="auto"/>
                    <w:bottom w:val="none" w:sz="0" w:space="0" w:color="auto"/>
                    <w:right w:val="none" w:sz="0" w:space="0" w:color="auto"/>
                  </w:divBdr>
                  <w:divsChild>
                    <w:div w:id="941305767">
                      <w:marLeft w:val="0"/>
                      <w:marRight w:val="0"/>
                      <w:marTop w:val="0"/>
                      <w:marBottom w:val="0"/>
                      <w:divBdr>
                        <w:top w:val="none" w:sz="0" w:space="0" w:color="auto"/>
                        <w:left w:val="none" w:sz="0" w:space="0" w:color="auto"/>
                        <w:bottom w:val="none" w:sz="0" w:space="0" w:color="auto"/>
                        <w:right w:val="none" w:sz="0" w:space="0" w:color="auto"/>
                      </w:divBdr>
                      <w:divsChild>
                        <w:div w:id="120151301">
                          <w:marLeft w:val="0"/>
                          <w:marRight w:val="0"/>
                          <w:marTop w:val="0"/>
                          <w:marBottom w:val="0"/>
                          <w:divBdr>
                            <w:top w:val="none" w:sz="0" w:space="0" w:color="auto"/>
                            <w:left w:val="none" w:sz="0" w:space="0" w:color="auto"/>
                            <w:bottom w:val="none" w:sz="0" w:space="0" w:color="auto"/>
                            <w:right w:val="none" w:sz="0" w:space="0" w:color="auto"/>
                          </w:divBdr>
                        </w:div>
                      </w:divsChild>
                    </w:div>
                    <w:div w:id="1881546686">
                      <w:marLeft w:val="0"/>
                      <w:marRight w:val="0"/>
                      <w:marTop w:val="0"/>
                      <w:marBottom w:val="0"/>
                      <w:divBdr>
                        <w:top w:val="none" w:sz="0" w:space="0" w:color="auto"/>
                        <w:left w:val="none" w:sz="0" w:space="0" w:color="auto"/>
                        <w:bottom w:val="none" w:sz="0" w:space="0" w:color="auto"/>
                        <w:right w:val="none" w:sz="0" w:space="0" w:color="auto"/>
                      </w:divBdr>
                      <w:divsChild>
                        <w:div w:id="50536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340363">
          <w:marLeft w:val="0"/>
          <w:marRight w:val="0"/>
          <w:marTop w:val="0"/>
          <w:marBottom w:val="0"/>
          <w:divBdr>
            <w:top w:val="none" w:sz="0" w:space="0" w:color="auto"/>
            <w:left w:val="none" w:sz="0" w:space="0" w:color="auto"/>
            <w:bottom w:val="none" w:sz="0" w:space="0" w:color="auto"/>
            <w:right w:val="none" w:sz="0" w:space="0" w:color="auto"/>
          </w:divBdr>
          <w:divsChild>
            <w:div w:id="1512333017">
              <w:marLeft w:val="0"/>
              <w:marRight w:val="0"/>
              <w:marTop w:val="0"/>
              <w:marBottom w:val="0"/>
              <w:divBdr>
                <w:top w:val="none" w:sz="0" w:space="0" w:color="auto"/>
                <w:left w:val="none" w:sz="0" w:space="0" w:color="auto"/>
                <w:bottom w:val="none" w:sz="0" w:space="0" w:color="auto"/>
                <w:right w:val="none" w:sz="0" w:space="0" w:color="auto"/>
              </w:divBdr>
            </w:div>
          </w:divsChild>
        </w:div>
        <w:div w:id="2075933537">
          <w:marLeft w:val="0"/>
          <w:marRight w:val="0"/>
          <w:marTop w:val="0"/>
          <w:marBottom w:val="0"/>
          <w:divBdr>
            <w:top w:val="none" w:sz="0" w:space="0" w:color="auto"/>
            <w:left w:val="none" w:sz="0" w:space="0" w:color="auto"/>
            <w:bottom w:val="none" w:sz="0" w:space="0" w:color="auto"/>
            <w:right w:val="none" w:sz="0" w:space="0" w:color="auto"/>
          </w:divBdr>
          <w:divsChild>
            <w:div w:id="5454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84836">
      <w:bodyDiv w:val="1"/>
      <w:marLeft w:val="0"/>
      <w:marRight w:val="0"/>
      <w:marTop w:val="0"/>
      <w:marBottom w:val="0"/>
      <w:divBdr>
        <w:top w:val="none" w:sz="0" w:space="0" w:color="auto"/>
        <w:left w:val="none" w:sz="0" w:space="0" w:color="auto"/>
        <w:bottom w:val="none" w:sz="0" w:space="0" w:color="auto"/>
        <w:right w:val="none" w:sz="0" w:space="0" w:color="auto"/>
      </w:divBdr>
      <w:divsChild>
        <w:div w:id="18969864">
          <w:marLeft w:val="0"/>
          <w:marRight w:val="0"/>
          <w:marTop w:val="0"/>
          <w:marBottom w:val="0"/>
          <w:divBdr>
            <w:top w:val="none" w:sz="0" w:space="0" w:color="auto"/>
            <w:left w:val="none" w:sz="0" w:space="0" w:color="auto"/>
            <w:bottom w:val="none" w:sz="0" w:space="0" w:color="auto"/>
            <w:right w:val="none" w:sz="0" w:space="0" w:color="auto"/>
          </w:divBdr>
          <w:divsChild>
            <w:div w:id="1536193334">
              <w:marLeft w:val="0"/>
              <w:marRight w:val="0"/>
              <w:marTop w:val="0"/>
              <w:marBottom w:val="0"/>
              <w:divBdr>
                <w:top w:val="none" w:sz="0" w:space="0" w:color="auto"/>
                <w:left w:val="none" w:sz="0" w:space="0" w:color="auto"/>
                <w:bottom w:val="none" w:sz="0" w:space="0" w:color="auto"/>
                <w:right w:val="none" w:sz="0" w:space="0" w:color="auto"/>
              </w:divBdr>
            </w:div>
          </w:divsChild>
        </w:div>
        <w:div w:id="88624885">
          <w:marLeft w:val="0"/>
          <w:marRight w:val="0"/>
          <w:marTop w:val="0"/>
          <w:marBottom w:val="0"/>
          <w:divBdr>
            <w:top w:val="none" w:sz="0" w:space="0" w:color="auto"/>
            <w:left w:val="none" w:sz="0" w:space="0" w:color="auto"/>
            <w:bottom w:val="none" w:sz="0" w:space="0" w:color="auto"/>
            <w:right w:val="none" w:sz="0" w:space="0" w:color="auto"/>
          </w:divBdr>
          <w:divsChild>
            <w:div w:id="800341066">
              <w:marLeft w:val="0"/>
              <w:marRight w:val="0"/>
              <w:marTop w:val="0"/>
              <w:marBottom w:val="0"/>
              <w:divBdr>
                <w:top w:val="none" w:sz="0" w:space="0" w:color="auto"/>
                <w:left w:val="none" w:sz="0" w:space="0" w:color="auto"/>
                <w:bottom w:val="none" w:sz="0" w:space="0" w:color="auto"/>
                <w:right w:val="none" w:sz="0" w:space="0" w:color="auto"/>
              </w:divBdr>
            </w:div>
            <w:div w:id="1923444201">
              <w:marLeft w:val="0"/>
              <w:marRight w:val="0"/>
              <w:marTop w:val="0"/>
              <w:marBottom w:val="0"/>
              <w:divBdr>
                <w:top w:val="none" w:sz="0" w:space="0" w:color="auto"/>
                <w:left w:val="none" w:sz="0" w:space="0" w:color="auto"/>
                <w:bottom w:val="none" w:sz="0" w:space="0" w:color="auto"/>
                <w:right w:val="none" w:sz="0" w:space="0" w:color="auto"/>
              </w:divBdr>
              <w:divsChild>
                <w:div w:id="1968313268">
                  <w:marLeft w:val="0"/>
                  <w:marRight w:val="0"/>
                  <w:marTop w:val="30"/>
                  <w:marBottom w:val="30"/>
                  <w:divBdr>
                    <w:top w:val="none" w:sz="0" w:space="0" w:color="auto"/>
                    <w:left w:val="none" w:sz="0" w:space="0" w:color="auto"/>
                    <w:bottom w:val="none" w:sz="0" w:space="0" w:color="auto"/>
                    <w:right w:val="none" w:sz="0" w:space="0" w:color="auto"/>
                  </w:divBdr>
                  <w:divsChild>
                    <w:div w:id="181821566">
                      <w:marLeft w:val="0"/>
                      <w:marRight w:val="0"/>
                      <w:marTop w:val="0"/>
                      <w:marBottom w:val="0"/>
                      <w:divBdr>
                        <w:top w:val="none" w:sz="0" w:space="0" w:color="auto"/>
                        <w:left w:val="none" w:sz="0" w:space="0" w:color="auto"/>
                        <w:bottom w:val="none" w:sz="0" w:space="0" w:color="auto"/>
                        <w:right w:val="none" w:sz="0" w:space="0" w:color="auto"/>
                      </w:divBdr>
                      <w:divsChild>
                        <w:div w:id="1821774499">
                          <w:marLeft w:val="0"/>
                          <w:marRight w:val="0"/>
                          <w:marTop w:val="0"/>
                          <w:marBottom w:val="0"/>
                          <w:divBdr>
                            <w:top w:val="none" w:sz="0" w:space="0" w:color="auto"/>
                            <w:left w:val="none" w:sz="0" w:space="0" w:color="auto"/>
                            <w:bottom w:val="none" w:sz="0" w:space="0" w:color="auto"/>
                            <w:right w:val="none" w:sz="0" w:space="0" w:color="auto"/>
                          </w:divBdr>
                        </w:div>
                      </w:divsChild>
                    </w:div>
                    <w:div w:id="595945942">
                      <w:marLeft w:val="0"/>
                      <w:marRight w:val="0"/>
                      <w:marTop w:val="0"/>
                      <w:marBottom w:val="0"/>
                      <w:divBdr>
                        <w:top w:val="none" w:sz="0" w:space="0" w:color="auto"/>
                        <w:left w:val="none" w:sz="0" w:space="0" w:color="auto"/>
                        <w:bottom w:val="none" w:sz="0" w:space="0" w:color="auto"/>
                        <w:right w:val="none" w:sz="0" w:space="0" w:color="auto"/>
                      </w:divBdr>
                      <w:divsChild>
                        <w:div w:id="2077170177">
                          <w:marLeft w:val="0"/>
                          <w:marRight w:val="0"/>
                          <w:marTop w:val="0"/>
                          <w:marBottom w:val="0"/>
                          <w:divBdr>
                            <w:top w:val="none" w:sz="0" w:space="0" w:color="auto"/>
                            <w:left w:val="none" w:sz="0" w:space="0" w:color="auto"/>
                            <w:bottom w:val="none" w:sz="0" w:space="0" w:color="auto"/>
                            <w:right w:val="none" w:sz="0" w:space="0" w:color="auto"/>
                          </w:divBdr>
                        </w:div>
                      </w:divsChild>
                    </w:div>
                    <w:div w:id="1029917574">
                      <w:marLeft w:val="0"/>
                      <w:marRight w:val="0"/>
                      <w:marTop w:val="0"/>
                      <w:marBottom w:val="0"/>
                      <w:divBdr>
                        <w:top w:val="none" w:sz="0" w:space="0" w:color="auto"/>
                        <w:left w:val="none" w:sz="0" w:space="0" w:color="auto"/>
                        <w:bottom w:val="none" w:sz="0" w:space="0" w:color="auto"/>
                        <w:right w:val="none" w:sz="0" w:space="0" w:color="auto"/>
                      </w:divBdr>
                      <w:divsChild>
                        <w:div w:id="453250851">
                          <w:marLeft w:val="0"/>
                          <w:marRight w:val="0"/>
                          <w:marTop w:val="0"/>
                          <w:marBottom w:val="0"/>
                          <w:divBdr>
                            <w:top w:val="none" w:sz="0" w:space="0" w:color="auto"/>
                            <w:left w:val="none" w:sz="0" w:space="0" w:color="auto"/>
                            <w:bottom w:val="none" w:sz="0" w:space="0" w:color="auto"/>
                            <w:right w:val="none" w:sz="0" w:space="0" w:color="auto"/>
                          </w:divBdr>
                        </w:div>
                      </w:divsChild>
                    </w:div>
                    <w:div w:id="1165852051">
                      <w:marLeft w:val="0"/>
                      <w:marRight w:val="0"/>
                      <w:marTop w:val="0"/>
                      <w:marBottom w:val="0"/>
                      <w:divBdr>
                        <w:top w:val="none" w:sz="0" w:space="0" w:color="auto"/>
                        <w:left w:val="none" w:sz="0" w:space="0" w:color="auto"/>
                        <w:bottom w:val="none" w:sz="0" w:space="0" w:color="auto"/>
                        <w:right w:val="none" w:sz="0" w:space="0" w:color="auto"/>
                      </w:divBdr>
                      <w:divsChild>
                        <w:div w:id="1279028554">
                          <w:marLeft w:val="0"/>
                          <w:marRight w:val="0"/>
                          <w:marTop w:val="0"/>
                          <w:marBottom w:val="0"/>
                          <w:divBdr>
                            <w:top w:val="none" w:sz="0" w:space="0" w:color="auto"/>
                            <w:left w:val="none" w:sz="0" w:space="0" w:color="auto"/>
                            <w:bottom w:val="none" w:sz="0" w:space="0" w:color="auto"/>
                            <w:right w:val="none" w:sz="0" w:space="0" w:color="auto"/>
                          </w:divBdr>
                        </w:div>
                      </w:divsChild>
                    </w:div>
                    <w:div w:id="1815022695">
                      <w:marLeft w:val="0"/>
                      <w:marRight w:val="0"/>
                      <w:marTop w:val="0"/>
                      <w:marBottom w:val="0"/>
                      <w:divBdr>
                        <w:top w:val="none" w:sz="0" w:space="0" w:color="auto"/>
                        <w:left w:val="none" w:sz="0" w:space="0" w:color="auto"/>
                        <w:bottom w:val="none" w:sz="0" w:space="0" w:color="auto"/>
                        <w:right w:val="none" w:sz="0" w:space="0" w:color="auto"/>
                      </w:divBdr>
                      <w:divsChild>
                        <w:div w:id="1981766722">
                          <w:marLeft w:val="0"/>
                          <w:marRight w:val="0"/>
                          <w:marTop w:val="0"/>
                          <w:marBottom w:val="0"/>
                          <w:divBdr>
                            <w:top w:val="none" w:sz="0" w:space="0" w:color="auto"/>
                            <w:left w:val="none" w:sz="0" w:space="0" w:color="auto"/>
                            <w:bottom w:val="none" w:sz="0" w:space="0" w:color="auto"/>
                            <w:right w:val="none" w:sz="0" w:space="0" w:color="auto"/>
                          </w:divBdr>
                        </w:div>
                      </w:divsChild>
                    </w:div>
                    <w:div w:id="2136831701">
                      <w:marLeft w:val="0"/>
                      <w:marRight w:val="0"/>
                      <w:marTop w:val="0"/>
                      <w:marBottom w:val="0"/>
                      <w:divBdr>
                        <w:top w:val="none" w:sz="0" w:space="0" w:color="auto"/>
                        <w:left w:val="none" w:sz="0" w:space="0" w:color="auto"/>
                        <w:bottom w:val="none" w:sz="0" w:space="0" w:color="auto"/>
                        <w:right w:val="none" w:sz="0" w:space="0" w:color="auto"/>
                      </w:divBdr>
                      <w:divsChild>
                        <w:div w:id="19012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675909">
          <w:marLeft w:val="0"/>
          <w:marRight w:val="0"/>
          <w:marTop w:val="0"/>
          <w:marBottom w:val="0"/>
          <w:divBdr>
            <w:top w:val="none" w:sz="0" w:space="0" w:color="auto"/>
            <w:left w:val="none" w:sz="0" w:space="0" w:color="auto"/>
            <w:bottom w:val="none" w:sz="0" w:space="0" w:color="auto"/>
            <w:right w:val="none" w:sz="0" w:space="0" w:color="auto"/>
          </w:divBdr>
          <w:divsChild>
            <w:div w:id="974411603">
              <w:marLeft w:val="0"/>
              <w:marRight w:val="0"/>
              <w:marTop w:val="0"/>
              <w:marBottom w:val="0"/>
              <w:divBdr>
                <w:top w:val="none" w:sz="0" w:space="0" w:color="auto"/>
                <w:left w:val="none" w:sz="0" w:space="0" w:color="auto"/>
                <w:bottom w:val="none" w:sz="0" w:space="0" w:color="auto"/>
                <w:right w:val="none" w:sz="0" w:space="0" w:color="auto"/>
              </w:divBdr>
            </w:div>
          </w:divsChild>
        </w:div>
        <w:div w:id="600070178">
          <w:marLeft w:val="0"/>
          <w:marRight w:val="0"/>
          <w:marTop w:val="0"/>
          <w:marBottom w:val="0"/>
          <w:divBdr>
            <w:top w:val="none" w:sz="0" w:space="0" w:color="auto"/>
            <w:left w:val="none" w:sz="0" w:space="0" w:color="auto"/>
            <w:bottom w:val="none" w:sz="0" w:space="0" w:color="auto"/>
            <w:right w:val="none" w:sz="0" w:space="0" w:color="auto"/>
          </w:divBdr>
          <w:divsChild>
            <w:div w:id="1011251573">
              <w:marLeft w:val="0"/>
              <w:marRight w:val="0"/>
              <w:marTop w:val="0"/>
              <w:marBottom w:val="0"/>
              <w:divBdr>
                <w:top w:val="none" w:sz="0" w:space="0" w:color="auto"/>
                <w:left w:val="none" w:sz="0" w:space="0" w:color="auto"/>
                <w:bottom w:val="none" w:sz="0" w:space="0" w:color="auto"/>
                <w:right w:val="none" w:sz="0" w:space="0" w:color="auto"/>
              </w:divBdr>
            </w:div>
          </w:divsChild>
        </w:div>
        <w:div w:id="718895750">
          <w:marLeft w:val="0"/>
          <w:marRight w:val="0"/>
          <w:marTop w:val="0"/>
          <w:marBottom w:val="0"/>
          <w:divBdr>
            <w:top w:val="none" w:sz="0" w:space="0" w:color="auto"/>
            <w:left w:val="none" w:sz="0" w:space="0" w:color="auto"/>
            <w:bottom w:val="none" w:sz="0" w:space="0" w:color="auto"/>
            <w:right w:val="none" w:sz="0" w:space="0" w:color="auto"/>
          </w:divBdr>
          <w:divsChild>
            <w:div w:id="966593985">
              <w:marLeft w:val="0"/>
              <w:marRight w:val="0"/>
              <w:marTop w:val="0"/>
              <w:marBottom w:val="0"/>
              <w:divBdr>
                <w:top w:val="none" w:sz="0" w:space="0" w:color="auto"/>
                <w:left w:val="none" w:sz="0" w:space="0" w:color="auto"/>
                <w:bottom w:val="none" w:sz="0" w:space="0" w:color="auto"/>
                <w:right w:val="none" w:sz="0" w:space="0" w:color="auto"/>
              </w:divBdr>
            </w:div>
            <w:div w:id="1508716268">
              <w:marLeft w:val="0"/>
              <w:marRight w:val="0"/>
              <w:marTop w:val="0"/>
              <w:marBottom w:val="0"/>
              <w:divBdr>
                <w:top w:val="none" w:sz="0" w:space="0" w:color="auto"/>
                <w:left w:val="none" w:sz="0" w:space="0" w:color="auto"/>
                <w:bottom w:val="none" w:sz="0" w:space="0" w:color="auto"/>
                <w:right w:val="none" w:sz="0" w:space="0" w:color="auto"/>
              </w:divBdr>
              <w:divsChild>
                <w:div w:id="1905988698">
                  <w:marLeft w:val="0"/>
                  <w:marRight w:val="0"/>
                  <w:marTop w:val="30"/>
                  <w:marBottom w:val="30"/>
                  <w:divBdr>
                    <w:top w:val="none" w:sz="0" w:space="0" w:color="auto"/>
                    <w:left w:val="none" w:sz="0" w:space="0" w:color="auto"/>
                    <w:bottom w:val="none" w:sz="0" w:space="0" w:color="auto"/>
                    <w:right w:val="none" w:sz="0" w:space="0" w:color="auto"/>
                  </w:divBdr>
                  <w:divsChild>
                    <w:div w:id="1322853474">
                      <w:marLeft w:val="0"/>
                      <w:marRight w:val="0"/>
                      <w:marTop w:val="0"/>
                      <w:marBottom w:val="0"/>
                      <w:divBdr>
                        <w:top w:val="none" w:sz="0" w:space="0" w:color="auto"/>
                        <w:left w:val="none" w:sz="0" w:space="0" w:color="auto"/>
                        <w:bottom w:val="none" w:sz="0" w:space="0" w:color="auto"/>
                        <w:right w:val="none" w:sz="0" w:space="0" w:color="auto"/>
                      </w:divBdr>
                      <w:divsChild>
                        <w:div w:id="1477066772">
                          <w:marLeft w:val="0"/>
                          <w:marRight w:val="0"/>
                          <w:marTop w:val="0"/>
                          <w:marBottom w:val="0"/>
                          <w:divBdr>
                            <w:top w:val="none" w:sz="0" w:space="0" w:color="auto"/>
                            <w:left w:val="none" w:sz="0" w:space="0" w:color="auto"/>
                            <w:bottom w:val="none" w:sz="0" w:space="0" w:color="auto"/>
                            <w:right w:val="none" w:sz="0" w:space="0" w:color="auto"/>
                          </w:divBdr>
                        </w:div>
                      </w:divsChild>
                    </w:div>
                    <w:div w:id="2116553267">
                      <w:marLeft w:val="0"/>
                      <w:marRight w:val="0"/>
                      <w:marTop w:val="0"/>
                      <w:marBottom w:val="0"/>
                      <w:divBdr>
                        <w:top w:val="none" w:sz="0" w:space="0" w:color="auto"/>
                        <w:left w:val="none" w:sz="0" w:space="0" w:color="auto"/>
                        <w:bottom w:val="none" w:sz="0" w:space="0" w:color="auto"/>
                        <w:right w:val="none" w:sz="0" w:space="0" w:color="auto"/>
                      </w:divBdr>
                      <w:divsChild>
                        <w:div w:id="13844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515437">
          <w:marLeft w:val="0"/>
          <w:marRight w:val="0"/>
          <w:marTop w:val="0"/>
          <w:marBottom w:val="0"/>
          <w:divBdr>
            <w:top w:val="none" w:sz="0" w:space="0" w:color="auto"/>
            <w:left w:val="none" w:sz="0" w:space="0" w:color="auto"/>
            <w:bottom w:val="none" w:sz="0" w:space="0" w:color="auto"/>
            <w:right w:val="none" w:sz="0" w:space="0" w:color="auto"/>
          </w:divBdr>
          <w:divsChild>
            <w:div w:id="1307592073">
              <w:marLeft w:val="0"/>
              <w:marRight w:val="0"/>
              <w:marTop w:val="0"/>
              <w:marBottom w:val="0"/>
              <w:divBdr>
                <w:top w:val="none" w:sz="0" w:space="0" w:color="auto"/>
                <w:left w:val="none" w:sz="0" w:space="0" w:color="auto"/>
                <w:bottom w:val="none" w:sz="0" w:space="0" w:color="auto"/>
                <w:right w:val="none" w:sz="0" w:space="0" w:color="auto"/>
              </w:divBdr>
            </w:div>
          </w:divsChild>
        </w:div>
        <w:div w:id="1107432701">
          <w:marLeft w:val="0"/>
          <w:marRight w:val="0"/>
          <w:marTop w:val="0"/>
          <w:marBottom w:val="0"/>
          <w:divBdr>
            <w:top w:val="none" w:sz="0" w:space="0" w:color="auto"/>
            <w:left w:val="none" w:sz="0" w:space="0" w:color="auto"/>
            <w:bottom w:val="none" w:sz="0" w:space="0" w:color="auto"/>
            <w:right w:val="none" w:sz="0" w:space="0" w:color="auto"/>
          </w:divBdr>
          <w:divsChild>
            <w:div w:id="199899328">
              <w:marLeft w:val="0"/>
              <w:marRight w:val="0"/>
              <w:marTop w:val="0"/>
              <w:marBottom w:val="0"/>
              <w:divBdr>
                <w:top w:val="none" w:sz="0" w:space="0" w:color="auto"/>
                <w:left w:val="none" w:sz="0" w:space="0" w:color="auto"/>
                <w:bottom w:val="none" w:sz="0" w:space="0" w:color="auto"/>
                <w:right w:val="none" w:sz="0" w:space="0" w:color="auto"/>
              </w:divBdr>
            </w:div>
          </w:divsChild>
        </w:div>
        <w:div w:id="1309630708">
          <w:marLeft w:val="0"/>
          <w:marRight w:val="0"/>
          <w:marTop w:val="0"/>
          <w:marBottom w:val="0"/>
          <w:divBdr>
            <w:top w:val="none" w:sz="0" w:space="0" w:color="auto"/>
            <w:left w:val="none" w:sz="0" w:space="0" w:color="auto"/>
            <w:bottom w:val="none" w:sz="0" w:space="0" w:color="auto"/>
            <w:right w:val="none" w:sz="0" w:space="0" w:color="auto"/>
          </w:divBdr>
          <w:divsChild>
            <w:div w:id="1178538544">
              <w:marLeft w:val="0"/>
              <w:marRight w:val="0"/>
              <w:marTop w:val="0"/>
              <w:marBottom w:val="0"/>
              <w:divBdr>
                <w:top w:val="none" w:sz="0" w:space="0" w:color="auto"/>
                <w:left w:val="none" w:sz="0" w:space="0" w:color="auto"/>
                <w:bottom w:val="none" w:sz="0" w:space="0" w:color="auto"/>
                <w:right w:val="none" w:sz="0" w:space="0" w:color="auto"/>
              </w:divBdr>
            </w:div>
          </w:divsChild>
        </w:div>
        <w:div w:id="1350059211">
          <w:marLeft w:val="0"/>
          <w:marRight w:val="0"/>
          <w:marTop w:val="0"/>
          <w:marBottom w:val="0"/>
          <w:divBdr>
            <w:top w:val="none" w:sz="0" w:space="0" w:color="auto"/>
            <w:left w:val="none" w:sz="0" w:space="0" w:color="auto"/>
            <w:bottom w:val="none" w:sz="0" w:space="0" w:color="auto"/>
            <w:right w:val="none" w:sz="0" w:space="0" w:color="auto"/>
          </w:divBdr>
          <w:divsChild>
            <w:div w:id="910582473">
              <w:marLeft w:val="0"/>
              <w:marRight w:val="0"/>
              <w:marTop w:val="0"/>
              <w:marBottom w:val="0"/>
              <w:divBdr>
                <w:top w:val="none" w:sz="0" w:space="0" w:color="auto"/>
                <w:left w:val="none" w:sz="0" w:space="0" w:color="auto"/>
                <w:bottom w:val="none" w:sz="0" w:space="0" w:color="auto"/>
                <w:right w:val="none" w:sz="0" w:space="0" w:color="auto"/>
              </w:divBdr>
            </w:div>
          </w:divsChild>
        </w:div>
        <w:div w:id="1983538466">
          <w:marLeft w:val="0"/>
          <w:marRight w:val="0"/>
          <w:marTop w:val="0"/>
          <w:marBottom w:val="0"/>
          <w:divBdr>
            <w:top w:val="none" w:sz="0" w:space="0" w:color="auto"/>
            <w:left w:val="none" w:sz="0" w:space="0" w:color="auto"/>
            <w:bottom w:val="none" w:sz="0" w:space="0" w:color="auto"/>
            <w:right w:val="none" w:sz="0" w:space="0" w:color="auto"/>
          </w:divBdr>
          <w:divsChild>
            <w:div w:id="38511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61757">
      <w:bodyDiv w:val="1"/>
      <w:marLeft w:val="0"/>
      <w:marRight w:val="0"/>
      <w:marTop w:val="0"/>
      <w:marBottom w:val="0"/>
      <w:divBdr>
        <w:top w:val="none" w:sz="0" w:space="0" w:color="auto"/>
        <w:left w:val="none" w:sz="0" w:space="0" w:color="auto"/>
        <w:bottom w:val="none" w:sz="0" w:space="0" w:color="auto"/>
        <w:right w:val="none" w:sz="0" w:space="0" w:color="auto"/>
      </w:divBdr>
      <w:divsChild>
        <w:div w:id="353575657">
          <w:marLeft w:val="0"/>
          <w:marRight w:val="0"/>
          <w:marTop w:val="0"/>
          <w:marBottom w:val="0"/>
          <w:divBdr>
            <w:top w:val="none" w:sz="0" w:space="0" w:color="auto"/>
            <w:left w:val="none" w:sz="0" w:space="0" w:color="auto"/>
            <w:bottom w:val="none" w:sz="0" w:space="0" w:color="auto"/>
            <w:right w:val="none" w:sz="0" w:space="0" w:color="auto"/>
          </w:divBdr>
        </w:div>
        <w:div w:id="453645438">
          <w:marLeft w:val="0"/>
          <w:marRight w:val="0"/>
          <w:marTop w:val="0"/>
          <w:marBottom w:val="0"/>
          <w:divBdr>
            <w:top w:val="none" w:sz="0" w:space="0" w:color="auto"/>
            <w:left w:val="none" w:sz="0" w:space="0" w:color="auto"/>
            <w:bottom w:val="none" w:sz="0" w:space="0" w:color="auto"/>
            <w:right w:val="none" w:sz="0" w:space="0" w:color="auto"/>
          </w:divBdr>
          <w:divsChild>
            <w:div w:id="366609846">
              <w:marLeft w:val="0"/>
              <w:marRight w:val="0"/>
              <w:marTop w:val="30"/>
              <w:marBottom w:val="30"/>
              <w:divBdr>
                <w:top w:val="none" w:sz="0" w:space="0" w:color="auto"/>
                <w:left w:val="none" w:sz="0" w:space="0" w:color="auto"/>
                <w:bottom w:val="none" w:sz="0" w:space="0" w:color="auto"/>
                <w:right w:val="none" w:sz="0" w:space="0" w:color="auto"/>
              </w:divBdr>
              <w:divsChild>
                <w:div w:id="44568767">
                  <w:marLeft w:val="0"/>
                  <w:marRight w:val="0"/>
                  <w:marTop w:val="0"/>
                  <w:marBottom w:val="0"/>
                  <w:divBdr>
                    <w:top w:val="none" w:sz="0" w:space="0" w:color="auto"/>
                    <w:left w:val="none" w:sz="0" w:space="0" w:color="auto"/>
                    <w:bottom w:val="none" w:sz="0" w:space="0" w:color="auto"/>
                    <w:right w:val="none" w:sz="0" w:space="0" w:color="auto"/>
                  </w:divBdr>
                  <w:divsChild>
                    <w:div w:id="1144082918">
                      <w:marLeft w:val="0"/>
                      <w:marRight w:val="0"/>
                      <w:marTop w:val="0"/>
                      <w:marBottom w:val="0"/>
                      <w:divBdr>
                        <w:top w:val="none" w:sz="0" w:space="0" w:color="auto"/>
                        <w:left w:val="none" w:sz="0" w:space="0" w:color="auto"/>
                        <w:bottom w:val="none" w:sz="0" w:space="0" w:color="auto"/>
                        <w:right w:val="none" w:sz="0" w:space="0" w:color="auto"/>
                      </w:divBdr>
                    </w:div>
                  </w:divsChild>
                </w:div>
                <w:div w:id="64378771">
                  <w:marLeft w:val="0"/>
                  <w:marRight w:val="0"/>
                  <w:marTop w:val="0"/>
                  <w:marBottom w:val="0"/>
                  <w:divBdr>
                    <w:top w:val="none" w:sz="0" w:space="0" w:color="auto"/>
                    <w:left w:val="none" w:sz="0" w:space="0" w:color="auto"/>
                    <w:bottom w:val="none" w:sz="0" w:space="0" w:color="auto"/>
                    <w:right w:val="none" w:sz="0" w:space="0" w:color="auto"/>
                  </w:divBdr>
                  <w:divsChild>
                    <w:div w:id="601956047">
                      <w:marLeft w:val="0"/>
                      <w:marRight w:val="0"/>
                      <w:marTop w:val="0"/>
                      <w:marBottom w:val="0"/>
                      <w:divBdr>
                        <w:top w:val="none" w:sz="0" w:space="0" w:color="auto"/>
                        <w:left w:val="none" w:sz="0" w:space="0" w:color="auto"/>
                        <w:bottom w:val="none" w:sz="0" w:space="0" w:color="auto"/>
                        <w:right w:val="none" w:sz="0" w:space="0" w:color="auto"/>
                      </w:divBdr>
                    </w:div>
                  </w:divsChild>
                </w:div>
                <w:div w:id="105277823">
                  <w:marLeft w:val="0"/>
                  <w:marRight w:val="0"/>
                  <w:marTop w:val="0"/>
                  <w:marBottom w:val="0"/>
                  <w:divBdr>
                    <w:top w:val="none" w:sz="0" w:space="0" w:color="auto"/>
                    <w:left w:val="none" w:sz="0" w:space="0" w:color="auto"/>
                    <w:bottom w:val="none" w:sz="0" w:space="0" w:color="auto"/>
                    <w:right w:val="none" w:sz="0" w:space="0" w:color="auto"/>
                  </w:divBdr>
                  <w:divsChild>
                    <w:div w:id="627592247">
                      <w:marLeft w:val="0"/>
                      <w:marRight w:val="0"/>
                      <w:marTop w:val="0"/>
                      <w:marBottom w:val="0"/>
                      <w:divBdr>
                        <w:top w:val="none" w:sz="0" w:space="0" w:color="auto"/>
                        <w:left w:val="none" w:sz="0" w:space="0" w:color="auto"/>
                        <w:bottom w:val="none" w:sz="0" w:space="0" w:color="auto"/>
                        <w:right w:val="none" w:sz="0" w:space="0" w:color="auto"/>
                      </w:divBdr>
                    </w:div>
                  </w:divsChild>
                </w:div>
                <w:div w:id="178667300">
                  <w:marLeft w:val="0"/>
                  <w:marRight w:val="0"/>
                  <w:marTop w:val="0"/>
                  <w:marBottom w:val="0"/>
                  <w:divBdr>
                    <w:top w:val="none" w:sz="0" w:space="0" w:color="auto"/>
                    <w:left w:val="none" w:sz="0" w:space="0" w:color="auto"/>
                    <w:bottom w:val="none" w:sz="0" w:space="0" w:color="auto"/>
                    <w:right w:val="none" w:sz="0" w:space="0" w:color="auto"/>
                  </w:divBdr>
                  <w:divsChild>
                    <w:div w:id="1969120266">
                      <w:marLeft w:val="0"/>
                      <w:marRight w:val="0"/>
                      <w:marTop w:val="0"/>
                      <w:marBottom w:val="0"/>
                      <w:divBdr>
                        <w:top w:val="none" w:sz="0" w:space="0" w:color="auto"/>
                        <w:left w:val="none" w:sz="0" w:space="0" w:color="auto"/>
                        <w:bottom w:val="none" w:sz="0" w:space="0" w:color="auto"/>
                        <w:right w:val="none" w:sz="0" w:space="0" w:color="auto"/>
                      </w:divBdr>
                    </w:div>
                  </w:divsChild>
                </w:div>
                <w:div w:id="219249072">
                  <w:marLeft w:val="0"/>
                  <w:marRight w:val="0"/>
                  <w:marTop w:val="0"/>
                  <w:marBottom w:val="0"/>
                  <w:divBdr>
                    <w:top w:val="none" w:sz="0" w:space="0" w:color="auto"/>
                    <w:left w:val="none" w:sz="0" w:space="0" w:color="auto"/>
                    <w:bottom w:val="none" w:sz="0" w:space="0" w:color="auto"/>
                    <w:right w:val="none" w:sz="0" w:space="0" w:color="auto"/>
                  </w:divBdr>
                  <w:divsChild>
                    <w:div w:id="1026254125">
                      <w:marLeft w:val="0"/>
                      <w:marRight w:val="0"/>
                      <w:marTop w:val="0"/>
                      <w:marBottom w:val="0"/>
                      <w:divBdr>
                        <w:top w:val="none" w:sz="0" w:space="0" w:color="auto"/>
                        <w:left w:val="none" w:sz="0" w:space="0" w:color="auto"/>
                        <w:bottom w:val="none" w:sz="0" w:space="0" w:color="auto"/>
                        <w:right w:val="none" w:sz="0" w:space="0" w:color="auto"/>
                      </w:divBdr>
                    </w:div>
                  </w:divsChild>
                </w:div>
                <w:div w:id="241566849">
                  <w:marLeft w:val="0"/>
                  <w:marRight w:val="0"/>
                  <w:marTop w:val="0"/>
                  <w:marBottom w:val="0"/>
                  <w:divBdr>
                    <w:top w:val="none" w:sz="0" w:space="0" w:color="auto"/>
                    <w:left w:val="none" w:sz="0" w:space="0" w:color="auto"/>
                    <w:bottom w:val="none" w:sz="0" w:space="0" w:color="auto"/>
                    <w:right w:val="none" w:sz="0" w:space="0" w:color="auto"/>
                  </w:divBdr>
                  <w:divsChild>
                    <w:div w:id="1781990167">
                      <w:marLeft w:val="0"/>
                      <w:marRight w:val="0"/>
                      <w:marTop w:val="0"/>
                      <w:marBottom w:val="0"/>
                      <w:divBdr>
                        <w:top w:val="none" w:sz="0" w:space="0" w:color="auto"/>
                        <w:left w:val="none" w:sz="0" w:space="0" w:color="auto"/>
                        <w:bottom w:val="none" w:sz="0" w:space="0" w:color="auto"/>
                        <w:right w:val="none" w:sz="0" w:space="0" w:color="auto"/>
                      </w:divBdr>
                    </w:div>
                  </w:divsChild>
                </w:div>
                <w:div w:id="246841220">
                  <w:marLeft w:val="0"/>
                  <w:marRight w:val="0"/>
                  <w:marTop w:val="0"/>
                  <w:marBottom w:val="0"/>
                  <w:divBdr>
                    <w:top w:val="none" w:sz="0" w:space="0" w:color="auto"/>
                    <w:left w:val="none" w:sz="0" w:space="0" w:color="auto"/>
                    <w:bottom w:val="none" w:sz="0" w:space="0" w:color="auto"/>
                    <w:right w:val="none" w:sz="0" w:space="0" w:color="auto"/>
                  </w:divBdr>
                  <w:divsChild>
                    <w:div w:id="1348946079">
                      <w:marLeft w:val="0"/>
                      <w:marRight w:val="0"/>
                      <w:marTop w:val="0"/>
                      <w:marBottom w:val="0"/>
                      <w:divBdr>
                        <w:top w:val="none" w:sz="0" w:space="0" w:color="auto"/>
                        <w:left w:val="none" w:sz="0" w:space="0" w:color="auto"/>
                        <w:bottom w:val="none" w:sz="0" w:space="0" w:color="auto"/>
                        <w:right w:val="none" w:sz="0" w:space="0" w:color="auto"/>
                      </w:divBdr>
                    </w:div>
                  </w:divsChild>
                </w:div>
                <w:div w:id="284965153">
                  <w:marLeft w:val="0"/>
                  <w:marRight w:val="0"/>
                  <w:marTop w:val="0"/>
                  <w:marBottom w:val="0"/>
                  <w:divBdr>
                    <w:top w:val="none" w:sz="0" w:space="0" w:color="auto"/>
                    <w:left w:val="none" w:sz="0" w:space="0" w:color="auto"/>
                    <w:bottom w:val="none" w:sz="0" w:space="0" w:color="auto"/>
                    <w:right w:val="none" w:sz="0" w:space="0" w:color="auto"/>
                  </w:divBdr>
                  <w:divsChild>
                    <w:div w:id="1899977588">
                      <w:marLeft w:val="0"/>
                      <w:marRight w:val="0"/>
                      <w:marTop w:val="0"/>
                      <w:marBottom w:val="0"/>
                      <w:divBdr>
                        <w:top w:val="none" w:sz="0" w:space="0" w:color="auto"/>
                        <w:left w:val="none" w:sz="0" w:space="0" w:color="auto"/>
                        <w:bottom w:val="none" w:sz="0" w:space="0" w:color="auto"/>
                        <w:right w:val="none" w:sz="0" w:space="0" w:color="auto"/>
                      </w:divBdr>
                    </w:div>
                  </w:divsChild>
                </w:div>
                <w:div w:id="295064801">
                  <w:marLeft w:val="0"/>
                  <w:marRight w:val="0"/>
                  <w:marTop w:val="0"/>
                  <w:marBottom w:val="0"/>
                  <w:divBdr>
                    <w:top w:val="none" w:sz="0" w:space="0" w:color="auto"/>
                    <w:left w:val="none" w:sz="0" w:space="0" w:color="auto"/>
                    <w:bottom w:val="none" w:sz="0" w:space="0" w:color="auto"/>
                    <w:right w:val="none" w:sz="0" w:space="0" w:color="auto"/>
                  </w:divBdr>
                  <w:divsChild>
                    <w:div w:id="1328483689">
                      <w:marLeft w:val="0"/>
                      <w:marRight w:val="0"/>
                      <w:marTop w:val="0"/>
                      <w:marBottom w:val="0"/>
                      <w:divBdr>
                        <w:top w:val="none" w:sz="0" w:space="0" w:color="auto"/>
                        <w:left w:val="none" w:sz="0" w:space="0" w:color="auto"/>
                        <w:bottom w:val="none" w:sz="0" w:space="0" w:color="auto"/>
                        <w:right w:val="none" w:sz="0" w:space="0" w:color="auto"/>
                      </w:divBdr>
                    </w:div>
                  </w:divsChild>
                </w:div>
                <w:div w:id="614215627">
                  <w:marLeft w:val="0"/>
                  <w:marRight w:val="0"/>
                  <w:marTop w:val="0"/>
                  <w:marBottom w:val="0"/>
                  <w:divBdr>
                    <w:top w:val="none" w:sz="0" w:space="0" w:color="auto"/>
                    <w:left w:val="none" w:sz="0" w:space="0" w:color="auto"/>
                    <w:bottom w:val="none" w:sz="0" w:space="0" w:color="auto"/>
                    <w:right w:val="none" w:sz="0" w:space="0" w:color="auto"/>
                  </w:divBdr>
                  <w:divsChild>
                    <w:div w:id="1533181827">
                      <w:marLeft w:val="0"/>
                      <w:marRight w:val="0"/>
                      <w:marTop w:val="0"/>
                      <w:marBottom w:val="0"/>
                      <w:divBdr>
                        <w:top w:val="none" w:sz="0" w:space="0" w:color="auto"/>
                        <w:left w:val="none" w:sz="0" w:space="0" w:color="auto"/>
                        <w:bottom w:val="none" w:sz="0" w:space="0" w:color="auto"/>
                        <w:right w:val="none" w:sz="0" w:space="0" w:color="auto"/>
                      </w:divBdr>
                    </w:div>
                    <w:div w:id="1754664208">
                      <w:marLeft w:val="0"/>
                      <w:marRight w:val="0"/>
                      <w:marTop w:val="0"/>
                      <w:marBottom w:val="0"/>
                      <w:divBdr>
                        <w:top w:val="none" w:sz="0" w:space="0" w:color="auto"/>
                        <w:left w:val="none" w:sz="0" w:space="0" w:color="auto"/>
                        <w:bottom w:val="none" w:sz="0" w:space="0" w:color="auto"/>
                        <w:right w:val="none" w:sz="0" w:space="0" w:color="auto"/>
                      </w:divBdr>
                    </w:div>
                  </w:divsChild>
                </w:div>
                <w:div w:id="723719539">
                  <w:marLeft w:val="0"/>
                  <w:marRight w:val="0"/>
                  <w:marTop w:val="0"/>
                  <w:marBottom w:val="0"/>
                  <w:divBdr>
                    <w:top w:val="none" w:sz="0" w:space="0" w:color="auto"/>
                    <w:left w:val="none" w:sz="0" w:space="0" w:color="auto"/>
                    <w:bottom w:val="none" w:sz="0" w:space="0" w:color="auto"/>
                    <w:right w:val="none" w:sz="0" w:space="0" w:color="auto"/>
                  </w:divBdr>
                  <w:divsChild>
                    <w:div w:id="2031645248">
                      <w:marLeft w:val="0"/>
                      <w:marRight w:val="0"/>
                      <w:marTop w:val="0"/>
                      <w:marBottom w:val="0"/>
                      <w:divBdr>
                        <w:top w:val="none" w:sz="0" w:space="0" w:color="auto"/>
                        <w:left w:val="none" w:sz="0" w:space="0" w:color="auto"/>
                        <w:bottom w:val="none" w:sz="0" w:space="0" w:color="auto"/>
                        <w:right w:val="none" w:sz="0" w:space="0" w:color="auto"/>
                      </w:divBdr>
                    </w:div>
                  </w:divsChild>
                </w:div>
                <w:div w:id="731737265">
                  <w:marLeft w:val="0"/>
                  <w:marRight w:val="0"/>
                  <w:marTop w:val="0"/>
                  <w:marBottom w:val="0"/>
                  <w:divBdr>
                    <w:top w:val="none" w:sz="0" w:space="0" w:color="auto"/>
                    <w:left w:val="none" w:sz="0" w:space="0" w:color="auto"/>
                    <w:bottom w:val="none" w:sz="0" w:space="0" w:color="auto"/>
                    <w:right w:val="none" w:sz="0" w:space="0" w:color="auto"/>
                  </w:divBdr>
                  <w:divsChild>
                    <w:div w:id="958947689">
                      <w:marLeft w:val="0"/>
                      <w:marRight w:val="0"/>
                      <w:marTop w:val="0"/>
                      <w:marBottom w:val="0"/>
                      <w:divBdr>
                        <w:top w:val="none" w:sz="0" w:space="0" w:color="auto"/>
                        <w:left w:val="none" w:sz="0" w:space="0" w:color="auto"/>
                        <w:bottom w:val="none" w:sz="0" w:space="0" w:color="auto"/>
                        <w:right w:val="none" w:sz="0" w:space="0" w:color="auto"/>
                      </w:divBdr>
                    </w:div>
                  </w:divsChild>
                </w:div>
                <w:div w:id="743255754">
                  <w:marLeft w:val="0"/>
                  <w:marRight w:val="0"/>
                  <w:marTop w:val="0"/>
                  <w:marBottom w:val="0"/>
                  <w:divBdr>
                    <w:top w:val="none" w:sz="0" w:space="0" w:color="auto"/>
                    <w:left w:val="none" w:sz="0" w:space="0" w:color="auto"/>
                    <w:bottom w:val="none" w:sz="0" w:space="0" w:color="auto"/>
                    <w:right w:val="none" w:sz="0" w:space="0" w:color="auto"/>
                  </w:divBdr>
                  <w:divsChild>
                    <w:div w:id="337390820">
                      <w:marLeft w:val="0"/>
                      <w:marRight w:val="0"/>
                      <w:marTop w:val="0"/>
                      <w:marBottom w:val="0"/>
                      <w:divBdr>
                        <w:top w:val="none" w:sz="0" w:space="0" w:color="auto"/>
                        <w:left w:val="none" w:sz="0" w:space="0" w:color="auto"/>
                        <w:bottom w:val="none" w:sz="0" w:space="0" w:color="auto"/>
                        <w:right w:val="none" w:sz="0" w:space="0" w:color="auto"/>
                      </w:divBdr>
                    </w:div>
                  </w:divsChild>
                </w:div>
                <w:div w:id="809594864">
                  <w:marLeft w:val="0"/>
                  <w:marRight w:val="0"/>
                  <w:marTop w:val="0"/>
                  <w:marBottom w:val="0"/>
                  <w:divBdr>
                    <w:top w:val="none" w:sz="0" w:space="0" w:color="auto"/>
                    <w:left w:val="none" w:sz="0" w:space="0" w:color="auto"/>
                    <w:bottom w:val="none" w:sz="0" w:space="0" w:color="auto"/>
                    <w:right w:val="none" w:sz="0" w:space="0" w:color="auto"/>
                  </w:divBdr>
                  <w:divsChild>
                    <w:div w:id="1689912225">
                      <w:marLeft w:val="0"/>
                      <w:marRight w:val="0"/>
                      <w:marTop w:val="0"/>
                      <w:marBottom w:val="0"/>
                      <w:divBdr>
                        <w:top w:val="none" w:sz="0" w:space="0" w:color="auto"/>
                        <w:left w:val="none" w:sz="0" w:space="0" w:color="auto"/>
                        <w:bottom w:val="none" w:sz="0" w:space="0" w:color="auto"/>
                        <w:right w:val="none" w:sz="0" w:space="0" w:color="auto"/>
                      </w:divBdr>
                    </w:div>
                  </w:divsChild>
                </w:div>
                <w:div w:id="848107932">
                  <w:marLeft w:val="0"/>
                  <w:marRight w:val="0"/>
                  <w:marTop w:val="0"/>
                  <w:marBottom w:val="0"/>
                  <w:divBdr>
                    <w:top w:val="none" w:sz="0" w:space="0" w:color="auto"/>
                    <w:left w:val="none" w:sz="0" w:space="0" w:color="auto"/>
                    <w:bottom w:val="none" w:sz="0" w:space="0" w:color="auto"/>
                    <w:right w:val="none" w:sz="0" w:space="0" w:color="auto"/>
                  </w:divBdr>
                  <w:divsChild>
                    <w:div w:id="300690820">
                      <w:marLeft w:val="0"/>
                      <w:marRight w:val="0"/>
                      <w:marTop w:val="0"/>
                      <w:marBottom w:val="0"/>
                      <w:divBdr>
                        <w:top w:val="none" w:sz="0" w:space="0" w:color="auto"/>
                        <w:left w:val="none" w:sz="0" w:space="0" w:color="auto"/>
                        <w:bottom w:val="none" w:sz="0" w:space="0" w:color="auto"/>
                        <w:right w:val="none" w:sz="0" w:space="0" w:color="auto"/>
                      </w:divBdr>
                    </w:div>
                  </w:divsChild>
                </w:div>
                <w:div w:id="898899266">
                  <w:marLeft w:val="0"/>
                  <w:marRight w:val="0"/>
                  <w:marTop w:val="0"/>
                  <w:marBottom w:val="0"/>
                  <w:divBdr>
                    <w:top w:val="none" w:sz="0" w:space="0" w:color="auto"/>
                    <w:left w:val="none" w:sz="0" w:space="0" w:color="auto"/>
                    <w:bottom w:val="none" w:sz="0" w:space="0" w:color="auto"/>
                    <w:right w:val="none" w:sz="0" w:space="0" w:color="auto"/>
                  </w:divBdr>
                  <w:divsChild>
                    <w:div w:id="1462114744">
                      <w:marLeft w:val="0"/>
                      <w:marRight w:val="0"/>
                      <w:marTop w:val="0"/>
                      <w:marBottom w:val="0"/>
                      <w:divBdr>
                        <w:top w:val="none" w:sz="0" w:space="0" w:color="auto"/>
                        <w:left w:val="none" w:sz="0" w:space="0" w:color="auto"/>
                        <w:bottom w:val="none" w:sz="0" w:space="0" w:color="auto"/>
                        <w:right w:val="none" w:sz="0" w:space="0" w:color="auto"/>
                      </w:divBdr>
                    </w:div>
                  </w:divsChild>
                </w:div>
                <w:div w:id="949968570">
                  <w:marLeft w:val="0"/>
                  <w:marRight w:val="0"/>
                  <w:marTop w:val="0"/>
                  <w:marBottom w:val="0"/>
                  <w:divBdr>
                    <w:top w:val="none" w:sz="0" w:space="0" w:color="auto"/>
                    <w:left w:val="none" w:sz="0" w:space="0" w:color="auto"/>
                    <w:bottom w:val="none" w:sz="0" w:space="0" w:color="auto"/>
                    <w:right w:val="none" w:sz="0" w:space="0" w:color="auto"/>
                  </w:divBdr>
                  <w:divsChild>
                    <w:div w:id="198398583">
                      <w:marLeft w:val="0"/>
                      <w:marRight w:val="0"/>
                      <w:marTop w:val="0"/>
                      <w:marBottom w:val="0"/>
                      <w:divBdr>
                        <w:top w:val="none" w:sz="0" w:space="0" w:color="auto"/>
                        <w:left w:val="none" w:sz="0" w:space="0" w:color="auto"/>
                        <w:bottom w:val="none" w:sz="0" w:space="0" w:color="auto"/>
                        <w:right w:val="none" w:sz="0" w:space="0" w:color="auto"/>
                      </w:divBdr>
                    </w:div>
                  </w:divsChild>
                </w:div>
                <w:div w:id="1014115562">
                  <w:marLeft w:val="0"/>
                  <w:marRight w:val="0"/>
                  <w:marTop w:val="0"/>
                  <w:marBottom w:val="0"/>
                  <w:divBdr>
                    <w:top w:val="none" w:sz="0" w:space="0" w:color="auto"/>
                    <w:left w:val="none" w:sz="0" w:space="0" w:color="auto"/>
                    <w:bottom w:val="none" w:sz="0" w:space="0" w:color="auto"/>
                    <w:right w:val="none" w:sz="0" w:space="0" w:color="auto"/>
                  </w:divBdr>
                  <w:divsChild>
                    <w:div w:id="2019654005">
                      <w:marLeft w:val="0"/>
                      <w:marRight w:val="0"/>
                      <w:marTop w:val="0"/>
                      <w:marBottom w:val="0"/>
                      <w:divBdr>
                        <w:top w:val="none" w:sz="0" w:space="0" w:color="auto"/>
                        <w:left w:val="none" w:sz="0" w:space="0" w:color="auto"/>
                        <w:bottom w:val="none" w:sz="0" w:space="0" w:color="auto"/>
                        <w:right w:val="none" w:sz="0" w:space="0" w:color="auto"/>
                      </w:divBdr>
                    </w:div>
                  </w:divsChild>
                </w:div>
                <w:div w:id="1142694989">
                  <w:marLeft w:val="0"/>
                  <w:marRight w:val="0"/>
                  <w:marTop w:val="0"/>
                  <w:marBottom w:val="0"/>
                  <w:divBdr>
                    <w:top w:val="none" w:sz="0" w:space="0" w:color="auto"/>
                    <w:left w:val="none" w:sz="0" w:space="0" w:color="auto"/>
                    <w:bottom w:val="none" w:sz="0" w:space="0" w:color="auto"/>
                    <w:right w:val="none" w:sz="0" w:space="0" w:color="auto"/>
                  </w:divBdr>
                  <w:divsChild>
                    <w:div w:id="75592684">
                      <w:marLeft w:val="0"/>
                      <w:marRight w:val="0"/>
                      <w:marTop w:val="0"/>
                      <w:marBottom w:val="0"/>
                      <w:divBdr>
                        <w:top w:val="none" w:sz="0" w:space="0" w:color="auto"/>
                        <w:left w:val="none" w:sz="0" w:space="0" w:color="auto"/>
                        <w:bottom w:val="none" w:sz="0" w:space="0" w:color="auto"/>
                        <w:right w:val="none" w:sz="0" w:space="0" w:color="auto"/>
                      </w:divBdr>
                    </w:div>
                  </w:divsChild>
                </w:div>
                <w:div w:id="1358119014">
                  <w:marLeft w:val="0"/>
                  <w:marRight w:val="0"/>
                  <w:marTop w:val="0"/>
                  <w:marBottom w:val="0"/>
                  <w:divBdr>
                    <w:top w:val="none" w:sz="0" w:space="0" w:color="auto"/>
                    <w:left w:val="none" w:sz="0" w:space="0" w:color="auto"/>
                    <w:bottom w:val="none" w:sz="0" w:space="0" w:color="auto"/>
                    <w:right w:val="none" w:sz="0" w:space="0" w:color="auto"/>
                  </w:divBdr>
                  <w:divsChild>
                    <w:div w:id="568930543">
                      <w:marLeft w:val="0"/>
                      <w:marRight w:val="0"/>
                      <w:marTop w:val="0"/>
                      <w:marBottom w:val="0"/>
                      <w:divBdr>
                        <w:top w:val="none" w:sz="0" w:space="0" w:color="auto"/>
                        <w:left w:val="none" w:sz="0" w:space="0" w:color="auto"/>
                        <w:bottom w:val="none" w:sz="0" w:space="0" w:color="auto"/>
                        <w:right w:val="none" w:sz="0" w:space="0" w:color="auto"/>
                      </w:divBdr>
                    </w:div>
                  </w:divsChild>
                </w:div>
                <w:div w:id="1392313211">
                  <w:marLeft w:val="0"/>
                  <w:marRight w:val="0"/>
                  <w:marTop w:val="0"/>
                  <w:marBottom w:val="0"/>
                  <w:divBdr>
                    <w:top w:val="none" w:sz="0" w:space="0" w:color="auto"/>
                    <w:left w:val="none" w:sz="0" w:space="0" w:color="auto"/>
                    <w:bottom w:val="none" w:sz="0" w:space="0" w:color="auto"/>
                    <w:right w:val="none" w:sz="0" w:space="0" w:color="auto"/>
                  </w:divBdr>
                  <w:divsChild>
                    <w:div w:id="1465083119">
                      <w:marLeft w:val="0"/>
                      <w:marRight w:val="0"/>
                      <w:marTop w:val="0"/>
                      <w:marBottom w:val="0"/>
                      <w:divBdr>
                        <w:top w:val="none" w:sz="0" w:space="0" w:color="auto"/>
                        <w:left w:val="none" w:sz="0" w:space="0" w:color="auto"/>
                        <w:bottom w:val="none" w:sz="0" w:space="0" w:color="auto"/>
                        <w:right w:val="none" w:sz="0" w:space="0" w:color="auto"/>
                      </w:divBdr>
                    </w:div>
                  </w:divsChild>
                </w:div>
                <w:div w:id="1469396535">
                  <w:marLeft w:val="0"/>
                  <w:marRight w:val="0"/>
                  <w:marTop w:val="0"/>
                  <w:marBottom w:val="0"/>
                  <w:divBdr>
                    <w:top w:val="none" w:sz="0" w:space="0" w:color="auto"/>
                    <w:left w:val="none" w:sz="0" w:space="0" w:color="auto"/>
                    <w:bottom w:val="none" w:sz="0" w:space="0" w:color="auto"/>
                    <w:right w:val="none" w:sz="0" w:space="0" w:color="auto"/>
                  </w:divBdr>
                  <w:divsChild>
                    <w:div w:id="1765032286">
                      <w:marLeft w:val="0"/>
                      <w:marRight w:val="0"/>
                      <w:marTop w:val="0"/>
                      <w:marBottom w:val="0"/>
                      <w:divBdr>
                        <w:top w:val="none" w:sz="0" w:space="0" w:color="auto"/>
                        <w:left w:val="none" w:sz="0" w:space="0" w:color="auto"/>
                        <w:bottom w:val="none" w:sz="0" w:space="0" w:color="auto"/>
                        <w:right w:val="none" w:sz="0" w:space="0" w:color="auto"/>
                      </w:divBdr>
                    </w:div>
                  </w:divsChild>
                </w:div>
                <w:div w:id="1488781643">
                  <w:marLeft w:val="0"/>
                  <w:marRight w:val="0"/>
                  <w:marTop w:val="0"/>
                  <w:marBottom w:val="0"/>
                  <w:divBdr>
                    <w:top w:val="none" w:sz="0" w:space="0" w:color="auto"/>
                    <w:left w:val="none" w:sz="0" w:space="0" w:color="auto"/>
                    <w:bottom w:val="none" w:sz="0" w:space="0" w:color="auto"/>
                    <w:right w:val="none" w:sz="0" w:space="0" w:color="auto"/>
                  </w:divBdr>
                  <w:divsChild>
                    <w:div w:id="391276600">
                      <w:marLeft w:val="0"/>
                      <w:marRight w:val="0"/>
                      <w:marTop w:val="0"/>
                      <w:marBottom w:val="0"/>
                      <w:divBdr>
                        <w:top w:val="none" w:sz="0" w:space="0" w:color="auto"/>
                        <w:left w:val="none" w:sz="0" w:space="0" w:color="auto"/>
                        <w:bottom w:val="none" w:sz="0" w:space="0" w:color="auto"/>
                        <w:right w:val="none" w:sz="0" w:space="0" w:color="auto"/>
                      </w:divBdr>
                    </w:div>
                  </w:divsChild>
                </w:div>
                <w:div w:id="1522742339">
                  <w:marLeft w:val="0"/>
                  <w:marRight w:val="0"/>
                  <w:marTop w:val="0"/>
                  <w:marBottom w:val="0"/>
                  <w:divBdr>
                    <w:top w:val="none" w:sz="0" w:space="0" w:color="auto"/>
                    <w:left w:val="none" w:sz="0" w:space="0" w:color="auto"/>
                    <w:bottom w:val="none" w:sz="0" w:space="0" w:color="auto"/>
                    <w:right w:val="none" w:sz="0" w:space="0" w:color="auto"/>
                  </w:divBdr>
                  <w:divsChild>
                    <w:div w:id="1512917983">
                      <w:marLeft w:val="0"/>
                      <w:marRight w:val="0"/>
                      <w:marTop w:val="0"/>
                      <w:marBottom w:val="0"/>
                      <w:divBdr>
                        <w:top w:val="none" w:sz="0" w:space="0" w:color="auto"/>
                        <w:left w:val="none" w:sz="0" w:space="0" w:color="auto"/>
                        <w:bottom w:val="none" w:sz="0" w:space="0" w:color="auto"/>
                        <w:right w:val="none" w:sz="0" w:space="0" w:color="auto"/>
                      </w:divBdr>
                    </w:div>
                  </w:divsChild>
                </w:div>
                <w:div w:id="1568884688">
                  <w:marLeft w:val="0"/>
                  <w:marRight w:val="0"/>
                  <w:marTop w:val="0"/>
                  <w:marBottom w:val="0"/>
                  <w:divBdr>
                    <w:top w:val="none" w:sz="0" w:space="0" w:color="auto"/>
                    <w:left w:val="none" w:sz="0" w:space="0" w:color="auto"/>
                    <w:bottom w:val="none" w:sz="0" w:space="0" w:color="auto"/>
                    <w:right w:val="none" w:sz="0" w:space="0" w:color="auto"/>
                  </w:divBdr>
                  <w:divsChild>
                    <w:div w:id="980618070">
                      <w:marLeft w:val="0"/>
                      <w:marRight w:val="0"/>
                      <w:marTop w:val="0"/>
                      <w:marBottom w:val="0"/>
                      <w:divBdr>
                        <w:top w:val="none" w:sz="0" w:space="0" w:color="auto"/>
                        <w:left w:val="none" w:sz="0" w:space="0" w:color="auto"/>
                        <w:bottom w:val="none" w:sz="0" w:space="0" w:color="auto"/>
                        <w:right w:val="none" w:sz="0" w:space="0" w:color="auto"/>
                      </w:divBdr>
                    </w:div>
                  </w:divsChild>
                </w:div>
                <w:div w:id="1716006627">
                  <w:marLeft w:val="0"/>
                  <w:marRight w:val="0"/>
                  <w:marTop w:val="0"/>
                  <w:marBottom w:val="0"/>
                  <w:divBdr>
                    <w:top w:val="none" w:sz="0" w:space="0" w:color="auto"/>
                    <w:left w:val="none" w:sz="0" w:space="0" w:color="auto"/>
                    <w:bottom w:val="none" w:sz="0" w:space="0" w:color="auto"/>
                    <w:right w:val="none" w:sz="0" w:space="0" w:color="auto"/>
                  </w:divBdr>
                  <w:divsChild>
                    <w:div w:id="27536403">
                      <w:marLeft w:val="0"/>
                      <w:marRight w:val="0"/>
                      <w:marTop w:val="0"/>
                      <w:marBottom w:val="0"/>
                      <w:divBdr>
                        <w:top w:val="none" w:sz="0" w:space="0" w:color="auto"/>
                        <w:left w:val="none" w:sz="0" w:space="0" w:color="auto"/>
                        <w:bottom w:val="none" w:sz="0" w:space="0" w:color="auto"/>
                        <w:right w:val="none" w:sz="0" w:space="0" w:color="auto"/>
                      </w:divBdr>
                    </w:div>
                  </w:divsChild>
                </w:div>
                <w:div w:id="1744716317">
                  <w:marLeft w:val="0"/>
                  <w:marRight w:val="0"/>
                  <w:marTop w:val="0"/>
                  <w:marBottom w:val="0"/>
                  <w:divBdr>
                    <w:top w:val="none" w:sz="0" w:space="0" w:color="auto"/>
                    <w:left w:val="none" w:sz="0" w:space="0" w:color="auto"/>
                    <w:bottom w:val="none" w:sz="0" w:space="0" w:color="auto"/>
                    <w:right w:val="none" w:sz="0" w:space="0" w:color="auto"/>
                  </w:divBdr>
                  <w:divsChild>
                    <w:div w:id="140316182">
                      <w:marLeft w:val="0"/>
                      <w:marRight w:val="0"/>
                      <w:marTop w:val="0"/>
                      <w:marBottom w:val="0"/>
                      <w:divBdr>
                        <w:top w:val="none" w:sz="0" w:space="0" w:color="auto"/>
                        <w:left w:val="none" w:sz="0" w:space="0" w:color="auto"/>
                        <w:bottom w:val="none" w:sz="0" w:space="0" w:color="auto"/>
                        <w:right w:val="none" w:sz="0" w:space="0" w:color="auto"/>
                      </w:divBdr>
                    </w:div>
                  </w:divsChild>
                </w:div>
                <w:div w:id="1796873179">
                  <w:marLeft w:val="0"/>
                  <w:marRight w:val="0"/>
                  <w:marTop w:val="0"/>
                  <w:marBottom w:val="0"/>
                  <w:divBdr>
                    <w:top w:val="none" w:sz="0" w:space="0" w:color="auto"/>
                    <w:left w:val="none" w:sz="0" w:space="0" w:color="auto"/>
                    <w:bottom w:val="none" w:sz="0" w:space="0" w:color="auto"/>
                    <w:right w:val="none" w:sz="0" w:space="0" w:color="auto"/>
                  </w:divBdr>
                  <w:divsChild>
                    <w:div w:id="376635508">
                      <w:marLeft w:val="0"/>
                      <w:marRight w:val="0"/>
                      <w:marTop w:val="0"/>
                      <w:marBottom w:val="0"/>
                      <w:divBdr>
                        <w:top w:val="none" w:sz="0" w:space="0" w:color="auto"/>
                        <w:left w:val="none" w:sz="0" w:space="0" w:color="auto"/>
                        <w:bottom w:val="none" w:sz="0" w:space="0" w:color="auto"/>
                        <w:right w:val="none" w:sz="0" w:space="0" w:color="auto"/>
                      </w:divBdr>
                    </w:div>
                  </w:divsChild>
                </w:div>
                <w:div w:id="1818372006">
                  <w:marLeft w:val="0"/>
                  <w:marRight w:val="0"/>
                  <w:marTop w:val="0"/>
                  <w:marBottom w:val="0"/>
                  <w:divBdr>
                    <w:top w:val="none" w:sz="0" w:space="0" w:color="auto"/>
                    <w:left w:val="none" w:sz="0" w:space="0" w:color="auto"/>
                    <w:bottom w:val="none" w:sz="0" w:space="0" w:color="auto"/>
                    <w:right w:val="none" w:sz="0" w:space="0" w:color="auto"/>
                  </w:divBdr>
                  <w:divsChild>
                    <w:div w:id="1212688566">
                      <w:marLeft w:val="0"/>
                      <w:marRight w:val="0"/>
                      <w:marTop w:val="0"/>
                      <w:marBottom w:val="0"/>
                      <w:divBdr>
                        <w:top w:val="none" w:sz="0" w:space="0" w:color="auto"/>
                        <w:left w:val="none" w:sz="0" w:space="0" w:color="auto"/>
                        <w:bottom w:val="none" w:sz="0" w:space="0" w:color="auto"/>
                        <w:right w:val="none" w:sz="0" w:space="0" w:color="auto"/>
                      </w:divBdr>
                    </w:div>
                  </w:divsChild>
                </w:div>
                <w:div w:id="1820148122">
                  <w:marLeft w:val="0"/>
                  <w:marRight w:val="0"/>
                  <w:marTop w:val="0"/>
                  <w:marBottom w:val="0"/>
                  <w:divBdr>
                    <w:top w:val="none" w:sz="0" w:space="0" w:color="auto"/>
                    <w:left w:val="none" w:sz="0" w:space="0" w:color="auto"/>
                    <w:bottom w:val="none" w:sz="0" w:space="0" w:color="auto"/>
                    <w:right w:val="none" w:sz="0" w:space="0" w:color="auto"/>
                  </w:divBdr>
                  <w:divsChild>
                    <w:div w:id="342828751">
                      <w:marLeft w:val="0"/>
                      <w:marRight w:val="0"/>
                      <w:marTop w:val="0"/>
                      <w:marBottom w:val="0"/>
                      <w:divBdr>
                        <w:top w:val="none" w:sz="0" w:space="0" w:color="auto"/>
                        <w:left w:val="none" w:sz="0" w:space="0" w:color="auto"/>
                        <w:bottom w:val="none" w:sz="0" w:space="0" w:color="auto"/>
                        <w:right w:val="none" w:sz="0" w:space="0" w:color="auto"/>
                      </w:divBdr>
                    </w:div>
                  </w:divsChild>
                </w:div>
                <w:div w:id="2008749122">
                  <w:marLeft w:val="0"/>
                  <w:marRight w:val="0"/>
                  <w:marTop w:val="0"/>
                  <w:marBottom w:val="0"/>
                  <w:divBdr>
                    <w:top w:val="none" w:sz="0" w:space="0" w:color="auto"/>
                    <w:left w:val="none" w:sz="0" w:space="0" w:color="auto"/>
                    <w:bottom w:val="none" w:sz="0" w:space="0" w:color="auto"/>
                    <w:right w:val="none" w:sz="0" w:space="0" w:color="auto"/>
                  </w:divBdr>
                  <w:divsChild>
                    <w:div w:id="387075107">
                      <w:marLeft w:val="0"/>
                      <w:marRight w:val="0"/>
                      <w:marTop w:val="0"/>
                      <w:marBottom w:val="0"/>
                      <w:divBdr>
                        <w:top w:val="none" w:sz="0" w:space="0" w:color="auto"/>
                        <w:left w:val="none" w:sz="0" w:space="0" w:color="auto"/>
                        <w:bottom w:val="none" w:sz="0" w:space="0" w:color="auto"/>
                        <w:right w:val="none" w:sz="0" w:space="0" w:color="auto"/>
                      </w:divBdr>
                    </w:div>
                  </w:divsChild>
                </w:div>
                <w:div w:id="2010399317">
                  <w:marLeft w:val="0"/>
                  <w:marRight w:val="0"/>
                  <w:marTop w:val="0"/>
                  <w:marBottom w:val="0"/>
                  <w:divBdr>
                    <w:top w:val="none" w:sz="0" w:space="0" w:color="auto"/>
                    <w:left w:val="none" w:sz="0" w:space="0" w:color="auto"/>
                    <w:bottom w:val="none" w:sz="0" w:space="0" w:color="auto"/>
                    <w:right w:val="none" w:sz="0" w:space="0" w:color="auto"/>
                  </w:divBdr>
                  <w:divsChild>
                    <w:div w:id="626204280">
                      <w:marLeft w:val="0"/>
                      <w:marRight w:val="0"/>
                      <w:marTop w:val="0"/>
                      <w:marBottom w:val="0"/>
                      <w:divBdr>
                        <w:top w:val="none" w:sz="0" w:space="0" w:color="auto"/>
                        <w:left w:val="none" w:sz="0" w:space="0" w:color="auto"/>
                        <w:bottom w:val="none" w:sz="0" w:space="0" w:color="auto"/>
                        <w:right w:val="none" w:sz="0" w:space="0" w:color="auto"/>
                      </w:divBdr>
                    </w:div>
                  </w:divsChild>
                </w:div>
                <w:div w:id="2073000909">
                  <w:marLeft w:val="0"/>
                  <w:marRight w:val="0"/>
                  <w:marTop w:val="0"/>
                  <w:marBottom w:val="0"/>
                  <w:divBdr>
                    <w:top w:val="none" w:sz="0" w:space="0" w:color="auto"/>
                    <w:left w:val="none" w:sz="0" w:space="0" w:color="auto"/>
                    <w:bottom w:val="none" w:sz="0" w:space="0" w:color="auto"/>
                    <w:right w:val="none" w:sz="0" w:space="0" w:color="auto"/>
                  </w:divBdr>
                  <w:divsChild>
                    <w:div w:id="713045869">
                      <w:marLeft w:val="0"/>
                      <w:marRight w:val="0"/>
                      <w:marTop w:val="0"/>
                      <w:marBottom w:val="0"/>
                      <w:divBdr>
                        <w:top w:val="none" w:sz="0" w:space="0" w:color="auto"/>
                        <w:left w:val="none" w:sz="0" w:space="0" w:color="auto"/>
                        <w:bottom w:val="none" w:sz="0" w:space="0" w:color="auto"/>
                        <w:right w:val="none" w:sz="0" w:space="0" w:color="auto"/>
                      </w:divBdr>
                    </w:div>
                  </w:divsChild>
                </w:div>
                <w:div w:id="2078893467">
                  <w:marLeft w:val="0"/>
                  <w:marRight w:val="0"/>
                  <w:marTop w:val="0"/>
                  <w:marBottom w:val="0"/>
                  <w:divBdr>
                    <w:top w:val="none" w:sz="0" w:space="0" w:color="auto"/>
                    <w:left w:val="none" w:sz="0" w:space="0" w:color="auto"/>
                    <w:bottom w:val="none" w:sz="0" w:space="0" w:color="auto"/>
                    <w:right w:val="none" w:sz="0" w:space="0" w:color="auto"/>
                  </w:divBdr>
                  <w:divsChild>
                    <w:div w:id="2005469605">
                      <w:marLeft w:val="0"/>
                      <w:marRight w:val="0"/>
                      <w:marTop w:val="0"/>
                      <w:marBottom w:val="0"/>
                      <w:divBdr>
                        <w:top w:val="none" w:sz="0" w:space="0" w:color="auto"/>
                        <w:left w:val="none" w:sz="0" w:space="0" w:color="auto"/>
                        <w:bottom w:val="none" w:sz="0" w:space="0" w:color="auto"/>
                        <w:right w:val="none" w:sz="0" w:space="0" w:color="auto"/>
                      </w:divBdr>
                    </w:div>
                  </w:divsChild>
                </w:div>
                <w:div w:id="2125149853">
                  <w:marLeft w:val="0"/>
                  <w:marRight w:val="0"/>
                  <w:marTop w:val="0"/>
                  <w:marBottom w:val="0"/>
                  <w:divBdr>
                    <w:top w:val="none" w:sz="0" w:space="0" w:color="auto"/>
                    <w:left w:val="none" w:sz="0" w:space="0" w:color="auto"/>
                    <w:bottom w:val="none" w:sz="0" w:space="0" w:color="auto"/>
                    <w:right w:val="none" w:sz="0" w:space="0" w:color="auto"/>
                  </w:divBdr>
                  <w:divsChild>
                    <w:div w:id="2030569075">
                      <w:marLeft w:val="0"/>
                      <w:marRight w:val="0"/>
                      <w:marTop w:val="0"/>
                      <w:marBottom w:val="0"/>
                      <w:divBdr>
                        <w:top w:val="none" w:sz="0" w:space="0" w:color="auto"/>
                        <w:left w:val="none" w:sz="0" w:space="0" w:color="auto"/>
                        <w:bottom w:val="none" w:sz="0" w:space="0" w:color="auto"/>
                        <w:right w:val="none" w:sz="0" w:space="0" w:color="auto"/>
                      </w:divBdr>
                    </w:div>
                  </w:divsChild>
                </w:div>
                <w:div w:id="2126121019">
                  <w:marLeft w:val="0"/>
                  <w:marRight w:val="0"/>
                  <w:marTop w:val="0"/>
                  <w:marBottom w:val="0"/>
                  <w:divBdr>
                    <w:top w:val="none" w:sz="0" w:space="0" w:color="auto"/>
                    <w:left w:val="none" w:sz="0" w:space="0" w:color="auto"/>
                    <w:bottom w:val="none" w:sz="0" w:space="0" w:color="auto"/>
                    <w:right w:val="none" w:sz="0" w:space="0" w:color="auto"/>
                  </w:divBdr>
                  <w:divsChild>
                    <w:div w:id="16194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821798">
          <w:marLeft w:val="0"/>
          <w:marRight w:val="0"/>
          <w:marTop w:val="0"/>
          <w:marBottom w:val="0"/>
          <w:divBdr>
            <w:top w:val="none" w:sz="0" w:space="0" w:color="auto"/>
            <w:left w:val="none" w:sz="0" w:space="0" w:color="auto"/>
            <w:bottom w:val="none" w:sz="0" w:space="0" w:color="auto"/>
            <w:right w:val="none" w:sz="0" w:space="0" w:color="auto"/>
          </w:divBdr>
        </w:div>
        <w:div w:id="1089811334">
          <w:marLeft w:val="0"/>
          <w:marRight w:val="0"/>
          <w:marTop w:val="0"/>
          <w:marBottom w:val="0"/>
          <w:divBdr>
            <w:top w:val="none" w:sz="0" w:space="0" w:color="auto"/>
            <w:left w:val="none" w:sz="0" w:space="0" w:color="auto"/>
            <w:bottom w:val="none" w:sz="0" w:space="0" w:color="auto"/>
            <w:right w:val="none" w:sz="0" w:space="0" w:color="auto"/>
          </w:divBdr>
        </w:div>
        <w:div w:id="1092972849">
          <w:marLeft w:val="0"/>
          <w:marRight w:val="0"/>
          <w:marTop w:val="0"/>
          <w:marBottom w:val="0"/>
          <w:divBdr>
            <w:top w:val="none" w:sz="0" w:space="0" w:color="auto"/>
            <w:left w:val="none" w:sz="0" w:space="0" w:color="auto"/>
            <w:bottom w:val="none" w:sz="0" w:space="0" w:color="auto"/>
            <w:right w:val="none" w:sz="0" w:space="0" w:color="auto"/>
          </w:divBdr>
        </w:div>
        <w:div w:id="1542790272">
          <w:marLeft w:val="0"/>
          <w:marRight w:val="0"/>
          <w:marTop w:val="0"/>
          <w:marBottom w:val="0"/>
          <w:divBdr>
            <w:top w:val="none" w:sz="0" w:space="0" w:color="auto"/>
            <w:left w:val="none" w:sz="0" w:space="0" w:color="auto"/>
            <w:bottom w:val="none" w:sz="0" w:space="0" w:color="auto"/>
            <w:right w:val="none" w:sz="0" w:space="0" w:color="auto"/>
          </w:divBdr>
        </w:div>
        <w:div w:id="1704791813">
          <w:marLeft w:val="0"/>
          <w:marRight w:val="0"/>
          <w:marTop w:val="0"/>
          <w:marBottom w:val="0"/>
          <w:divBdr>
            <w:top w:val="none" w:sz="0" w:space="0" w:color="auto"/>
            <w:left w:val="none" w:sz="0" w:space="0" w:color="auto"/>
            <w:bottom w:val="none" w:sz="0" w:space="0" w:color="auto"/>
            <w:right w:val="none" w:sz="0" w:space="0" w:color="auto"/>
          </w:divBdr>
        </w:div>
        <w:div w:id="1971083086">
          <w:marLeft w:val="0"/>
          <w:marRight w:val="0"/>
          <w:marTop w:val="0"/>
          <w:marBottom w:val="0"/>
          <w:divBdr>
            <w:top w:val="none" w:sz="0" w:space="0" w:color="auto"/>
            <w:left w:val="none" w:sz="0" w:space="0" w:color="auto"/>
            <w:bottom w:val="none" w:sz="0" w:space="0" w:color="auto"/>
            <w:right w:val="none" w:sz="0" w:space="0" w:color="auto"/>
          </w:divBdr>
        </w:div>
      </w:divsChild>
    </w:div>
    <w:div w:id="742993976">
      <w:bodyDiv w:val="1"/>
      <w:marLeft w:val="0"/>
      <w:marRight w:val="0"/>
      <w:marTop w:val="0"/>
      <w:marBottom w:val="0"/>
      <w:divBdr>
        <w:top w:val="none" w:sz="0" w:space="0" w:color="auto"/>
        <w:left w:val="none" w:sz="0" w:space="0" w:color="auto"/>
        <w:bottom w:val="none" w:sz="0" w:space="0" w:color="auto"/>
        <w:right w:val="none" w:sz="0" w:space="0" w:color="auto"/>
      </w:divBdr>
      <w:divsChild>
        <w:div w:id="170881134">
          <w:marLeft w:val="0"/>
          <w:marRight w:val="0"/>
          <w:marTop w:val="0"/>
          <w:marBottom w:val="0"/>
          <w:divBdr>
            <w:top w:val="none" w:sz="0" w:space="0" w:color="auto"/>
            <w:left w:val="none" w:sz="0" w:space="0" w:color="auto"/>
            <w:bottom w:val="none" w:sz="0" w:space="0" w:color="auto"/>
            <w:right w:val="none" w:sz="0" w:space="0" w:color="auto"/>
          </w:divBdr>
          <w:divsChild>
            <w:div w:id="1412120400">
              <w:marLeft w:val="0"/>
              <w:marRight w:val="0"/>
              <w:marTop w:val="0"/>
              <w:marBottom w:val="0"/>
              <w:divBdr>
                <w:top w:val="none" w:sz="0" w:space="0" w:color="auto"/>
                <w:left w:val="none" w:sz="0" w:space="0" w:color="auto"/>
                <w:bottom w:val="none" w:sz="0" w:space="0" w:color="auto"/>
                <w:right w:val="none" w:sz="0" w:space="0" w:color="auto"/>
              </w:divBdr>
            </w:div>
          </w:divsChild>
        </w:div>
        <w:div w:id="283122265">
          <w:marLeft w:val="0"/>
          <w:marRight w:val="0"/>
          <w:marTop w:val="0"/>
          <w:marBottom w:val="0"/>
          <w:divBdr>
            <w:top w:val="none" w:sz="0" w:space="0" w:color="auto"/>
            <w:left w:val="none" w:sz="0" w:space="0" w:color="auto"/>
            <w:bottom w:val="none" w:sz="0" w:space="0" w:color="auto"/>
            <w:right w:val="none" w:sz="0" w:space="0" w:color="auto"/>
          </w:divBdr>
          <w:divsChild>
            <w:div w:id="1213615110">
              <w:marLeft w:val="0"/>
              <w:marRight w:val="0"/>
              <w:marTop w:val="0"/>
              <w:marBottom w:val="0"/>
              <w:divBdr>
                <w:top w:val="none" w:sz="0" w:space="0" w:color="auto"/>
                <w:left w:val="none" w:sz="0" w:space="0" w:color="auto"/>
                <w:bottom w:val="none" w:sz="0" w:space="0" w:color="auto"/>
                <w:right w:val="none" w:sz="0" w:space="0" w:color="auto"/>
              </w:divBdr>
            </w:div>
          </w:divsChild>
        </w:div>
        <w:div w:id="494338828">
          <w:marLeft w:val="0"/>
          <w:marRight w:val="0"/>
          <w:marTop w:val="0"/>
          <w:marBottom w:val="0"/>
          <w:divBdr>
            <w:top w:val="none" w:sz="0" w:space="0" w:color="auto"/>
            <w:left w:val="none" w:sz="0" w:space="0" w:color="auto"/>
            <w:bottom w:val="none" w:sz="0" w:space="0" w:color="auto"/>
            <w:right w:val="none" w:sz="0" w:space="0" w:color="auto"/>
          </w:divBdr>
          <w:divsChild>
            <w:div w:id="981809609">
              <w:marLeft w:val="0"/>
              <w:marRight w:val="0"/>
              <w:marTop w:val="0"/>
              <w:marBottom w:val="0"/>
              <w:divBdr>
                <w:top w:val="none" w:sz="0" w:space="0" w:color="auto"/>
                <w:left w:val="none" w:sz="0" w:space="0" w:color="auto"/>
                <w:bottom w:val="none" w:sz="0" w:space="0" w:color="auto"/>
                <w:right w:val="none" w:sz="0" w:space="0" w:color="auto"/>
              </w:divBdr>
              <w:divsChild>
                <w:div w:id="153570294">
                  <w:marLeft w:val="0"/>
                  <w:marRight w:val="0"/>
                  <w:marTop w:val="30"/>
                  <w:marBottom w:val="30"/>
                  <w:divBdr>
                    <w:top w:val="none" w:sz="0" w:space="0" w:color="auto"/>
                    <w:left w:val="none" w:sz="0" w:space="0" w:color="auto"/>
                    <w:bottom w:val="none" w:sz="0" w:space="0" w:color="auto"/>
                    <w:right w:val="none" w:sz="0" w:space="0" w:color="auto"/>
                  </w:divBdr>
                  <w:divsChild>
                    <w:div w:id="1525441497">
                      <w:marLeft w:val="0"/>
                      <w:marRight w:val="0"/>
                      <w:marTop w:val="0"/>
                      <w:marBottom w:val="0"/>
                      <w:divBdr>
                        <w:top w:val="none" w:sz="0" w:space="0" w:color="auto"/>
                        <w:left w:val="none" w:sz="0" w:space="0" w:color="auto"/>
                        <w:bottom w:val="none" w:sz="0" w:space="0" w:color="auto"/>
                        <w:right w:val="none" w:sz="0" w:space="0" w:color="auto"/>
                      </w:divBdr>
                      <w:divsChild>
                        <w:div w:id="173569031">
                          <w:marLeft w:val="0"/>
                          <w:marRight w:val="0"/>
                          <w:marTop w:val="0"/>
                          <w:marBottom w:val="0"/>
                          <w:divBdr>
                            <w:top w:val="none" w:sz="0" w:space="0" w:color="auto"/>
                            <w:left w:val="none" w:sz="0" w:space="0" w:color="auto"/>
                            <w:bottom w:val="none" w:sz="0" w:space="0" w:color="auto"/>
                            <w:right w:val="none" w:sz="0" w:space="0" w:color="auto"/>
                          </w:divBdr>
                        </w:div>
                      </w:divsChild>
                    </w:div>
                    <w:div w:id="1716850109">
                      <w:marLeft w:val="0"/>
                      <w:marRight w:val="0"/>
                      <w:marTop w:val="0"/>
                      <w:marBottom w:val="0"/>
                      <w:divBdr>
                        <w:top w:val="none" w:sz="0" w:space="0" w:color="auto"/>
                        <w:left w:val="none" w:sz="0" w:space="0" w:color="auto"/>
                        <w:bottom w:val="none" w:sz="0" w:space="0" w:color="auto"/>
                        <w:right w:val="none" w:sz="0" w:space="0" w:color="auto"/>
                      </w:divBdr>
                      <w:divsChild>
                        <w:div w:id="29734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24593">
              <w:marLeft w:val="0"/>
              <w:marRight w:val="0"/>
              <w:marTop w:val="0"/>
              <w:marBottom w:val="0"/>
              <w:divBdr>
                <w:top w:val="none" w:sz="0" w:space="0" w:color="auto"/>
                <w:left w:val="none" w:sz="0" w:space="0" w:color="auto"/>
                <w:bottom w:val="none" w:sz="0" w:space="0" w:color="auto"/>
                <w:right w:val="none" w:sz="0" w:space="0" w:color="auto"/>
              </w:divBdr>
            </w:div>
          </w:divsChild>
        </w:div>
        <w:div w:id="556666951">
          <w:marLeft w:val="0"/>
          <w:marRight w:val="0"/>
          <w:marTop w:val="0"/>
          <w:marBottom w:val="0"/>
          <w:divBdr>
            <w:top w:val="none" w:sz="0" w:space="0" w:color="auto"/>
            <w:left w:val="none" w:sz="0" w:space="0" w:color="auto"/>
            <w:bottom w:val="none" w:sz="0" w:space="0" w:color="auto"/>
            <w:right w:val="none" w:sz="0" w:space="0" w:color="auto"/>
          </w:divBdr>
          <w:divsChild>
            <w:div w:id="370225980">
              <w:marLeft w:val="0"/>
              <w:marRight w:val="0"/>
              <w:marTop w:val="0"/>
              <w:marBottom w:val="0"/>
              <w:divBdr>
                <w:top w:val="none" w:sz="0" w:space="0" w:color="auto"/>
                <w:left w:val="none" w:sz="0" w:space="0" w:color="auto"/>
                <w:bottom w:val="none" w:sz="0" w:space="0" w:color="auto"/>
                <w:right w:val="none" w:sz="0" w:space="0" w:color="auto"/>
              </w:divBdr>
            </w:div>
          </w:divsChild>
        </w:div>
        <w:div w:id="737245650">
          <w:marLeft w:val="0"/>
          <w:marRight w:val="0"/>
          <w:marTop w:val="0"/>
          <w:marBottom w:val="0"/>
          <w:divBdr>
            <w:top w:val="none" w:sz="0" w:space="0" w:color="auto"/>
            <w:left w:val="none" w:sz="0" w:space="0" w:color="auto"/>
            <w:bottom w:val="none" w:sz="0" w:space="0" w:color="auto"/>
            <w:right w:val="none" w:sz="0" w:space="0" w:color="auto"/>
          </w:divBdr>
          <w:divsChild>
            <w:div w:id="1162113927">
              <w:marLeft w:val="0"/>
              <w:marRight w:val="0"/>
              <w:marTop w:val="0"/>
              <w:marBottom w:val="0"/>
              <w:divBdr>
                <w:top w:val="none" w:sz="0" w:space="0" w:color="auto"/>
                <w:left w:val="none" w:sz="0" w:space="0" w:color="auto"/>
                <w:bottom w:val="none" w:sz="0" w:space="0" w:color="auto"/>
                <w:right w:val="none" w:sz="0" w:space="0" w:color="auto"/>
              </w:divBdr>
            </w:div>
          </w:divsChild>
        </w:div>
        <w:div w:id="1207643236">
          <w:marLeft w:val="0"/>
          <w:marRight w:val="0"/>
          <w:marTop w:val="0"/>
          <w:marBottom w:val="0"/>
          <w:divBdr>
            <w:top w:val="none" w:sz="0" w:space="0" w:color="auto"/>
            <w:left w:val="none" w:sz="0" w:space="0" w:color="auto"/>
            <w:bottom w:val="none" w:sz="0" w:space="0" w:color="auto"/>
            <w:right w:val="none" w:sz="0" w:space="0" w:color="auto"/>
          </w:divBdr>
          <w:divsChild>
            <w:div w:id="1165391565">
              <w:marLeft w:val="0"/>
              <w:marRight w:val="0"/>
              <w:marTop w:val="0"/>
              <w:marBottom w:val="0"/>
              <w:divBdr>
                <w:top w:val="none" w:sz="0" w:space="0" w:color="auto"/>
                <w:left w:val="none" w:sz="0" w:space="0" w:color="auto"/>
                <w:bottom w:val="none" w:sz="0" w:space="0" w:color="auto"/>
                <w:right w:val="none" w:sz="0" w:space="0" w:color="auto"/>
              </w:divBdr>
            </w:div>
          </w:divsChild>
        </w:div>
        <w:div w:id="1767386399">
          <w:marLeft w:val="0"/>
          <w:marRight w:val="0"/>
          <w:marTop w:val="0"/>
          <w:marBottom w:val="0"/>
          <w:divBdr>
            <w:top w:val="none" w:sz="0" w:space="0" w:color="auto"/>
            <w:left w:val="none" w:sz="0" w:space="0" w:color="auto"/>
            <w:bottom w:val="none" w:sz="0" w:space="0" w:color="auto"/>
            <w:right w:val="none" w:sz="0" w:space="0" w:color="auto"/>
          </w:divBdr>
          <w:divsChild>
            <w:div w:id="349530619">
              <w:marLeft w:val="0"/>
              <w:marRight w:val="0"/>
              <w:marTop w:val="0"/>
              <w:marBottom w:val="0"/>
              <w:divBdr>
                <w:top w:val="none" w:sz="0" w:space="0" w:color="auto"/>
                <w:left w:val="none" w:sz="0" w:space="0" w:color="auto"/>
                <w:bottom w:val="none" w:sz="0" w:space="0" w:color="auto"/>
                <w:right w:val="none" w:sz="0" w:space="0" w:color="auto"/>
              </w:divBdr>
              <w:divsChild>
                <w:div w:id="2021467553">
                  <w:marLeft w:val="0"/>
                  <w:marRight w:val="0"/>
                  <w:marTop w:val="30"/>
                  <w:marBottom w:val="30"/>
                  <w:divBdr>
                    <w:top w:val="none" w:sz="0" w:space="0" w:color="auto"/>
                    <w:left w:val="none" w:sz="0" w:space="0" w:color="auto"/>
                    <w:bottom w:val="none" w:sz="0" w:space="0" w:color="auto"/>
                    <w:right w:val="none" w:sz="0" w:space="0" w:color="auto"/>
                  </w:divBdr>
                  <w:divsChild>
                    <w:div w:id="1546866876">
                      <w:marLeft w:val="0"/>
                      <w:marRight w:val="0"/>
                      <w:marTop w:val="0"/>
                      <w:marBottom w:val="0"/>
                      <w:divBdr>
                        <w:top w:val="none" w:sz="0" w:space="0" w:color="auto"/>
                        <w:left w:val="none" w:sz="0" w:space="0" w:color="auto"/>
                        <w:bottom w:val="none" w:sz="0" w:space="0" w:color="auto"/>
                        <w:right w:val="none" w:sz="0" w:space="0" w:color="auto"/>
                      </w:divBdr>
                      <w:divsChild>
                        <w:div w:id="12194856">
                          <w:marLeft w:val="0"/>
                          <w:marRight w:val="0"/>
                          <w:marTop w:val="0"/>
                          <w:marBottom w:val="0"/>
                          <w:divBdr>
                            <w:top w:val="none" w:sz="0" w:space="0" w:color="auto"/>
                            <w:left w:val="none" w:sz="0" w:space="0" w:color="auto"/>
                            <w:bottom w:val="none" w:sz="0" w:space="0" w:color="auto"/>
                            <w:right w:val="none" w:sz="0" w:space="0" w:color="auto"/>
                          </w:divBdr>
                        </w:div>
                      </w:divsChild>
                    </w:div>
                    <w:div w:id="2040812566">
                      <w:marLeft w:val="0"/>
                      <w:marRight w:val="0"/>
                      <w:marTop w:val="0"/>
                      <w:marBottom w:val="0"/>
                      <w:divBdr>
                        <w:top w:val="none" w:sz="0" w:space="0" w:color="auto"/>
                        <w:left w:val="none" w:sz="0" w:space="0" w:color="auto"/>
                        <w:bottom w:val="none" w:sz="0" w:space="0" w:color="auto"/>
                        <w:right w:val="none" w:sz="0" w:space="0" w:color="auto"/>
                      </w:divBdr>
                      <w:divsChild>
                        <w:div w:id="5844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534952">
              <w:marLeft w:val="0"/>
              <w:marRight w:val="0"/>
              <w:marTop w:val="0"/>
              <w:marBottom w:val="0"/>
              <w:divBdr>
                <w:top w:val="none" w:sz="0" w:space="0" w:color="auto"/>
                <w:left w:val="none" w:sz="0" w:space="0" w:color="auto"/>
                <w:bottom w:val="none" w:sz="0" w:space="0" w:color="auto"/>
                <w:right w:val="none" w:sz="0" w:space="0" w:color="auto"/>
              </w:divBdr>
            </w:div>
          </w:divsChild>
        </w:div>
        <w:div w:id="1928151533">
          <w:marLeft w:val="0"/>
          <w:marRight w:val="0"/>
          <w:marTop w:val="0"/>
          <w:marBottom w:val="0"/>
          <w:divBdr>
            <w:top w:val="none" w:sz="0" w:space="0" w:color="auto"/>
            <w:left w:val="none" w:sz="0" w:space="0" w:color="auto"/>
            <w:bottom w:val="none" w:sz="0" w:space="0" w:color="auto"/>
            <w:right w:val="none" w:sz="0" w:space="0" w:color="auto"/>
          </w:divBdr>
          <w:divsChild>
            <w:div w:id="534391887">
              <w:marLeft w:val="0"/>
              <w:marRight w:val="0"/>
              <w:marTop w:val="0"/>
              <w:marBottom w:val="0"/>
              <w:divBdr>
                <w:top w:val="none" w:sz="0" w:space="0" w:color="auto"/>
                <w:left w:val="none" w:sz="0" w:space="0" w:color="auto"/>
                <w:bottom w:val="none" w:sz="0" w:space="0" w:color="auto"/>
                <w:right w:val="none" w:sz="0" w:space="0" w:color="auto"/>
              </w:divBdr>
              <w:divsChild>
                <w:div w:id="1632515256">
                  <w:marLeft w:val="0"/>
                  <w:marRight w:val="0"/>
                  <w:marTop w:val="30"/>
                  <w:marBottom w:val="30"/>
                  <w:divBdr>
                    <w:top w:val="none" w:sz="0" w:space="0" w:color="auto"/>
                    <w:left w:val="none" w:sz="0" w:space="0" w:color="auto"/>
                    <w:bottom w:val="none" w:sz="0" w:space="0" w:color="auto"/>
                    <w:right w:val="none" w:sz="0" w:space="0" w:color="auto"/>
                  </w:divBdr>
                  <w:divsChild>
                    <w:div w:id="375005351">
                      <w:marLeft w:val="0"/>
                      <w:marRight w:val="0"/>
                      <w:marTop w:val="0"/>
                      <w:marBottom w:val="0"/>
                      <w:divBdr>
                        <w:top w:val="none" w:sz="0" w:space="0" w:color="auto"/>
                        <w:left w:val="none" w:sz="0" w:space="0" w:color="auto"/>
                        <w:bottom w:val="none" w:sz="0" w:space="0" w:color="auto"/>
                        <w:right w:val="none" w:sz="0" w:space="0" w:color="auto"/>
                      </w:divBdr>
                      <w:divsChild>
                        <w:div w:id="1395393870">
                          <w:marLeft w:val="0"/>
                          <w:marRight w:val="0"/>
                          <w:marTop w:val="0"/>
                          <w:marBottom w:val="0"/>
                          <w:divBdr>
                            <w:top w:val="none" w:sz="0" w:space="0" w:color="auto"/>
                            <w:left w:val="none" w:sz="0" w:space="0" w:color="auto"/>
                            <w:bottom w:val="none" w:sz="0" w:space="0" w:color="auto"/>
                            <w:right w:val="none" w:sz="0" w:space="0" w:color="auto"/>
                          </w:divBdr>
                        </w:div>
                      </w:divsChild>
                    </w:div>
                    <w:div w:id="433400218">
                      <w:marLeft w:val="0"/>
                      <w:marRight w:val="0"/>
                      <w:marTop w:val="0"/>
                      <w:marBottom w:val="0"/>
                      <w:divBdr>
                        <w:top w:val="none" w:sz="0" w:space="0" w:color="auto"/>
                        <w:left w:val="none" w:sz="0" w:space="0" w:color="auto"/>
                        <w:bottom w:val="none" w:sz="0" w:space="0" w:color="auto"/>
                        <w:right w:val="none" w:sz="0" w:space="0" w:color="auto"/>
                      </w:divBdr>
                      <w:divsChild>
                        <w:div w:id="55902993">
                          <w:marLeft w:val="0"/>
                          <w:marRight w:val="0"/>
                          <w:marTop w:val="0"/>
                          <w:marBottom w:val="0"/>
                          <w:divBdr>
                            <w:top w:val="none" w:sz="0" w:space="0" w:color="auto"/>
                            <w:left w:val="none" w:sz="0" w:space="0" w:color="auto"/>
                            <w:bottom w:val="none" w:sz="0" w:space="0" w:color="auto"/>
                            <w:right w:val="none" w:sz="0" w:space="0" w:color="auto"/>
                          </w:divBdr>
                        </w:div>
                      </w:divsChild>
                    </w:div>
                    <w:div w:id="654801204">
                      <w:marLeft w:val="0"/>
                      <w:marRight w:val="0"/>
                      <w:marTop w:val="0"/>
                      <w:marBottom w:val="0"/>
                      <w:divBdr>
                        <w:top w:val="none" w:sz="0" w:space="0" w:color="auto"/>
                        <w:left w:val="none" w:sz="0" w:space="0" w:color="auto"/>
                        <w:bottom w:val="none" w:sz="0" w:space="0" w:color="auto"/>
                        <w:right w:val="none" w:sz="0" w:space="0" w:color="auto"/>
                      </w:divBdr>
                      <w:divsChild>
                        <w:div w:id="1235815366">
                          <w:marLeft w:val="0"/>
                          <w:marRight w:val="0"/>
                          <w:marTop w:val="0"/>
                          <w:marBottom w:val="0"/>
                          <w:divBdr>
                            <w:top w:val="none" w:sz="0" w:space="0" w:color="auto"/>
                            <w:left w:val="none" w:sz="0" w:space="0" w:color="auto"/>
                            <w:bottom w:val="none" w:sz="0" w:space="0" w:color="auto"/>
                            <w:right w:val="none" w:sz="0" w:space="0" w:color="auto"/>
                          </w:divBdr>
                        </w:div>
                      </w:divsChild>
                    </w:div>
                    <w:div w:id="814756386">
                      <w:marLeft w:val="0"/>
                      <w:marRight w:val="0"/>
                      <w:marTop w:val="0"/>
                      <w:marBottom w:val="0"/>
                      <w:divBdr>
                        <w:top w:val="none" w:sz="0" w:space="0" w:color="auto"/>
                        <w:left w:val="none" w:sz="0" w:space="0" w:color="auto"/>
                        <w:bottom w:val="none" w:sz="0" w:space="0" w:color="auto"/>
                        <w:right w:val="none" w:sz="0" w:space="0" w:color="auto"/>
                      </w:divBdr>
                      <w:divsChild>
                        <w:div w:id="267011746">
                          <w:marLeft w:val="0"/>
                          <w:marRight w:val="0"/>
                          <w:marTop w:val="0"/>
                          <w:marBottom w:val="0"/>
                          <w:divBdr>
                            <w:top w:val="none" w:sz="0" w:space="0" w:color="auto"/>
                            <w:left w:val="none" w:sz="0" w:space="0" w:color="auto"/>
                            <w:bottom w:val="none" w:sz="0" w:space="0" w:color="auto"/>
                            <w:right w:val="none" w:sz="0" w:space="0" w:color="auto"/>
                          </w:divBdr>
                          <w:divsChild>
                            <w:div w:id="217865503">
                              <w:marLeft w:val="0"/>
                              <w:marRight w:val="0"/>
                              <w:marTop w:val="30"/>
                              <w:marBottom w:val="30"/>
                              <w:divBdr>
                                <w:top w:val="none" w:sz="0" w:space="0" w:color="auto"/>
                                <w:left w:val="none" w:sz="0" w:space="0" w:color="auto"/>
                                <w:bottom w:val="none" w:sz="0" w:space="0" w:color="auto"/>
                                <w:right w:val="none" w:sz="0" w:space="0" w:color="auto"/>
                              </w:divBdr>
                              <w:divsChild>
                                <w:div w:id="584074944">
                                  <w:marLeft w:val="0"/>
                                  <w:marRight w:val="0"/>
                                  <w:marTop w:val="0"/>
                                  <w:marBottom w:val="0"/>
                                  <w:divBdr>
                                    <w:top w:val="none" w:sz="0" w:space="0" w:color="auto"/>
                                    <w:left w:val="none" w:sz="0" w:space="0" w:color="auto"/>
                                    <w:bottom w:val="none" w:sz="0" w:space="0" w:color="auto"/>
                                    <w:right w:val="none" w:sz="0" w:space="0" w:color="auto"/>
                                  </w:divBdr>
                                  <w:divsChild>
                                    <w:div w:id="110905203">
                                      <w:marLeft w:val="0"/>
                                      <w:marRight w:val="0"/>
                                      <w:marTop w:val="0"/>
                                      <w:marBottom w:val="0"/>
                                      <w:divBdr>
                                        <w:top w:val="none" w:sz="0" w:space="0" w:color="auto"/>
                                        <w:left w:val="none" w:sz="0" w:space="0" w:color="auto"/>
                                        <w:bottom w:val="none" w:sz="0" w:space="0" w:color="auto"/>
                                        <w:right w:val="none" w:sz="0" w:space="0" w:color="auto"/>
                                      </w:divBdr>
                                    </w:div>
                                  </w:divsChild>
                                </w:div>
                                <w:div w:id="1160773833">
                                  <w:marLeft w:val="0"/>
                                  <w:marRight w:val="0"/>
                                  <w:marTop w:val="0"/>
                                  <w:marBottom w:val="0"/>
                                  <w:divBdr>
                                    <w:top w:val="none" w:sz="0" w:space="0" w:color="auto"/>
                                    <w:left w:val="none" w:sz="0" w:space="0" w:color="auto"/>
                                    <w:bottom w:val="none" w:sz="0" w:space="0" w:color="auto"/>
                                    <w:right w:val="none" w:sz="0" w:space="0" w:color="auto"/>
                                  </w:divBdr>
                                  <w:divsChild>
                                    <w:div w:id="120698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11897">
                          <w:marLeft w:val="0"/>
                          <w:marRight w:val="0"/>
                          <w:marTop w:val="0"/>
                          <w:marBottom w:val="0"/>
                          <w:divBdr>
                            <w:top w:val="none" w:sz="0" w:space="0" w:color="auto"/>
                            <w:left w:val="none" w:sz="0" w:space="0" w:color="auto"/>
                            <w:bottom w:val="none" w:sz="0" w:space="0" w:color="auto"/>
                            <w:right w:val="none" w:sz="0" w:space="0" w:color="auto"/>
                          </w:divBdr>
                        </w:div>
                      </w:divsChild>
                    </w:div>
                    <w:div w:id="967786088">
                      <w:marLeft w:val="0"/>
                      <w:marRight w:val="0"/>
                      <w:marTop w:val="0"/>
                      <w:marBottom w:val="0"/>
                      <w:divBdr>
                        <w:top w:val="none" w:sz="0" w:space="0" w:color="auto"/>
                        <w:left w:val="none" w:sz="0" w:space="0" w:color="auto"/>
                        <w:bottom w:val="none" w:sz="0" w:space="0" w:color="auto"/>
                        <w:right w:val="none" w:sz="0" w:space="0" w:color="auto"/>
                      </w:divBdr>
                      <w:divsChild>
                        <w:div w:id="545143156">
                          <w:marLeft w:val="0"/>
                          <w:marRight w:val="0"/>
                          <w:marTop w:val="0"/>
                          <w:marBottom w:val="0"/>
                          <w:divBdr>
                            <w:top w:val="none" w:sz="0" w:space="0" w:color="auto"/>
                            <w:left w:val="none" w:sz="0" w:space="0" w:color="auto"/>
                            <w:bottom w:val="none" w:sz="0" w:space="0" w:color="auto"/>
                            <w:right w:val="none" w:sz="0" w:space="0" w:color="auto"/>
                          </w:divBdr>
                        </w:div>
                        <w:div w:id="761266330">
                          <w:marLeft w:val="0"/>
                          <w:marRight w:val="0"/>
                          <w:marTop w:val="0"/>
                          <w:marBottom w:val="0"/>
                          <w:divBdr>
                            <w:top w:val="none" w:sz="0" w:space="0" w:color="auto"/>
                            <w:left w:val="none" w:sz="0" w:space="0" w:color="auto"/>
                            <w:bottom w:val="none" w:sz="0" w:space="0" w:color="auto"/>
                            <w:right w:val="none" w:sz="0" w:space="0" w:color="auto"/>
                          </w:divBdr>
                          <w:divsChild>
                            <w:div w:id="103306928">
                              <w:marLeft w:val="0"/>
                              <w:marRight w:val="0"/>
                              <w:marTop w:val="30"/>
                              <w:marBottom w:val="30"/>
                              <w:divBdr>
                                <w:top w:val="none" w:sz="0" w:space="0" w:color="auto"/>
                                <w:left w:val="none" w:sz="0" w:space="0" w:color="auto"/>
                                <w:bottom w:val="none" w:sz="0" w:space="0" w:color="auto"/>
                                <w:right w:val="none" w:sz="0" w:space="0" w:color="auto"/>
                              </w:divBdr>
                              <w:divsChild>
                                <w:div w:id="419643926">
                                  <w:marLeft w:val="0"/>
                                  <w:marRight w:val="0"/>
                                  <w:marTop w:val="0"/>
                                  <w:marBottom w:val="0"/>
                                  <w:divBdr>
                                    <w:top w:val="none" w:sz="0" w:space="0" w:color="auto"/>
                                    <w:left w:val="none" w:sz="0" w:space="0" w:color="auto"/>
                                    <w:bottom w:val="none" w:sz="0" w:space="0" w:color="auto"/>
                                    <w:right w:val="none" w:sz="0" w:space="0" w:color="auto"/>
                                  </w:divBdr>
                                  <w:divsChild>
                                    <w:div w:id="221986190">
                                      <w:marLeft w:val="0"/>
                                      <w:marRight w:val="0"/>
                                      <w:marTop w:val="0"/>
                                      <w:marBottom w:val="0"/>
                                      <w:divBdr>
                                        <w:top w:val="none" w:sz="0" w:space="0" w:color="auto"/>
                                        <w:left w:val="none" w:sz="0" w:space="0" w:color="auto"/>
                                        <w:bottom w:val="none" w:sz="0" w:space="0" w:color="auto"/>
                                        <w:right w:val="none" w:sz="0" w:space="0" w:color="auto"/>
                                      </w:divBdr>
                                    </w:div>
                                  </w:divsChild>
                                </w:div>
                                <w:div w:id="2128810684">
                                  <w:marLeft w:val="0"/>
                                  <w:marRight w:val="0"/>
                                  <w:marTop w:val="0"/>
                                  <w:marBottom w:val="0"/>
                                  <w:divBdr>
                                    <w:top w:val="none" w:sz="0" w:space="0" w:color="auto"/>
                                    <w:left w:val="none" w:sz="0" w:space="0" w:color="auto"/>
                                    <w:bottom w:val="none" w:sz="0" w:space="0" w:color="auto"/>
                                    <w:right w:val="none" w:sz="0" w:space="0" w:color="auto"/>
                                  </w:divBdr>
                                  <w:divsChild>
                                    <w:div w:id="181313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431470">
                      <w:marLeft w:val="0"/>
                      <w:marRight w:val="0"/>
                      <w:marTop w:val="0"/>
                      <w:marBottom w:val="0"/>
                      <w:divBdr>
                        <w:top w:val="none" w:sz="0" w:space="0" w:color="auto"/>
                        <w:left w:val="none" w:sz="0" w:space="0" w:color="auto"/>
                        <w:bottom w:val="none" w:sz="0" w:space="0" w:color="auto"/>
                        <w:right w:val="none" w:sz="0" w:space="0" w:color="auto"/>
                      </w:divBdr>
                      <w:divsChild>
                        <w:div w:id="20786765">
                          <w:marLeft w:val="0"/>
                          <w:marRight w:val="0"/>
                          <w:marTop w:val="0"/>
                          <w:marBottom w:val="0"/>
                          <w:divBdr>
                            <w:top w:val="none" w:sz="0" w:space="0" w:color="auto"/>
                            <w:left w:val="none" w:sz="0" w:space="0" w:color="auto"/>
                            <w:bottom w:val="none" w:sz="0" w:space="0" w:color="auto"/>
                            <w:right w:val="none" w:sz="0" w:space="0" w:color="auto"/>
                          </w:divBdr>
                          <w:divsChild>
                            <w:div w:id="244997740">
                              <w:marLeft w:val="0"/>
                              <w:marRight w:val="0"/>
                              <w:marTop w:val="30"/>
                              <w:marBottom w:val="30"/>
                              <w:divBdr>
                                <w:top w:val="none" w:sz="0" w:space="0" w:color="auto"/>
                                <w:left w:val="none" w:sz="0" w:space="0" w:color="auto"/>
                                <w:bottom w:val="none" w:sz="0" w:space="0" w:color="auto"/>
                                <w:right w:val="none" w:sz="0" w:space="0" w:color="auto"/>
                              </w:divBdr>
                              <w:divsChild>
                                <w:div w:id="603729385">
                                  <w:marLeft w:val="0"/>
                                  <w:marRight w:val="0"/>
                                  <w:marTop w:val="0"/>
                                  <w:marBottom w:val="0"/>
                                  <w:divBdr>
                                    <w:top w:val="none" w:sz="0" w:space="0" w:color="auto"/>
                                    <w:left w:val="none" w:sz="0" w:space="0" w:color="auto"/>
                                    <w:bottom w:val="none" w:sz="0" w:space="0" w:color="auto"/>
                                    <w:right w:val="none" w:sz="0" w:space="0" w:color="auto"/>
                                  </w:divBdr>
                                  <w:divsChild>
                                    <w:div w:id="64962759">
                                      <w:marLeft w:val="0"/>
                                      <w:marRight w:val="0"/>
                                      <w:marTop w:val="0"/>
                                      <w:marBottom w:val="0"/>
                                      <w:divBdr>
                                        <w:top w:val="none" w:sz="0" w:space="0" w:color="auto"/>
                                        <w:left w:val="none" w:sz="0" w:space="0" w:color="auto"/>
                                        <w:bottom w:val="none" w:sz="0" w:space="0" w:color="auto"/>
                                        <w:right w:val="none" w:sz="0" w:space="0" w:color="auto"/>
                                      </w:divBdr>
                                    </w:div>
                                  </w:divsChild>
                                </w:div>
                                <w:div w:id="929118948">
                                  <w:marLeft w:val="0"/>
                                  <w:marRight w:val="0"/>
                                  <w:marTop w:val="0"/>
                                  <w:marBottom w:val="0"/>
                                  <w:divBdr>
                                    <w:top w:val="none" w:sz="0" w:space="0" w:color="auto"/>
                                    <w:left w:val="none" w:sz="0" w:space="0" w:color="auto"/>
                                    <w:bottom w:val="none" w:sz="0" w:space="0" w:color="auto"/>
                                    <w:right w:val="none" w:sz="0" w:space="0" w:color="auto"/>
                                  </w:divBdr>
                                  <w:divsChild>
                                    <w:div w:id="12693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644132">
                          <w:marLeft w:val="0"/>
                          <w:marRight w:val="0"/>
                          <w:marTop w:val="0"/>
                          <w:marBottom w:val="0"/>
                          <w:divBdr>
                            <w:top w:val="none" w:sz="0" w:space="0" w:color="auto"/>
                            <w:left w:val="none" w:sz="0" w:space="0" w:color="auto"/>
                            <w:bottom w:val="none" w:sz="0" w:space="0" w:color="auto"/>
                            <w:right w:val="none" w:sz="0" w:space="0" w:color="auto"/>
                          </w:divBdr>
                        </w:div>
                      </w:divsChild>
                    </w:div>
                    <w:div w:id="1297377104">
                      <w:marLeft w:val="0"/>
                      <w:marRight w:val="0"/>
                      <w:marTop w:val="0"/>
                      <w:marBottom w:val="0"/>
                      <w:divBdr>
                        <w:top w:val="none" w:sz="0" w:space="0" w:color="auto"/>
                        <w:left w:val="none" w:sz="0" w:space="0" w:color="auto"/>
                        <w:bottom w:val="none" w:sz="0" w:space="0" w:color="auto"/>
                        <w:right w:val="none" w:sz="0" w:space="0" w:color="auto"/>
                      </w:divBdr>
                      <w:divsChild>
                        <w:div w:id="1248004632">
                          <w:marLeft w:val="0"/>
                          <w:marRight w:val="0"/>
                          <w:marTop w:val="0"/>
                          <w:marBottom w:val="0"/>
                          <w:divBdr>
                            <w:top w:val="none" w:sz="0" w:space="0" w:color="auto"/>
                            <w:left w:val="none" w:sz="0" w:space="0" w:color="auto"/>
                            <w:bottom w:val="none" w:sz="0" w:space="0" w:color="auto"/>
                            <w:right w:val="none" w:sz="0" w:space="0" w:color="auto"/>
                          </w:divBdr>
                        </w:div>
                      </w:divsChild>
                    </w:div>
                    <w:div w:id="1347754746">
                      <w:marLeft w:val="0"/>
                      <w:marRight w:val="0"/>
                      <w:marTop w:val="0"/>
                      <w:marBottom w:val="0"/>
                      <w:divBdr>
                        <w:top w:val="none" w:sz="0" w:space="0" w:color="auto"/>
                        <w:left w:val="none" w:sz="0" w:space="0" w:color="auto"/>
                        <w:bottom w:val="none" w:sz="0" w:space="0" w:color="auto"/>
                        <w:right w:val="none" w:sz="0" w:space="0" w:color="auto"/>
                      </w:divBdr>
                      <w:divsChild>
                        <w:div w:id="159585617">
                          <w:marLeft w:val="0"/>
                          <w:marRight w:val="0"/>
                          <w:marTop w:val="0"/>
                          <w:marBottom w:val="0"/>
                          <w:divBdr>
                            <w:top w:val="none" w:sz="0" w:space="0" w:color="auto"/>
                            <w:left w:val="none" w:sz="0" w:space="0" w:color="auto"/>
                            <w:bottom w:val="none" w:sz="0" w:space="0" w:color="auto"/>
                            <w:right w:val="none" w:sz="0" w:space="0" w:color="auto"/>
                          </w:divBdr>
                        </w:div>
                      </w:divsChild>
                    </w:div>
                    <w:div w:id="1375277882">
                      <w:marLeft w:val="0"/>
                      <w:marRight w:val="0"/>
                      <w:marTop w:val="0"/>
                      <w:marBottom w:val="0"/>
                      <w:divBdr>
                        <w:top w:val="none" w:sz="0" w:space="0" w:color="auto"/>
                        <w:left w:val="none" w:sz="0" w:space="0" w:color="auto"/>
                        <w:bottom w:val="none" w:sz="0" w:space="0" w:color="auto"/>
                        <w:right w:val="none" w:sz="0" w:space="0" w:color="auto"/>
                      </w:divBdr>
                      <w:divsChild>
                        <w:div w:id="36972779">
                          <w:marLeft w:val="0"/>
                          <w:marRight w:val="0"/>
                          <w:marTop w:val="0"/>
                          <w:marBottom w:val="0"/>
                          <w:divBdr>
                            <w:top w:val="none" w:sz="0" w:space="0" w:color="auto"/>
                            <w:left w:val="none" w:sz="0" w:space="0" w:color="auto"/>
                            <w:bottom w:val="none" w:sz="0" w:space="0" w:color="auto"/>
                            <w:right w:val="none" w:sz="0" w:space="0" w:color="auto"/>
                          </w:divBdr>
                        </w:div>
                      </w:divsChild>
                    </w:div>
                    <w:div w:id="1400521533">
                      <w:marLeft w:val="0"/>
                      <w:marRight w:val="0"/>
                      <w:marTop w:val="0"/>
                      <w:marBottom w:val="0"/>
                      <w:divBdr>
                        <w:top w:val="none" w:sz="0" w:space="0" w:color="auto"/>
                        <w:left w:val="none" w:sz="0" w:space="0" w:color="auto"/>
                        <w:bottom w:val="none" w:sz="0" w:space="0" w:color="auto"/>
                        <w:right w:val="none" w:sz="0" w:space="0" w:color="auto"/>
                      </w:divBdr>
                      <w:divsChild>
                        <w:div w:id="883717214">
                          <w:marLeft w:val="0"/>
                          <w:marRight w:val="0"/>
                          <w:marTop w:val="0"/>
                          <w:marBottom w:val="0"/>
                          <w:divBdr>
                            <w:top w:val="none" w:sz="0" w:space="0" w:color="auto"/>
                            <w:left w:val="none" w:sz="0" w:space="0" w:color="auto"/>
                            <w:bottom w:val="none" w:sz="0" w:space="0" w:color="auto"/>
                            <w:right w:val="none" w:sz="0" w:space="0" w:color="auto"/>
                          </w:divBdr>
                        </w:div>
                      </w:divsChild>
                    </w:div>
                    <w:div w:id="1708598498">
                      <w:marLeft w:val="0"/>
                      <w:marRight w:val="0"/>
                      <w:marTop w:val="0"/>
                      <w:marBottom w:val="0"/>
                      <w:divBdr>
                        <w:top w:val="none" w:sz="0" w:space="0" w:color="auto"/>
                        <w:left w:val="none" w:sz="0" w:space="0" w:color="auto"/>
                        <w:bottom w:val="none" w:sz="0" w:space="0" w:color="auto"/>
                        <w:right w:val="none" w:sz="0" w:space="0" w:color="auto"/>
                      </w:divBdr>
                      <w:divsChild>
                        <w:div w:id="2032534938">
                          <w:marLeft w:val="0"/>
                          <w:marRight w:val="0"/>
                          <w:marTop w:val="0"/>
                          <w:marBottom w:val="0"/>
                          <w:divBdr>
                            <w:top w:val="none" w:sz="0" w:space="0" w:color="auto"/>
                            <w:left w:val="none" w:sz="0" w:space="0" w:color="auto"/>
                            <w:bottom w:val="none" w:sz="0" w:space="0" w:color="auto"/>
                            <w:right w:val="none" w:sz="0" w:space="0" w:color="auto"/>
                          </w:divBdr>
                        </w:div>
                      </w:divsChild>
                    </w:div>
                    <w:div w:id="1893887306">
                      <w:marLeft w:val="0"/>
                      <w:marRight w:val="0"/>
                      <w:marTop w:val="0"/>
                      <w:marBottom w:val="0"/>
                      <w:divBdr>
                        <w:top w:val="none" w:sz="0" w:space="0" w:color="auto"/>
                        <w:left w:val="none" w:sz="0" w:space="0" w:color="auto"/>
                        <w:bottom w:val="none" w:sz="0" w:space="0" w:color="auto"/>
                        <w:right w:val="none" w:sz="0" w:space="0" w:color="auto"/>
                      </w:divBdr>
                      <w:divsChild>
                        <w:div w:id="46435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63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0860">
      <w:bodyDiv w:val="1"/>
      <w:marLeft w:val="0"/>
      <w:marRight w:val="0"/>
      <w:marTop w:val="0"/>
      <w:marBottom w:val="0"/>
      <w:divBdr>
        <w:top w:val="none" w:sz="0" w:space="0" w:color="auto"/>
        <w:left w:val="none" w:sz="0" w:space="0" w:color="auto"/>
        <w:bottom w:val="none" w:sz="0" w:space="0" w:color="auto"/>
        <w:right w:val="none" w:sz="0" w:space="0" w:color="auto"/>
      </w:divBdr>
      <w:divsChild>
        <w:div w:id="334384692">
          <w:marLeft w:val="0"/>
          <w:marRight w:val="0"/>
          <w:marTop w:val="0"/>
          <w:marBottom w:val="0"/>
          <w:divBdr>
            <w:top w:val="none" w:sz="0" w:space="0" w:color="auto"/>
            <w:left w:val="none" w:sz="0" w:space="0" w:color="auto"/>
            <w:bottom w:val="none" w:sz="0" w:space="0" w:color="auto"/>
            <w:right w:val="none" w:sz="0" w:space="0" w:color="auto"/>
          </w:divBdr>
          <w:divsChild>
            <w:div w:id="620769848">
              <w:marLeft w:val="0"/>
              <w:marRight w:val="0"/>
              <w:marTop w:val="0"/>
              <w:marBottom w:val="0"/>
              <w:divBdr>
                <w:top w:val="none" w:sz="0" w:space="0" w:color="auto"/>
                <w:left w:val="none" w:sz="0" w:space="0" w:color="auto"/>
                <w:bottom w:val="none" w:sz="0" w:space="0" w:color="auto"/>
                <w:right w:val="none" w:sz="0" w:space="0" w:color="auto"/>
              </w:divBdr>
            </w:div>
          </w:divsChild>
        </w:div>
        <w:div w:id="486290727">
          <w:marLeft w:val="0"/>
          <w:marRight w:val="0"/>
          <w:marTop w:val="0"/>
          <w:marBottom w:val="0"/>
          <w:divBdr>
            <w:top w:val="none" w:sz="0" w:space="0" w:color="auto"/>
            <w:left w:val="none" w:sz="0" w:space="0" w:color="auto"/>
            <w:bottom w:val="none" w:sz="0" w:space="0" w:color="auto"/>
            <w:right w:val="none" w:sz="0" w:space="0" w:color="auto"/>
          </w:divBdr>
          <w:divsChild>
            <w:div w:id="306207674">
              <w:marLeft w:val="0"/>
              <w:marRight w:val="0"/>
              <w:marTop w:val="0"/>
              <w:marBottom w:val="0"/>
              <w:divBdr>
                <w:top w:val="none" w:sz="0" w:space="0" w:color="auto"/>
                <w:left w:val="none" w:sz="0" w:space="0" w:color="auto"/>
                <w:bottom w:val="none" w:sz="0" w:space="0" w:color="auto"/>
                <w:right w:val="none" w:sz="0" w:space="0" w:color="auto"/>
              </w:divBdr>
            </w:div>
          </w:divsChild>
        </w:div>
        <w:div w:id="880626448">
          <w:marLeft w:val="0"/>
          <w:marRight w:val="0"/>
          <w:marTop w:val="0"/>
          <w:marBottom w:val="0"/>
          <w:divBdr>
            <w:top w:val="none" w:sz="0" w:space="0" w:color="auto"/>
            <w:left w:val="none" w:sz="0" w:space="0" w:color="auto"/>
            <w:bottom w:val="none" w:sz="0" w:space="0" w:color="auto"/>
            <w:right w:val="none" w:sz="0" w:space="0" w:color="auto"/>
          </w:divBdr>
          <w:divsChild>
            <w:div w:id="1189753174">
              <w:marLeft w:val="0"/>
              <w:marRight w:val="0"/>
              <w:marTop w:val="0"/>
              <w:marBottom w:val="0"/>
              <w:divBdr>
                <w:top w:val="none" w:sz="0" w:space="0" w:color="auto"/>
                <w:left w:val="none" w:sz="0" w:space="0" w:color="auto"/>
                <w:bottom w:val="none" w:sz="0" w:space="0" w:color="auto"/>
                <w:right w:val="none" w:sz="0" w:space="0" w:color="auto"/>
              </w:divBdr>
            </w:div>
          </w:divsChild>
        </w:div>
        <w:div w:id="1202210688">
          <w:marLeft w:val="0"/>
          <w:marRight w:val="0"/>
          <w:marTop w:val="0"/>
          <w:marBottom w:val="0"/>
          <w:divBdr>
            <w:top w:val="none" w:sz="0" w:space="0" w:color="auto"/>
            <w:left w:val="none" w:sz="0" w:space="0" w:color="auto"/>
            <w:bottom w:val="none" w:sz="0" w:space="0" w:color="auto"/>
            <w:right w:val="none" w:sz="0" w:space="0" w:color="auto"/>
          </w:divBdr>
          <w:divsChild>
            <w:div w:id="684286511">
              <w:marLeft w:val="0"/>
              <w:marRight w:val="0"/>
              <w:marTop w:val="0"/>
              <w:marBottom w:val="0"/>
              <w:divBdr>
                <w:top w:val="none" w:sz="0" w:space="0" w:color="auto"/>
                <w:left w:val="none" w:sz="0" w:space="0" w:color="auto"/>
                <w:bottom w:val="none" w:sz="0" w:space="0" w:color="auto"/>
                <w:right w:val="none" w:sz="0" w:space="0" w:color="auto"/>
              </w:divBdr>
            </w:div>
            <w:div w:id="1065689708">
              <w:marLeft w:val="0"/>
              <w:marRight w:val="0"/>
              <w:marTop w:val="0"/>
              <w:marBottom w:val="0"/>
              <w:divBdr>
                <w:top w:val="none" w:sz="0" w:space="0" w:color="auto"/>
                <w:left w:val="none" w:sz="0" w:space="0" w:color="auto"/>
                <w:bottom w:val="none" w:sz="0" w:space="0" w:color="auto"/>
                <w:right w:val="none" w:sz="0" w:space="0" w:color="auto"/>
              </w:divBdr>
              <w:divsChild>
                <w:div w:id="646012112">
                  <w:marLeft w:val="0"/>
                  <w:marRight w:val="0"/>
                  <w:marTop w:val="30"/>
                  <w:marBottom w:val="30"/>
                  <w:divBdr>
                    <w:top w:val="none" w:sz="0" w:space="0" w:color="auto"/>
                    <w:left w:val="none" w:sz="0" w:space="0" w:color="auto"/>
                    <w:bottom w:val="none" w:sz="0" w:space="0" w:color="auto"/>
                    <w:right w:val="none" w:sz="0" w:space="0" w:color="auto"/>
                  </w:divBdr>
                  <w:divsChild>
                    <w:div w:id="662049283">
                      <w:marLeft w:val="0"/>
                      <w:marRight w:val="0"/>
                      <w:marTop w:val="0"/>
                      <w:marBottom w:val="0"/>
                      <w:divBdr>
                        <w:top w:val="none" w:sz="0" w:space="0" w:color="auto"/>
                        <w:left w:val="none" w:sz="0" w:space="0" w:color="auto"/>
                        <w:bottom w:val="none" w:sz="0" w:space="0" w:color="auto"/>
                        <w:right w:val="none" w:sz="0" w:space="0" w:color="auto"/>
                      </w:divBdr>
                      <w:divsChild>
                        <w:div w:id="280721497">
                          <w:marLeft w:val="0"/>
                          <w:marRight w:val="0"/>
                          <w:marTop w:val="0"/>
                          <w:marBottom w:val="0"/>
                          <w:divBdr>
                            <w:top w:val="none" w:sz="0" w:space="0" w:color="auto"/>
                            <w:left w:val="none" w:sz="0" w:space="0" w:color="auto"/>
                            <w:bottom w:val="none" w:sz="0" w:space="0" w:color="auto"/>
                            <w:right w:val="none" w:sz="0" w:space="0" w:color="auto"/>
                          </w:divBdr>
                        </w:div>
                      </w:divsChild>
                    </w:div>
                    <w:div w:id="1503162523">
                      <w:marLeft w:val="0"/>
                      <w:marRight w:val="0"/>
                      <w:marTop w:val="0"/>
                      <w:marBottom w:val="0"/>
                      <w:divBdr>
                        <w:top w:val="none" w:sz="0" w:space="0" w:color="auto"/>
                        <w:left w:val="none" w:sz="0" w:space="0" w:color="auto"/>
                        <w:bottom w:val="none" w:sz="0" w:space="0" w:color="auto"/>
                        <w:right w:val="none" w:sz="0" w:space="0" w:color="auto"/>
                      </w:divBdr>
                      <w:divsChild>
                        <w:div w:id="5957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806295">
          <w:marLeft w:val="0"/>
          <w:marRight w:val="0"/>
          <w:marTop w:val="0"/>
          <w:marBottom w:val="0"/>
          <w:divBdr>
            <w:top w:val="none" w:sz="0" w:space="0" w:color="auto"/>
            <w:left w:val="none" w:sz="0" w:space="0" w:color="auto"/>
            <w:bottom w:val="none" w:sz="0" w:space="0" w:color="auto"/>
            <w:right w:val="none" w:sz="0" w:space="0" w:color="auto"/>
          </w:divBdr>
          <w:divsChild>
            <w:div w:id="65109944">
              <w:marLeft w:val="0"/>
              <w:marRight w:val="0"/>
              <w:marTop w:val="0"/>
              <w:marBottom w:val="0"/>
              <w:divBdr>
                <w:top w:val="none" w:sz="0" w:space="0" w:color="auto"/>
                <w:left w:val="none" w:sz="0" w:space="0" w:color="auto"/>
                <w:bottom w:val="none" w:sz="0" w:space="0" w:color="auto"/>
                <w:right w:val="none" w:sz="0" w:space="0" w:color="auto"/>
              </w:divBdr>
              <w:divsChild>
                <w:div w:id="871962906">
                  <w:marLeft w:val="0"/>
                  <w:marRight w:val="0"/>
                  <w:marTop w:val="30"/>
                  <w:marBottom w:val="30"/>
                  <w:divBdr>
                    <w:top w:val="none" w:sz="0" w:space="0" w:color="auto"/>
                    <w:left w:val="none" w:sz="0" w:space="0" w:color="auto"/>
                    <w:bottom w:val="none" w:sz="0" w:space="0" w:color="auto"/>
                    <w:right w:val="none" w:sz="0" w:space="0" w:color="auto"/>
                  </w:divBdr>
                  <w:divsChild>
                    <w:div w:id="863245390">
                      <w:marLeft w:val="0"/>
                      <w:marRight w:val="0"/>
                      <w:marTop w:val="0"/>
                      <w:marBottom w:val="0"/>
                      <w:divBdr>
                        <w:top w:val="none" w:sz="0" w:space="0" w:color="auto"/>
                        <w:left w:val="none" w:sz="0" w:space="0" w:color="auto"/>
                        <w:bottom w:val="none" w:sz="0" w:space="0" w:color="auto"/>
                        <w:right w:val="none" w:sz="0" w:space="0" w:color="auto"/>
                      </w:divBdr>
                      <w:divsChild>
                        <w:div w:id="925651808">
                          <w:marLeft w:val="0"/>
                          <w:marRight w:val="0"/>
                          <w:marTop w:val="0"/>
                          <w:marBottom w:val="0"/>
                          <w:divBdr>
                            <w:top w:val="none" w:sz="0" w:space="0" w:color="auto"/>
                            <w:left w:val="none" w:sz="0" w:space="0" w:color="auto"/>
                            <w:bottom w:val="none" w:sz="0" w:space="0" w:color="auto"/>
                            <w:right w:val="none" w:sz="0" w:space="0" w:color="auto"/>
                          </w:divBdr>
                        </w:div>
                      </w:divsChild>
                    </w:div>
                    <w:div w:id="1814985082">
                      <w:marLeft w:val="0"/>
                      <w:marRight w:val="0"/>
                      <w:marTop w:val="0"/>
                      <w:marBottom w:val="0"/>
                      <w:divBdr>
                        <w:top w:val="none" w:sz="0" w:space="0" w:color="auto"/>
                        <w:left w:val="none" w:sz="0" w:space="0" w:color="auto"/>
                        <w:bottom w:val="none" w:sz="0" w:space="0" w:color="auto"/>
                        <w:right w:val="none" w:sz="0" w:space="0" w:color="auto"/>
                      </w:divBdr>
                      <w:divsChild>
                        <w:div w:id="12065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558144">
              <w:marLeft w:val="0"/>
              <w:marRight w:val="0"/>
              <w:marTop w:val="0"/>
              <w:marBottom w:val="0"/>
              <w:divBdr>
                <w:top w:val="none" w:sz="0" w:space="0" w:color="auto"/>
                <w:left w:val="none" w:sz="0" w:space="0" w:color="auto"/>
                <w:bottom w:val="none" w:sz="0" w:space="0" w:color="auto"/>
                <w:right w:val="none" w:sz="0" w:space="0" w:color="auto"/>
              </w:divBdr>
            </w:div>
          </w:divsChild>
        </w:div>
        <w:div w:id="1519126599">
          <w:marLeft w:val="0"/>
          <w:marRight w:val="0"/>
          <w:marTop w:val="0"/>
          <w:marBottom w:val="0"/>
          <w:divBdr>
            <w:top w:val="none" w:sz="0" w:space="0" w:color="auto"/>
            <w:left w:val="none" w:sz="0" w:space="0" w:color="auto"/>
            <w:bottom w:val="none" w:sz="0" w:space="0" w:color="auto"/>
            <w:right w:val="none" w:sz="0" w:space="0" w:color="auto"/>
          </w:divBdr>
          <w:divsChild>
            <w:div w:id="975915612">
              <w:marLeft w:val="0"/>
              <w:marRight w:val="0"/>
              <w:marTop w:val="0"/>
              <w:marBottom w:val="0"/>
              <w:divBdr>
                <w:top w:val="none" w:sz="0" w:space="0" w:color="auto"/>
                <w:left w:val="none" w:sz="0" w:space="0" w:color="auto"/>
                <w:bottom w:val="none" w:sz="0" w:space="0" w:color="auto"/>
                <w:right w:val="none" w:sz="0" w:space="0" w:color="auto"/>
              </w:divBdr>
            </w:div>
          </w:divsChild>
        </w:div>
        <w:div w:id="1788349089">
          <w:marLeft w:val="0"/>
          <w:marRight w:val="0"/>
          <w:marTop w:val="0"/>
          <w:marBottom w:val="0"/>
          <w:divBdr>
            <w:top w:val="none" w:sz="0" w:space="0" w:color="auto"/>
            <w:left w:val="none" w:sz="0" w:space="0" w:color="auto"/>
            <w:bottom w:val="none" w:sz="0" w:space="0" w:color="auto"/>
            <w:right w:val="none" w:sz="0" w:space="0" w:color="auto"/>
          </w:divBdr>
          <w:divsChild>
            <w:div w:id="1450465172">
              <w:marLeft w:val="0"/>
              <w:marRight w:val="0"/>
              <w:marTop w:val="0"/>
              <w:marBottom w:val="0"/>
              <w:divBdr>
                <w:top w:val="none" w:sz="0" w:space="0" w:color="auto"/>
                <w:left w:val="none" w:sz="0" w:space="0" w:color="auto"/>
                <w:bottom w:val="none" w:sz="0" w:space="0" w:color="auto"/>
                <w:right w:val="none" w:sz="0" w:space="0" w:color="auto"/>
              </w:divBdr>
            </w:div>
          </w:divsChild>
        </w:div>
        <w:div w:id="1827699005">
          <w:marLeft w:val="0"/>
          <w:marRight w:val="0"/>
          <w:marTop w:val="0"/>
          <w:marBottom w:val="0"/>
          <w:divBdr>
            <w:top w:val="none" w:sz="0" w:space="0" w:color="auto"/>
            <w:left w:val="none" w:sz="0" w:space="0" w:color="auto"/>
            <w:bottom w:val="none" w:sz="0" w:space="0" w:color="auto"/>
            <w:right w:val="none" w:sz="0" w:space="0" w:color="auto"/>
          </w:divBdr>
          <w:divsChild>
            <w:div w:id="104833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96177">
      <w:bodyDiv w:val="1"/>
      <w:marLeft w:val="0"/>
      <w:marRight w:val="0"/>
      <w:marTop w:val="0"/>
      <w:marBottom w:val="0"/>
      <w:divBdr>
        <w:top w:val="none" w:sz="0" w:space="0" w:color="auto"/>
        <w:left w:val="none" w:sz="0" w:space="0" w:color="auto"/>
        <w:bottom w:val="none" w:sz="0" w:space="0" w:color="auto"/>
        <w:right w:val="none" w:sz="0" w:space="0" w:color="auto"/>
      </w:divBdr>
      <w:divsChild>
        <w:div w:id="18826233">
          <w:marLeft w:val="0"/>
          <w:marRight w:val="0"/>
          <w:marTop w:val="0"/>
          <w:marBottom w:val="0"/>
          <w:divBdr>
            <w:top w:val="none" w:sz="0" w:space="0" w:color="auto"/>
            <w:left w:val="none" w:sz="0" w:space="0" w:color="auto"/>
            <w:bottom w:val="none" w:sz="0" w:space="0" w:color="auto"/>
            <w:right w:val="none" w:sz="0" w:space="0" w:color="auto"/>
          </w:divBdr>
          <w:divsChild>
            <w:div w:id="1678269603">
              <w:marLeft w:val="0"/>
              <w:marRight w:val="0"/>
              <w:marTop w:val="0"/>
              <w:marBottom w:val="0"/>
              <w:divBdr>
                <w:top w:val="none" w:sz="0" w:space="0" w:color="auto"/>
                <w:left w:val="none" w:sz="0" w:space="0" w:color="auto"/>
                <w:bottom w:val="none" w:sz="0" w:space="0" w:color="auto"/>
                <w:right w:val="none" w:sz="0" w:space="0" w:color="auto"/>
              </w:divBdr>
            </w:div>
          </w:divsChild>
        </w:div>
        <w:div w:id="308285744">
          <w:marLeft w:val="0"/>
          <w:marRight w:val="0"/>
          <w:marTop w:val="0"/>
          <w:marBottom w:val="0"/>
          <w:divBdr>
            <w:top w:val="none" w:sz="0" w:space="0" w:color="auto"/>
            <w:left w:val="none" w:sz="0" w:space="0" w:color="auto"/>
            <w:bottom w:val="none" w:sz="0" w:space="0" w:color="auto"/>
            <w:right w:val="none" w:sz="0" w:space="0" w:color="auto"/>
          </w:divBdr>
          <w:divsChild>
            <w:div w:id="873152614">
              <w:marLeft w:val="0"/>
              <w:marRight w:val="0"/>
              <w:marTop w:val="0"/>
              <w:marBottom w:val="0"/>
              <w:divBdr>
                <w:top w:val="none" w:sz="0" w:space="0" w:color="auto"/>
                <w:left w:val="none" w:sz="0" w:space="0" w:color="auto"/>
                <w:bottom w:val="none" w:sz="0" w:space="0" w:color="auto"/>
                <w:right w:val="none" w:sz="0" w:space="0" w:color="auto"/>
              </w:divBdr>
            </w:div>
          </w:divsChild>
        </w:div>
        <w:div w:id="496001463">
          <w:marLeft w:val="0"/>
          <w:marRight w:val="0"/>
          <w:marTop w:val="0"/>
          <w:marBottom w:val="0"/>
          <w:divBdr>
            <w:top w:val="none" w:sz="0" w:space="0" w:color="auto"/>
            <w:left w:val="none" w:sz="0" w:space="0" w:color="auto"/>
            <w:bottom w:val="none" w:sz="0" w:space="0" w:color="auto"/>
            <w:right w:val="none" w:sz="0" w:space="0" w:color="auto"/>
          </w:divBdr>
          <w:divsChild>
            <w:div w:id="1260140552">
              <w:marLeft w:val="0"/>
              <w:marRight w:val="0"/>
              <w:marTop w:val="0"/>
              <w:marBottom w:val="0"/>
              <w:divBdr>
                <w:top w:val="none" w:sz="0" w:space="0" w:color="auto"/>
                <w:left w:val="none" w:sz="0" w:space="0" w:color="auto"/>
                <w:bottom w:val="none" w:sz="0" w:space="0" w:color="auto"/>
                <w:right w:val="none" w:sz="0" w:space="0" w:color="auto"/>
              </w:divBdr>
            </w:div>
            <w:div w:id="1842352271">
              <w:marLeft w:val="0"/>
              <w:marRight w:val="0"/>
              <w:marTop w:val="0"/>
              <w:marBottom w:val="0"/>
              <w:divBdr>
                <w:top w:val="none" w:sz="0" w:space="0" w:color="auto"/>
                <w:left w:val="none" w:sz="0" w:space="0" w:color="auto"/>
                <w:bottom w:val="none" w:sz="0" w:space="0" w:color="auto"/>
                <w:right w:val="none" w:sz="0" w:space="0" w:color="auto"/>
              </w:divBdr>
              <w:divsChild>
                <w:div w:id="70663829">
                  <w:marLeft w:val="0"/>
                  <w:marRight w:val="0"/>
                  <w:marTop w:val="30"/>
                  <w:marBottom w:val="30"/>
                  <w:divBdr>
                    <w:top w:val="none" w:sz="0" w:space="0" w:color="auto"/>
                    <w:left w:val="none" w:sz="0" w:space="0" w:color="auto"/>
                    <w:bottom w:val="none" w:sz="0" w:space="0" w:color="auto"/>
                    <w:right w:val="none" w:sz="0" w:space="0" w:color="auto"/>
                  </w:divBdr>
                  <w:divsChild>
                    <w:div w:id="520441200">
                      <w:marLeft w:val="0"/>
                      <w:marRight w:val="0"/>
                      <w:marTop w:val="0"/>
                      <w:marBottom w:val="0"/>
                      <w:divBdr>
                        <w:top w:val="none" w:sz="0" w:space="0" w:color="auto"/>
                        <w:left w:val="none" w:sz="0" w:space="0" w:color="auto"/>
                        <w:bottom w:val="none" w:sz="0" w:space="0" w:color="auto"/>
                        <w:right w:val="none" w:sz="0" w:space="0" w:color="auto"/>
                      </w:divBdr>
                      <w:divsChild>
                        <w:div w:id="1052922993">
                          <w:marLeft w:val="0"/>
                          <w:marRight w:val="0"/>
                          <w:marTop w:val="0"/>
                          <w:marBottom w:val="0"/>
                          <w:divBdr>
                            <w:top w:val="none" w:sz="0" w:space="0" w:color="auto"/>
                            <w:left w:val="none" w:sz="0" w:space="0" w:color="auto"/>
                            <w:bottom w:val="none" w:sz="0" w:space="0" w:color="auto"/>
                            <w:right w:val="none" w:sz="0" w:space="0" w:color="auto"/>
                          </w:divBdr>
                        </w:div>
                      </w:divsChild>
                    </w:div>
                    <w:div w:id="1794664840">
                      <w:marLeft w:val="0"/>
                      <w:marRight w:val="0"/>
                      <w:marTop w:val="0"/>
                      <w:marBottom w:val="0"/>
                      <w:divBdr>
                        <w:top w:val="none" w:sz="0" w:space="0" w:color="auto"/>
                        <w:left w:val="none" w:sz="0" w:space="0" w:color="auto"/>
                        <w:bottom w:val="none" w:sz="0" w:space="0" w:color="auto"/>
                        <w:right w:val="none" w:sz="0" w:space="0" w:color="auto"/>
                      </w:divBdr>
                      <w:divsChild>
                        <w:div w:id="16288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853692">
          <w:marLeft w:val="0"/>
          <w:marRight w:val="0"/>
          <w:marTop w:val="0"/>
          <w:marBottom w:val="0"/>
          <w:divBdr>
            <w:top w:val="none" w:sz="0" w:space="0" w:color="auto"/>
            <w:left w:val="none" w:sz="0" w:space="0" w:color="auto"/>
            <w:bottom w:val="none" w:sz="0" w:space="0" w:color="auto"/>
            <w:right w:val="none" w:sz="0" w:space="0" w:color="auto"/>
          </w:divBdr>
          <w:divsChild>
            <w:div w:id="1869946960">
              <w:marLeft w:val="0"/>
              <w:marRight w:val="0"/>
              <w:marTop w:val="0"/>
              <w:marBottom w:val="0"/>
              <w:divBdr>
                <w:top w:val="none" w:sz="0" w:space="0" w:color="auto"/>
                <w:left w:val="none" w:sz="0" w:space="0" w:color="auto"/>
                <w:bottom w:val="none" w:sz="0" w:space="0" w:color="auto"/>
                <w:right w:val="none" w:sz="0" w:space="0" w:color="auto"/>
              </w:divBdr>
            </w:div>
          </w:divsChild>
        </w:div>
        <w:div w:id="1760172407">
          <w:marLeft w:val="0"/>
          <w:marRight w:val="0"/>
          <w:marTop w:val="0"/>
          <w:marBottom w:val="0"/>
          <w:divBdr>
            <w:top w:val="none" w:sz="0" w:space="0" w:color="auto"/>
            <w:left w:val="none" w:sz="0" w:space="0" w:color="auto"/>
            <w:bottom w:val="none" w:sz="0" w:space="0" w:color="auto"/>
            <w:right w:val="none" w:sz="0" w:space="0" w:color="auto"/>
          </w:divBdr>
          <w:divsChild>
            <w:div w:id="1531260323">
              <w:marLeft w:val="0"/>
              <w:marRight w:val="0"/>
              <w:marTop w:val="0"/>
              <w:marBottom w:val="0"/>
              <w:divBdr>
                <w:top w:val="none" w:sz="0" w:space="0" w:color="auto"/>
                <w:left w:val="none" w:sz="0" w:space="0" w:color="auto"/>
                <w:bottom w:val="none" w:sz="0" w:space="0" w:color="auto"/>
                <w:right w:val="none" w:sz="0" w:space="0" w:color="auto"/>
              </w:divBdr>
            </w:div>
          </w:divsChild>
        </w:div>
        <w:div w:id="1881161591">
          <w:marLeft w:val="0"/>
          <w:marRight w:val="0"/>
          <w:marTop w:val="0"/>
          <w:marBottom w:val="0"/>
          <w:divBdr>
            <w:top w:val="none" w:sz="0" w:space="0" w:color="auto"/>
            <w:left w:val="none" w:sz="0" w:space="0" w:color="auto"/>
            <w:bottom w:val="none" w:sz="0" w:space="0" w:color="auto"/>
            <w:right w:val="none" w:sz="0" w:space="0" w:color="auto"/>
          </w:divBdr>
          <w:divsChild>
            <w:div w:id="115841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81105">
      <w:bodyDiv w:val="1"/>
      <w:marLeft w:val="0"/>
      <w:marRight w:val="0"/>
      <w:marTop w:val="0"/>
      <w:marBottom w:val="0"/>
      <w:divBdr>
        <w:top w:val="none" w:sz="0" w:space="0" w:color="auto"/>
        <w:left w:val="none" w:sz="0" w:space="0" w:color="auto"/>
        <w:bottom w:val="none" w:sz="0" w:space="0" w:color="auto"/>
        <w:right w:val="none" w:sz="0" w:space="0" w:color="auto"/>
      </w:divBdr>
      <w:divsChild>
        <w:div w:id="56169435">
          <w:marLeft w:val="0"/>
          <w:marRight w:val="0"/>
          <w:marTop w:val="0"/>
          <w:marBottom w:val="0"/>
          <w:divBdr>
            <w:top w:val="none" w:sz="0" w:space="0" w:color="auto"/>
            <w:left w:val="none" w:sz="0" w:space="0" w:color="auto"/>
            <w:bottom w:val="none" w:sz="0" w:space="0" w:color="auto"/>
            <w:right w:val="none" w:sz="0" w:space="0" w:color="auto"/>
          </w:divBdr>
        </w:div>
        <w:div w:id="76246750">
          <w:marLeft w:val="0"/>
          <w:marRight w:val="0"/>
          <w:marTop w:val="0"/>
          <w:marBottom w:val="0"/>
          <w:divBdr>
            <w:top w:val="none" w:sz="0" w:space="0" w:color="auto"/>
            <w:left w:val="none" w:sz="0" w:space="0" w:color="auto"/>
            <w:bottom w:val="none" w:sz="0" w:space="0" w:color="auto"/>
            <w:right w:val="none" w:sz="0" w:space="0" w:color="auto"/>
          </w:divBdr>
        </w:div>
        <w:div w:id="314992270">
          <w:marLeft w:val="0"/>
          <w:marRight w:val="0"/>
          <w:marTop w:val="0"/>
          <w:marBottom w:val="0"/>
          <w:divBdr>
            <w:top w:val="none" w:sz="0" w:space="0" w:color="auto"/>
            <w:left w:val="none" w:sz="0" w:space="0" w:color="auto"/>
            <w:bottom w:val="none" w:sz="0" w:space="0" w:color="auto"/>
            <w:right w:val="none" w:sz="0" w:space="0" w:color="auto"/>
          </w:divBdr>
        </w:div>
        <w:div w:id="377245215">
          <w:marLeft w:val="0"/>
          <w:marRight w:val="0"/>
          <w:marTop w:val="0"/>
          <w:marBottom w:val="0"/>
          <w:divBdr>
            <w:top w:val="none" w:sz="0" w:space="0" w:color="auto"/>
            <w:left w:val="none" w:sz="0" w:space="0" w:color="auto"/>
            <w:bottom w:val="none" w:sz="0" w:space="0" w:color="auto"/>
            <w:right w:val="none" w:sz="0" w:space="0" w:color="auto"/>
          </w:divBdr>
        </w:div>
        <w:div w:id="975912592">
          <w:marLeft w:val="0"/>
          <w:marRight w:val="0"/>
          <w:marTop w:val="0"/>
          <w:marBottom w:val="0"/>
          <w:divBdr>
            <w:top w:val="none" w:sz="0" w:space="0" w:color="auto"/>
            <w:left w:val="none" w:sz="0" w:space="0" w:color="auto"/>
            <w:bottom w:val="none" w:sz="0" w:space="0" w:color="auto"/>
            <w:right w:val="none" w:sz="0" w:space="0" w:color="auto"/>
          </w:divBdr>
        </w:div>
        <w:div w:id="1055934950">
          <w:marLeft w:val="0"/>
          <w:marRight w:val="0"/>
          <w:marTop w:val="0"/>
          <w:marBottom w:val="0"/>
          <w:divBdr>
            <w:top w:val="none" w:sz="0" w:space="0" w:color="auto"/>
            <w:left w:val="none" w:sz="0" w:space="0" w:color="auto"/>
            <w:bottom w:val="none" w:sz="0" w:space="0" w:color="auto"/>
            <w:right w:val="none" w:sz="0" w:space="0" w:color="auto"/>
          </w:divBdr>
        </w:div>
        <w:div w:id="1634942958">
          <w:marLeft w:val="0"/>
          <w:marRight w:val="0"/>
          <w:marTop w:val="0"/>
          <w:marBottom w:val="0"/>
          <w:divBdr>
            <w:top w:val="none" w:sz="0" w:space="0" w:color="auto"/>
            <w:left w:val="none" w:sz="0" w:space="0" w:color="auto"/>
            <w:bottom w:val="none" w:sz="0" w:space="0" w:color="auto"/>
            <w:right w:val="none" w:sz="0" w:space="0" w:color="auto"/>
          </w:divBdr>
        </w:div>
      </w:divsChild>
    </w:div>
    <w:div w:id="776406783">
      <w:bodyDiv w:val="1"/>
      <w:marLeft w:val="0"/>
      <w:marRight w:val="0"/>
      <w:marTop w:val="0"/>
      <w:marBottom w:val="0"/>
      <w:divBdr>
        <w:top w:val="none" w:sz="0" w:space="0" w:color="auto"/>
        <w:left w:val="none" w:sz="0" w:space="0" w:color="auto"/>
        <w:bottom w:val="none" w:sz="0" w:space="0" w:color="auto"/>
        <w:right w:val="none" w:sz="0" w:space="0" w:color="auto"/>
      </w:divBdr>
      <w:divsChild>
        <w:div w:id="457995969">
          <w:marLeft w:val="0"/>
          <w:marRight w:val="0"/>
          <w:marTop w:val="0"/>
          <w:marBottom w:val="0"/>
          <w:divBdr>
            <w:top w:val="none" w:sz="0" w:space="0" w:color="auto"/>
            <w:left w:val="none" w:sz="0" w:space="0" w:color="auto"/>
            <w:bottom w:val="none" w:sz="0" w:space="0" w:color="auto"/>
            <w:right w:val="none" w:sz="0" w:space="0" w:color="auto"/>
          </w:divBdr>
          <w:divsChild>
            <w:div w:id="355737141">
              <w:marLeft w:val="0"/>
              <w:marRight w:val="0"/>
              <w:marTop w:val="0"/>
              <w:marBottom w:val="0"/>
              <w:divBdr>
                <w:top w:val="none" w:sz="0" w:space="0" w:color="auto"/>
                <w:left w:val="none" w:sz="0" w:space="0" w:color="auto"/>
                <w:bottom w:val="none" w:sz="0" w:space="0" w:color="auto"/>
                <w:right w:val="none" w:sz="0" w:space="0" w:color="auto"/>
              </w:divBdr>
              <w:divsChild>
                <w:div w:id="834222308">
                  <w:marLeft w:val="0"/>
                  <w:marRight w:val="0"/>
                  <w:marTop w:val="30"/>
                  <w:marBottom w:val="30"/>
                  <w:divBdr>
                    <w:top w:val="none" w:sz="0" w:space="0" w:color="auto"/>
                    <w:left w:val="none" w:sz="0" w:space="0" w:color="auto"/>
                    <w:bottom w:val="none" w:sz="0" w:space="0" w:color="auto"/>
                    <w:right w:val="none" w:sz="0" w:space="0" w:color="auto"/>
                  </w:divBdr>
                  <w:divsChild>
                    <w:div w:id="825125016">
                      <w:marLeft w:val="0"/>
                      <w:marRight w:val="0"/>
                      <w:marTop w:val="0"/>
                      <w:marBottom w:val="0"/>
                      <w:divBdr>
                        <w:top w:val="none" w:sz="0" w:space="0" w:color="auto"/>
                        <w:left w:val="none" w:sz="0" w:space="0" w:color="auto"/>
                        <w:bottom w:val="none" w:sz="0" w:space="0" w:color="auto"/>
                        <w:right w:val="none" w:sz="0" w:space="0" w:color="auto"/>
                      </w:divBdr>
                      <w:divsChild>
                        <w:div w:id="648097092">
                          <w:marLeft w:val="0"/>
                          <w:marRight w:val="0"/>
                          <w:marTop w:val="0"/>
                          <w:marBottom w:val="0"/>
                          <w:divBdr>
                            <w:top w:val="none" w:sz="0" w:space="0" w:color="auto"/>
                            <w:left w:val="none" w:sz="0" w:space="0" w:color="auto"/>
                            <w:bottom w:val="none" w:sz="0" w:space="0" w:color="auto"/>
                            <w:right w:val="none" w:sz="0" w:space="0" w:color="auto"/>
                          </w:divBdr>
                        </w:div>
                      </w:divsChild>
                    </w:div>
                    <w:div w:id="1785806787">
                      <w:marLeft w:val="0"/>
                      <w:marRight w:val="0"/>
                      <w:marTop w:val="0"/>
                      <w:marBottom w:val="0"/>
                      <w:divBdr>
                        <w:top w:val="none" w:sz="0" w:space="0" w:color="auto"/>
                        <w:left w:val="none" w:sz="0" w:space="0" w:color="auto"/>
                        <w:bottom w:val="none" w:sz="0" w:space="0" w:color="auto"/>
                        <w:right w:val="none" w:sz="0" w:space="0" w:color="auto"/>
                      </w:divBdr>
                      <w:divsChild>
                        <w:div w:id="5664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781823">
              <w:marLeft w:val="0"/>
              <w:marRight w:val="0"/>
              <w:marTop w:val="0"/>
              <w:marBottom w:val="0"/>
              <w:divBdr>
                <w:top w:val="none" w:sz="0" w:space="0" w:color="auto"/>
                <w:left w:val="none" w:sz="0" w:space="0" w:color="auto"/>
                <w:bottom w:val="none" w:sz="0" w:space="0" w:color="auto"/>
                <w:right w:val="none" w:sz="0" w:space="0" w:color="auto"/>
              </w:divBdr>
            </w:div>
          </w:divsChild>
        </w:div>
        <w:div w:id="580140928">
          <w:marLeft w:val="0"/>
          <w:marRight w:val="0"/>
          <w:marTop w:val="0"/>
          <w:marBottom w:val="0"/>
          <w:divBdr>
            <w:top w:val="none" w:sz="0" w:space="0" w:color="auto"/>
            <w:left w:val="none" w:sz="0" w:space="0" w:color="auto"/>
            <w:bottom w:val="none" w:sz="0" w:space="0" w:color="auto"/>
            <w:right w:val="none" w:sz="0" w:space="0" w:color="auto"/>
          </w:divBdr>
          <w:divsChild>
            <w:div w:id="34887700">
              <w:marLeft w:val="0"/>
              <w:marRight w:val="0"/>
              <w:marTop w:val="0"/>
              <w:marBottom w:val="0"/>
              <w:divBdr>
                <w:top w:val="none" w:sz="0" w:space="0" w:color="auto"/>
                <w:left w:val="none" w:sz="0" w:space="0" w:color="auto"/>
                <w:bottom w:val="none" w:sz="0" w:space="0" w:color="auto"/>
                <w:right w:val="none" w:sz="0" w:space="0" w:color="auto"/>
              </w:divBdr>
            </w:div>
          </w:divsChild>
        </w:div>
        <w:div w:id="766198835">
          <w:marLeft w:val="0"/>
          <w:marRight w:val="0"/>
          <w:marTop w:val="0"/>
          <w:marBottom w:val="0"/>
          <w:divBdr>
            <w:top w:val="none" w:sz="0" w:space="0" w:color="auto"/>
            <w:left w:val="none" w:sz="0" w:space="0" w:color="auto"/>
            <w:bottom w:val="none" w:sz="0" w:space="0" w:color="auto"/>
            <w:right w:val="none" w:sz="0" w:space="0" w:color="auto"/>
          </w:divBdr>
          <w:divsChild>
            <w:div w:id="1339503611">
              <w:marLeft w:val="0"/>
              <w:marRight w:val="0"/>
              <w:marTop w:val="0"/>
              <w:marBottom w:val="0"/>
              <w:divBdr>
                <w:top w:val="none" w:sz="0" w:space="0" w:color="auto"/>
                <w:left w:val="none" w:sz="0" w:space="0" w:color="auto"/>
                <w:bottom w:val="none" w:sz="0" w:space="0" w:color="auto"/>
                <w:right w:val="none" w:sz="0" w:space="0" w:color="auto"/>
              </w:divBdr>
            </w:div>
          </w:divsChild>
        </w:div>
        <w:div w:id="863440534">
          <w:marLeft w:val="0"/>
          <w:marRight w:val="0"/>
          <w:marTop w:val="0"/>
          <w:marBottom w:val="0"/>
          <w:divBdr>
            <w:top w:val="none" w:sz="0" w:space="0" w:color="auto"/>
            <w:left w:val="none" w:sz="0" w:space="0" w:color="auto"/>
            <w:bottom w:val="none" w:sz="0" w:space="0" w:color="auto"/>
            <w:right w:val="none" w:sz="0" w:space="0" w:color="auto"/>
          </w:divBdr>
          <w:divsChild>
            <w:div w:id="2005274353">
              <w:marLeft w:val="0"/>
              <w:marRight w:val="0"/>
              <w:marTop w:val="0"/>
              <w:marBottom w:val="0"/>
              <w:divBdr>
                <w:top w:val="none" w:sz="0" w:space="0" w:color="auto"/>
                <w:left w:val="none" w:sz="0" w:space="0" w:color="auto"/>
                <w:bottom w:val="none" w:sz="0" w:space="0" w:color="auto"/>
                <w:right w:val="none" w:sz="0" w:space="0" w:color="auto"/>
              </w:divBdr>
            </w:div>
          </w:divsChild>
        </w:div>
        <w:div w:id="959189754">
          <w:marLeft w:val="0"/>
          <w:marRight w:val="0"/>
          <w:marTop w:val="0"/>
          <w:marBottom w:val="0"/>
          <w:divBdr>
            <w:top w:val="none" w:sz="0" w:space="0" w:color="auto"/>
            <w:left w:val="none" w:sz="0" w:space="0" w:color="auto"/>
            <w:bottom w:val="none" w:sz="0" w:space="0" w:color="auto"/>
            <w:right w:val="none" w:sz="0" w:space="0" w:color="auto"/>
          </w:divBdr>
          <w:divsChild>
            <w:div w:id="282538636">
              <w:marLeft w:val="0"/>
              <w:marRight w:val="0"/>
              <w:marTop w:val="0"/>
              <w:marBottom w:val="0"/>
              <w:divBdr>
                <w:top w:val="none" w:sz="0" w:space="0" w:color="auto"/>
                <w:left w:val="none" w:sz="0" w:space="0" w:color="auto"/>
                <w:bottom w:val="none" w:sz="0" w:space="0" w:color="auto"/>
                <w:right w:val="none" w:sz="0" w:space="0" w:color="auto"/>
              </w:divBdr>
            </w:div>
          </w:divsChild>
        </w:div>
        <w:div w:id="2145151953">
          <w:marLeft w:val="0"/>
          <w:marRight w:val="0"/>
          <w:marTop w:val="0"/>
          <w:marBottom w:val="0"/>
          <w:divBdr>
            <w:top w:val="none" w:sz="0" w:space="0" w:color="auto"/>
            <w:left w:val="none" w:sz="0" w:space="0" w:color="auto"/>
            <w:bottom w:val="none" w:sz="0" w:space="0" w:color="auto"/>
            <w:right w:val="none" w:sz="0" w:space="0" w:color="auto"/>
          </w:divBdr>
          <w:divsChild>
            <w:div w:id="3213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05122">
      <w:bodyDiv w:val="1"/>
      <w:marLeft w:val="0"/>
      <w:marRight w:val="0"/>
      <w:marTop w:val="0"/>
      <w:marBottom w:val="0"/>
      <w:divBdr>
        <w:top w:val="none" w:sz="0" w:space="0" w:color="auto"/>
        <w:left w:val="none" w:sz="0" w:space="0" w:color="auto"/>
        <w:bottom w:val="none" w:sz="0" w:space="0" w:color="auto"/>
        <w:right w:val="none" w:sz="0" w:space="0" w:color="auto"/>
      </w:divBdr>
      <w:divsChild>
        <w:div w:id="328991936">
          <w:marLeft w:val="0"/>
          <w:marRight w:val="0"/>
          <w:marTop w:val="0"/>
          <w:marBottom w:val="0"/>
          <w:divBdr>
            <w:top w:val="none" w:sz="0" w:space="0" w:color="auto"/>
            <w:left w:val="none" w:sz="0" w:space="0" w:color="auto"/>
            <w:bottom w:val="none" w:sz="0" w:space="0" w:color="auto"/>
            <w:right w:val="none" w:sz="0" w:space="0" w:color="auto"/>
          </w:divBdr>
          <w:divsChild>
            <w:div w:id="640766091">
              <w:marLeft w:val="0"/>
              <w:marRight w:val="0"/>
              <w:marTop w:val="0"/>
              <w:marBottom w:val="0"/>
              <w:divBdr>
                <w:top w:val="none" w:sz="0" w:space="0" w:color="auto"/>
                <w:left w:val="none" w:sz="0" w:space="0" w:color="auto"/>
                <w:bottom w:val="none" w:sz="0" w:space="0" w:color="auto"/>
                <w:right w:val="none" w:sz="0" w:space="0" w:color="auto"/>
              </w:divBdr>
            </w:div>
          </w:divsChild>
        </w:div>
        <w:div w:id="423915774">
          <w:marLeft w:val="0"/>
          <w:marRight w:val="0"/>
          <w:marTop w:val="0"/>
          <w:marBottom w:val="0"/>
          <w:divBdr>
            <w:top w:val="none" w:sz="0" w:space="0" w:color="auto"/>
            <w:left w:val="none" w:sz="0" w:space="0" w:color="auto"/>
            <w:bottom w:val="none" w:sz="0" w:space="0" w:color="auto"/>
            <w:right w:val="none" w:sz="0" w:space="0" w:color="auto"/>
          </w:divBdr>
          <w:divsChild>
            <w:div w:id="270866554">
              <w:marLeft w:val="0"/>
              <w:marRight w:val="0"/>
              <w:marTop w:val="0"/>
              <w:marBottom w:val="0"/>
              <w:divBdr>
                <w:top w:val="none" w:sz="0" w:space="0" w:color="auto"/>
                <w:left w:val="none" w:sz="0" w:space="0" w:color="auto"/>
                <w:bottom w:val="none" w:sz="0" w:space="0" w:color="auto"/>
                <w:right w:val="none" w:sz="0" w:space="0" w:color="auto"/>
              </w:divBdr>
            </w:div>
          </w:divsChild>
        </w:div>
        <w:div w:id="740256351">
          <w:marLeft w:val="0"/>
          <w:marRight w:val="0"/>
          <w:marTop w:val="0"/>
          <w:marBottom w:val="0"/>
          <w:divBdr>
            <w:top w:val="none" w:sz="0" w:space="0" w:color="auto"/>
            <w:left w:val="none" w:sz="0" w:space="0" w:color="auto"/>
            <w:bottom w:val="none" w:sz="0" w:space="0" w:color="auto"/>
            <w:right w:val="none" w:sz="0" w:space="0" w:color="auto"/>
          </w:divBdr>
          <w:divsChild>
            <w:div w:id="528299330">
              <w:marLeft w:val="0"/>
              <w:marRight w:val="0"/>
              <w:marTop w:val="0"/>
              <w:marBottom w:val="0"/>
              <w:divBdr>
                <w:top w:val="none" w:sz="0" w:space="0" w:color="auto"/>
                <w:left w:val="none" w:sz="0" w:space="0" w:color="auto"/>
                <w:bottom w:val="none" w:sz="0" w:space="0" w:color="auto"/>
                <w:right w:val="none" w:sz="0" w:space="0" w:color="auto"/>
              </w:divBdr>
            </w:div>
          </w:divsChild>
        </w:div>
        <w:div w:id="987829145">
          <w:marLeft w:val="0"/>
          <w:marRight w:val="0"/>
          <w:marTop w:val="0"/>
          <w:marBottom w:val="0"/>
          <w:divBdr>
            <w:top w:val="none" w:sz="0" w:space="0" w:color="auto"/>
            <w:left w:val="none" w:sz="0" w:space="0" w:color="auto"/>
            <w:bottom w:val="none" w:sz="0" w:space="0" w:color="auto"/>
            <w:right w:val="none" w:sz="0" w:space="0" w:color="auto"/>
          </w:divBdr>
          <w:divsChild>
            <w:div w:id="1194344292">
              <w:marLeft w:val="0"/>
              <w:marRight w:val="0"/>
              <w:marTop w:val="0"/>
              <w:marBottom w:val="0"/>
              <w:divBdr>
                <w:top w:val="none" w:sz="0" w:space="0" w:color="auto"/>
                <w:left w:val="none" w:sz="0" w:space="0" w:color="auto"/>
                <w:bottom w:val="none" w:sz="0" w:space="0" w:color="auto"/>
                <w:right w:val="none" w:sz="0" w:space="0" w:color="auto"/>
              </w:divBdr>
              <w:divsChild>
                <w:div w:id="160436751">
                  <w:marLeft w:val="0"/>
                  <w:marRight w:val="0"/>
                  <w:marTop w:val="30"/>
                  <w:marBottom w:val="30"/>
                  <w:divBdr>
                    <w:top w:val="none" w:sz="0" w:space="0" w:color="auto"/>
                    <w:left w:val="none" w:sz="0" w:space="0" w:color="auto"/>
                    <w:bottom w:val="none" w:sz="0" w:space="0" w:color="auto"/>
                    <w:right w:val="none" w:sz="0" w:space="0" w:color="auto"/>
                  </w:divBdr>
                  <w:divsChild>
                    <w:div w:id="845560079">
                      <w:marLeft w:val="0"/>
                      <w:marRight w:val="0"/>
                      <w:marTop w:val="0"/>
                      <w:marBottom w:val="0"/>
                      <w:divBdr>
                        <w:top w:val="none" w:sz="0" w:space="0" w:color="auto"/>
                        <w:left w:val="none" w:sz="0" w:space="0" w:color="auto"/>
                        <w:bottom w:val="none" w:sz="0" w:space="0" w:color="auto"/>
                        <w:right w:val="none" w:sz="0" w:space="0" w:color="auto"/>
                      </w:divBdr>
                      <w:divsChild>
                        <w:div w:id="1656833347">
                          <w:marLeft w:val="0"/>
                          <w:marRight w:val="0"/>
                          <w:marTop w:val="0"/>
                          <w:marBottom w:val="0"/>
                          <w:divBdr>
                            <w:top w:val="none" w:sz="0" w:space="0" w:color="auto"/>
                            <w:left w:val="none" w:sz="0" w:space="0" w:color="auto"/>
                            <w:bottom w:val="none" w:sz="0" w:space="0" w:color="auto"/>
                            <w:right w:val="none" w:sz="0" w:space="0" w:color="auto"/>
                          </w:divBdr>
                        </w:div>
                      </w:divsChild>
                    </w:div>
                    <w:div w:id="1473937221">
                      <w:marLeft w:val="0"/>
                      <w:marRight w:val="0"/>
                      <w:marTop w:val="0"/>
                      <w:marBottom w:val="0"/>
                      <w:divBdr>
                        <w:top w:val="none" w:sz="0" w:space="0" w:color="auto"/>
                        <w:left w:val="none" w:sz="0" w:space="0" w:color="auto"/>
                        <w:bottom w:val="none" w:sz="0" w:space="0" w:color="auto"/>
                        <w:right w:val="none" w:sz="0" w:space="0" w:color="auto"/>
                      </w:divBdr>
                      <w:divsChild>
                        <w:div w:id="210024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219624">
              <w:marLeft w:val="0"/>
              <w:marRight w:val="0"/>
              <w:marTop w:val="0"/>
              <w:marBottom w:val="0"/>
              <w:divBdr>
                <w:top w:val="none" w:sz="0" w:space="0" w:color="auto"/>
                <w:left w:val="none" w:sz="0" w:space="0" w:color="auto"/>
                <w:bottom w:val="none" w:sz="0" w:space="0" w:color="auto"/>
                <w:right w:val="none" w:sz="0" w:space="0" w:color="auto"/>
              </w:divBdr>
            </w:div>
          </w:divsChild>
        </w:div>
        <w:div w:id="1440492624">
          <w:marLeft w:val="0"/>
          <w:marRight w:val="0"/>
          <w:marTop w:val="0"/>
          <w:marBottom w:val="0"/>
          <w:divBdr>
            <w:top w:val="none" w:sz="0" w:space="0" w:color="auto"/>
            <w:left w:val="none" w:sz="0" w:space="0" w:color="auto"/>
            <w:bottom w:val="none" w:sz="0" w:space="0" w:color="auto"/>
            <w:right w:val="none" w:sz="0" w:space="0" w:color="auto"/>
          </w:divBdr>
          <w:divsChild>
            <w:div w:id="1639459475">
              <w:marLeft w:val="0"/>
              <w:marRight w:val="0"/>
              <w:marTop w:val="0"/>
              <w:marBottom w:val="0"/>
              <w:divBdr>
                <w:top w:val="none" w:sz="0" w:space="0" w:color="auto"/>
                <w:left w:val="none" w:sz="0" w:space="0" w:color="auto"/>
                <w:bottom w:val="none" w:sz="0" w:space="0" w:color="auto"/>
                <w:right w:val="none" w:sz="0" w:space="0" w:color="auto"/>
              </w:divBdr>
            </w:div>
          </w:divsChild>
        </w:div>
        <w:div w:id="1728718064">
          <w:marLeft w:val="0"/>
          <w:marRight w:val="0"/>
          <w:marTop w:val="0"/>
          <w:marBottom w:val="0"/>
          <w:divBdr>
            <w:top w:val="none" w:sz="0" w:space="0" w:color="auto"/>
            <w:left w:val="none" w:sz="0" w:space="0" w:color="auto"/>
            <w:bottom w:val="none" w:sz="0" w:space="0" w:color="auto"/>
            <w:right w:val="none" w:sz="0" w:space="0" w:color="auto"/>
          </w:divBdr>
          <w:divsChild>
            <w:div w:id="1538198341">
              <w:marLeft w:val="0"/>
              <w:marRight w:val="0"/>
              <w:marTop w:val="0"/>
              <w:marBottom w:val="0"/>
              <w:divBdr>
                <w:top w:val="none" w:sz="0" w:space="0" w:color="auto"/>
                <w:left w:val="none" w:sz="0" w:space="0" w:color="auto"/>
                <w:bottom w:val="none" w:sz="0" w:space="0" w:color="auto"/>
                <w:right w:val="none" w:sz="0" w:space="0" w:color="auto"/>
              </w:divBdr>
            </w:div>
          </w:divsChild>
        </w:div>
        <w:div w:id="1791900522">
          <w:marLeft w:val="0"/>
          <w:marRight w:val="0"/>
          <w:marTop w:val="0"/>
          <w:marBottom w:val="0"/>
          <w:divBdr>
            <w:top w:val="none" w:sz="0" w:space="0" w:color="auto"/>
            <w:left w:val="none" w:sz="0" w:space="0" w:color="auto"/>
            <w:bottom w:val="none" w:sz="0" w:space="0" w:color="auto"/>
            <w:right w:val="none" w:sz="0" w:space="0" w:color="auto"/>
          </w:divBdr>
          <w:divsChild>
            <w:div w:id="534540294">
              <w:marLeft w:val="0"/>
              <w:marRight w:val="0"/>
              <w:marTop w:val="0"/>
              <w:marBottom w:val="0"/>
              <w:divBdr>
                <w:top w:val="none" w:sz="0" w:space="0" w:color="auto"/>
                <w:left w:val="none" w:sz="0" w:space="0" w:color="auto"/>
                <w:bottom w:val="none" w:sz="0" w:space="0" w:color="auto"/>
                <w:right w:val="none" w:sz="0" w:space="0" w:color="auto"/>
              </w:divBdr>
              <w:divsChild>
                <w:div w:id="1018965146">
                  <w:marLeft w:val="0"/>
                  <w:marRight w:val="0"/>
                  <w:marTop w:val="30"/>
                  <w:marBottom w:val="30"/>
                  <w:divBdr>
                    <w:top w:val="none" w:sz="0" w:space="0" w:color="auto"/>
                    <w:left w:val="none" w:sz="0" w:space="0" w:color="auto"/>
                    <w:bottom w:val="none" w:sz="0" w:space="0" w:color="auto"/>
                    <w:right w:val="none" w:sz="0" w:space="0" w:color="auto"/>
                  </w:divBdr>
                  <w:divsChild>
                    <w:div w:id="528834926">
                      <w:marLeft w:val="0"/>
                      <w:marRight w:val="0"/>
                      <w:marTop w:val="0"/>
                      <w:marBottom w:val="0"/>
                      <w:divBdr>
                        <w:top w:val="none" w:sz="0" w:space="0" w:color="auto"/>
                        <w:left w:val="none" w:sz="0" w:space="0" w:color="auto"/>
                        <w:bottom w:val="none" w:sz="0" w:space="0" w:color="auto"/>
                        <w:right w:val="none" w:sz="0" w:space="0" w:color="auto"/>
                      </w:divBdr>
                      <w:divsChild>
                        <w:div w:id="1281188628">
                          <w:marLeft w:val="0"/>
                          <w:marRight w:val="0"/>
                          <w:marTop w:val="0"/>
                          <w:marBottom w:val="0"/>
                          <w:divBdr>
                            <w:top w:val="none" w:sz="0" w:space="0" w:color="auto"/>
                            <w:left w:val="none" w:sz="0" w:space="0" w:color="auto"/>
                            <w:bottom w:val="none" w:sz="0" w:space="0" w:color="auto"/>
                            <w:right w:val="none" w:sz="0" w:space="0" w:color="auto"/>
                          </w:divBdr>
                        </w:div>
                      </w:divsChild>
                    </w:div>
                    <w:div w:id="1134642927">
                      <w:marLeft w:val="0"/>
                      <w:marRight w:val="0"/>
                      <w:marTop w:val="0"/>
                      <w:marBottom w:val="0"/>
                      <w:divBdr>
                        <w:top w:val="none" w:sz="0" w:space="0" w:color="auto"/>
                        <w:left w:val="none" w:sz="0" w:space="0" w:color="auto"/>
                        <w:bottom w:val="none" w:sz="0" w:space="0" w:color="auto"/>
                        <w:right w:val="none" w:sz="0" w:space="0" w:color="auto"/>
                      </w:divBdr>
                      <w:divsChild>
                        <w:div w:id="8182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03327">
              <w:marLeft w:val="0"/>
              <w:marRight w:val="0"/>
              <w:marTop w:val="0"/>
              <w:marBottom w:val="0"/>
              <w:divBdr>
                <w:top w:val="none" w:sz="0" w:space="0" w:color="auto"/>
                <w:left w:val="none" w:sz="0" w:space="0" w:color="auto"/>
                <w:bottom w:val="none" w:sz="0" w:space="0" w:color="auto"/>
                <w:right w:val="none" w:sz="0" w:space="0" w:color="auto"/>
              </w:divBdr>
            </w:div>
          </w:divsChild>
        </w:div>
        <w:div w:id="2011177730">
          <w:marLeft w:val="0"/>
          <w:marRight w:val="0"/>
          <w:marTop w:val="0"/>
          <w:marBottom w:val="0"/>
          <w:divBdr>
            <w:top w:val="none" w:sz="0" w:space="0" w:color="auto"/>
            <w:left w:val="none" w:sz="0" w:space="0" w:color="auto"/>
            <w:bottom w:val="none" w:sz="0" w:space="0" w:color="auto"/>
            <w:right w:val="none" w:sz="0" w:space="0" w:color="auto"/>
          </w:divBdr>
          <w:divsChild>
            <w:div w:id="109774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96075">
      <w:bodyDiv w:val="1"/>
      <w:marLeft w:val="0"/>
      <w:marRight w:val="0"/>
      <w:marTop w:val="0"/>
      <w:marBottom w:val="0"/>
      <w:divBdr>
        <w:top w:val="none" w:sz="0" w:space="0" w:color="auto"/>
        <w:left w:val="none" w:sz="0" w:space="0" w:color="auto"/>
        <w:bottom w:val="none" w:sz="0" w:space="0" w:color="auto"/>
        <w:right w:val="none" w:sz="0" w:space="0" w:color="auto"/>
      </w:divBdr>
      <w:divsChild>
        <w:div w:id="689650104">
          <w:marLeft w:val="0"/>
          <w:marRight w:val="0"/>
          <w:marTop w:val="0"/>
          <w:marBottom w:val="0"/>
          <w:divBdr>
            <w:top w:val="none" w:sz="0" w:space="0" w:color="auto"/>
            <w:left w:val="none" w:sz="0" w:space="0" w:color="auto"/>
            <w:bottom w:val="none" w:sz="0" w:space="0" w:color="auto"/>
            <w:right w:val="none" w:sz="0" w:space="0" w:color="auto"/>
          </w:divBdr>
          <w:divsChild>
            <w:div w:id="1697582259">
              <w:marLeft w:val="0"/>
              <w:marRight w:val="0"/>
              <w:marTop w:val="0"/>
              <w:marBottom w:val="0"/>
              <w:divBdr>
                <w:top w:val="none" w:sz="0" w:space="0" w:color="auto"/>
                <w:left w:val="none" w:sz="0" w:space="0" w:color="auto"/>
                <w:bottom w:val="none" w:sz="0" w:space="0" w:color="auto"/>
                <w:right w:val="none" w:sz="0" w:space="0" w:color="auto"/>
              </w:divBdr>
            </w:div>
          </w:divsChild>
        </w:div>
        <w:div w:id="742409671">
          <w:marLeft w:val="0"/>
          <w:marRight w:val="0"/>
          <w:marTop w:val="0"/>
          <w:marBottom w:val="0"/>
          <w:divBdr>
            <w:top w:val="none" w:sz="0" w:space="0" w:color="auto"/>
            <w:left w:val="none" w:sz="0" w:space="0" w:color="auto"/>
            <w:bottom w:val="none" w:sz="0" w:space="0" w:color="auto"/>
            <w:right w:val="none" w:sz="0" w:space="0" w:color="auto"/>
          </w:divBdr>
          <w:divsChild>
            <w:div w:id="1228997593">
              <w:marLeft w:val="0"/>
              <w:marRight w:val="0"/>
              <w:marTop w:val="0"/>
              <w:marBottom w:val="0"/>
              <w:divBdr>
                <w:top w:val="none" w:sz="0" w:space="0" w:color="auto"/>
                <w:left w:val="none" w:sz="0" w:space="0" w:color="auto"/>
                <w:bottom w:val="none" w:sz="0" w:space="0" w:color="auto"/>
                <w:right w:val="none" w:sz="0" w:space="0" w:color="auto"/>
              </w:divBdr>
            </w:div>
          </w:divsChild>
        </w:div>
        <w:div w:id="865756533">
          <w:marLeft w:val="0"/>
          <w:marRight w:val="0"/>
          <w:marTop w:val="0"/>
          <w:marBottom w:val="0"/>
          <w:divBdr>
            <w:top w:val="none" w:sz="0" w:space="0" w:color="auto"/>
            <w:left w:val="none" w:sz="0" w:space="0" w:color="auto"/>
            <w:bottom w:val="none" w:sz="0" w:space="0" w:color="auto"/>
            <w:right w:val="none" w:sz="0" w:space="0" w:color="auto"/>
          </w:divBdr>
          <w:divsChild>
            <w:div w:id="388650245">
              <w:marLeft w:val="0"/>
              <w:marRight w:val="0"/>
              <w:marTop w:val="0"/>
              <w:marBottom w:val="0"/>
              <w:divBdr>
                <w:top w:val="none" w:sz="0" w:space="0" w:color="auto"/>
                <w:left w:val="none" w:sz="0" w:space="0" w:color="auto"/>
                <w:bottom w:val="none" w:sz="0" w:space="0" w:color="auto"/>
                <w:right w:val="none" w:sz="0" w:space="0" w:color="auto"/>
              </w:divBdr>
            </w:div>
          </w:divsChild>
        </w:div>
        <w:div w:id="1111899802">
          <w:marLeft w:val="0"/>
          <w:marRight w:val="0"/>
          <w:marTop w:val="0"/>
          <w:marBottom w:val="0"/>
          <w:divBdr>
            <w:top w:val="none" w:sz="0" w:space="0" w:color="auto"/>
            <w:left w:val="none" w:sz="0" w:space="0" w:color="auto"/>
            <w:bottom w:val="none" w:sz="0" w:space="0" w:color="auto"/>
            <w:right w:val="none" w:sz="0" w:space="0" w:color="auto"/>
          </w:divBdr>
          <w:divsChild>
            <w:div w:id="347102193">
              <w:marLeft w:val="0"/>
              <w:marRight w:val="0"/>
              <w:marTop w:val="0"/>
              <w:marBottom w:val="0"/>
              <w:divBdr>
                <w:top w:val="none" w:sz="0" w:space="0" w:color="auto"/>
                <w:left w:val="none" w:sz="0" w:space="0" w:color="auto"/>
                <w:bottom w:val="none" w:sz="0" w:space="0" w:color="auto"/>
                <w:right w:val="none" w:sz="0" w:space="0" w:color="auto"/>
              </w:divBdr>
            </w:div>
            <w:div w:id="1992977069">
              <w:marLeft w:val="0"/>
              <w:marRight w:val="0"/>
              <w:marTop w:val="0"/>
              <w:marBottom w:val="0"/>
              <w:divBdr>
                <w:top w:val="none" w:sz="0" w:space="0" w:color="auto"/>
                <w:left w:val="none" w:sz="0" w:space="0" w:color="auto"/>
                <w:bottom w:val="none" w:sz="0" w:space="0" w:color="auto"/>
                <w:right w:val="none" w:sz="0" w:space="0" w:color="auto"/>
              </w:divBdr>
              <w:divsChild>
                <w:div w:id="412288327">
                  <w:marLeft w:val="0"/>
                  <w:marRight w:val="0"/>
                  <w:marTop w:val="30"/>
                  <w:marBottom w:val="30"/>
                  <w:divBdr>
                    <w:top w:val="none" w:sz="0" w:space="0" w:color="auto"/>
                    <w:left w:val="none" w:sz="0" w:space="0" w:color="auto"/>
                    <w:bottom w:val="none" w:sz="0" w:space="0" w:color="auto"/>
                    <w:right w:val="none" w:sz="0" w:space="0" w:color="auto"/>
                  </w:divBdr>
                  <w:divsChild>
                    <w:div w:id="331571338">
                      <w:marLeft w:val="0"/>
                      <w:marRight w:val="0"/>
                      <w:marTop w:val="0"/>
                      <w:marBottom w:val="0"/>
                      <w:divBdr>
                        <w:top w:val="none" w:sz="0" w:space="0" w:color="auto"/>
                        <w:left w:val="none" w:sz="0" w:space="0" w:color="auto"/>
                        <w:bottom w:val="none" w:sz="0" w:space="0" w:color="auto"/>
                        <w:right w:val="none" w:sz="0" w:space="0" w:color="auto"/>
                      </w:divBdr>
                      <w:divsChild>
                        <w:div w:id="2097703270">
                          <w:marLeft w:val="0"/>
                          <w:marRight w:val="0"/>
                          <w:marTop w:val="0"/>
                          <w:marBottom w:val="0"/>
                          <w:divBdr>
                            <w:top w:val="none" w:sz="0" w:space="0" w:color="auto"/>
                            <w:left w:val="none" w:sz="0" w:space="0" w:color="auto"/>
                            <w:bottom w:val="none" w:sz="0" w:space="0" w:color="auto"/>
                            <w:right w:val="none" w:sz="0" w:space="0" w:color="auto"/>
                          </w:divBdr>
                        </w:div>
                      </w:divsChild>
                    </w:div>
                    <w:div w:id="1259871121">
                      <w:marLeft w:val="0"/>
                      <w:marRight w:val="0"/>
                      <w:marTop w:val="0"/>
                      <w:marBottom w:val="0"/>
                      <w:divBdr>
                        <w:top w:val="none" w:sz="0" w:space="0" w:color="auto"/>
                        <w:left w:val="none" w:sz="0" w:space="0" w:color="auto"/>
                        <w:bottom w:val="none" w:sz="0" w:space="0" w:color="auto"/>
                        <w:right w:val="none" w:sz="0" w:space="0" w:color="auto"/>
                      </w:divBdr>
                      <w:divsChild>
                        <w:div w:id="62901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79525">
          <w:marLeft w:val="0"/>
          <w:marRight w:val="0"/>
          <w:marTop w:val="0"/>
          <w:marBottom w:val="0"/>
          <w:divBdr>
            <w:top w:val="none" w:sz="0" w:space="0" w:color="auto"/>
            <w:left w:val="none" w:sz="0" w:space="0" w:color="auto"/>
            <w:bottom w:val="none" w:sz="0" w:space="0" w:color="auto"/>
            <w:right w:val="none" w:sz="0" w:space="0" w:color="auto"/>
          </w:divBdr>
          <w:divsChild>
            <w:div w:id="1611549443">
              <w:marLeft w:val="0"/>
              <w:marRight w:val="0"/>
              <w:marTop w:val="0"/>
              <w:marBottom w:val="0"/>
              <w:divBdr>
                <w:top w:val="none" w:sz="0" w:space="0" w:color="auto"/>
                <w:left w:val="none" w:sz="0" w:space="0" w:color="auto"/>
                <w:bottom w:val="none" w:sz="0" w:space="0" w:color="auto"/>
                <w:right w:val="none" w:sz="0" w:space="0" w:color="auto"/>
              </w:divBdr>
            </w:div>
          </w:divsChild>
        </w:div>
        <w:div w:id="1748570581">
          <w:marLeft w:val="0"/>
          <w:marRight w:val="0"/>
          <w:marTop w:val="0"/>
          <w:marBottom w:val="0"/>
          <w:divBdr>
            <w:top w:val="none" w:sz="0" w:space="0" w:color="auto"/>
            <w:left w:val="none" w:sz="0" w:space="0" w:color="auto"/>
            <w:bottom w:val="none" w:sz="0" w:space="0" w:color="auto"/>
            <w:right w:val="none" w:sz="0" w:space="0" w:color="auto"/>
          </w:divBdr>
          <w:divsChild>
            <w:div w:id="1137142017">
              <w:marLeft w:val="0"/>
              <w:marRight w:val="0"/>
              <w:marTop w:val="0"/>
              <w:marBottom w:val="0"/>
              <w:divBdr>
                <w:top w:val="none" w:sz="0" w:space="0" w:color="auto"/>
                <w:left w:val="none" w:sz="0" w:space="0" w:color="auto"/>
                <w:bottom w:val="none" w:sz="0" w:space="0" w:color="auto"/>
                <w:right w:val="none" w:sz="0" w:space="0" w:color="auto"/>
              </w:divBdr>
            </w:div>
          </w:divsChild>
        </w:div>
        <w:div w:id="1873496483">
          <w:marLeft w:val="0"/>
          <w:marRight w:val="0"/>
          <w:marTop w:val="0"/>
          <w:marBottom w:val="0"/>
          <w:divBdr>
            <w:top w:val="none" w:sz="0" w:space="0" w:color="auto"/>
            <w:left w:val="none" w:sz="0" w:space="0" w:color="auto"/>
            <w:bottom w:val="none" w:sz="0" w:space="0" w:color="auto"/>
            <w:right w:val="none" w:sz="0" w:space="0" w:color="auto"/>
          </w:divBdr>
          <w:divsChild>
            <w:div w:id="227501938">
              <w:marLeft w:val="0"/>
              <w:marRight w:val="0"/>
              <w:marTop w:val="0"/>
              <w:marBottom w:val="0"/>
              <w:divBdr>
                <w:top w:val="none" w:sz="0" w:space="0" w:color="auto"/>
                <w:left w:val="none" w:sz="0" w:space="0" w:color="auto"/>
                <w:bottom w:val="none" w:sz="0" w:space="0" w:color="auto"/>
                <w:right w:val="none" w:sz="0" w:space="0" w:color="auto"/>
              </w:divBdr>
              <w:divsChild>
                <w:div w:id="82068111">
                  <w:marLeft w:val="0"/>
                  <w:marRight w:val="0"/>
                  <w:marTop w:val="30"/>
                  <w:marBottom w:val="30"/>
                  <w:divBdr>
                    <w:top w:val="none" w:sz="0" w:space="0" w:color="auto"/>
                    <w:left w:val="none" w:sz="0" w:space="0" w:color="auto"/>
                    <w:bottom w:val="none" w:sz="0" w:space="0" w:color="auto"/>
                    <w:right w:val="none" w:sz="0" w:space="0" w:color="auto"/>
                  </w:divBdr>
                  <w:divsChild>
                    <w:div w:id="1189106989">
                      <w:marLeft w:val="0"/>
                      <w:marRight w:val="0"/>
                      <w:marTop w:val="0"/>
                      <w:marBottom w:val="0"/>
                      <w:divBdr>
                        <w:top w:val="none" w:sz="0" w:space="0" w:color="auto"/>
                        <w:left w:val="none" w:sz="0" w:space="0" w:color="auto"/>
                        <w:bottom w:val="none" w:sz="0" w:space="0" w:color="auto"/>
                        <w:right w:val="none" w:sz="0" w:space="0" w:color="auto"/>
                      </w:divBdr>
                      <w:divsChild>
                        <w:div w:id="1384980441">
                          <w:marLeft w:val="0"/>
                          <w:marRight w:val="0"/>
                          <w:marTop w:val="0"/>
                          <w:marBottom w:val="0"/>
                          <w:divBdr>
                            <w:top w:val="none" w:sz="0" w:space="0" w:color="auto"/>
                            <w:left w:val="none" w:sz="0" w:space="0" w:color="auto"/>
                            <w:bottom w:val="none" w:sz="0" w:space="0" w:color="auto"/>
                            <w:right w:val="none" w:sz="0" w:space="0" w:color="auto"/>
                          </w:divBdr>
                        </w:div>
                      </w:divsChild>
                    </w:div>
                    <w:div w:id="1233156330">
                      <w:marLeft w:val="0"/>
                      <w:marRight w:val="0"/>
                      <w:marTop w:val="0"/>
                      <w:marBottom w:val="0"/>
                      <w:divBdr>
                        <w:top w:val="none" w:sz="0" w:space="0" w:color="auto"/>
                        <w:left w:val="none" w:sz="0" w:space="0" w:color="auto"/>
                        <w:bottom w:val="none" w:sz="0" w:space="0" w:color="auto"/>
                        <w:right w:val="none" w:sz="0" w:space="0" w:color="auto"/>
                      </w:divBdr>
                      <w:divsChild>
                        <w:div w:id="7688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643780">
              <w:marLeft w:val="0"/>
              <w:marRight w:val="0"/>
              <w:marTop w:val="0"/>
              <w:marBottom w:val="0"/>
              <w:divBdr>
                <w:top w:val="none" w:sz="0" w:space="0" w:color="auto"/>
                <w:left w:val="none" w:sz="0" w:space="0" w:color="auto"/>
                <w:bottom w:val="none" w:sz="0" w:space="0" w:color="auto"/>
                <w:right w:val="none" w:sz="0" w:space="0" w:color="auto"/>
              </w:divBdr>
            </w:div>
          </w:divsChild>
        </w:div>
        <w:div w:id="2123643091">
          <w:marLeft w:val="0"/>
          <w:marRight w:val="0"/>
          <w:marTop w:val="0"/>
          <w:marBottom w:val="0"/>
          <w:divBdr>
            <w:top w:val="none" w:sz="0" w:space="0" w:color="auto"/>
            <w:left w:val="none" w:sz="0" w:space="0" w:color="auto"/>
            <w:bottom w:val="none" w:sz="0" w:space="0" w:color="auto"/>
            <w:right w:val="none" w:sz="0" w:space="0" w:color="auto"/>
          </w:divBdr>
          <w:divsChild>
            <w:div w:id="17682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3819">
      <w:bodyDiv w:val="1"/>
      <w:marLeft w:val="0"/>
      <w:marRight w:val="0"/>
      <w:marTop w:val="0"/>
      <w:marBottom w:val="0"/>
      <w:divBdr>
        <w:top w:val="none" w:sz="0" w:space="0" w:color="auto"/>
        <w:left w:val="none" w:sz="0" w:space="0" w:color="auto"/>
        <w:bottom w:val="none" w:sz="0" w:space="0" w:color="auto"/>
        <w:right w:val="none" w:sz="0" w:space="0" w:color="auto"/>
      </w:divBdr>
      <w:divsChild>
        <w:div w:id="191917094">
          <w:marLeft w:val="0"/>
          <w:marRight w:val="0"/>
          <w:marTop w:val="0"/>
          <w:marBottom w:val="0"/>
          <w:divBdr>
            <w:top w:val="none" w:sz="0" w:space="0" w:color="auto"/>
            <w:left w:val="none" w:sz="0" w:space="0" w:color="auto"/>
            <w:bottom w:val="none" w:sz="0" w:space="0" w:color="auto"/>
            <w:right w:val="none" w:sz="0" w:space="0" w:color="auto"/>
          </w:divBdr>
          <w:divsChild>
            <w:div w:id="1516649133">
              <w:marLeft w:val="0"/>
              <w:marRight w:val="0"/>
              <w:marTop w:val="0"/>
              <w:marBottom w:val="0"/>
              <w:divBdr>
                <w:top w:val="none" w:sz="0" w:space="0" w:color="auto"/>
                <w:left w:val="none" w:sz="0" w:space="0" w:color="auto"/>
                <w:bottom w:val="none" w:sz="0" w:space="0" w:color="auto"/>
                <w:right w:val="none" w:sz="0" w:space="0" w:color="auto"/>
              </w:divBdr>
            </w:div>
          </w:divsChild>
        </w:div>
        <w:div w:id="221328150">
          <w:marLeft w:val="0"/>
          <w:marRight w:val="0"/>
          <w:marTop w:val="0"/>
          <w:marBottom w:val="0"/>
          <w:divBdr>
            <w:top w:val="none" w:sz="0" w:space="0" w:color="auto"/>
            <w:left w:val="none" w:sz="0" w:space="0" w:color="auto"/>
            <w:bottom w:val="none" w:sz="0" w:space="0" w:color="auto"/>
            <w:right w:val="none" w:sz="0" w:space="0" w:color="auto"/>
          </w:divBdr>
          <w:divsChild>
            <w:div w:id="92438517">
              <w:marLeft w:val="0"/>
              <w:marRight w:val="0"/>
              <w:marTop w:val="0"/>
              <w:marBottom w:val="0"/>
              <w:divBdr>
                <w:top w:val="none" w:sz="0" w:space="0" w:color="auto"/>
                <w:left w:val="none" w:sz="0" w:space="0" w:color="auto"/>
                <w:bottom w:val="none" w:sz="0" w:space="0" w:color="auto"/>
                <w:right w:val="none" w:sz="0" w:space="0" w:color="auto"/>
              </w:divBdr>
            </w:div>
          </w:divsChild>
        </w:div>
        <w:div w:id="256182640">
          <w:marLeft w:val="0"/>
          <w:marRight w:val="0"/>
          <w:marTop w:val="0"/>
          <w:marBottom w:val="0"/>
          <w:divBdr>
            <w:top w:val="none" w:sz="0" w:space="0" w:color="auto"/>
            <w:left w:val="none" w:sz="0" w:space="0" w:color="auto"/>
            <w:bottom w:val="none" w:sz="0" w:space="0" w:color="auto"/>
            <w:right w:val="none" w:sz="0" w:space="0" w:color="auto"/>
          </w:divBdr>
          <w:divsChild>
            <w:div w:id="1794010440">
              <w:marLeft w:val="0"/>
              <w:marRight w:val="0"/>
              <w:marTop w:val="0"/>
              <w:marBottom w:val="0"/>
              <w:divBdr>
                <w:top w:val="none" w:sz="0" w:space="0" w:color="auto"/>
                <w:left w:val="none" w:sz="0" w:space="0" w:color="auto"/>
                <w:bottom w:val="none" w:sz="0" w:space="0" w:color="auto"/>
                <w:right w:val="none" w:sz="0" w:space="0" w:color="auto"/>
              </w:divBdr>
            </w:div>
          </w:divsChild>
        </w:div>
        <w:div w:id="356852901">
          <w:marLeft w:val="0"/>
          <w:marRight w:val="0"/>
          <w:marTop w:val="0"/>
          <w:marBottom w:val="0"/>
          <w:divBdr>
            <w:top w:val="none" w:sz="0" w:space="0" w:color="auto"/>
            <w:left w:val="none" w:sz="0" w:space="0" w:color="auto"/>
            <w:bottom w:val="none" w:sz="0" w:space="0" w:color="auto"/>
            <w:right w:val="none" w:sz="0" w:space="0" w:color="auto"/>
          </w:divBdr>
          <w:divsChild>
            <w:div w:id="993677106">
              <w:marLeft w:val="0"/>
              <w:marRight w:val="0"/>
              <w:marTop w:val="0"/>
              <w:marBottom w:val="0"/>
              <w:divBdr>
                <w:top w:val="none" w:sz="0" w:space="0" w:color="auto"/>
                <w:left w:val="none" w:sz="0" w:space="0" w:color="auto"/>
                <w:bottom w:val="none" w:sz="0" w:space="0" w:color="auto"/>
                <w:right w:val="none" w:sz="0" w:space="0" w:color="auto"/>
              </w:divBdr>
              <w:divsChild>
                <w:div w:id="1450395611">
                  <w:marLeft w:val="0"/>
                  <w:marRight w:val="0"/>
                  <w:marTop w:val="30"/>
                  <w:marBottom w:val="30"/>
                  <w:divBdr>
                    <w:top w:val="none" w:sz="0" w:space="0" w:color="auto"/>
                    <w:left w:val="none" w:sz="0" w:space="0" w:color="auto"/>
                    <w:bottom w:val="none" w:sz="0" w:space="0" w:color="auto"/>
                    <w:right w:val="none" w:sz="0" w:space="0" w:color="auto"/>
                  </w:divBdr>
                  <w:divsChild>
                    <w:div w:id="154149271">
                      <w:marLeft w:val="0"/>
                      <w:marRight w:val="0"/>
                      <w:marTop w:val="0"/>
                      <w:marBottom w:val="0"/>
                      <w:divBdr>
                        <w:top w:val="none" w:sz="0" w:space="0" w:color="auto"/>
                        <w:left w:val="none" w:sz="0" w:space="0" w:color="auto"/>
                        <w:bottom w:val="none" w:sz="0" w:space="0" w:color="auto"/>
                        <w:right w:val="none" w:sz="0" w:space="0" w:color="auto"/>
                      </w:divBdr>
                      <w:divsChild>
                        <w:div w:id="1536039531">
                          <w:marLeft w:val="0"/>
                          <w:marRight w:val="0"/>
                          <w:marTop w:val="0"/>
                          <w:marBottom w:val="0"/>
                          <w:divBdr>
                            <w:top w:val="none" w:sz="0" w:space="0" w:color="auto"/>
                            <w:left w:val="none" w:sz="0" w:space="0" w:color="auto"/>
                            <w:bottom w:val="none" w:sz="0" w:space="0" w:color="auto"/>
                            <w:right w:val="none" w:sz="0" w:space="0" w:color="auto"/>
                          </w:divBdr>
                        </w:div>
                      </w:divsChild>
                    </w:div>
                    <w:div w:id="353962975">
                      <w:marLeft w:val="0"/>
                      <w:marRight w:val="0"/>
                      <w:marTop w:val="0"/>
                      <w:marBottom w:val="0"/>
                      <w:divBdr>
                        <w:top w:val="none" w:sz="0" w:space="0" w:color="auto"/>
                        <w:left w:val="none" w:sz="0" w:space="0" w:color="auto"/>
                        <w:bottom w:val="none" w:sz="0" w:space="0" w:color="auto"/>
                        <w:right w:val="none" w:sz="0" w:space="0" w:color="auto"/>
                      </w:divBdr>
                      <w:divsChild>
                        <w:div w:id="1311910128">
                          <w:marLeft w:val="0"/>
                          <w:marRight w:val="0"/>
                          <w:marTop w:val="0"/>
                          <w:marBottom w:val="0"/>
                          <w:divBdr>
                            <w:top w:val="none" w:sz="0" w:space="0" w:color="auto"/>
                            <w:left w:val="none" w:sz="0" w:space="0" w:color="auto"/>
                            <w:bottom w:val="none" w:sz="0" w:space="0" w:color="auto"/>
                            <w:right w:val="none" w:sz="0" w:space="0" w:color="auto"/>
                          </w:divBdr>
                        </w:div>
                      </w:divsChild>
                    </w:div>
                    <w:div w:id="936130924">
                      <w:marLeft w:val="0"/>
                      <w:marRight w:val="0"/>
                      <w:marTop w:val="0"/>
                      <w:marBottom w:val="0"/>
                      <w:divBdr>
                        <w:top w:val="none" w:sz="0" w:space="0" w:color="auto"/>
                        <w:left w:val="none" w:sz="0" w:space="0" w:color="auto"/>
                        <w:bottom w:val="none" w:sz="0" w:space="0" w:color="auto"/>
                        <w:right w:val="none" w:sz="0" w:space="0" w:color="auto"/>
                      </w:divBdr>
                      <w:divsChild>
                        <w:div w:id="1597249185">
                          <w:marLeft w:val="0"/>
                          <w:marRight w:val="0"/>
                          <w:marTop w:val="0"/>
                          <w:marBottom w:val="0"/>
                          <w:divBdr>
                            <w:top w:val="none" w:sz="0" w:space="0" w:color="auto"/>
                            <w:left w:val="none" w:sz="0" w:space="0" w:color="auto"/>
                            <w:bottom w:val="none" w:sz="0" w:space="0" w:color="auto"/>
                            <w:right w:val="none" w:sz="0" w:space="0" w:color="auto"/>
                          </w:divBdr>
                        </w:div>
                      </w:divsChild>
                    </w:div>
                    <w:div w:id="1135369585">
                      <w:marLeft w:val="0"/>
                      <w:marRight w:val="0"/>
                      <w:marTop w:val="0"/>
                      <w:marBottom w:val="0"/>
                      <w:divBdr>
                        <w:top w:val="none" w:sz="0" w:space="0" w:color="auto"/>
                        <w:left w:val="none" w:sz="0" w:space="0" w:color="auto"/>
                        <w:bottom w:val="none" w:sz="0" w:space="0" w:color="auto"/>
                        <w:right w:val="none" w:sz="0" w:space="0" w:color="auto"/>
                      </w:divBdr>
                      <w:divsChild>
                        <w:div w:id="557784091">
                          <w:marLeft w:val="0"/>
                          <w:marRight w:val="0"/>
                          <w:marTop w:val="0"/>
                          <w:marBottom w:val="0"/>
                          <w:divBdr>
                            <w:top w:val="none" w:sz="0" w:space="0" w:color="auto"/>
                            <w:left w:val="none" w:sz="0" w:space="0" w:color="auto"/>
                            <w:bottom w:val="none" w:sz="0" w:space="0" w:color="auto"/>
                            <w:right w:val="none" w:sz="0" w:space="0" w:color="auto"/>
                          </w:divBdr>
                        </w:div>
                      </w:divsChild>
                    </w:div>
                    <w:div w:id="1550414949">
                      <w:marLeft w:val="0"/>
                      <w:marRight w:val="0"/>
                      <w:marTop w:val="0"/>
                      <w:marBottom w:val="0"/>
                      <w:divBdr>
                        <w:top w:val="none" w:sz="0" w:space="0" w:color="auto"/>
                        <w:left w:val="none" w:sz="0" w:space="0" w:color="auto"/>
                        <w:bottom w:val="none" w:sz="0" w:space="0" w:color="auto"/>
                        <w:right w:val="none" w:sz="0" w:space="0" w:color="auto"/>
                      </w:divBdr>
                      <w:divsChild>
                        <w:div w:id="1764296557">
                          <w:marLeft w:val="0"/>
                          <w:marRight w:val="0"/>
                          <w:marTop w:val="0"/>
                          <w:marBottom w:val="0"/>
                          <w:divBdr>
                            <w:top w:val="none" w:sz="0" w:space="0" w:color="auto"/>
                            <w:left w:val="none" w:sz="0" w:space="0" w:color="auto"/>
                            <w:bottom w:val="none" w:sz="0" w:space="0" w:color="auto"/>
                            <w:right w:val="none" w:sz="0" w:space="0" w:color="auto"/>
                          </w:divBdr>
                        </w:div>
                      </w:divsChild>
                    </w:div>
                    <w:div w:id="2029522544">
                      <w:marLeft w:val="0"/>
                      <w:marRight w:val="0"/>
                      <w:marTop w:val="0"/>
                      <w:marBottom w:val="0"/>
                      <w:divBdr>
                        <w:top w:val="none" w:sz="0" w:space="0" w:color="auto"/>
                        <w:left w:val="none" w:sz="0" w:space="0" w:color="auto"/>
                        <w:bottom w:val="none" w:sz="0" w:space="0" w:color="auto"/>
                        <w:right w:val="none" w:sz="0" w:space="0" w:color="auto"/>
                      </w:divBdr>
                      <w:divsChild>
                        <w:div w:id="975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75161">
              <w:marLeft w:val="0"/>
              <w:marRight w:val="0"/>
              <w:marTop w:val="0"/>
              <w:marBottom w:val="0"/>
              <w:divBdr>
                <w:top w:val="none" w:sz="0" w:space="0" w:color="auto"/>
                <w:left w:val="none" w:sz="0" w:space="0" w:color="auto"/>
                <w:bottom w:val="none" w:sz="0" w:space="0" w:color="auto"/>
                <w:right w:val="none" w:sz="0" w:space="0" w:color="auto"/>
              </w:divBdr>
            </w:div>
          </w:divsChild>
        </w:div>
        <w:div w:id="486094244">
          <w:marLeft w:val="0"/>
          <w:marRight w:val="0"/>
          <w:marTop w:val="0"/>
          <w:marBottom w:val="0"/>
          <w:divBdr>
            <w:top w:val="none" w:sz="0" w:space="0" w:color="auto"/>
            <w:left w:val="none" w:sz="0" w:space="0" w:color="auto"/>
            <w:bottom w:val="none" w:sz="0" w:space="0" w:color="auto"/>
            <w:right w:val="none" w:sz="0" w:space="0" w:color="auto"/>
          </w:divBdr>
          <w:divsChild>
            <w:div w:id="1867908874">
              <w:marLeft w:val="0"/>
              <w:marRight w:val="0"/>
              <w:marTop w:val="0"/>
              <w:marBottom w:val="0"/>
              <w:divBdr>
                <w:top w:val="none" w:sz="0" w:space="0" w:color="auto"/>
                <w:left w:val="none" w:sz="0" w:space="0" w:color="auto"/>
                <w:bottom w:val="none" w:sz="0" w:space="0" w:color="auto"/>
                <w:right w:val="none" w:sz="0" w:space="0" w:color="auto"/>
              </w:divBdr>
            </w:div>
          </w:divsChild>
        </w:div>
        <w:div w:id="542326728">
          <w:marLeft w:val="0"/>
          <w:marRight w:val="0"/>
          <w:marTop w:val="0"/>
          <w:marBottom w:val="0"/>
          <w:divBdr>
            <w:top w:val="none" w:sz="0" w:space="0" w:color="auto"/>
            <w:left w:val="none" w:sz="0" w:space="0" w:color="auto"/>
            <w:bottom w:val="none" w:sz="0" w:space="0" w:color="auto"/>
            <w:right w:val="none" w:sz="0" w:space="0" w:color="auto"/>
          </w:divBdr>
          <w:divsChild>
            <w:div w:id="114452158">
              <w:marLeft w:val="0"/>
              <w:marRight w:val="0"/>
              <w:marTop w:val="0"/>
              <w:marBottom w:val="0"/>
              <w:divBdr>
                <w:top w:val="none" w:sz="0" w:space="0" w:color="auto"/>
                <w:left w:val="none" w:sz="0" w:space="0" w:color="auto"/>
                <w:bottom w:val="none" w:sz="0" w:space="0" w:color="auto"/>
                <w:right w:val="none" w:sz="0" w:space="0" w:color="auto"/>
              </w:divBdr>
            </w:div>
          </w:divsChild>
        </w:div>
        <w:div w:id="745689801">
          <w:marLeft w:val="0"/>
          <w:marRight w:val="0"/>
          <w:marTop w:val="0"/>
          <w:marBottom w:val="0"/>
          <w:divBdr>
            <w:top w:val="none" w:sz="0" w:space="0" w:color="auto"/>
            <w:left w:val="none" w:sz="0" w:space="0" w:color="auto"/>
            <w:bottom w:val="none" w:sz="0" w:space="0" w:color="auto"/>
            <w:right w:val="none" w:sz="0" w:space="0" w:color="auto"/>
          </w:divBdr>
          <w:divsChild>
            <w:div w:id="1190755831">
              <w:marLeft w:val="0"/>
              <w:marRight w:val="0"/>
              <w:marTop w:val="0"/>
              <w:marBottom w:val="0"/>
              <w:divBdr>
                <w:top w:val="none" w:sz="0" w:space="0" w:color="auto"/>
                <w:left w:val="none" w:sz="0" w:space="0" w:color="auto"/>
                <w:bottom w:val="none" w:sz="0" w:space="0" w:color="auto"/>
                <w:right w:val="none" w:sz="0" w:space="0" w:color="auto"/>
              </w:divBdr>
            </w:div>
          </w:divsChild>
        </w:div>
        <w:div w:id="871193340">
          <w:marLeft w:val="0"/>
          <w:marRight w:val="0"/>
          <w:marTop w:val="0"/>
          <w:marBottom w:val="0"/>
          <w:divBdr>
            <w:top w:val="none" w:sz="0" w:space="0" w:color="auto"/>
            <w:left w:val="none" w:sz="0" w:space="0" w:color="auto"/>
            <w:bottom w:val="none" w:sz="0" w:space="0" w:color="auto"/>
            <w:right w:val="none" w:sz="0" w:space="0" w:color="auto"/>
          </w:divBdr>
          <w:divsChild>
            <w:div w:id="199636146">
              <w:marLeft w:val="0"/>
              <w:marRight w:val="0"/>
              <w:marTop w:val="0"/>
              <w:marBottom w:val="0"/>
              <w:divBdr>
                <w:top w:val="none" w:sz="0" w:space="0" w:color="auto"/>
                <w:left w:val="none" w:sz="0" w:space="0" w:color="auto"/>
                <w:bottom w:val="none" w:sz="0" w:space="0" w:color="auto"/>
                <w:right w:val="none" w:sz="0" w:space="0" w:color="auto"/>
              </w:divBdr>
            </w:div>
          </w:divsChild>
        </w:div>
        <w:div w:id="1256211456">
          <w:marLeft w:val="0"/>
          <w:marRight w:val="0"/>
          <w:marTop w:val="0"/>
          <w:marBottom w:val="0"/>
          <w:divBdr>
            <w:top w:val="none" w:sz="0" w:space="0" w:color="auto"/>
            <w:left w:val="none" w:sz="0" w:space="0" w:color="auto"/>
            <w:bottom w:val="none" w:sz="0" w:space="0" w:color="auto"/>
            <w:right w:val="none" w:sz="0" w:space="0" w:color="auto"/>
          </w:divBdr>
          <w:divsChild>
            <w:div w:id="644352786">
              <w:marLeft w:val="0"/>
              <w:marRight w:val="0"/>
              <w:marTop w:val="0"/>
              <w:marBottom w:val="0"/>
              <w:divBdr>
                <w:top w:val="none" w:sz="0" w:space="0" w:color="auto"/>
                <w:left w:val="none" w:sz="0" w:space="0" w:color="auto"/>
                <w:bottom w:val="none" w:sz="0" w:space="0" w:color="auto"/>
                <w:right w:val="none" w:sz="0" w:space="0" w:color="auto"/>
              </w:divBdr>
            </w:div>
          </w:divsChild>
        </w:div>
        <w:div w:id="1300065897">
          <w:marLeft w:val="0"/>
          <w:marRight w:val="0"/>
          <w:marTop w:val="0"/>
          <w:marBottom w:val="0"/>
          <w:divBdr>
            <w:top w:val="none" w:sz="0" w:space="0" w:color="auto"/>
            <w:left w:val="none" w:sz="0" w:space="0" w:color="auto"/>
            <w:bottom w:val="none" w:sz="0" w:space="0" w:color="auto"/>
            <w:right w:val="none" w:sz="0" w:space="0" w:color="auto"/>
          </w:divBdr>
          <w:divsChild>
            <w:div w:id="353728145">
              <w:marLeft w:val="0"/>
              <w:marRight w:val="0"/>
              <w:marTop w:val="0"/>
              <w:marBottom w:val="0"/>
              <w:divBdr>
                <w:top w:val="none" w:sz="0" w:space="0" w:color="auto"/>
                <w:left w:val="none" w:sz="0" w:space="0" w:color="auto"/>
                <w:bottom w:val="none" w:sz="0" w:space="0" w:color="auto"/>
                <w:right w:val="none" w:sz="0" w:space="0" w:color="auto"/>
              </w:divBdr>
            </w:div>
            <w:div w:id="1140225263">
              <w:marLeft w:val="0"/>
              <w:marRight w:val="0"/>
              <w:marTop w:val="0"/>
              <w:marBottom w:val="0"/>
              <w:divBdr>
                <w:top w:val="none" w:sz="0" w:space="0" w:color="auto"/>
                <w:left w:val="none" w:sz="0" w:space="0" w:color="auto"/>
                <w:bottom w:val="none" w:sz="0" w:space="0" w:color="auto"/>
                <w:right w:val="none" w:sz="0" w:space="0" w:color="auto"/>
              </w:divBdr>
              <w:divsChild>
                <w:div w:id="770324355">
                  <w:marLeft w:val="0"/>
                  <w:marRight w:val="0"/>
                  <w:marTop w:val="30"/>
                  <w:marBottom w:val="30"/>
                  <w:divBdr>
                    <w:top w:val="none" w:sz="0" w:space="0" w:color="auto"/>
                    <w:left w:val="none" w:sz="0" w:space="0" w:color="auto"/>
                    <w:bottom w:val="none" w:sz="0" w:space="0" w:color="auto"/>
                    <w:right w:val="none" w:sz="0" w:space="0" w:color="auto"/>
                  </w:divBdr>
                  <w:divsChild>
                    <w:div w:id="369034607">
                      <w:marLeft w:val="0"/>
                      <w:marRight w:val="0"/>
                      <w:marTop w:val="0"/>
                      <w:marBottom w:val="0"/>
                      <w:divBdr>
                        <w:top w:val="none" w:sz="0" w:space="0" w:color="auto"/>
                        <w:left w:val="none" w:sz="0" w:space="0" w:color="auto"/>
                        <w:bottom w:val="none" w:sz="0" w:space="0" w:color="auto"/>
                        <w:right w:val="none" w:sz="0" w:space="0" w:color="auto"/>
                      </w:divBdr>
                      <w:divsChild>
                        <w:div w:id="276720972">
                          <w:marLeft w:val="0"/>
                          <w:marRight w:val="0"/>
                          <w:marTop w:val="0"/>
                          <w:marBottom w:val="0"/>
                          <w:divBdr>
                            <w:top w:val="none" w:sz="0" w:space="0" w:color="auto"/>
                            <w:left w:val="none" w:sz="0" w:space="0" w:color="auto"/>
                            <w:bottom w:val="none" w:sz="0" w:space="0" w:color="auto"/>
                            <w:right w:val="none" w:sz="0" w:space="0" w:color="auto"/>
                          </w:divBdr>
                        </w:div>
                      </w:divsChild>
                    </w:div>
                    <w:div w:id="1807818479">
                      <w:marLeft w:val="0"/>
                      <w:marRight w:val="0"/>
                      <w:marTop w:val="0"/>
                      <w:marBottom w:val="0"/>
                      <w:divBdr>
                        <w:top w:val="none" w:sz="0" w:space="0" w:color="auto"/>
                        <w:left w:val="none" w:sz="0" w:space="0" w:color="auto"/>
                        <w:bottom w:val="none" w:sz="0" w:space="0" w:color="auto"/>
                        <w:right w:val="none" w:sz="0" w:space="0" w:color="auto"/>
                      </w:divBdr>
                      <w:divsChild>
                        <w:div w:id="2818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093117">
      <w:bodyDiv w:val="1"/>
      <w:marLeft w:val="0"/>
      <w:marRight w:val="0"/>
      <w:marTop w:val="0"/>
      <w:marBottom w:val="0"/>
      <w:divBdr>
        <w:top w:val="none" w:sz="0" w:space="0" w:color="auto"/>
        <w:left w:val="none" w:sz="0" w:space="0" w:color="auto"/>
        <w:bottom w:val="none" w:sz="0" w:space="0" w:color="auto"/>
        <w:right w:val="none" w:sz="0" w:space="0" w:color="auto"/>
      </w:divBdr>
      <w:divsChild>
        <w:div w:id="766387681">
          <w:marLeft w:val="0"/>
          <w:marRight w:val="0"/>
          <w:marTop w:val="0"/>
          <w:marBottom w:val="0"/>
          <w:divBdr>
            <w:top w:val="none" w:sz="0" w:space="0" w:color="auto"/>
            <w:left w:val="none" w:sz="0" w:space="0" w:color="auto"/>
            <w:bottom w:val="none" w:sz="0" w:space="0" w:color="auto"/>
            <w:right w:val="none" w:sz="0" w:space="0" w:color="auto"/>
          </w:divBdr>
          <w:divsChild>
            <w:div w:id="180050114">
              <w:marLeft w:val="0"/>
              <w:marRight w:val="0"/>
              <w:marTop w:val="0"/>
              <w:marBottom w:val="0"/>
              <w:divBdr>
                <w:top w:val="none" w:sz="0" w:space="0" w:color="auto"/>
                <w:left w:val="none" w:sz="0" w:space="0" w:color="auto"/>
                <w:bottom w:val="none" w:sz="0" w:space="0" w:color="auto"/>
                <w:right w:val="none" w:sz="0" w:space="0" w:color="auto"/>
              </w:divBdr>
            </w:div>
          </w:divsChild>
        </w:div>
        <w:div w:id="908612753">
          <w:marLeft w:val="0"/>
          <w:marRight w:val="0"/>
          <w:marTop w:val="0"/>
          <w:marBottom w:val="0"/>
          <w:divBdr>
            <w:top w:val="none" w:sz="0" w:space="0" w:color="auto"/>
            <w:left w:val="none" w:sz="0" w:space="0" w:color="auto"/>
            <w:bottom w:val="none" w:sz="0" w:space="0" w:color="auto"/>
            <w:right w:val="none" w:sz="0" w:space="0" w:color="auto"/>
          </w:divBdr>
          <w:divsChild>
            <w:div w:id="1197617183">
              <w:marLeft w:val="0"/>
              <w:marRight w:val="0"/>
              <w:marTop w:val="0"/>
              <w:marBottom w:val="0"/>
              <w:divBdr>
                <w:top w:val="none" w:sz="0" w:space="0" w:color="auto"/>
                <w:left w:val="none" w:sz="0" w:space="0" w:color="auto"/>
                <w:bottom w:val="none" w:sz="0" w:space="0" w:color="auto"/>
                <w:right w:val="none" w:sz="0" w:space="0" w:color="auto"/>
              </w:divBdr>
            </w:div>
            <w:div w:id="1291979181">
              <w:marLeft w:val="0"/>
              <w:marRight w:val="0"/>
              <w:marTop w:val="0"/>
              <w:marBottom w:val="0"/>
              <w:divBdr>
                <w:top w:val="none" w:sz="0" w:space="0" w:color="auto"/>
                <w:left w:val="none" w:sz="0" w:space="0" w:color="auto"/>
                <w:bottom w:val="none" w:sz="0" w:space="0" w:color="auto"/>
                <w:right w:val="none" w:sz="0" w:space="0" w:color="auto"/>
              </w:divBdr>
              <w:divsChild>
                <w:div w:id="1375616643">
                  <w:marLeft w:val="0"/>
                  <w:marRight w:val="0"/>
                  <w:marTop w:val="30"/>
                  <w:marBottom w:val="30"/>
                  <w:divBdr>
                    <w:top w:val="none" w:sz="0" w:space="0" w:color="auto"/>
                    <w:left w:val="none" w:sz="0" w:space="0" w:color="auto"/>
                    <w:bottom w:val="none" w:sz="0" w:space="0" w:color="auto"/>
                    <w:right w:val="none" w:sz="0" w:space="0" w:color="auto"/>
                  </w:divBdr>
                  <w:divsChild>
                    <w:div w:id="30230904">
                      <w:marLeft w:val="0"/>
                      <w:marRight w:val="0"/>
                      <w:marTop w:val="0"/>
                      <w:marBottom w:val="0"/>
                      <w:divBdr>
                        <w:top w:val="none" w:sz="0" w:space="0" w:color="auto"/>
                        <w:left w:val="none" w:sz="0" w:space="0" w:color="auto"/>
                        <w:bottom w:val="none" w:sz="0" w:space="0" w:color="auto"/>
                        <w:right w:val="none" w:sz="0" w:space="0" w:color="auto"/>
                      </w:divBdr>
                      <w:divsChild>
                        <w:div w:id="1635335185">
                          <w:marLeft w:val="0"/>
                          <w:marRight w:val="0"/>
                          <w:marTop w:val="0"/>
                          <w:marBottom w:val="0"/>
                          <w:divBdr>
                            <w:top w:val="none" w:sz="0" w:space="0" w:color="auto"/>
                            <w:left w:val="none" w:sz="0" w:space="0" w:color="auto"/>
                            <w:bottom w:val="none" w:sz="0" w:space="0" w:color="auto"/>
                            <w:right w:val="none" w:sz="0" w:space="0" w:color="auto"/>
                          </w:divBdr>
                        </w:div>
                      </w:divsChild>
                    </w:div>
                    <w:div w:id="44380781">
                      <w:marLeft w:val="0"/>
                      <w:marRight w:val="0"/>
                      <w:marTop w:val="0"/>
                      <w:marBottom w:val="0"/>
                      <w:divBdr>
                        <w:top w:val="none" w:sz="0" w:space="0" w:color="auto"/>
                        <w:left w:val="none" w:sz="0" w:space="0" w:color="auto"/>
                        <w:bottom w:val="none" w:sz="0" w:space="0" w:color="auto"/>
                        <w:right w:val="none" w:sz="0" w:space="0" w:color="auto"/>
                      </w:divBdr>
                      <w:divsChild>
                        <w:div w:id="186603996">
                          <w:marLeft w:val="0"/>
                          <w:marRight w:val="0"/>
                          <w:marTop w:val="0"/>
                          <w:marBottom w:val="0"/>
                          <w:divBdr>
                            <w:top w:val="none" w:sz="0" w:space="0" w:color="auto"/>
                            <w:left w:val="none" w:sz="0" w:space="0" w:color="auto"/>
                            <w:bottom w:val="none" w:sz="0" w:space="0" w:color="auto"/>
                            <w:right w:val="none" w:sz="0" w:space="0" w:color="auto"/>
                          </w:divBdr>
                        </w:div>
                      </w:divsChild>
                    </w:div>
                    <w:div w:id="61367429">
                      <w:marLeft w:val="0"/>
                      <w:marRight w:val="0"/>
                      <w:marTop w:val="0"/>
                      <w:marBottom w:val="0"/>
                      <w:divBdr>
                        <w:top w:val="none" w:sz="0" w:space="0" w:color="auto"/>
                        <w:left w:val="none" w:sz="0" w:space="0" w:color="auto"/>
                        <w:bottom w:val="none" w:sz="0" w:space="0" w:color="auto"/>
                        <w:right w:val="none" w:sz="0" w:space="0" w:color="auto"/>
                      </w:divBdr>
                      <w:divsChild>
                        <w:div w:id="66346608">
                          <w:marLeft w:val="0"/>
                          <w:marRight w:val="0"/>
                          <w:marTop w:val="0"/>
                          <w:marBottom w:val="0"/>
                          <w:divBdr>
                            <w:top w:val="none" w:sz="0" w:space="0" w:color="auto"/>
                            <w:left w:val="none" w:sz="0" w:space="0" w:color="auto"/>
                            <w:bottom w:val="none" w:sz="0" w:space="0" w:color="auto"/>
                            <w:right w:val="none" w:sz="0" w:space="0" w:color="auto"/>
                          </w:divBdr>
                        </w:div>
                      </w:divsChild>
                    </w:div>
                    <w:div w:id="161745676">
                      <w:marLeft w:val="0"/>
                      <w:marRight w:val="0"/>
                      <w:marTop w:val="0"/>
                      <w:marBottom w:val="0"/>
                      <w:divBdr>
                        <w:top w:val="none" w:sz="0" w:space="0" w:color="auto"/>
                        <w:left w:val="none" w:sz="0" w:space="0" w:color="auto"/>
                        <w:bottom w:val="none" w:sz="0" w:space="0" w:color="auto"/>
                        <w:right w:val="none" w:sz="0" w:space="0" w:color="auto"/>
                      </w:divBdr>
                      <w:divsChild>
                        <w:div w:id="808670504">
                          <w:marLeft w:val="0"/>
                          <w:marRight w:val="0"/>
                          <w:marTop w:val="0"/>
                          <w:marBottom w:val="0"/>
                          <w:divBdr>
                            <w:top w:val="none" w:sz="0" w:space="0" w:color="auto"/>
                            <w:left w:val="none" w:sz="0" w:space="0" w:color="auto"/>
                            <w:bottom w:val="none" w:sz="0" w:space="0" w:color="auto"/>
                            <w:right w:val="none" w:sz="0" w:space="0" w:color="auto"/>
                          </w:divBdr>
                        </w:div>
                      </w:divsChild>
                    </w:div>
                    <w:div w:id="188106050">
                      <w:marLeft w:val="0"/>
                      <w:marRight w:val="0"/>
                      <w:marTop w:val="0"/>
                      <w:marBottom w:val="0"/>
                      <w:divBdr>
                        <w:top w:val="none" w:sz="0" w:space="0" w:color="auto"/>
                        <w:left w:val="none" w:sz="0" w:space="0" w:color="auto"/>
                        <w:bottom w:val="none" w:sz="0" w:space="0" w:color="auto"/>
                        <w:right w:val="none" w:sz="0" w:space="0" w:color="auto"/>
                      </w:divBdr>
                      <w:divsChild>
                        <w:div w:id="1609317694">
                          <w:marLeft w:val="0"/>
                          <w:marRight w:val="0"/>
                          <w:marTop w:val="0"/>
                          <w:marBottom w:val="0"/>
                          <w:divBdr>
                            <w:top w:val="none" w:sz="0" w:space="0" w:color="auto"/>
                            <w:left w:val="none" w:sz="0" w:space="0" w:color="auto"/>
                            <w:bottom w:val="none" w:sz="0" w:space="0" w:color="auto"/>
                            <w:right w:val="none" w:sz="0" w:space="0" w:color="auto"/>
                          </w:divBdr>
                        </w:div>
                      </w:divsChild>
                    </w:div>
                    <w:div w:id="214700250">
                      <w:marLeft w:val="0"/>
                      <w:marRight w:val="0"/>
                      <w:marTop w:val="0"/>
                      <w:marBottom w:val="0"/>
                      <w:divBdr>
                        <w:top w:val="none" w:sz="0" w:space="0" w:color="auto"/>
                        <w:left w:val="none" w:sz="0" w:space="0" w:color="auto"/>
                        <w:bottom w:val="none" w:sz="0" w:space="0" w:color="auto"/>
                        <w:right w:val="none" w:sz="0" w:space="0" w:color="auto"/>
                      </w:divBdr>
                      <w:divsChild>
                        <w:div w:id="1140145630">
                          <w:marLeft w:val="0"/>
                          <w:marRight w:val="0"/>
                          <w:marTop w:val="0"/>
                          <w:marBottom w:val="0"/>
                          <w:divBdr>
                            <w:top w:val="none" w:sz="0" w:space="0" w:color="auto"/>
                            <w:left w:val="none" w:sz="0" w:space="0" w:color="auto"/>
                            <w:bottom w:val="none" w:sz="0" w:space="0" w:color="auto"/>
                            <w:right w:val="none" w:sz="0" w:space="0" w:color="auto"/>
                          </w:divBdr>
                        </w:div>
                      </w:divsChild>
                    </w:div>
                    <w:div w:id="292053978">
                      <w:marLeft w:val="0"/>
                      <w:marRight w:val="0"/>
                      <w:marTop w:val="0"/>
                      <w:marBottom w:val="0"/>
                      <w:divBdr>
                        <w:top w:val="none" w:sz="0" w:space="0" w:color="auto"/>
                        <w:left w:val="none" w:sz="0" w:space="0" w:color="auto"/>
                        <w:bottom w:val="none" w:sz="0" w:space="0" w:color="auto"/>
                        <w:right w:val="none" w:sz="0" w:space="0" w:color="auto"/>
                      </w:divBdr>
                      <w:divsChild>
                        <w:div w:id="1395859105">
                          <w:marLeft w:val="0"/>
                          <w:marRight w:val="0"/>
                          <w:marTop w:val="0"/>
                          <w:marBottom w:val="0"/>
                          <w:divBdr>
                            <w:top w:val="none" w:sz="0" w:space="0" w:color="auto"/>
                            <w:left w:val="none" w:sz="0" w:space="0" w:color="auto"/>
                            <w:bottom w:val="none" w:sz="0" w:space="0" w:color="auto"/>
                            <w:right w:val="none" w:sz="0" w:space="0" w:color="auto"/>
                          </w:divBdr>
                        </w:div>
                      </w:divsChild>
                    </w:div>
                    <w:div w:id="351802677">
                      <w:marLeft w:val="0"/>
                      <w:marRight w:val="0"/>
                      <w:marTop w:val="0"/>
                      <w:marBottom w:val="0"/>
                      <w:divBdr>
                        <w:top w:val="none" w:sz="0" w:space="0" w:color="auto"/>
                        <w:left w:val="none" w:sz="0" w:space="0" w:color="auto"/>
                        <w:bottom w:val="none" w:sz="0" w:space="0" w:color="auto"/>
                        <w:right w:val="none" w:sz="0" w:space="0" w:color="auto"/>
                      </w:divBdr>
                      <w:divsChild>
                        <w:div w:id="1217665924">
                          <w:marLeft w:val="0"/>
                          <w:marRight w:val="0"/>
                          <w:marTop w:val="0"/>
                          <w:marBottom w:val="0"/>
                          <w:divBdr>
                            <w:top w:val="none" w:sz="0" w:space="0" w:color="auto"/>
                            <w:left w:val="none" w:sz="0" w:space="0" w:color="auto"/>
                            <w:bottom w:val="none" w:sz="0" w:space="0" w:color="auto"/>
                            <w:right w:val="none" w:sz="0" w:space="0" w:color="auto"/>
                          </w:divBdr>
                        </w:div>
                      </w:divsChild>
                    </w:div>
                    <w:div w:id="394933967">
                      <w:marLeft w:val="0"/>
                      <w:marRight w:val="0"/>
                      <w:marTop w:val="0"/>
                      <w:marBottom w:val="0"/>
                      <w:divBdr>
                        <w:top w:val="none" w:sz="0" w:space="0" w:color="auto"/>
                        <w:left w:val="none" w:sz="0" w:space="0" w:color="auto"/>
                        <w:bottom w:val="none" w:sz="0" w:space="0" w:color="auto"/>
                        <w:right w:val="none" w:sz="0" w:space="0" w:color="auto"/>
                      </w:divBdr>
                      <w:divsChild>
                        <w:div w:id="1215118314">
                          <w:marLeft w:val="0"/>
                          <w:marRight w:val="0"/>
                          <w:marTop w:val="0"/>
                          <w:marBottom w:val="0"/>
                          <w:divBdr>
                            <w:top w:val="none" w:sz="0" w:space="0" w:color="auto"/>
                            <w:left w:val="none" w:sz="0" w:space="0" w:color="auto"/>
                            <w:bottom w:val="none" w:sz="0" w:space="0" w:color="auto"/>
                            <w:right w:val="none" w:sz="0" w:space="0" w:color="auto"/>
                          </w:divBdr>
                        </w:div>
                      </w:divsChild>
                    </w:div>
                    <w:div w:id="407388099">
                      <w:marLeft w:val="0"/>
                      <w:marRight w:val="0"/>
                      <w:marTop w:val="0"/>
                      <w:marBottom w:val="0"/>
                      <w:divBdr>
                        <w:top w:val="none" w:sz="0" w:space="0" w:color="auto"/>
                        <w:left w:val="none" w:sz="0" w:space="0" w:color="auto"/>
                        <w:bottom w:val="none" w:sz="0" w:space="0" w:color="auto"/>
                        <w:right w:val="none" w:sz="0" w:space="0" w:color="auto"/>
                      </w:divBdr>
                      <w:divsChild>
                        <w:div w:id="266354172">
                          <w:marLeft w:val="0"/>
                          <w:marRight w:val="0"/>
                          <w:marTop w:val="0"/>
                          <w:marBottom w:val="0"/>
                          <w:divBdr>
                            <w:top w:val="none" w:sz="0" w:space="0" w:color="auto"/>
                            <w:left w:val="none" w:sz="0" w:space="0" w:color="auto"/>
                            <w:bottom w:val="none" w:sz="0" w:space="0" w:color="auto"/>
                            <w:right w:val="none" w:sz="0" w:space="0" w:color="auto"/>
                          </w:divBdr>
                        </w:div>
                      </w:divsChild>
                    </w:div>
                    <w:div w:id="409541793">
                      <w:marLeft w:val="0"/>
                      <w:marRight w:val="0"/>
                      <w:marTop w:val="0"/>
                      <w:marBottom w:val="0"/>
                      <w:divBdr>
                        <w:top w:val="none" w:sz="0" w:space="0" w:color="auto"/>
                        <w:left w:val="none" w:sz="0" w:space="0" w:color="auto"/>
                        <w:bottom w:val="none" w:sz="0" w:space="0" w:color="auto"/>
                        <w:right w:val="none" w:sz="0" w:space="0" w:color="auto"/>
                      </w:divBdr>
                      <w:divsChild>
                        <w:div w:id="75590851">
                          <w:marLeft w:val="0"/>
                          <w:marRight w:val="0"/>
                          <w:marTop w:val="0"/>
                          <w:marBottom w:val="0"/>
                          <w:divBdr>
                            <w:top w:val="none" w:sz="0" w:space="0" w:color="auto"/>
                            <w:left w:val="none" w:sz="0" w:space="0" w:color="auto"/>
                            <w:bottom w:val="none" w:sz="0" w:space="0" w:color="auto"/>
                            <w:right w:val="none" w:sz="0" w:space="0" w:color="auto"/>
                          </w:divBdr>
                        </w:div>
                      </w:divsChild>
                    </w:div>
                    <w:div w:id="429862345">
                      <w:marLeft w:val="0"/>
                      <w:marRight w:val="0"/>
                      <w:marTop w:val="0"/>
                      <w:marBottom w:val="0"/>
                      <w:divBdr>
                        <w:top w:val="none" w:sz="0" w:space="0" w:color="auto"/>
                        <w:left w:val="none" w:sz="0" w:space="0" w:color="auto"/>
                        <w:bottom w:val="none" w:sz="0" w:space="0" w:color="auto"/>
                        <w:right w:val="none" w:sz="0" w:space="0" w:color="auto"/>
                      </w:divBdr>
                      <w:divsChild>
                        <w:div w:id="1194466066">
                          <w:marLeft w:val="0"/>
                          <w:marRight w:val="0"/>
                          <w:marTop w:val="0"/>
                          <w:marBottom w:val="0"/>
                          <w:divBdr>
                            <w:top w:val="none" w:sz="0" w:space="0" w:color="auto"/>
                            <w:left w:val="none" w:sz="0" w:space="0" w:color="auto"/>
                            <w:bottom w:val="none" w:sz="0" w:space="0" w:color="auto"/>
                            <w:right w:val="none" w:sz="0" w:space="0" w:color="auto"/>
                          </w:divBdr>
                        </w:div>
                      </w:divsChild>
                    </w:div>
                    <w:div w:id="436147249">
                      <w:marLeft w:val="0"/>
                      <w:marRight w:val="0"/>
                      <w:marTop w:val="0"/>
                      <w:marBottom w:val="0"/>
                      <w:divBdr>
                        <w:top w:val="none" w:sz="0" w:space="0" w:color="auto"/>
                        <w:left w:val="none" w:sz="0" w:space="0" w:color="auto"/>
                        <w:bottom w:val="none" w:sz="0" w:space="0" w:color="auto"/>
                        <w:right w:val="none" w:sz="0" w:space="0" w:color="auto"/>
                      </w:divBdr>
                      <w:divsChild>
                        <w:div w:id="913855191">
                          <w:marLeft w:val="0"/>
                          <w:marRight w:val="0"/>
                          <w:marTop w:val="0"/>
                          <w:marBottom w:val="0"/>
                          <w:divBdr>
                            <w:top w:val="none" w:sz="0" w:space="0" w:color="auto"/>
                            <w:left w:val="none" w:sz="0" w:space="0" w:color="auto"/>
                            <w:bottom w:val="none" w:sz="0" w:space="0" w:color="auto"/>
                            <w:right w:val="none" w:sz="0" w:space="0" w:color="auto"/>
                          </w:divBdr>
                        </w:div>
                      </w:divsChild>
                    </w:div>
                    <w:div w:id="438912933">
                      <w:marLeft w:val="0"/>
                      <w:marRight w:val="0"/>
                      <w:marTop w:val="0"/>
                      <w:marBottom w:val="0"/>
                      <w:divBdr>
                        <w:top w:val="none" w:sz="0" w:space="0" w:color="auto"/>
                        <w:left w:val="none" w:sz="0" w:space="0" w:color="auto"/>
                        <w:bottom w:val="none" w:sz="0" w:space="0" w:color="auto"/>
                        <w:right w:val="none" w:sz="0" w:space="0" w:color="auto"/>
                      </w:divBdr>
                      <w:divsChild>
                        <w:div w:id="736587934">
                          <w:marLeft w:val="0"/>
                          <w:marRight w:val="0"/>
                          <w:marTop w:val="0"/>
                          <w:marBottom w:val="0"/>
                          <w:divBdr>
                            <w:top w:val="none" w:sz="0" w:space="0" w:color="auto"/>
                            <w:left w:val="none" w:sz="0" w:space="0" w:color="auto"/>
                            <w:bottom w:val="none" w:sz="0" w:space="0" w:color="auto"/>
                            <w:right w:val="none" w:sz="0" w:space="0" w:color="auto"/>
                          </w:divBdr>
                        </w:div>
                      </w:divsChild>
                    </w:div>
                    <w:div w:id="458300072">
                      <w:marLeft w:val="0"/>
                      <w:marRight w:val="0"/>
                      <w:marTop w:val="0"/>
                      <w:marBottom w:val="0"/>
                      <w:divBdr>
                        <w:top w:val="none" w:sz="0" w:space="0" w:color="auto"/>
                        <w:left w:val="none" w:sz="0" w:space="0" w:color="auto"/>
                        <w:bottom w:val="none" w:sz="0" w:space="0" w:color="auto"/>
                        <w:right w:val="none" w:sz="0" w:space="0" w:color="auto"/>
                      </w:divBdr>
                      <w:divsChild>
                        <w:div w:id="1478454350">
                          <w:marLeft w:val="0"/>
                          <w:marRight w:val="0"/>
                          <w:marTop w:val="0"/>
                          <w:marBottom w:val="0"/>
                          <w:divBdr>
                            <w:top w:val="none" w:sz="0" w:space="0" w:color="auto"/>
                            <w:left w:val="none" w:sz="0" w:space="0" w:color="auto"/>
                            <w:bottom w:val="none" w:sz="0" w:space="0" w:color="auto"/>
                            <w:right w:val="none" w:sz="0" w:space="0" w:color="auto"/>
                          </w:divBdr>
                        </w:div>
                      </w:divsChild>
                    </w:div>
                    <w:div w:id="461273320">
                      <w:marLeft w:val="0"/>
                      <w:marRight w:val="0"/>
                      <w:marTop w:val="0"/>
                      <w:marBottom w:val="0"/>
                      <w:divBdr>
                        <w:top w:val="none" w:sz="0" w:space="0" w:color="auto"/>
                        <w:left w:val="none" w:sz="0" w:space="0" w:color="auto"/>
                        <w:bottom w:val="none" w:sz="0" w:space="0" w:color="auto"/>
                        <w:right w:val="none" w:sz="0" w:space="0" w:color="auto"/>
                      </w:divBdr>
                      <w:divsChild>
                        <w:div w:id="376667202">
                          <w:marLeft w:val="0"/>
                          <w:marRight w:val="0"/>
                          <w:marTop w:val="0"/>
                          <w:marBottom w:val="0"/>
                          <w:divBdr>
                            <w:top w:val="none" w:sz="0" w:space="0" w:color="auto"/>
                            <w:left w:val="none" w:sz="0" w:space="0" w:color="auto"/>
                            <w:bottom w:val="none" w:sz="0" w:space="0" w:color="auto"/>
                            <w:right w:val="none" w:sz="0" w:space="0" w:color="auto"/>
                          </w:divBdr>
                        </w:div>
                      </w:divsChild>
                    </w:div>
                    <w:div w:id="465319157">
                      <w:marLeft w:val="0"/>
                      <w:marRight w:val="0"/>
                      <w:marTop w:val="0"/>
                      <w:marBottom w:val="0"/>
                      <w:divBdr>
                        <w:top w:val="none" w:sz="0" w:space="0" w:color="auto"/>
                        <w:left w:val="none" w:sz="0" w:space="0" w:color="auto"/>
                        <w:bottom w:val="none" w:sz="0" w:space="0" w:color="auto"/>
                        <w:right w:val="none" w:sz="0" w:space="0" w:color="auto"/>
                      </w:divBdr>
                      <w:divsChild>
                        <w:div w:id="495878113">
                          <w:marLeft w:val="0"/>
                          <w:marRight w:val="0"/>
                          <w:marTop w:val="0"/>
                          <w:marBottom w:val="0"/>
                          <w:divBdr>
                            <w:top w:val="none" w:sz="0" w:space="0" w:color="auto"/>
                            <w:left w:val="none" w:sz="0" w:space="0" w:color="auto"/>
                            <w:bottom w:val="none" w:sz="0" w:space="0" w:color="auto"/>
                            <w:right w:val="none" w:sz="0" w:space="0" w:color="auto"/>
                          </w:divBdr>
                        </w:div>
                      </w:divsChild>
                    </w:div>
                    <w:div w:id="479805957">
                      <w:marLeft w:val="0"/>
                      <w:marRight w:val="0"/>
                      <w:marTop w:val="0"/>
                      <w:marBottom w:val="0"/>
                      <w:divBdr>
                        <w:top w:val="none" w:sz="0" w:space="0" w:color="auto"/>
                        <w:left w:val="none" w:sz="0" w:space="0" w:color="auto"/>
                        <w:bottom w:val="none" w:sz="0" w:space="0" w:color="auto"/>
                        <w:right w:val="none" w:sz="0" w:space="0" w:color="auto"/>
                      </w:divBdr>
                      <w:divsChild>
                        <w:div w:id="1288779016">
                          <w:marLeft w:val="0"/>
                          <w:marRight w:val="0"/>
                          <w:marTop w:val="0"/>
                          <w:marBottom w:val="0"/>
                          <w:divBdr>
                            <w:top w:val="none" w:sz="0" w:space="0" w:color="auto"/>
                            <w:left w:val="none" w:sz="0" w:space="0" w:color="auto"/>
                            <w:bottom w:val="none" w:sz="0" w:space="0" w:color="auto"/>
                            <w:right w:val="none" w:sz="0" w:space="0" w:color="auto"/>
                          </w:divBdr>
                        </w:div>
                      </w:divsChild>
                    </w:div>
                    <w:div w:id="496656216">
                      <w:marLeft w:val="0"/>
                      <w:marRight w:val="0"/>
                      <w:marTop w:val="0"/>
                      <w:marBottom w:val="0"/>
                      <w:divBdr>
                        <w:top w:val="none" w:sz="0" w:space="0" w:color="auto"/>
                        <w:left w:val="none" w:sz="0" w:space="0" w:color="auto"/>
                        <w:bottom w:val="none" w:sz="0" w:space="0" w:color="auto"/>
                        <w:right w:val="none" w:sz="0" w:space="0" w:color="auto"/>
                      </w:divBdr>
                      <w:divsChild>
                        <w:div w:id="1958219527">
                          <w:marLeft w:val="0"/>
                          <w:marRight w:val="0"/>
                          <w:marTop w:val="0"/>
                          <w:marBottom w:val="0"/>
                          <w:divBdr>
                            <w:top w:val="none" w:sz="0" w:space="0" w:color="auto"/>
                            <w:left w:val="none" w:sz="0" w:space="0" w:color="auto"/>
                            <w:bottom w:val="none" w:sz="0" w:space="0" w:color="auto"/>
                            <w:right w:val="none" w:sz="0" w:space="0" w:color="auto"/>
                          </w:divBdr>
                        </w:div>
                      </w:divsChild>
                    </w:div>
                    <w:div w:id="498810675">
                      <w:marLeft w:val="0"/>
                      <w:marRight w:val="0"/>
                      <w:marTop w:val="0"/>
                      <w:marBottom w:val="0"/>
                      <w:divBdr>
                        <w:top w:val="none" w:sz="0" w:space="0" w:color="auto"/>
                        <w:left w:val="none" w:sz="0" w:space="0" w:color="auto"/>
                        <w:bottom w:val="none" w:sz="0" w:space="0" w:color="auto"/>
                        <w:right w:val="none" w:sz="0" w:space="0" w:color="auto"/>
                      </w:divBdr>
                      <w:divsChild>
                        <w:div w:id="808475435">
                          <w:marLeft w:val="0"/>
                          <w:marRight w:val="0"/>
                          <w:marTop w:val="0"/>
                          <w:marBottom w:val="0"/>
                          <w:divBdr>
                            <w:top w:val="none" w:sz="0" w:space="0" w:color="auto"/>
                            <w:left w:val="none" w:sz="0" w:space="0" w:color="auto"/>
                            <w:bottom w:val="none" w:sz="0" w:space="0" w:color="auto"/>
                            <w:right w:val="none" w:sz="0" w:space="0" w:color="auto"/>
                          </w:divBdr>
                        </w:div>
                      </w:divsChild>
                    </w:div>
                    <w:div w:id="595405895">
                      <w:marLeft w:val="0"/>
                      <w:marRight w:val="0"/>
                      <w:marTop w:val="0"/>
                      <w:marBottom w:val="0"/>
                      <w:divBdr>
                        <w:top w:val="none" w:sz="0" w:space="0" w:color="auto"/>
                        <w:left w:val="none" w:sz="0" w:space="0" w:color="auto"/>
                        <w:bottom w:val="none" w:sz="0" w:space="0" w:color="auto"/>
                        <w:right w:val="none" w:sz="0" w:space="0" w:color="auto"/>
                      </w:divBdr>
                      <w:divsChild>
                        <w:div w:id="1369792473">
                          <w:marLeft w:val="0"/>
                          <w:marRight w:val="0"/>
                          <w:marTop w:val="0"/>
                          <w:marBottom w:val="0"/>
                          <w:divBdr>
                            <w:top w:val="none" w:sz="0" w:space="0" w:color="auto"/>
                            <w:left w:val="none" w:sz="0" w:space="0" w:color="auto"/>
                            <w:bottom w:val="none" w:sz="0" w:space="0" w:color="auto"/>
                            <w:right w:val="none" w:sz="0" w:space="0" w:color="auto"/>
                          </w:divBdr>
                        </w:div>
                      </w:divsChild>
                    </w:div>
                    <w:div w:id="663439203">
                      <w:marLeft w:val="0"/>
                      <w:marRight w:val="0"/>
                      <w:marTop w:val="0"/>
                      <w:marBottom w:val="0"/>
                      <w:divBdr>
                        <w:top w:val="none" w:sz="0" w:space="0" w:color="auto"/>
                        <w:left w:val="none" w:sz="0" w:space="0" w:color="auto"/>
                        <w:bottom w:val="none" w:sz="0" w:space="0" w:color="auto"/>
                        <w:right w:val="none" w:sz="0" w:space="0" w:color="auto"/>
                      </w:divBdr>
                      <w:divsChild>
                        <w:div w:id="1672566134">
                          <w:marLeft w:val="0"/>
                          <w:marRight w:val="0"/>
                          <w:marTop w:val="0"/>
                          <w:marBottom w:val="0"/>
                          <w:divBdr>
                            <w:top w:val="none" w:sz="0" w:space="0" w:color="auto"/>
                            <w:left w:val="none" w:sz="0" w:space="0" w:color="auto"/>
                            <w:bottom w:val="none" w:sz="0" w:space="0" w:color="auto"/>
                            <w:right w:val="none" w:sz="0" w:space="0" w:color="auto"/>
                          </w:divBdr>
                        </w:div>
                      </w:divsChild>
                    </w:div>
                    <w:div w:id="689843632">
                      <w:marLeft w:val="0"/>
                      <w:marRight w:val="0"/>
                      <w:marTop w:val="0"/>
                      <w:marBottom w:val="0"/>
                      <w:divBdr>
                        <w:top w:val="none" w:sz="0" w:space="0" w:color="auto"/>
                        <w:left w:val="none" w:sz="0" w:space="0" w:color="auto"/>
                        <w:bottom w:val="none" w:sz="0" w:space="0" w:color="auto"/>
                        <w:right w:val="none" w:sz="0" w:space="0" w:color="auto"/>
                      </w:divBdr>
                      <w:divsChild>
                        <w:div w:id="1469862819">
                          <w:marLeft w:val="0"/>
                          <w:marRight w:val="0"/>
                          <w:marTop w:val="0"/>
                          <w:marBottom w:val="0"/>
                          <w:divBdr>
                            <w:top w:val="none" w:sz="0" w:space="0" w:color="auto"/>
                            <w:left w:val="none" w:sz="0" w:space="0" w:color="auto"/>
                            <w:bottom w:val="none" w:sz="0" w:space="0" w:color="auto"/>
                            <w:right w:val="none" w:sz="0" w:space="0" w:color="auto"/>
                          </w:divBdr>
                        </w:div>
                      </w:divsChild>
                    </w:div>
                    <w:div w:id="719285155">
                      <w:marLeft w:val="0"/>
                      <w:marRight w:val="0"/>
                      <w:marTop w:val="0"/>
                      <w:marBottom w:val="0"/>
                      <w:divBdr>
                        <w:top w:val="none" w:sz="0" w:space="0" w:color="auto"/>
                        <w:left w:val="none" w:sz="0" w:space="0" w:color="auto"/>
                        <w:bottom w:val="none" w:sz="0" w:space="0" w:color="auto"/>
                        <w:right w:val="none" w:sz="0" w:space="0" w:color="auto"/>
                      </w:divBdr>
                      <w:divsChild>
                        <w:div w:id="1803185714">
                          <w:marLeft w:val="0"/>
                          <w:marRight w:val="0"/>
                          <w:marTop w:val="0"/>
                          <w:marBottom w:val="0"/>
                          <w:divBdr>
                            <w:top w:val="none" w:sz="0" w:space="0" w:color="auto"/>
                            <w:left w:val="none" w:sz="0" w:space="0" w:color="auto"/>
                            <w:bottom w:val="none" w:sz="0" w:space="0" w:color="auto"/>
                            <w:right w:val="none" w:sz="0" w:space="0" w:color="auto"/>
                          </w:divBdr>
                        </w:div>
                      </w:divsChild>
                    </w:div>
                    <w:div w:id="758524247">
                      <w:marLeft w:val="0"/>
                      <w:marRight w:val="0"/>
                      <w:marTop w:val="0"/>
                      <w:marBottom w:val="0"/>
                      <w:divBdr>
                        <w:top w:val="none" w:sz="0" w:space="0" w:color="auto"/>
                        <w:left w:val="none" w:sz="0" w:space="0" w:color="auto"/>
                        <w:bottom w:val="none" w:sz="0" w:space="0" w:color="auto"/>
                        <w:right w:val="none" w:sz="0" w:space="0" w:color="auto"/>
                      </w:divBdr>
                      <w:divsChild>
                        <w:div w:id="1648052103">
                          <w:marLeft w:val="0"/>
                          <w:marRight w:val="0"/>
                          <w:marTop w:val="0"/>
                          <w:marBottom w:val="0"/>
                          <w:divBdr>
                            <w:top w:val="none" w:sz="0" w:space="0" w:color="auto"/>
                            <w:left w:val="none" w:sz="0" w:space="0" w:color="auto"/>
                            <w:bottom w:val="none" w:sz="0" w:space="0" w:color="auto"/>
                            <w:right w:val="none" w:sz="0" w:space="0" w:color="auto"/>
                          </w:divBdr>
                        </w:div>
                      </w:divsChild>
                    </w:div>
                    <w:div w:id="815611615">
                      <w:marLeft w:val="0"/>
                      <w:marRight w:val="0"/>
                      <w:marTop w:val="0"/>
                      <w:marBottom w:val="0"/>
                      <w:divBdr>
                        <w:top w:val="none" w:sz="0" w:space="0" w:color="auto"/>
                        <w:left w:val="none" w:sz="0" w:space="0" w:color="auto"/>
                        <w:bottom w:val="none" w:sz="0" w:space="0" w:color="auto"/>
                        <w:right w:val="none" w:sz="0" w:space="0" w:color="auto"/>
                      </w:divBdr>
                      <w:divsChild>
                        <w:div w:id="919825654">
                          <w:marLeft w:val="0"/>
                          <w:marRight w:val="0"/>
                          <w:marTop w:val="0"/>
                          <w:marBottom w:val="0"/>
                          <w:divBdr>
                            <w:top w:val="none" w:sz="0" w:space="0" w:color="auto"/>
                            <w:left w:val="none" w:sz="0" w:space="0" w:color="auto"/>
                            <w:bottom w:val="none" w:sz="0" w:space="0" w:color="auto"/>
                            <w:right w:val="none" w:sz="0" w:space="0" w:color="auto"/>
                          </w:divBdr>
                        </w:div>
                      </w:divsChild>
                    </w:div>
                    <w:div w:id="824053711">
                      <w:marLeft w:val="0"/>
                      <w:marRight w:val="0"/>
                      <w:marTop w:val="0"/>
                      <w:marBottom w:val="0"/>
                      <w:divBdr>
                        <w:top w:val="none" w:sz="0" w:space="0" w:color="auto"/>
                        <w:left w:val="none" w:sz="0" w:space="0" w:color="auto"/>
                        <w:bottom w:val="none" w:sz="0" w:space="0" w:color="auto"/>
                        <w:right w:val="none" w:sz="0" w:space="0" w:color="auto"/>
                      </w:divBdr>
                      <w:divsChild>
                        <w:div w:id="513695221">
                          <w:marLeft w:val="0"/>
                          <w:marRight w:val="0"/>
                          <w:marTop w:val="0"/>
                          <w:marBottom w:val="0"/>
                          <w:divBdr>
                            <w:top w:val="none" w:sz="0" w:space="0" w:color="auto"/>
                            <w:left w:val="none" w:sz="0" w:space="0" w:color="auto"/>
                            <w:bottom w:val="none" w:sz="0" w:space="0" w:color="auto"/>
                            <w:right w:val="none" w:sz="0" w:space="0" w:color="auto"/>
                          </w:divBdr>
                        </w:div>
                      </w:divsChild>
                    </w:div>
                    <w:div w:id="863523449">
                      <w:marLeft w:val="0"/>
                      <w:marRight w:val="0"/>
                      <w:marTop w:val="0"/>
                      <w:marBottom w:val="0"/>
                      <w:divBdr>
                        <w:top w:val="none" w:sz="0" w:space="0" w:color="auto"/>
                        <w:left w:val="none" w:sz="0" w:space="0" w:color="auto"/>
                        <w:bottom w:val="none" w:sz="0" w:space="0" w:color="auto"/>
                        <w:right w:val="none" w:sz="0" w:space="0" w:color="auto"/>
                      </w:divBdr>
                      <w:divsChild>
                        <w:div w:id="1518810894">
                          <w:marLeft w:val="0"/>
                          <w:marRight w:val="0"/>
                          <w:marTop w:val="0"/>
                          <w:marBottom w:val="0"/>
                          <w:divBdr>
                            <w:top w:val="none" w:sz="0" w:space="0" w:color="auto"/>
                            <w:left w:val="none" w:sz="0" w:space="0" w:color="auto"/>
                            <w:bottom w:val="none" w:sz="0" w:space="0" w:color="auto"/>
                            <w:right w:val="none" w:sz="0" w:space="0" w:color="auto"/>
                          </w:divBdr>
                        </w:div>
                      </w:divsChild>
                    </w:div>
                    <w:div w:id="923957961">
                      <w:marLeft w:val="0"/>
                      <w:marRight w:val="0"/>
                      <w:marTop w:val="0"/>
                      <w:marBottom w:val="0"/>
                      <w:divBdr>
                        <w:top w:val="none" w:sz="0" w:space="0" w:color="auto"/>
                        <w:left w:val="none" w:sz="0" w:space="0" w:color="auto"/>
                        <w:bottom w:val="none" w:sz="0" w:space="0" w:color="auto"/>
                        <w:right w:val="none" w:sz="0" w:space="0" w:color="auto"/>
                      </w:divBdr>
                      <w:divsChild>
                        <w:div w:id="68426038">
                          <w:marLeft w:val="0"/>
                          <w:marRight w:val="0"/>
                          <w:marTop w:val="0"/>
                          <w:marBottom w:val="0"/>
                          <w:divBdr>
                            <w:top w:val="none" w:sz="0" w:space="0" w:color="auto"/>
                            <w:left w:val="none" w:sz="0" w:space="0" w:color="auto"/>
                            <w:bottom w:val="none" w:sz="0" w:space="0" w:color="auto"/>
                            <w:right w:val="none" w:sz="0" w:space="0" w:color="auto"/>
                          </w:divBdr>
                        </w:div>
                      </w:divsChild>
                    </w:div>
                    <w:div w:id="945385666">
                      <w:marLeft w:val="0"/>
                      <w:marRight w:val="0"/>
                      <w:marTop w:val="0"/>
                      <w:marBottom w:val="0"/>
                      <w:divBdr>
                        <w:top w:val="none" w:sz="0" w:space="0" w:color="auto"/>
                        <w:left w:val="none" w:sz="0" w:space="0" w:color="auto"/>
                        <w:bottom w:val="none" w:sz="0" w:space="0" w:color="auto"/>
                        <w:right w:val="none" w:sz="0" w:space="0" w:color="auto"/>
                      </w:divBdr>
                      <w:divsChild>
                        <w:div w:id="1631940520">
                          <w:marLeft w:val="0"/>
                          <w:marRight w:val="0"/>
                          <w:marTop w:val="0"/>
                          <w:marBottom w:val="0"/>
                          <w:divBdr>
                            <w:top w:val="none" w:sz="0" w:space="0" w:color="auto"/>
                            <w:left w:val="none" w:sz="0" w:space="0" w:color="auto"/>
                            <w:bottom w:val="none" w:sz="0" w:space="0" w:color="auto"/>
                            <w:right w:val="none" w:sz="0" w:space="0" w:color="auto"/>
                          </w:divBdr>
                        </w:div>
                      </w:divsChild>
                    </w:div>
                    <w:div w:id="1051072532">
                      <w:marLeft w:val="0"/>
                      <w:marRight w:val="0"/>
                      <w:marTop w:val="0"/>
                      <w:marBottom w:val="0"/>
                      <w:divBdr>
                        <w:top w:val="none" w:sz="0" w:space="0" w:color="auto"/>
                        <w:left w:val="none" w:sz="0" w:space="0" w:color="auto"/>
                        <w:bottom w:val="none" w:sz="0" w:space="0" w:color="auto"/>
                        <w:right w:val="none" w:sz="0" w:space="0" w:color="auto"/>
                      </w:divBdr>
                      <w:divsChild>
                        <w:div w:id="234977987">
                          <w:marLeft w:val="0"/>
                          <w:marRight w:val="0"/>
                          <w:marTop w:val="0"/>
                          <w:marBottom w:val="0"/>
                          <w:divBdr>
                            <w:top w:val="none" w:sz="0" w:space="0" w:color="auto"/>
                            <w:left w:val="none" w:sz="0" w:space="0" w:color="auto"/>
                            <w:bottom w:val="none" w:sz="0" w:space="0" w:color="auto"/>
                            <w:right w:val="none" w:sz="0" w:space="0" w:color="auto"/>
                          </w:divBdr>
                        </w:div>
                      </w:divsChild>
                    </w:div>
                    <w:div w:id="1091585273">
                      <w:marLeft w:val="0"/>
                      <w:marRight w:val="0"/>
                      <w:marTop w:val="0"/>
                      <w:marBottom w:val="0"/>
                      <w:divBdr>
                        <w:top w:val="none" w:sz="0" w:space="0" w:color="auto"/>
                        <w:left w:val="none" w:sz="0" w:space="0" w:color="auto"/>
                        <w:bottom w:val="none" w:sz="0" w:space="0" w:color="auto"/>
                        <w:right w:val="none" w:sz="0" w:space="0" w:color="auto"/>
                      </w:divBdr>
                      <w:divsChild>
                        <w:div w:id="738594135">
                          <w:marLeft w:val="0"/>
                          <w:marRight w:val="0"/>
                          <w:marTop w:val="0"/>
                          <w:marBottom w:val="0"/>
                          <w:divBdr>
                            <w:top w:val="none" w:sz="0" w:space="0" w:color="auto"/>
                            <w:left w:val="none" w:sz="0" w:space="0" w:color="auto"/>
                            <w:bottom w:val="none" w:sz="0" w:space="0" w:color="auto"/>
                            <w:right w:val="none" w:sz="0" w:space="0" w:color="auto"/>
                          </w:divBdr>
                        </w:div>
                      </w:divsChild>
                    </w:div>
                    <w:div w:id="1102648853">
                      <w:marLeft w:val="0"/>
                      <w:marRight w:val="0"/>
                      <w:marTop w:val="0"/>
                      <w:marBottom w:val="0"/>
                      <w:divBdr>
                        <w:top w:val="none" w:sz="0" w:space="0" w:color="auto"/>
                        <w:left w:val="none" w:sz="0" w:space="0" w:color="auto"/>
                        <w:bottom w:val="none" w:sz="0" w:space="0" w:color="auto"/>
                        <w:right w:val="none" w:sz="0" w:space="0" w:color="auto"/>
                      </w:divBdr>
                      <w:divsChild>
                        <w:div w:id="613102417">
                          <w:marLeft w:val="0"/>
                          <w:marRight w:val="0"/>
                          <w:marTop w:val="0"/>
                          <w:marBottom w:val="0"/>
                          <w:divBdr>
                            <w:top w:val="none" w:sz="0" w:space="0" w:color="auto"/>
                            <w:left w:val="none" w:sz="0" w:space="0" w:color="auto"/>
                            <w:bottom w:val="none" w:sz="0" w:space="0" w:color="auto"/>
                            <w:right w:val="none" w:sz="0" w:space="0" w:color="auto"/>
                          </w:divBdr>
                        </w:div>
                      </w:divsChild>
                    </w:div>
                    <w:div w:id="1138571740">
                      <w:marLeft w:val="0"/>
                      <w:marRight w:val="0"/>
                      <w:marTop w:val="0"/>
                      <w:marBottom w:val="0"/>
                      <w:divBdr>
                        <w:top w:val="none" w:sz="0" w:space="0" w:color="auto"/>
                        <w:left w:val="none" w:sz="0" w:space="0" w:color="auto"/>
                        <w:bottom w:val="none" w:sz="0" w:space="0" w:color="auto"/>
                        <w:right w:val="none" w:sz="0" w:space="0" w:color="auto"/>
                      </w:divBdr>
                      <w:divsChild>
                        <w:div w:id="1710453022">
                          <w:marLeft w:val="0"/>
                          <w:marRight w:val="0"/>
                          <w:marTop w:val="0"/>
                          <w:marBottom w:val="0"/>
                          <w:divBdr>
                            <w:top w:val="none" w:sz="0" w:space="0" w:color="auto"/>
                            <w:left w:val="none" w:sz="0" w:space="0" w:color="auto"/>
                            <w:bottom w:val="none" w:sz="0" w:space="0" w:color="auto"/>
                            <w:right w:val="none" w:sz="0" w:space="0" w:color="auto"/>
                          </w:divBdr>
                        </w:div>
                      </w:divsChild>
                    </w:div>
                    <w:div w:id="1196652425">
                      <w:marLeft w:val="0"/>
                      <w:marRight w:val="0"/>
                      <w:marTop w:val="0"/>
                      <w:marBottom w:val="0"/>
                      <w:divBdr>
                        <w:top w:val="none" w:sz="0" w:space="0" w:color="auto"/>
                        <w:left w:val="none" w:sz="0" w:space="0" w:color="auto"/>
                        <w:bottom w:val="none" w:sz="0" w:space="0" w:color="auto"/>
                        <w:right w:val="none" w:sz="0" w:space="0" w:color="auto"/>
                      </w:divBdr>
                      <w:divsChild>
                        <w:div w:id="178736706">
                          <w:marLeft w:val="0"/>
                          <w:marRight w:val="0"/>
                          <w:marTop w:val="0"/>
                          <w:marBottom w:val="0"/>
                          <w:divBdr>
                            <w:top w:val="none" w:sz="0" w:space="0" w:color="auto"/>
                            <w:left w:val="none" w:sz="0" w:space="0" w:color="auto"/>
                            <w:bottom w:val="none" w:sz="0" w:space="0" w:color="auto"/>
                            <w:right w:val="none" w:sz="0" w:space="0" w:color="auto"/>
                          </w:divBdr>
                        </w:div>
                      </w:divsChild>
                    </w:div>
                    <w:div w:id="1196699263">
                      <w:marLeft w:val="0"/>
                      <w:marRight w:val="0"/>
                      <w:marTop w:val="0"/>
                      <w:marBottom w:val="0"/>
                      <w:divBdr>
                        <w:top w:val="none" w:sz="0" w:space="0" w:color="auto"/>
                        <w:left w:val="none" w:sz="0" w:space="0" w:color="auto"/>
                        <w:bottom w:val="none" w:sz="0" w:space="0" w:color="auto"/>
                        <w:right w:val="none" w:sz="0" w:space="0" w:color="auto"/>
                      </w:divBdr>
                      <w:divsChild>
                        <w:div w:id="1848860417">
                          <w:marLeft w:val="0"/>
                          <w:marRight w:val="0"/>
                          <w:marTop w:val="0"/>
                          <w:marBottom w:val="0"/>
                          <w:divBdr>
                            <w:top w:val="none" w:sz="0" w:space="0" w:color="auto"/>
                            <w:left w:val="none" w:sz="0" w:space="0" w:color="auto"/>
                            <w:bottom w:val="none" w:sz="0" w:space="0" w:color="auto"/>
                            <w:right w:val="none" w:sz="0" w:space="0" w:color="auto"/>
                          </w:divBdr>
                        </w:div>
                      </w:divsChild>
                    </w:div>
                    <w:div w:id="1374575471">
                      <w:marLeft w:val="0"/>
                      <w:marRight w:val="0"/>
                      <w:marTop w:val="0"/>
                      <w:marBottom w:val="0"/>
                      <w:divBdr>
                        <w:top w:val="none" w:sz="0" w:space="0" w:color="auto"/>
                        <w:left w:val="none" w:sz="0" w:space="0" w:color="auto"/>
                        <w:bottom w:val="none" w:sz="0" w:space="0" w:color="auto"/>
                        <w:right w:val="none" w:sz="0" w:space="0" w:color="auto"/>
                      </w:divBdr>
                      <w:divsChild>
                        <w:div w:id="1568612510">
                          <w:marLeft w:val="0"/>
                          <w:marRight w:val="0"/>
                          <w:marTop w:val="0"/>
                          <w:marBottom w:val="0"/>
                          <w:divBdr>
                            <w:top w:val="none" w:sz="0" w:space="0" w:color="auto"/>
                            <w:left w:val="none" w:sz="0" w:space="0" w:color="auto"/>
                            <w:bottom w:val="none" w:sz="0" w:space="0" w:color="auto"/>
                            <w:right w:val="none" w:sz="0" w:space="0" w:color="auto"/>
                          </w:divBdr>
                        </w:div>
                      </w:divsChild>
                    </w:div>
                    <w:div w:id="1426461097">
                      <w:marLeft w:val="0"/>
                      <w:marRight w:val="0"/>
                      <w:marTop w:val="0"/>
                      <w:marBottom w:val="0"/>
                      <w:divBdr>
                        <w:top w:val="none" w:sz="0" w:space="0" w:color="auto"/>
                        <w:left w:val="none" w:sz="0" w:space="0" w:color="auto"/>
                        <w:bottom w:val="none" w:sz="0" w:space="0" w:color="auto"/>
                        <w:right w:val="none" w:sz="0" w:space="0" w:color="auto"/>
                      </w:divBdr>
                      <w:divsChild>
                        <w:div w:id="531457090">
                          <w:marLeft w:val="0"/>
                          <w:marRight w:val="0"/>
                          <w:marTop w:val="0"/>
                          <w:marBottom w:val="0"/>
                          <w:divBdr>
                            <w:top w:val="none" w:sz="0" w:space="0" w:color="auto"/>
                            <w:left w:val="none" w:sz="0" w:space="0" w:color="auto"/>
                            <w:bottom w:val="none" w:sz="0" w:space="0" w:color="auto"/>
                            <w:right w:val="none" w:sz="0" w:space="0" w:color="auto"/>
                          </w:divBdr>
                        </w:div>
                      </w:divsChild>
                    </w:div>
                    <w:div w:id="1567691369">
                      <w:marLeft w:val="0"/>
                      <w:marRight w:val="0"/>
                      <w:marTop w:val="0"/>
                      <w:marBottom w:val="0"/>
                      <w:divBdr>
                        <w:top w:val="none" w:sz="0" w:space="0" w:color="auto"/>
                        <w:left w:val="none" w:sz="0" w:space="0" w:color="auto"/>
                        <w:bottom w:val="none" w:sz="0" w:space="0" w:color="auto"/>
                        <w:right w:val="none" w:sz="0" w:space="0" w:color="auto"/>
                      </w:divBdr>
                      <w:divsChild>
                        <w:div w:id="190992178">
                          <w:marLeft w:val="0"/>
                          <w:marRight w:val="0"/>
                          <w:marTop w:val="0"/>
                          <w:marBottom w:val="0"/>
                          <w:divBdr>
                            <w:top w:val="none" w:sz="0" w:space="0" w:color="auto"/>
                            <w:left w:val="none" w:sz="0" w:space="0" w:color="auto"/>
                            <w:bottom w:val="none" w:sz="0" w:space="0" w:color="auto"/>
                            <w:right w:val="none" w:sz="0" w:space="0" w:color="auto"/>
                          </w:divBdr>
                        </w:div>
                      </w:divsChild>
                    </w:div>
                    <w:div w:id="1597715141">
                      <w:marLeft w:val="0"/>
                      <w:marRight w:val="0"/>
                      <w:marTop w:val="0"/>
                      <w:marBottom w:val="0"/>
                      <w:divBdr>
                        <w:top w:val="none" w:sz="0" w:space="0" w:color="auto"/>
                        <w:left w:val="none" w:sz="0" w:space="0" w:color="auto"/>
                        <w:bottom w:val="none" w:sz="0" w:space="0" w:color="auto"/>
                        <w:right w:val="none" w:sz="0" w:space="0" w:color="auto"/>
                      </w:divBdr>
                      <w:divsChild>
                        <w:div w:id="778916562">
                          <w:marLeft w:val="0"/>
                          <w:marRight w:val="0"/>
                          <w:marTop w:val="0"/>
                          <w:marBottom w:val="0"/>
                          <w:divBdr>
                            <w:top w:val="none" w:sz="0" w:space="0" w:color="auto"/>
                            <w:left w:val="none" w:sz="0" w:space="0" w:color="auto"/>
                            <w:bottom w:val="none" w:sz="0" w:space="0" w:color="auto"/>
                            <w:right w:val="none" w:sz="0" w:space="0" w:color="auto"/>
                          </w:divBdr>
                        </w:div>
                      </w:divsChild>
                    </w:div>
                    <w:div w:id="1619139838">
                      <w:marLeft w:val="0"/>
                      <w:marRight w:val="0"/>
                      <w:marTop w:val="0"/>
                      <w:marBottom w:val="0"/>
                      <w:divBdr>
                        <w:top w:val="none" w:sz="0" w:space="0" w:color="auto"/>
                        <w:left w:val="none" w:sz="0" w:space="0" w:color="auto"/>
                        <w:bottom w:val="none" w:sz="0" w:space="0" w:color="auto"/>
                        <w:right w:val="none" w:sz="0" w:space="0" w:color="auto"/>
                      </w:divBdr>
                      <w:divsChild>
                        <w:div w:id="1834487561">
                          <w:marLeft w:val="0"/>
                          <w:marRight w:val="0"/>
                          <w:marTop w:val="0"/>
                          <w:marBottom w:val="0"/>
                          <w:divBdr>
                            <w:top w:val="none" w:sz="0" w:space="0" w:color="auto"/>
                            <w:left w:val="none" w:sz="0" w:space="0" w:color="auto"/>
                            <w:bottom w:val="none" w:sz="0" w:space="0" w:color="auto"/>
                            <w:right w:val="none" w:sz="0" w:space="0" w:color="auto"/>
                          </w:divBdr>
                        </w:div>
                      </w:divsChild>
                    </w:div>
                    <w:div w:id="1634749751">
                      <w:marLeft w:val="0"/>
                      <w:marRight w:val="0"/>
                      <w:marTop w:val="0"/>
                      <w:marBottom w:val="0"/>
                      <w:divBdr>
                        <w:top w:val="none" w:sz="0" w:space="0" w:color="auto"/>
                        <w:left w:val="none" w:sz="0" w:space="0" w:color="auto"/>
                        <w:bottom w:val="none" w:sz="0" w:space="0" w:color="auto"/>
                        <w:right w:val="none" w:sz="0" w:space="0" w:color="auto"/>
                      </w:divBdr>
                      <w:divsChild>
                        <w:div w:id="146289820">
                          <w:marLeft w:val="0"/>
                          <w:marRight w:val="0"/>
                          <w:marTop w:val="0"/>
                          <w:marBottom w:val="0"/>
                          <w:divBdr>
                            <w:top w:val="none" w:sz="0" w:space="0" w:color="auto"/>
                            <w:left w:val="none" w:sz="0" w:space="0" w:color="auto"/>
                            <w:bottom w:val="none" w:sz="0" w:space="0" w:color="auto"/>
                            <w:right w:val="none" w:sz="0" w:space="0" w:color="auto"/>
                          </w:divBdr>
                        </w:div>
                      </w:divsChild>
                    </w:div>
                    <w:div w:id="1703166614">
                      <w:marLeft w:val="0"/>
                      <w:marRight w:val="0"/>
                      <w:marTop w:val="0"/>
                      <w:marBottom w:val="0"/>
                      <w:divBdr>
                        <w:top w:val="none" w:sz="0" w:space="0" w:color="auto"/>
                        <w:left w:val="none" w:sz="0" w:space="0" w:color="auto"/>
                        <w:bottom w:val="none" w:sz="0" w:space="0" w:color="auto"/>
                        <w:right w:val="none" w:sz="0" w:space="0" w:color="auto"/>
                      </w:divBdr>
                      <w:divsChild>
                        <w:div w:id="986789341">
                          <w:marLeft w:val="0"/>
                          <w:marRight w:val="0"/>
                          <w:marTop w:val="0"/>
                          <w:marBottom w:val="0"/>
                          <w:divBdr>
                            <w:top w:val="none" w:sz="0" w:space="0" w:color="auto"/>
                            <w:left w:val="none" w:sz="0" w:space="0" w:color="auto"/>
                            <w:bottom w:val="none" w:sz="0" w:space="0" w:color="auto"/>
                            <w:right w:val="none" w:sz="0" w:space="0" w:color="auto"/>
                          </w:divBdr>
                        </w:div>
                      </w:divsChild>
                    </w:div>
                    <w:div w:id="1703168903">
                      <w:marLeft w:val="0"/>
                      <w:marRight w:val="0"/>
                      <w:marTop w:val="0"/>
                      <w:marBottom w:val="0"/>
                      <w:divBdr>
                        <w:top w:val="none" w:sz="0" w:space="0" w:color="auto"/>
                        <w:left w:val="none" w:sz="0" w:space="0" w:color="auto"/>
                        <w:bottom w:val="none" w:sz="0" w:space="0" w:color="auto"/>
                        <w:right w:val="none" w:sz="0" w:space="0" w:color="auto"/>
                      </w:divBdr>
                      <w:divsChild>
                        <w:div w:id="1827934679">
                          <w:marLeft w:val="0"/>
                          <w:marRight w:val="0"/>
                          <w:marTop w:val="0"/>
                          <w:marBottom w:val="0"/>
                          <w:divBdr>
                            <w:top w:val="none" w:sz="0" w:space="0" w:color="auto"/>
                            <w:left w:val="none" w:sz="0" w:space="0" w:color="auto"/>
                            <w:bottom w:val="none" w:sz="0" w:space="0" w:color="auto"/>
                            <w:right w:val="none" w:sz="0" w:space="0" w:color="auto"/>
                          </w:divBdr>
                        </w:div>
                      </w:divsChild>
                    </w:div>
                    <w:div w:id="1714305492">
                      <w:marLeft w:val="0"/>
                      <w:marRight w:val="0"/>
                      <w:marTop w:val="0"/>
                      <w:marBottom w:val="0"/>
                      <w:divBdr>
                        <w:top w:val="none" w:sz="0" w:space="0" w:color="auto"/>
                        <w:left w:val="none" w:sz="0" w:space="0" w:color="auto"/>
                        <w:bottom w:val="none" w:sz="0" w:space="0" w:color="auto"/>
                        <w:right w:val="none" w:sz="0" w:space="0" w:color="auto"/>
                      </w:divBdr>
                      <w:divsChild>
                        <w:div w:id="308825503">
                          <w:marLeft w:val="0"/>
                          <w:marRight w:val="0"/>
                          <w:marTop w:val="0"/>
                          <w:marBottom w:val="0"/>
                          <w:divBdr>
                            <w:top w:val="none" w:sz="0" w:space="0" w:color="auto"/>
                            <w:left w:val="none" w:sz="0" w:space="0" w:color="auto"/>
                            <w:bottom w:val="none" w:sz="0" w:space="0" w:color="auto"/>
                            <w:right w:val="none" w:sz="0" w:space="0" w:color="auto"/>
                          </w:divBdr>
                        </w:div>
                      </w:divsChild>
                    </w:div>
                    <w:div w:id="1740403470">
                      <w:marLeft w:val="0"/>
                      <w:marRight w:val="0"/>
                      <w:marTop w:val="0"/>
                      <w:marBottom w:val="0"/>
                      <w:divBdr>
                        <w:top w:val="none" w:sz="0" w:space="0" w:color="auto"/>
                        <w:left w:val="none" w:sz="0" w:space="0" w:color="auto"/>
                        <w:bottom w:val="none" w:sz="0" w:space="0" w:color="auto"/>
                        <w:right w:val="none" w:sz="0" w:space="0" w:color="auto"/>
                      </w:divBdr>
                      <w:divsChild>
                        <w:div w:id="1472671870">
                          <w:marLeft w:val="0"/>
                          <w:marRight w:val="0"/>
                          <w:marTop w:val="0"/>
                          <w:marBottom w:val="0"/>
                          <w:divBdr>
                            <w:top w:val="none" w:sz="0" w:space="0" w:color="auto"/>
                            <w:left w:val="none" w:sz="0" w:space="0" w:color="auto"/>
                            <w:bottom w:val="none" w:sz="0" w:space="0" w:color="auto"/>
                            <w:right w:val="none" w:sz="0" w:space="0" w:color="auto"/>
                          </w:divBdr>
                        </w:div>
                      </w:divsChild>
                    </w:div>
                    <w:div w:id="1753310418">
                      <w:marLeft w:val="0"/>
                      <w:marRight w:val="0"/>
                      <w:marTop w:val="0"/>
                      <w:marBottom w:val="0"/>
                      <w:divBdr>
                        <w:top w:val="none" w:sz="0" w:space="0" w:color="auto"/>
                        <w:left w:val="none" w:sz="0" w:space="0" w:color="auto"/>
                        <w:bottom w:val="none" w:sz="0" w:space="0" w:color="auto"/>
                        <w:right w:val="none" w:sz="0" w:space="0" w:color="auto"/>
                      </w:divBdr>
                      <w:divsChild>
                        <w:div w:id="1784809175">
                          <w:marLeft w:val="0"/>
                          <w:marRight w:val="0"/>
                          <w:marTop w:val="0"/>
                          <w:marBottom w:val="0"/>
                          <w:divBdr>
                            <w:top w:val="none" w:sz="0" w:space="0" w:color="auto"/>
                            <w:left w:val="none" w:sz="0" w:space="0" w:color="auto"/>
                            <w:bottom w:val="none" w:sz="0" w:space="0" w:color="auto"/>
                            <w:right w:val="none" w:sz="0" w:space="0" w:color="auto"/>
                          </w:divBdr>
                        </w:div>
                      </w:divsChild>
                    </w:div>
                    <w:div w:id="1858690440">
                      <w:marLeft w:val="0"/>
                      <w:marRight w:val="0"/>
                      <w:marTop w:val="0"/>
                      <w:marBottom w:val="0"/>
                      <w:divBdr>
                        <w:top w:val="none" w:sz="0" w:space="0" w:color="auto"/>
                        <w:left w:val="none" w:sz="0" w:space="0" w:color="auto"/>
                        <w:bottom w:val="none" w:sz="0" w:space="0" w:color="auto"/>
                        <w:right w:val="none" w:sz="0" w:space="0" w:color="auto"/>
                      </w:divBdr>
                      <w:divsChild>
                        <w:div w:id="612638071">
                          <w:marLeft w:val="0"/>
                          <w:marRight w:val="0"/>
                          <w:marTop w:val="0"/>
                          <w:marBottom w:val="0"/>
                          <w:divBdr>
                            <w:top w:val="none" w:sz="0" w:space="0" w:color="auto"/>
                            <w:left w:val="none" w:sz="0" w:space="0" w:color="auto"/>
                            <w:bottom w:val="none" w:sz="0" w:space="0" w:color="auto"/>
                            <w:right w:val="none" w:sz="0" w:space="0" w:color="auto"/>
                          </w:divBdr>
                        </w:div>
                      </w:divsChild>
                    </w:div>
                    <w:div w:id="1863469711">
                      <w:marLeft w:val="0"/>
                      <w:marRight w:val="0"/>
                      <w:marTop w:val="0"/>
                      <w:marBottom w:val="0"/>
                      <w:divBdr>
                        <w:top w:val="none" w:sz="0" w:space="0" w:color="auto"/>
                        <w:left w:val="none" w:sz="0" w:space="0" w:color="auto"/>
                        <w:bottom w:val="none" w:sz="0" w:space="0" w:color="auto"/>
                        <w:right w:val="none" w:sz="0" w:space="0" w:color="auto"/>
                      </w:divBdr>
                      <w:divsChild>
                        <w:div w:id="1857228043">
                          <w:marLeft w:val="0"/>
                          <w:marRight w:val="0"/>
                          <w:marTop w:val="0"/>
                          <w:marBottom w:val="0"/>
                          <w:divBdr>
                            <w:top w:val="none" w:sz="0" w:space="0" w:color="auto"/>
                            <w:left w:val="none" w:sz="0" w:space="0" w:color="auto"/>
                            <w:bottom w:val="none" w:sz="0" w:space="0" w:color="auto"/>
                            <w:right w:val="none" w:sz="0" w:space="0" w:color="auto"/>
                          </w:divBdr>
                        </w:div>
                      </w:divsChild>
                    </w:div>
                    <w:div w:id="1879733976">
                      <w:marLeft w:val="0"/>
                      <w:marRight w:val="0"/>
                      <w:marTop w:val="0"/>
                      <w:marBottom w:val="0"/>
                      <w:divBdr>
                        <w:top w:val="none" w:sz="0" w:space="0" w:color="auto"/>
                        <w:left w:val="none" w:sz="0" w:space="0" w:color="auto"/>
                        <w:bottom w:val="none" w:sz="0" w:space="0" w:color="auto"/>
                        <w:right w:val="none" w:sz="0" w:space="0" w:color="auto"/>
                      </w:divBdr>
                      <w:divsChild>
                        <w:div w:id="2087459474">
                          <w:marLeft w:val="0"/>
                          <w:marRight w:val="0"/>
                          <w:marTop w:val="0"/>
                          <w:marBottom w:val="0"/>
                          <w:divBdr>
                            <w:top w:val="none" w:sz="0" w:space="0" w:color="auto"/>
                            <w:left w:val="none" w:sz="0" w:space="0" w:color="auto"/>
                            <w:bottom w:val="none" w:sz="0" w:space="0" w:color="auto"/>
                            <w:right w:val="none" w:sz="0" w:space="0" w:color="auto"/>
                          </w:divBdr>
                        </w:div>
                      </w:divsChild>
                    </w:div>
                    <w:div w:id="1992831065">
                      <w:marLeft w:val="0"/>
                      <w:marRight w:val="0"/>
                      <w:marTop w:val="0"/>
                      <w:marBottom w:val="0"/>
                      <w:divBdr>
                        <w:top w:val="none" w:sz="0" w:space="0" w:color="auto"/>
                        <w:left w:val="none" w:sz="0" w:space="0" w:color="auto"/>
                        <w:bottom w:val="none" w:sz="0" w:space="0" w:color="auto"/>
                        <w:right w:val="none" w:sz="0" w:space="0" w:color="auto"/>
                      </w:divBdr>
                      <w:divsChild>
                        <w:div w:id="1981498966">
                          <w:marLeft w:val="0"/>
                          <w:marRight w:val="0"/>
                          <w:marTop w:val="0"/>
                          <w:marBottom w:val="0"/>
                          <w:divBdr>
                            <w:top w:val="none" w:sz="0" w:space="0" w:color="auto"/>
                            <w:left w:val="none" w:sz="0" w:space="0" w:color="auto"/>
                            <w:bottom w:val="none" w:sz="0" w:space="0" w:color="auto"/>
                            <w:right w:val="none" w:sz="0" w:space="0" w:color="auto"/>
                          </w:divBdr>
                        </w:div>
                      </w:divsChild>
                    </w:div>
                    <w:div w:id="2028948505">
                      <w:marLeft w:val="0"/>
                      <w:marRight w:val="0"/>
                      <w:marTop w:val="0"/>
                      <w:marBottom w:val="0"/>
                      <w:divBdr>
                        <w:top w:val="none" w:sz="0" w:space="0" w:color="auto"/>
                        <w:left w:val="none" w:sz="0" w:space="0" w:color="auto"/>
                        <w:bottom w:val="none" w:sz="0" w:space="0" w:color="auto"/>
                        <w:right w:val="none" w:sz="0" w:space="0" w:color="auto"/>
                      </w:divBdr>
                      <w:divsChild>
                        <w:div w:id="135755834">
                          <w:marLeft w:val="0"/>
                          <w:marRight w:val="0"/>
                          <w:marTop w:val="0"/>
                          <w:marBottom w:val="0"/>
                          <w:divBdr>
                            <w:top w:val="none" w:sz="0" w:space="0" w:color="auto"/>
                            <w:left w:val="none" w:sz="0" w:space="0" w:color="auto"/>
                            <w:bottom w:val="none" w:sz="0" w:space="0" w:color="auto"/>
                            <w:right w:val="none" w:sz="0" w:space="0" w:color="auto"/>
                          </w:divBdr>
                        </w:div>
                      </w:divsChild>
                    </w:div>
                    <w:div w:id="2098793873">
                      <w:marLeft w:val="0"/>
                      <w:marRight w:val="0"/>
                      <w:marTop w:val="0"/>
                      <w:marBottom w:val="0"/>
                      <w:divBdr>
                        <w:top w:val="none" w:sz="0" w:space="0" w:color="auto"/>
                        <w:left w:val="none" w:sz="0" w:space="0" w:color="auto"/>
                        <w:bottom w:val="none" w:sz="0" w:space="0" w:color="auto"/>
                        <w:right w:val="none" w:sz="0" w:space="0" w:color="auto"/>
                      </w:divBdr>
                      <w:divsChild>
                        <w:div w:id="289215142">
                          <w:marLeft w:val="0"/>
                          <w:marRight w:val="0"/>
                          <w:marTop w:val="0"/>
                          <w:marBottom w:val="0"/>
                          <w:divBdr>
                            <w:top w:val="none" w:sz="0" w:space="0" w:color="auto"/>
                            <w:left w:val="none" w:sz="0" w:space="0" w:color="auto"/>
                            <w:bottom w:val="none" w:sz="0" w:space="0" w:color="auto"/>
                            <w:right w:val="none" w:sz="0" w:space="0" w:color="auto"/>
                          </w:divBdr>
                        </w:div>
                      </w:divsChild>
                    </w:div>
                    <w:div w:id="2108117698">
                      <w:marLeft w:val="0"/>
                      <w:marRight w:val="0"/>
                      <w:marTop w:val="0"/>
                      <w:marBottom w:val="0"/>
                      <w:divBdr>
                        <w:top w:val="none" w:sz="0" w:space="0" w:color="auto"/>
                        <w:left w:val="none" w:sz="0" w:space="0" w:color="auto"/>
                        <w:bottom w:val="none" w:sz="0" w:space="0" w:color="auto"/>
                        <w:right w:val="none" w:sz="0" w:space="0" w:color="auto"/>
                      </w:divBdr>
                      <w:divsChild>
                        <w:div w:id="20039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693151">
          <w:marLeft w:val="0"/>
          <w:marRight w:val="0"/>
          <w:marTop w:val="0"/>
          <w:marBottom w:val="0"/>
          <w:divBdr>
            <w:top w:val="none" w:sz="0" w:space="0" w:color="auto"/>
            <w:left w:val="none" w:sz="0" w:space="0" w:color="auto"/>
            <w:bottom w:val="none" w:sz="0" w:space="0" w:color="auto"/>
            <w:right w:val="none" w:sz="0" w:space="0" w:color="auto"/>
          </w:divBdr>
          <w:divsChild>
            <w:div w:id="1520704048">
              <w:marLeft w:val="0"/>
              <w:marRight w:val="0"/>
              <w:marTop w:val="0"/>
              <w:marBottom w:val="0"/>
              <w:divBdr>
                <w:top w:val="none" w:sz="0" w:space="0" w:color="auto"/>
                <w:left w:val="none" w:sz="0" w:space="0" w:color="auto"/>
                <w:bottom w:val="none" w:sz="0" w:space="0" w:color="auto"/>
                <w:right w:val="none" w:sz="0" w:space="0" w:color="auto"/>
              </w:divBdr>
            </w:div>
            <w:div w:id="1969357346">
              <w:marLeft w:val="0"/>
              <w:marRight w:val="0"/>
              <w:marTop w:val="0"/>
              <w:marBottom w:val="0"/>
              <w:divBdr>
                <w:top w:val="none" w:sz="0" w:space="0" w:color="auto"/>
                <w:left w:val="none" w:sz="0" w:space="0" w:color="auto"/>
                <w:bottom w:val="none" w:sz="0" w:space="0" w:color="auto"/>
                <w:right w:val="none" w:sz="0" w:space="0" w:color="auto"/>
              </w:divBdr>
              <w:divsChild>
                <w:div w:id="402610625">
                  <w:marLeft w:val="0"/>
                  <w:marRight w:val="0"/>
                  <w:marTop w:val="30"/>
                  <w:marBottom w:val="30"/>
                  <w:divBdr>
                    <w:top w:val="none" w:sz="0" w:space="0" w:color="auto"/>
                    <w:left w:val="none" w:sz="0" w:space="0" w:color="auto"/>
                    <w:bottom w:val="none" w:sz="0" w:space="0" w:color="auto"/>
                    <w:right w:val="none" w:sz="0" w:space="0" w:color="auto"/>
                  </w:divBdr>
                  <w:divsChild>
                    <w:div w:id="151679101">
                      <w:marLeft w:val="0"/>
                      <w:marRight w:val="0"/>
                      <w:marTop w:val="0"/>
                      <w:marBottom w:val="0"/>
                      <w:divBdr>
                        <w:top w:val="none" w:sz="0" w:space="0" w:color="auto"/>
                        <w:left w:val="none" w:sz="0" w:space="0" w:color="auto"/>
                        <w:bottom w:val="none" w:sz="0" w:space="0" w:color="auto"/>
                        <w:right w:val="none" w:sz="0" w:space="0" w:color="auto"/>
                      </w:divBdr>
                      <w:divsChild>
                        <w:div w:id="1655178147">
                          <w:marLeft w:val="0"/>
                          <w:marRight w:val="0"/>
                          <w:marTop w:val="0"/>
                          <w:marBottom w:val="0"/>
                          <w:divBdr>
                            <w:top w:val="none" w:sz="0" w:space="0" w:color="auto"/>
                            <w:left w:val="none" w:sz="0" w:space="0" w:color="auto"/>
                            <w:bottom w:val="none" w:sz="0" w:space="0" w:color="auto"/>
                            <w:right w:val="none" w:sz="0" w:space="0" w:color="auto"/>
                          </w:divBdr>
                        </w:div>
                      </w:divsChild>
                    </w:div>
                    <w:div w:id="1719743540">
                      <w:marLeft w:val="0"/>
                      <w:marRight w:val="0"/>
                      <w:marTop w:val="0"/>
                      <w:marBottom w:val="0"/>
                      <w:divBdr>
                        <w:top w:val="none" w:sz="0" w:space="0" w:color="auto"/>
                        <w:left w:val="none" w:sz="0" w:space="0" w:color="auto"/>
                        <w:bottom w:val="none" w:sz="0" w:space="0" w:color="auto"/>
                        <w:right w:val="none" w:sz="0" w:space="0" w:color="auto"/>
                      </w:divBdr>
                      <w:divsChild>
                        <w:div w:id="1213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155879">
          <w:marLeft w:val="0"/>
          <w:marRight w:val="0"/>
          <w:marTop w:val="0"/>
          <w:marBottom w:val="0"/>
          <w:divBdr>
            <w:top w:val="none" w:sz="0" w:space="0" w:color="auto"/>
            <w:left w:val="none" w:sz="0" w:space="0" w:color="auto"/>
            <w:bottom w:val="none" w:sz="0" w:space="0" w:color="auto"/>
            <w:right w:val="none" w:sz="0" w:space="0" w:color="auto"/>
          </w:divBdr>
          <w:divsChild>
            <w:div w:id="411046368">
              <w:marLeft w:val="0"/>
              <w:marRight w:val="0"/>
              <w:marTop w:val="0"/>
              <w:marBottom w:val="0"/>
              <w:divBdr>
                <w:top w:val="none" w:sz="0" w:space="0" w:color="auto"/>
                <w:left w:val="none" w:sz="0" w:space="0" w:color="auto"/>
                <w:bottom w:val="none" w:sz="0" w:space="0" w:color="auto"/>
                <w:right w:val="none" w:sz="0" w:space="0" w:color="auto"/>
              </w:divBdr>
            </w:div>
          </w:divsChild>
        </w:div>
        <w:div w:id="1059784695">
          <w:marLeft w:val="0"/>
          <w:marRight w:val="0"/>
          <w:marTop w:val="0"/>
          <w:marBottom w:val="0"/>
          <w:divBdr>
            <w:top w:val="none" w:sz="0" w:space="0" w:color="auto"/>
            <w:left w:val="none" w:sz="0" w:space="0" w:color="auto"/>
            <w:bottom w:val="none" w:sz="0" w:space="0" w:color="auto"/>
            <w:right w:val="none" w:sz="0" w:space="0" w:color="auto"/>
          </w:divBdr>
          <w:divsChild>
            <w:div w:id="1640529724">
              <w:marLeft w:val="0"/>
              <w:marRight w:val="0"/>
              <w:marTop w:val="0"/>
              <w:marBottom w:val="0"/>
              <w:divBdr>
                <w:top w:val="none" w:sz="0" w:space="0" w:color="auto"/>
                <w:left w:val="none" w:sz="0" w:space="0" w:color="auto"/>
                <w:bottom w:val="none" w:sz="0" w:space="0" w:color="auto"/>
                <w:right w:val="none" w:sz="0" w:space="0" w:color="auto"/>
              </w:divBdr>
            </w:div>
          </w:divsChild>
        </w:div>
        <w:div w:id="1113286670">
          <w:marLeft w:val="0"/>
          <w:marRight w:val="0"/>
          <w:marTop w:val="0"/>
          <w:marBottom w:val="0"/>
          <w:divBdr>
            <w:top w:val="none" w:sz="0" w:space="0" w:color="auto"/>
            <w:left w:val="none" w:sz="0" w:space="0" w:color="auto"/>
            <w:bottom w:val="none" w:sz="0" w:space="0" w:color="auto"/>
            <w:right w:val="none" w:sz="0" w:space="0" w:color="auto"/>
          </w:divBdr>
          <w:divsChild>
            <w:div w:id="1709985334">
              <w:marLeft w:val="0"/>
              <w:marRight w:val="0"/>
              <w:marTop w:val="0"/>
              <w:marBottom w:val="0"/>
              <w:divBdr>
                <w:top w:val="none" w:sz="0" w:space="0" w:color="auto"/>
                <w:left w:val="none" w:sz="0" w:space="0" w:color="auto"/>
                <w:bottom w:val="none" w:sz="0" w:space="0" w:color="auto"/>
                <w:right w:val="none" w:sz="0" w:space="0" w:color="auto"/>
              </w:divBdr>
              <w:divsChild>
                <w:div w:id="912354471">
                  <w:marLeft w:val="0"/>
                  <w:marRight w:val="0"/>
                  <w:marTop w:val="30"/>
                  <w:marBottom w:val="30"/>
                  <w:divBdr>
                    <w:top w:val="none" w:sz="0" w:space="0" w:color="auto"/>
                    <w:left w:val="none" w:sz="0" w:space="0" w:color="auto"/>
                    <w:bottom w:val="none" w:sz="0" w:space="0" w:color="auto"/>
                    <w:right w:val="none" w:sz="0" w:space="0" w:color="auto"/>
                  </w:divBdr>
                  <w:divsChild>
                    <w:div w:id="537401136">
                      <w:marLeft w:val="0"/>
                      <w:marRight w:val="0"/>
                      <w:marTop w:val="0"/>
                      <w:marBottom w:val="0"/>
                      <w:divBdr>
                        <w:top w:val="none" w:sz="0" w:space="0" w:color="auto"/>
                        <w:left w:val="none" w:sz="0" w:space="0" w:color="auto"/>
                        <w:bottom w:val="none" w:sz="0" w:space="0" w:color="auto"/>
                        <w:right w:val="none" w:sz="0" w:space="0" w:color="auto"/>
                      </w:divBdr>
                      <w:divsChild>
                        <w:div w:id="723911547">
                          <w:marLeft w:val="0"/>
                          <w:marRight w:val="0"/>
                          <w:marTop w:val="0"/>
                          <w:marBottom w:val="0"/>
                          <w:divBdr>
                            <w:top w:val="none" w:sz="0" w:space="0" w:color="auto"/>
                            <w:left w:val="none" w:sz="0" w:space="0" w:color="auto"/>
                            <w:bottom w:val="none" w:sz="0" w:space="0" w:color="auto"/>
                            <w:right w:val="none" w:sz="0" w:space="0" w:color="auto"/>
                          </w:divBdr>
                        </w:div>
                      </w:divsChild>
                    </w:div>
                    <w:div w:id="751239708">
                      <w:marLeft w:val="0"/>
                      <w:marRight w:val="0"/>
                      <w:marTop w:val="0"/>
                      <w:marBottom w:val="0"/>
                      <w:divBdr>
                        <w:top w:val="none" w:sz="0" w:space="0" w:color="auto"/>
                        <w:left w:val="none" w:sz="0" w:space="0" w:color="auto"/>
                        <w:bottom w:val="none" w:sz="0" w:space="0" w:color="auto"/>
                        <w:right w:val="none" w:sz="0" w:space="0" w:color="auto"/>
                      </w:divBdr>
                      <w:divsChild>
                        <w:div w:id="857354328">
                          <w:marLeft w:val="0"/>
                          <w:marRight w:val="0"/>
                          <w:marTop w:val="0"/>
                          <w:marBottom w:val="0"/>
                          <w:divBdr>
                            <w:top w:val="none" w:sz="0" w:space="0" w:color="auto"/>
                            <w:left w:val="none" w:sz="0" w:space="0" w:color="auto"/>
                            <w:bottom w:val="none" w:sz="0" w:space="0" w:color="auto"/>
                            <w:right w:val="none" w:sz="0" w:space="0" w:color="auto"/>
                          </w:divBdr>
                        </w:div>
                      </w:divsChild>
                    </w:div>
                    <w:div w:id="885916774">
                      <w:marLeft w:val="0"/>
                      <w:marRight w:val="0"/>
                      <w:marTop w:val="0"/>
                      <w:marBottom w:val="0"/>
                      <w:divBdr>
                        <w:top w:val="none" w:sz="0" w:space="0" w:color="auto"/>
                        <w:left w:val="none" w:sz="0" w:space="0" w:color="auto"/>
                        <w:bottom w:val="none" w:sz="0" w:space="0" w:color="auto"/>
                        <w:right w:val="none" w:sz="0" w:space="0" w:color="auto"/>
                      </w:divBdr>
                      <w:divsChild>
                        <w:div w:id="1841777857">
                          <w:marLeft w:val="0"/>
                          <w:marRight w:val="0"/>
                          <w:marTop w:val="0"/>
                          <w:marBottom w:val="0"/>
                          <w:divBdr>
                            <w:top w:val="none" w:sz="0" w:space="0" w:color="auto"/>
                            <w:left w:val="none" w:sz="0" w:space="0" w:color="auto"/>
                            <w:bottom w:val="none" w:sz="0" w:space="0" w:color="auto"/>
                            <w:right w:val="none" w:sz="0" w:space="0" w:color="auto"/>
                          </w:divBdr>
                        </w:div>
                      </w:divsChild>
                    </w:div>
                    <w:div w:id="1216896304">
                      <w:marLeft w:val="0"/>
                      <w:marRight w:val="0"/>
                      <w:marTop w:val="0"/>
                      <w:marBottom w:val="0"/>
                      <w:divBdr>
                        <w:top w:val="none" w:sz="0" w:space="0" w:color="auto"/>
                        <w:left w:val="none" w:sz="0" w:space="0" w:color="auto"/>
                        <w:bottom w:val="none" w:sz="0" w:space="0" w:color="auto"/>
                        <w:right w:val="none" w:sz="0" w:space="0" w:color="auto"/>
                      </w:divBdr>
                      <w:divsChild>
                        <w:div w:id="2051032157">
                          <w:marLeft w:val="0"/>
                          <w:marRight w:val="0"/>
                          <w:marTop w:val="0"/>
                          <w:marBottom w:val="0"/>
                          <w:divBdr>
                            <w:top w:val="none" w:sz="0" w:space="0" w:color="auto"/>
                            <w:left w:val="none" w:sz="0" w:space="0" w:color="auto"/>
                            <w:bottom w:val="none" w:sz="0" w:space="0" w:color="auto"/>
                            <w:right w:val="none" w:sz="0" w:space="0" w:color="auto"/>
                          </w:divBdr>
                        </w:div>
                      </w:divsChild>
                    </w:div>
                    <w:div w:id="1363827292">
                      <w:marLeft w:val="0"/>
                      <w:marRight w:val="0"/>
                      <w:marTop w:val="0"/>
                      <w:marBottom w:val="0"/>
                      <w:divBdr>
                        <w:top w:val="none" w:sz="0" w:space="0" w:color="auto"/>
                        <w:left w:val="none" w:sz="0" w:space="0" w:color="auto"/>
                        <w:bottom w:val="none" w:sz="0" w:space="0" w:color="auto"/>
                        <w:right w:val="none" w:sz="0" w:space="0" w:color="auto"/>
                      </w:divBdr>
                      <w:divsChild>
                        <w:div w:id="772437803">
                          <w:marLeft w:val="0"/>
                          <w:marRight w:val="0"/>
                          <w:marTop w:val="0"/>
                          <w:marBottom w:val="0"/>
                          <w:divBdr>
                            <w:top w:val="none" w:sz="0" w:space="0" w:color="auto"/>
                            <w:left w:val="none" w:sz="0" w:space="0" w:color="auto"/>
                            <w:bottom w:val="none" w:sz="0" w:space="0" w:color="auto"/>
                            <w:right w:val="none" w:sz="0" w:space="0" w:color="auto"/>
                          </w:divBdr>
                        </w:div>
                      </w:divsChild>
                    </w:div>
                    <w:div w:id="1546211450">
                      <w:marLeft w:val="0"/>
                      <w:marRight w:val="0"/>
                      <w:marTop w:val="0"/>
                      <w:marBottom w:val="0"/>
                      <w:divBdr>
                        <w:top w:val="none" w:sz="0" w:space="0" w:color="auto"/>
                        <w:left w:val="none" w:sz="0" w:space="0" w:color="auto"/>
                        <w:bottom w:val="none" w:sz="0" w:space="0" w:color="auto"/>
                        <w:right w:val="none" w:sz="0" w:space="0" w:color="auto"/>
                      </w:divBdr>
                      <w:divsChild>
                        <w:div w:id="209330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1154">
              <w:marLeft w:val="0"/>
              <w:marRight w:val="0"/>
              <w:marTop w:val="0"/>
              <w:marBottom w:val="0"/>
              <w:divBdr>
                <w:top w:val="none" w:sz="0" w:space="0" w:color="auto"/>
                <w:left w:val="none" w:sz="0" w:space="0" w:color="auto"/>
                <w:bottom w:val="none" w:sz="0" w:space="0" w:color="auto"/>
                <w:right w:val="none" w:sz="0" w:space="0" w:color="auto"/>
              </w:divBdr>
            </w:div>
          </w:divsChild>
        </w:div>
        <w:div w:id="1128553264">
          <w:marLeft w:val="0"/>
          <w:marRight w:val="0"/>
          <w:marTop w:val="0"/>
          <w:marBottom w:val="0"/>
          <w:divBdr>
            <w:top w:val="none" w:sz="0" w:space="0" w:color="auto"/>
            <w:left w:val="none" w:sz="0" w:space="0" w:color="auto"/>
            <w:bottom w:val="none" w:sz="0" w:space="0" w:color="auto"/>
            <w:right w:val="none" w:sz="0" w:space="0" w:color="auto"/>
          </w:divBdr>
          <w:divsChild>
            <w:div w:id="1110322414">
              <w:marLeft w:val="0"/>
              <w:marRight w:val="0"/>
              <w:marTop w:val="0"/>
              <w:marBottom w:val="0"/>
              <w:divBdr>
                <w:top w:val="none" w:sz="0" w:space="0" w:color="auto"/>
                <w:left w:val="none" w:sz="0" w:space="0" w:color="auto"/>
                <w:bottom w:val="none" w:sz="0" w:space="0" w:color="auto"/>
                <w:right w:val="none" w:sz="0" w:space="0" w:color="auto"/>
              </w:divBdr>
            </w:div>
          </w:divsChild>
        </w:div>
        <w:div w:id="1163279216">
          <w:marLeft w:val="0"/>
          <w:marRight w:val="0"/>
          <w:marTop w:val="0"/>
          <w:marBottom w:val="0"/>
          <w:divBdr>
            <w:top w:val="none" w:sz="0" w:space="0" w:color="auto"/>
            <w:left w:val="none" w:sz="0" w:space="0" w:color="auto"/>
            <w:bottom w:val="none" w:sz="0" w:space="0" w:color="auto"/>
            <w:right w:val="none" w:sz="0" w:space="0" w:color="auto"/>
          </w:divBdr>
          <w:divsChild>
            <w:div w:id="1674213997">
              <w:marLeft w:val="0"/>
              <w:marRight w:val="0"/>
              <w:marTop w:val="0"/>
              <w:marBottom w:val="0"/>
              <w:divBdr>
                <w:top w:val="none" w:sz="0" w:space="0" w:color="auto"/>
                <w:left w:val="none" w:sz="0" w:space="0" w:color="auto"/>
                <w:bottom w:val="none" w:sz="0" w:space="0" w:color="auto"/>
                <w:right w:val="none" w:sz="0" w:space="0" w:color="auto"/>
              </w:divBdr>
            </w:div>
          </w:divsChild>
        </w:div>
        <w:div w:id="1253513867">
          <w:marLeft w:val="0"/>
          <w:marRight w:val="0"/>
          <w:marTop w:val="0"/>
          <w:marBottom w:val="0"/>
          <w:divBdr>
            <w:top w:val="none" w:sz="0" w:space="0" w:color="auto"/>
            <w:left w:val="none" w:sz="0" w:space="0" w:color="auto"/>
            <w:bottom w:val="none" w:sz="0" w:space="0" w:color="auto"/>
            <w:right w:val="none" w:sz="0" w:space="0" w:color="auto"/>
          </w:divBdr>
          <w:divsChild>
            <w:div w:id="1888102211">
              <w:marLeft w:val="0"/>
              <w:marRight w:val="0"/>
              <w:marTop w:val="0"/>
              <w:marBottom w:val="0"/>
              <w:divBdr>
                <w:top w:val="none" w:sz="0" w:space="0" w:color="auto"/>
                <w:left w:val="none" w:sz="0" w:space="0" w:color="auto"/>
                <w:bottom w:val="none" w:sz="0" w:space="0" w:color="auto"/>
                <w:right w:val="none" w:sz="0" w:space="0" w:color="auto"/>
              </w:divBdr>
            </w:div>
          </w:divsChild>
        </w:div>
        <w:div w:id="1588154123">
          <w:marLeft w:val="0"/>
          <w:marRight w:val="0"/>
          <w:marTop w:val="0"/>
          <w:marBottom w:val="0"/>
          <w:divBdr>
            <w:top w:val="none" w:sz="0" w:space="0" w:color="auto"/>
            <w:left w:val="none" w:sz="0" w:space="0" w:color="auto"/>
            <w:bottom w:val="none" w:sz="0" w:space="0" w:color="auto"/>
            <w:right w:val="none" w:sz="0" w:space="0" w:color="auto"/>
          </w:divBdr>
          <w:divsChild>
            <w:div w:id="3083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66061">
      <w:bodyDiv w:val="1"/>
      <w:marLeft w:val="0"/>
      <w:marRight w:val="0"/>
      <w:marTop w:val="0"/>
      <w:marBottom w:val="0"/>
      <w:divBdr>
        <w:top w:val="none" w:sz="0" w:space="0" w:color="auto"/>
        <w:left w:val="none" w:sz="0" w:space="0" w:color="auto"/>
        <w:bottom w:val="none" w:sz="0" w:space="0" w:color="auto"/>
        <w:right w:val="none" w:sz="0" w:space="0" w:color="auto"/>
      </w:divBdr>
      <w:divsChild>
        <w:div w:id="180435058">
          <w:marLeft w:val="0"/>
          <w:marRight w:val="0"/>
          <w:marTop w:val="0"/>
          <w:marBottom w:val="0"/>
          <w:divBdr>
            <w:top w:val="none" w:sz="0" w:space="0" w:color="auto"/>
            <w:left w:val="none" w:sz="0" w:space="0" w:color="auto"/>
            <w:bottom w:val="none" w:sz="0" w:space="0" w:color="auto"/>
            <w:right w:val="none" w:sz="0" w:space="0" w:color="auto"/>
          </w:divBdr>
          <w:divsChild>
            <w:div w:id="473641571">
              <w:marLeft w:val="0"/>
              <w:marRight w:val="0"/>
              <w:marTop w:val="0"/>
              <w:marBottom w:val="0"/>
              <w:divBdr>
                <w:top w:val="none" w:sz="0" w:space="0" w:color="auto"/>
                <w:left w:val="none" w:sz="0" w:space="0" w:color="auto"/>
                <w:bottom w:val="none" w:sz="0" w:space="0" w:color="auto"/>
                <w:right w:val="none" w:sz="0" w:space="0" w:color="auto"/>
              </w:divBdr>
            </w:div>
          </w:divsChild>
        </w:div>
        <w:div w:id="194927025">
          <w:marLeft w:val="0"/>
          <w:marRight w:val="0"/>
          <w:marTop w:val="0"/>
          <w:marBottom w:val="0"/>
          <w:divBdr>
            <w:top w:val="none" w:sz="0" w:space="0" w:color="auto"/>
            <w:left w:val="none" w:sz="0" w:space="0" w:color="auto"/>
            <w:bottom w:val="none" w:sz="0" w:space="0" w:color="auto"/>
            <w:right w:val="none" w:sz="0" w:space="0" w:color="auto"/>
          </w:divBdr>
          <w:divsChild>
            <w:div w:id="775558666">
              <w:marLeft w:val="0"/>
              <w:marRight w:val="0"/>
              <w:marTop w:val="0"/>
              <w:marBottom w:val="0"/>
              <w:divBdr>
                <w:top w:val="none" w:sz="0" w:space="0" w:color="auto"/>
                <w:left w:val="none" w:sz="0" w:space="0" w:color="auto"/>
                <w:bottom w:val="none" w:sz="0" w:space="0" w:color="auto"/>
                <w:right w:val="none" w:sz="0" w:space="0" w:color="auto"/>
              </w:divBdr>
            </w:div>
          </w:divsChild>
        </w:div>
        <w:div w:id="211775997">
          <w:marLeft w:val="0"/>
          <w:marRight w:val="0"/>
          <w:marTop w:val="0"/>
          <w:marBottom w:val="0"/>
          <w:divBdr>
            <w:top w:val="none" w:sz="0" w:space="0" w:color="auto"/>
            <w:left w:val="none" w:sz="0" w:space="0" w:color="auto"/>
            <w:bottom w:val="none" w:sz="0" w:space="0" w:color="auto"/>
            <w:right w:val="none" w:sz="0" w:space="0" w:color="auto"/>
          </w:divBdr>
          <w:divsChild>
            <w:div w:id="811795480">
              <w:marLeft w:val="0"/>
              <w:marRight w:val="0"/>
              <w:marTop w:val="0"/>
              <w:marBottom w:val="0"/>
              <w:divBdr>
                <w:top w:val="none" w:sz="0" w:space="0" w:color="auto"/>
                <w:left w:val="none" w:sz="0" w:space="0" w:color="auto"/>
                <w:bottom w:val="none" w:sz="0" w:space="0" w:color="auto"/>
                <w:right w:val="none" w:sz="0" w:space="0" w:color="auto"/>
              </w:divBdr>
            </w:div>
          </w:divsChild>
        </w:div>
        <w:div w:id="301926194">
          <w:marLeft w:val="0"/>
          <w:marRight w:val="0"/>
          <w:marTop w:val="0"/>
          <w:marBottom w:val="0"/>
          <w:divBdr>
            <w:top w:val="none" w:sz="0" w:space="0" w:color="auto"/>
            <w:left w:val="none" w:sz="0" w:space="0" w:color="auto"/>
            <w:bottom w:val="none" w:sz="0" w:space="0" w:color="auto"/>
            <w:right w:val="none" w:sz="0" w:space="0" w:color="auto"/>
          </w:divBdr>
          <w:divsChild>
            <w:div w:id="188684273">
              <w:marLeft w:val="0"/>
              <w:marRight w:val="0"/>
              <w:marTop w:val="0"/>
              <w:marBottom w:val="0"/>
              <w:divBdr>
                <w:top w:val="none" w:sz="0" w:space="0" w:color="auto"/>
                <w:left w:val="none" w:sz="0" w:space="0" w:color="auto"/>
                <w:bottom w:val="none" w:sz="0" w:space="0" w:color="auto"/>
                <w:right w:val="none" w:sz="0" w:space="0" w:color="auto"/>
              </w:divBdr>
            </w:div>
            <w:div w:id="977732962">
              <w:marLeft w:val="0"/>
              <w:marRight w:val="0"/>
              <w:marTop w:val="0"/>
              <w:marBottom w:val="0"/>
              <w:divBdr>
                <w:top w:val="none" w:sz="0" w:space="0" w:color="auto"/>
                <w:left w:val="none" w:sz="0" w:space="0" w:color="auto"/>
                <w:bottom w:val="none" w:sz="0" w:space="0" w:color="auto"/>
                <w:right w:val="none" w:sz="0" w:space="0" w:color="auto"/>
              </w:divBdr>
              <w:divsChild>
                <w:div w:id="275723573">
                  <w:marLeft w:val="0"/>
                  <w:marRight w:val="0"/>
                  <w:marTop w:val="30"/>
                  <w:marBottom w:val="30"/>
                  <w:divBdr>
                    <w:top w:val="none" w:sz="0" w:space="0" w:color="auto"/>
                    <w:left w:val="none" w:sz="0" w:space="0" w:color="auto"/>
                    <w:bottom w:val="none" w:sz="0" w:space="0" w:color="auto"/>
                    <w:right w:val="none" w:sz="0" w:space="0" w:color="auto"/>
                  </w:divBdr>
                  <w:divsChild>
                    <w:div w:id="1447579000">
                      <w:marLeft w:val="0"/>
                      <w:marRight w:val="0"/>
                      <w:marTop w:val="0"/>
                      <w:marBottom w:val="0"/>
                      <w:divBdr>
                        <w:top w:val="none" w:sz="0" w:space="0" w:color="auto"/>
                        <w:left w:val="none" w:sz="0" w:space="0" w:color="auto"/>
                        <w:bottom w:val="none" w:sz="0" w:space="0" w:color="auto"/>
                        <w:right w:val="none" w:sz="0" w:space="0" w:color="auto"/>
                      </w:divBdr>
                      <w:divsChild>
                        <w:div w:id="2061320469">
                          <w:marLeft w:val="0"/>
                          <w:marRight w:val="0"/>
                          <w:marTop w:val="0"/>
                          <w:marBottom w:val="0"/>
                          <w:divBdr>
                            <w:top w:val="none" w:sz="0" w:space="0" w:color="auto"/>
                            <w:left w:val="none" w:sz="0" w:space="0" w:color="auto"/>
                            <w:bottom w:val="none" w:sz="0" w:space="0" w:color="auto"/>
                            <w:right w:val="none" w:sz="0" w:space="0" w:color="auto"/>
                          </w:divBdr>
                        </w:div>
                      </w:divsChild>
                    </w:div>
                    <w:div w:id="1991984523">
                      <w:marLeft w:val="0"/>
                      <w:marRight w:val="0"/>
                      <w:marTop w:val="0"/>
                      <w:marBottom w:val="0"/>
                      <w:divBdr>
                        <w:top w:val="none" w:sz="0" w:space="0" w:color="auto"/>
                        <w:left w:val="none" w:sz="0" w:space="0" w:color="auto"/>
                        <w:bottom w:val="none" w:sz="0" w:space="0" w:color="auto"/>
                        <w:right w:val="none" w:sz="0" w:space="0" w:color="auto"/>
                      </w:divBdr>
                      <w:divsChild>
                        <w:div w:id="994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774694">
          <w:marLeft w:val="0"/>
          <w:marRight w:val="0"/>
          <w:marTop w:val="0"/>
          <w:marBottom w:val="0"/>
          <w:divBdr>
            <w:top w:val="none" w:sz="0" w:space="0" w:color="auto"/>
            <w:left w:val="none" w:sz="0" w:space="0" w:color="auto"/>
            <w:bottom w:val="none" w:sz="0" w:space="0" w:color="auto"/>
            <w:right w:val="none" w:sz="0" w:space="0" w:color="auto"/>
          </w:divBdr>
          <w:divsChild>
            <w:div w:id="157617070">
              <w:marLeft w:val="0"/>
              <w:marRight w:val="0"/>
              <w:marTop w:val="0"/>
              <w:marBottom w:val="0"/>
              <w:divBdr>
                <w:top w:val="none" w:sz="0" w:space="0" w:color="auto"/>
                <w:left w:val="none" w:sz="0" w:space="0" w:color="auto"/>
                <w:bottom w:val="none" w:sz="0" w:space="0" w:color="auto"/>
                <w:right w:val="none" w:sz="0" w:space="0" w:color="auto"/>
              </w:divBdr>
            </w:div>
          </w:divsChild>
        </w:div>
        <w:div w:id="1038240359">
          <w:marLeft w:val="0"/>
          <w:marRight w:val="0"/>
          <w:marTop w:val="0"/>
          <w:marBottom w:val="0"/>
          <w:divBdr>
            <w:top w:val="none" w:sz="0" w:space="0" w:color="auto"/>
            <w:left w:val="none" w:sz="0" w:space="0" w:color="auto"/>
            <w:bottom w:val="none" w:sz="0" w:space="0" w:color="auto"/>
            <w:right w:val="none" w:sz="0" w:space="0" w:color="auto"/>
          </w:divBdr>
          <w:divsChild>
            <w:div w:id="57632610">
              <w:marLeft w:val="0"/>
              <w:marRight w:val="0"/>
              <w:marTop w:val="0"/>
              <w:marBottom w:val="0"/>
              <w:divBdr>
                <w:top w:val="none" w:sz="0" w:space="0" w:color="auto"/>
                <w:left w:val="none" w:sz="0" w:space="0" w:color="auto"/>
                <w:bottom w:val="none" w:sz="0" w:space="0" w:color="auto"/>
                <w:right w:val="none" w:sz="0" w:space="0" w:color="auto"/>
              </w:divBdr>
            </w:div>
          </w:divsChild>
        </w:div>
        <w:div w:id="1082486618">
          <w:marLeft w:val="0"/>
          <w:marRight w:val="0"/>
          <w:marTop w:val="0"/>
          <w:marBottom w:val="0"/>
          <w:divBdr>
            <w:top w:val="none" w:sz="0" w:space="0" w:color="auto"/>
            <w:left w:val="none" w:sz="0" w:space="0" w:color="auto"/>
            <w:bottom w:val="none" w:sz="0" w:space="0" w:color="auto"/>
            <w:right w:val="none" w:sz="0" w:space="0" w:color="auto"/>
          </w:divBdr>
          <w:divsChild>
            <w:div w:id="1983734018">
              <w:marLeft w:val="0"/>
              <w:marRight w:val="0"/>
              <w:marTop w:val="0"/>
              <w:marBottom w:val="0"/>
              <w:divBdr>
                <w:top w:val="none" w:sz="0" w:space="0" w:color="auto"/>
                <w:left w:val="none" w:sz="0" w:space="0" w:color="auto"/>
                <w:bottom w:val="none" w:sz="0" w:space="0" w:color="auto"/>
                <w:right w:val="none" w:sz="0" w:space="0" w:color="auto"/>
              </w:divBdr>
            </w:div>
          </w:divsChild>
        </w:div>
        <w:div w:id="1405369299">
          <w:marLeft w:val="0"/>
          <w:marRight w:val="0"/>
          <w:marTop w:val="0"/>
          <w:marBottom w:val="0"/>
          <w:divBdr>
            <w:top w:val="none" w:sz="0" w:space="0" w:color="auto"/>
            <w:left w:val="none" w:sz="0" w:space="0" w:color="auto"/>
            <w:bottom w:val="none" w:sz="0" w:space="0" w:color="auto"/>
            <w:right w:val="none" w:sz="0" w:space="0" w:color="auto"/>
          </w:divBdr>
          <w:divsChild>
            <w:div w:id="751590218">
              <w:marLeft w:val="0"/>
              <w:marRight w:val="0"/>
              <w:marTop w:val="0"/>
              <w:marBottom w:val="0"/>
              <w:divBdr>
                <w:top w:val="none" w:sz="0" w:space="0" w:color="auto"/>
                <w:left w:val="none" w:sz="0" w:space="0" w:color="auto"/>
                <w:bottom w:val="none" w:sz="0" w:space="0" w:color="auto"/>
                <w:right w:val="none" w:sz="0" w:space="0" w:color="auto"/>
              </w:divBdr>
            </w:div>
          </w:divsChild>
        </w:div>
        <w:div w:id="1951543407">
          <w:marLeft w:val="0"/>
          <w:marRight w:val="0"/>
          <w:marTop w:val="0"/>
          <w:marBottom w:val="0"/>
          <w:divBdr>
            <w:top w:val="none" w:sz="0" w:space="0" w:color="auto"/>
            <w:left w:val="none" w:sz="0" w:space="0" w:color="auto"/>
            <w:bottom w:val="none" w:sz="0" w:space="0" w:color="auto"/>
            <w:right w:val="none" w:sz="0" w:space="0" w:color="auto"/>
          </w:divBdr>
          <w:divsChild>
            <w:div w:id="2057771733">
              <w:marLeft w:val="0"/>
              <w:marRight w:val="0"/>
              <w:marTop w:val="0"/>
              <w:marBottom w:val="0"/>
              <w:divBdr>
                <w:top w:val="none" w:sz="0" w:space="0" w:color="auto"/>
                <w:left w:val="none" w:sz="0" w:space="0" w:color="auto"/>
                <w:bottom w:val="none" w:sz="0" w:space="0" w:color="auto"/>
                <w:right w:val="none" w:sz="0" w:space="0" w:color="auto"/>
              </w:divBdr>
            </w:div>
          </w:divsChild>
        </w:div>
        <w:div w:id="1959146391">
          <w:marLeft w:val="0"/>
          <w:marRight w:val="0"/>
          <w:marTop w:val="0"/>
          <w:marBottom w:val="0"/>
          <w:divBdr>
            <w:top w:val="none" w:sz="0" w:space="0" w:color="auto"/>
            <w:left w:val="none" w:sz="0" w:space="0" w:color="auto"/>
            <w:bottom w:val="none" w:sz="0" w:space="0" w:color="auto"/>
            <w:right w:val="none" w:sz="0" w:space="0" w:color="auto"/>
          </w:divBdr>
          <w:divsChild>
            <w:div w:id="697852446">
              <w:marLeft w:val="0"/>
              <w:marRight w:val="0"/>
              <w:marTop w:val="0"/>
              <w:marBottom w:val="0"/>
              <w:divBdr>
                <w:top w:val="none" w:sz="0" w:space="0" w:color="auto"/>
                <w:left w:val="none" w:sz="0" w:space="0" w:color="auto"/>
                <w:bottom w:val="none" w:sz="0" w:space="0" w:color="auto"/>
                <w:right w:val="none" w:sz="0" w:space="0" w:color="auto"/>
              </w:divBdr>
              <w:divsChild>
                <w:div w:id="117526628">
                  <w:marLeft w:val="0"/>
                  <w:marRight w:val="0"/>
                  <w:marTop w:val="30"/>
                  <w:marBottom w:val="30"/>
                  <w:divBdr>
                    <w:top w:val="none" w:sz="0" w:space="0" w:color="auto"/>
                    <w:left w:val="none" w:sz="0" w:space="0" w:color="auto"/>
                    <w:bottom w:val="none" w:sz="0" w:space="0" w:color="auto"/>
                    <w:right w:val="none" w:sz="0" w:space="0" w:color="auto"/>
                  </w:divBdr>
                  <w:divsChild>
                    <w:div w:id="55982708">
                      <w:marLeft w:val="0"/>
                      <w:marRight w:val="0"/>
                      <w:marTop w:val="0"/>
                      <w:marBottom w:val="0"/>
                      <w:divBdr>
                        <w:top w:val="none" w:sz="0" w:space="0" w:color="auto"/>
                        <w:left w:val="none" w:sz="0" w:space="0" w:color="auto"/>
                        <w:bottom w:val="none" w:sz="0" w:space="0" w:color="auto"/>
                        <w:right w:val="none" w:sz="0" w:space="0" w:color="auto"/>
                      </w:divBdr>
                      <w:divsChild>
                        <w:div w:id="2038698329">
                          <w:marLeft w:val="0"/>
                          <w:marRight w:val="0"/>
                          <w:marTop w:val="0"/>
                          <w:marBottom w:val="0"/>
                          <w:divBdr>
                            <w:top w:val="none" w:sz="0" w:space="0" w:color="auto"/>
                            <w:left w:val="none" w:sz="0" w:space="0" w:color="auto"/>
                            <w:bottom w:val="none" w:sz="0" w:space="0" w:color="auto"/>
                            <w:right w:val="none" w:sz="0" w:space="0" w:color="auto"/>
                          </w:divBdr>
                        </w:div>
                      </w:divsChild>
                    </w:div>
                    <w:div w:id="1723865678">
                      <w:marLeft w:val="0"/>
                      <w:marRight w:val="0"/>
                      <w:marTop w:val="0"/>
                      <w:marBottom w:val="0"/>
                      <w:divBdr>
                        <w:top w:val="none" w:sz="0" w:space="0" w:color="auto"/>
                        <w:left w:val="none" w:sz="0" w:space="0" w:color="auto"/>
                        <w:bottom w:val="none" w:sz="0" w:space="0" w:color="auto"/>
                        <w:right w:val="none" w:sz="0" w:space="0" w:color="auto"/>
                      </w:divBdr>
                      <w:divsChild>
                        <w:div w:id="2436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80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4920">
      <w:bodyDiv w:val="1"/>
      <w:marLeft w:val="0"/>
      <w:marRight w:val="0"/>
      <w:marTop w:val="0"/>
      <w:marBottom w:val="0"/>
      <w:divBdr>
        <w:top w:val="none" w:sz="0" w:space="0" w:color="auto"/>
        <w:left w:val="none" w:sz="0" w:space="0" w:color="auto"/>
        <w:bottom w:val="none" w:sz="0" w:space="0" w:color="auto"/>
        <w:right w:val="none" w:sz="0" w:space="0" w:color="auto"/>
      </w:divBdr>
      <w:divsChild>
        <w:div w:id="244192435">
          <w:marLeft w:val="0"/>
          <w:marRight w:val="0"/>
          <w:marTop w:val="0"/>
          <w:marBottom w:val="0"/>
          <w:divBdr>
            <w:top w:val="none" w:sz="0" w:space="0" w:color="auto"/>
            <w:left w:val="none" w:sz="0" w:space="0" w:color="auto"/>
            <w:bottom w:val="none" w:sz="0" w:space="0" w:color="auto"/>
            <w:right w:val="none" w:sz="0" w:space="0" w:color="auto"/>
          </w:divBdr>
        </w:div>
        <w:div w:id="1131481230">
          <w:marLeft w:val="0"/>
          <w:marRight w:val="0"/>
          <w:marTop w:val="0"/>
          <w:marBottom w:val="0"/>
          <w:divBdr>
            <w:top w:val="none" w:sz="0" w:space="0" w:color="auto"/>
            <w:left w:val="none" w:sz="0" w:space="0" w:color="auto"/>
            <w:bottom w:val="none" w:sz="0" w:space="0" w:color="auto"/>
            <w:right w:val="none" w:sz="0" w:space="0" w:color="auto"/>
          </w:divBdr>
        </w:div>
      </w:divsChild>
    </w:div>
    <w:div w:id="855575537">
      <w:bodyDiv w:val="1"/>
      <w:marLeft w:val="0"/>
      <w:marRight w:val="0"/>
      <w:marTop w:val="0"/>
      <w:marBottom w:val="0"/>
      <w:divBdr>
        <w:top w:val="none" w:sz="0" w:space="0" w:color="auto"/>
        <w:left w:val="none" w:sz="0" w:space="0" w:color="auto"/>
        <w:bottom w:val="none" w:sz="0" w:space="0" w:color="auto"/>
        <w:right w:val="none" w:sz="0" w:space="0" w:color="auto"/>
      </w:divBdr>
      <w:divsChild>
        <w:div w:id="597177603">
          <w:marLeft w:val="0"/>
          <w:marRight w:val="0"/>
          <w:marTop w:val="0"/>
          <w:marBottom w:val="0"/>
          <w:divBdr>
            <w:top w:val="none" w:sz="0" w:space="0" w:color="auto"/>
            <w:left w:val="none" w:sz="0" w:space="0" w:color="auto"/>
            <w:bottom w:val="none" w:sz="0" w:space="0" w:color="auto"/>
            <w:right w:val="none" w:sz="0" w:space="0" w:color="auto"/>
          </w:divBdr>
        </w:div>
        <w:div w:id="886572954">
          <w:marLeft w:val="0"/>
          <w:marRight w:val="0"/>
          <w:marTop w:val="0"/>
          <w:marBottom w:val="0"/>
          <w:divBdr>
            <w:top w:val="none" w:sz="0" w:space="0" w:color="auto"/>
            <w:left w:val="none" w:sz="0" w:space="0" w:color="auto"/>
            <w:bottom w:val="none" w:sz="0" w:space="0" w:color="auto"/>
            <w:right w:val="none" w:sz="0" w:space="0" w:color="auto"/>
          </w:divBdr>
        </w:div>
        <w:div w:id="1650478270">
          <w:marLeft w:val="0"/>
          <w:marRight w:val="0"/>
          <w:marTop w:val="0"/>
          <w:marBottom w:val="0"/>
          <w:divBdr>
            <w:top w:val="none" w:sz="0" w:space="0" w:color="auto"/>
            <w:left w:val="none" w:sz="0" w:space="0" w:color="auto"/>
            <w:bottom w:val="none" w:sz="0" w:space="0" w:color="auto"/>
            <w:right w:val="none" w:sz="0" w:space="0" w:color="auto"/>
          </w:divBdr>
          <w:divsChild>
            <w:div w:id="1257858671">
              <w:marLeft w:val="0"/>
              <w:marRight w:val="0"/>
              <w:marTop w:val="30"/>
              <w:marBottom w:val="30"/>
              <w:divBdr>
                <w:top w:val="none" w:sz="0" w:space="0" w:color="auto"/>
                <w:left w:val="none" w:sz="0" w:space="0" w:color="auto"/>
                <w:bottom w:val="none" w:sz="0" w:space="0" w:color="auto"/>
                <w:right w:val="none" w:sz="0" w:space="0" w:color="auto"/>
              </w:divBdr>
              <w:divsChild>
                <w:div w:id="34086406">
                  <w:marLeft w:val="0"/>
                  <w:marRight w:val="0"/>
                  <w:marTop w:val="0"/>
                  <w:marBottom w:val="0"/>
                  <w:divBdr>
                    <w:top w:val="none" w:sz="0" w:space="0" w:color="auto"/>
                    <w:left w:val="none" w:sz="0" w:space="0" w:color="auto"/>
                    <w:bottom w:val="none" w:sz="0" w:space="0" w:color="auto"/>
                    <w:right w:val="none" w:sz="0" w:space="0" w:color="auto"/>
                  </w:divBdr>
                  <w:divsChild>
                    <w:div w:id="1617830968">
                      <w:marLeft w:val="0"/>
                      <w:marRight w:val="0"/>
                      <w:marTop w:val="0"/>
                      <w:marBottom w:val="0"/>
                      <w:divBdr>
                        <w:top w:val="none" w:sz="0" w:space="0" w:color="auto"/>
                        <w:left w:val="none" w:sz="0" w:space="0" w:color="auto"/>
                        <w:bottom w:val="none" w:sz="0" w:space="0" w:color="auto"/>
                        <w:right w:val="none" w:sz="0" w:space="0" w:color="auto"/>
                      </w:divBdr>
                    </w:div>
                  </w:divsChild>
                </w:div>
                <w:div w:id="62338927">
                  <w:marLeft w:val="0"/>
                  <w:marRight w:val="0"/>
                  <w:marTop w:val="0"/>
                  <w:marBottom w:val="0"/>
                  <w:divBdr>
                    <w:top w:val="none" w:sz="0" w:space="0" w:color="auto"/>
                    <w:left w:val="none" w:sz="0" w:space="0" w:color="auto"/>
                    <w:bottom w:val="none" w:sz="0" w:space="0" w:color="auto"/>
                    <w:right w:val="none" w:sz="0" w:space="0" w:color="auto"/>
                  </w:divBdr>
                  <w:divsChild>
                    <w:div w:id="399251264">
                      <w:marLeft w:val="0"/>
                      <w:marRight w:val="0"/>
                      <w:marTop w:val="0"/>
                      <w:marBottom w:val="0"/>
                      <w:divBdr>
                        <w:top w:val="none" w:sz="0" w:space="0" w:color="auto"/>
                        <w:left w:val="none" w:sz="0" w:space="0" w:color="auto"/>
                        <w:bottom w:val="none" w:sz="0" w:space="0" w:color="auto"/>
                        <w:right w:val="none" w:sz="0" w:space="0" w:color="auto"/>
                      </w:divBdr>
                    </w:div>
                  </w:divsChild>
                </w:div>
                <w:div w:id="104467231">
                  <w:marLeft w:val="0"/>
                  <w:marRight w:val="0"/>
                  <w:marTop w:val="0"/>
                  <w:marBottom w:val="0"/>
                  <w:divBdr>
                    <w:top w:val="none" w:sz="0" w:space="0" w:color="auto"/>
                    <w:left w:val="none" w:sz="0" w:space="0" w:color="auto"/>
                    <w:bottom w:val="none" w:sz="0" w:space="0" w:color="auto"/>
                    <w:right w:val="none" w:sz="0" w:space="0" w:color="auto"/>
                  </w:divBdr>
                  <w:divsChild>
                    <w:div w:id="1687560218">
                      <w:marLeft w:val="0"/>
                      <w:marRight w:val="0"/>
                      <w:marTop w:val="0"/>
                      <w:marBottom w:val="0"/>
                      <w:divBdr>
                        <w:top w:val="none" w:sz="0" w:space="0" w:color="auto"/>
                        <w:left w:val="none" w:sz="0" w:space="0" w:color="auto"/>
                        <w:bottom w:val="none" w:sz="0" w:space="0" w:color="auto"/>
                        <w:right w:val="none" w:sz="0" w:space="0" w:color="auto"/>
                      </w:divBdr>
                    </w:div>
                  </w:divsChild>
                </w:div>
                <w:div w:id="135878994">
                  <w:marLeft w:val="0"/>
                  <w:marRight w:val="0"/>
                  <w:marTop w:val="0"/>
                  <w:marBottom w:val="0"/>
                  <w:divBdr>
                    <w:top w:val="none" w:sz="0" w:space="0" w:color="auto"/>
                    <w:left w:val="none" w:sz="0" w:space="0" w:color="auto"/>
                    <w:bottom w:val="none" w:sz="0" w:space="0" w:color="auto"/>
                    <w:right w:val="none" w:sz="0" w:space="0" w:color="auto"/>
                  </w:divBdr>
                  <w:divsChild>
                    <w:div w:id="1224412942">
                      <w:marLeft w:val="0"/>
                      <w:marRight w:val="0"/>
                      <w:marTop w:val="0"/>
                      <w:marBottom w:val="0"/>
                      <w:divBdr>
                        <w:top w:val="none" w:sz="0" w:space="0" w:color="auto"/>
                        <w:left w:val="none" w:sz="0" w:space="0" w:color="auto"/>
                        <w:bottom w:val="none" w:sz="0" w:space="0" w:color="auto"/>
                        <w:right w:val="none" w:sz="0" w:space="0" w:color="auto"/>
                      </w:divBdr>
                    </w:div>
                  </w:divsChild>
                </w:div>
                <w:div w:id="309795319">
                  <w:marLeft w:val="0"/>
                  <w:marRight w:val="0"/>
                  <w:marTop w:val="0"/>
                  <w:marBottom w:val="0"/>
                  <w:divBdr>
                    <w:top w:val="none" w:sz="0" w:space="0" w:color="auto"/>
                    <w:left w:val="none" w:sz="0" w:space="0" w:color="auto"/>
                    <w:bottom w:val="none" w:sz="0" w:space="0" w:color="auto"/>
                    <w:right w:val="none" w:sz="0" w:space="0" w:color="auto"/>
                  </w:divBdr>
                  <w:divsChild>
                    <w:div w:id="615797676">
                      <w:marLeft w:val="0"/>
                      <w:marRight w:val="0"/>
                      <w:marTop w:val="0"/>
                      <w:marBottom w:val="0"/>
                      <w:divBdr>
                        <w:top w:val="none" w:sz="0" w:space="0" w:color="auto"/>
                        <w:left w:val="none" w:sz="0" w:space="0" w:color="auto"/>
                        <w:bottom w:val="none" w:sz="0" w:space="0" w:color="auto"/>
                        <w:right w:val="none" w:sz="0" w:space="0" w:color="auto"/>
                      </w:divBdr>
                    </w:div>
                  </w:divsChild>
                </w:div>
                <w:div w:id="336662802">
                  <w:marLeft w:val="0"/>
                  <w:marRight w:val="0"/>
                  <w:marTop w:val="0"/>
                  <w:marBottom w:val="0"/>
                  <w:divBdr>
                    <w:top w:val="none" w:sz="0" w:space="0" w:color="auto"/>
                    <w:left w:val="none" w:sz="0" w:space="0" w:color="auto"/>
                    <w:bottom w:val="none" w:sz="0" w:space="0" w:color="auto"/>
                    <w:right w:val="none" w:sz="0" w:space="0" w:color="auto"/>
                  </w:divBdr>
                  <w:divsChild>
                    <w:div w:id="383414450">
                      <w:marLeft w:val="0"/>
                      <w:marRight w:val="0"/>
                      <w:marTop w:val="0"/>
                      <w:marBottom w:val="0"/>
                      <w:divBdr>
                        <w:top w:val="none" w:sz="0" w:space="0" w:color="auto"/>
                        <w:left w:val="none" w:sz="0" w:space="0" w:color="auto"/>
                        <w:bottom w:val="none" w:sz="0" w:space="0" w:color="auto"/>
                        <w:right w:val="none" w:sz="0" w:space="0" w:color="auto"/>
                      </w:divBdr>
                    </w:div>
                  </w:divsChild>
                </w:div>
                <w:div w:id="340082433">
                  <w:marLeft w:val="0"/>
                  <w:marRight w:val="0"/>
                  <w:marTop w:val="0"/>
                  <w:marBottom w:val="0"/>
                  <w:divBdr>
                    <w:top w:val="none" w:sz="0" w:space="0" w:color="auto"/>
                    <w:left w:val="none" w:sz="0" w:space="0" w:color="auto"/>
                    <w:bottom w:val="none" w:sz="0" w:space="0" w:color="auto"/>
                    <w:right w:val="none" w:sz="0" w:space="0" w:color="auto"/>
                  </w:divBdr>
                  <w:divsChild>
                    <w:div w:id="253437475">
                      <w:marLeft w:val="0"/>
                      <w:marRight w:val="0"/>
                      <w:marTop w:val="0"/>
                      <w:marBottom w:val="0"/>
                      <w:divBdr>
                        <w:top w:val="none" w:sz="0" w:space="0" w:color="auto"/>
                        <w:left w:val="none" w:sz="0" w:space="0" w:color="auto"/>
                        <w:bottom w:val="none" w:sz="0" w:space="0" w:color="auto"/>
                        <w:right w:val="none" w:sz="0" w:space="0" w:color="auto"/>
                      </w:divBdr>
                    </w:div>
                  </w:divsChild>
                </w:div>
                <w:div w:id="353923265">
                  <w:marLeft w:val="0"/>
                  <w:marRight w:val="0"/>
                  <w:marTop w:val="0"/>
                  <w:marBottom w:val="0"/>
                  <w:divBdr>
                    <w:top w:val="none" w:sz="0" w:space="0" w:color="auto"/>
                    <w:left w:val="none" w:sz="0" w:space="0" w:color="auto"/>
                    <w:bottom w:val="none" w:sz="0" w:space="0" w:color="auto"/>
                    <w:right w:val="none" w:sz="0" w:space="0" w:color="auto"/>
                  </w:divBdr>
                  <w:divsChild>
                    <w:div w:id="859970099">
                      <w:marLeft w:val="0"/>
                      <w:marRight w:val="0"/>
                      <w:marTop w:val="0"/>
                      <w:marBottom w:val="0"/>
                      <w:divBdr>
                        <w:top w:val="none" w:sz="0" w:space="0" w:color="auto"/>
                        <w:left w:val="none" w:sz="0" w:space="0" w:color="auto"/>
                        <w:bottom w:val="none" w:sz="0" w:space="0" w:color="auto"/>
                        <w:right w:val="none" w:sz="0" w:space="0" w:color="auto"/>
                      </w:divBdr>
                    </w:div>
                  </w:divsChild>
                </w:div>
                <w:div w:id="426583569">
                  <w:marLeft w:val="0"/>
                  <w:marRight w:val="0"/>
                  <w:marTop w:val="0"/>
                  <w:marBottom w:val="0"/>
                  <w:divBdr>
                    <w:top w:val="none" w:sz="0" w:space="0" w:color="auto"/>
                    <w:left w:val="none" w:sz="0" w:space="0" w:color="auto"/>
                    <w:bottom w:val="none" w:sz="0" w:space="0" w:color="auto"/>
                    <w:right w:val="none" w:sz="0" w:space="0" w:color="auto"/>
                  </w:divBdr>
                  <w:divsChild>
                    <w:div w:id="676150287">
                      <w:marLeft w:val="0"/>
                      <w:marRight w:val="0"/>
                      <w:marTop w:val="0"/>
                      <w:marBottom w:val="0"/>
                      <w:divBdr>
                        <w:top w:val="none" w:sz="0" w:space="0" w:color="auto"/>
                        <w:left w:val="none" w:sz="0" w:space="0" w:color="auto"/>
                        <w:bottom w:val="none" w:sz="0" w:space="0" w:color="auto"/>
                        <w:right w:val="none" w:sz="0" w:space="0" w:color="auto"/>
                      </w:divBdr>
                    </w:div>
                  </w:divsChild>
                </w:div>
                <w:div w:id="491482331">
                  <w:marLeft w:val="0"/>
                  <w:marRight w:val="0"/>
                  <w:marTop w:val="0"/>
                  <w:marBottom w:val="0"/>
                  <w:divBdr>
                    <w:top w:val="none" w:sz="0" w:space="0" w:color="auto"/>
                    <w:left w:val="none" w:sz="0" w:space="0" w:color="auto"/>
                    <w:bottom w:val="none" w:sz="0" w:space="0" w:color="auto"/>
                    <w:right w:val="none" w:sz="0" w:space="0" w:color="auto"/>
                  </w:divBdr>
                  <w:divsChild>
                    <w:div w:id="1126042275">
                      <w:marLeft w:val="0"/>
                      <w:marRight w:val="0"/>
                      <w:marTop w:val="0"/>
                      <w:marBottom w:val="0"/>
                      <w:divBdr>
                        <w:top w:val="none" w:sz="0" w:space="0" w:color="auto"/>
                        <w:left w:val="none" w:sz="0" w:space="0" w:color="auto"/>
                        <w:bottom w:val="none" w:sz="0" w:space="0" w:color="auto"/>
                        <w:right w:val="none" w:sz="0" w:space="0" w:color="auto"/>
                      </w:divBdr>
                    </w:div>
                  </w:divsChild>
                </w:div>
                <w:div w:id="615453121">
                  <w:marLeft w:val="0"/>
                  <w:marRight w:val="0"/>
                  <w:marTop w:val="0"/>
                  <w:marBottom w:val="0"/>
                  <w:divBdr>
                    <w:top w:val="none" w:sz="0" w:space="0" w:color="auto"/>
                    <w:left w:val="none" w:sz="0" w:space="0" w:color="auto"/>
                    <w:bottom w:val="none" w:sz="0" w:space="0" w:color="auto"/>
                    <w:right w:val="none" w:sz="0" w:space="0" w:color="auto"/>
                  </w:divBdr>
                  <w:divsChild>
                    <w:div w:id="680199866">
                      <w:marLeft w:val="0"/>
                      <w:marRight w:val="0"/>
                      <w:marTop w:val="0"/>
                      <w:marBottom w:val="0"/>
                      <w:divBdr>
                        <w:top w:val="none" w:sz="0" w:space="0" w:color="auto"/>
                        <w:left w:val="none" w:sz="0" w:space="0" w:color="auto"/>
                        <w:bottom w:val="none" w:sz="0" w:space="0" w:color="auto"/>
                        <w:right w:val="none" w:sz="0" w:space="0" w:color="auto"/>
                      </w:divBdr>
                    </w:div>
                  </w:divsChild>
                </w:div>
                <w:div w:id="632711268">
                  <w:marLeft w:val="0"/>
                  <w:marRight w:val="0"/>
                  <w:marTop w:val="0"/>
                  <w:marBottom w:val="0"/>
                  <w:divBdr>
                    <w:top w:val="none" w:sz="0" w:space="0" w:color="auto"/>
                    <w:left w:val="none" w:sz="0" w:space="0" w:color="auto"/>
                    <w:bottom w:val="none" w:sz="0" w:space="0" w:color="auto"/>
                    <w:right w:val="none" w:sz="0" w:space="0" w:color="auto"/>
                  </w:divBdr>
                  <w:divsChild>
                    <w:div w:id="871923368">
                      <w:marLeft w:val="0"/>
                      <w:marRight w:val="0"/>
                      <w:marTop w:val="0"/>
                      <w:marBottom w:val="0"/>
                      <w:divBdr>
                        <w:top w:val="none" w:sz="0" w:space="0" w:color="auto"/>
                        <w:left w:val="none" w:sz="0" w:space="0" w:color="auto"/>
                        <w:bottom w:val="none" w:sz="0" w:space="0" w:color="auto"/>
                        <w:right w:val="none" w:sz="0" w:space="0" w:color="auto"/>
                      </w:divBdr>
                    </w:div>
                  </w:divsChild>
                </w:div>
                <w:div w:id="655765080">
                  <w:marLeft w:val="0"/>
                  <w:marRight w:val="0"/>
                  <w:marTop w:val="0"/>
                  <w:marBottom w:val="0"/>
                  <w:divBdr>
                    <w:top w:val="none" w:sz="0" w:space="0" w:color="auto"/>
                    <w:left w:val="none" w:sz="0" w:space="0" w:color="auto"/>
                    <w:bottom w:val="none" w:sz="0" w:space="0" w:color="auto"/>
                    <w:right w:val="none" w:sz="0" w:space="0" w:color="auto"/>
                  </w:divBdr>
                  <w:divsChild>
                    <w:div w:id="49619167">
                      <w:marLeft w:val="0"/>
                      <w:marRight w:val="0"/>
                      <w:marTop w:val="0"/>
                      <w:marBottom w:val="0"/>
                      <w:divBdr>
                        <w:top w:val="none" w:sz="0" w:space="0" w:color="auto"/>
                        <w:left w:val="none" w:sz="0" w:space="0" w:color="auto"/>
                        <w:bottom w:val="none" w:sz="0" w:space="0" w:color="auto"/>
                        <w:right w:val="none" w:sz="0" w:space="0" w:color="auto"/>
                      </w:divBdr>
                    </w:div>
                  </w:divsChild>
                </w:div>
                <w:div w:id="696008570">
                  <w:marLeft w:val="0"/>
                  <w:marRight w:val="0"/>
                  <w:marTop w:val="0"/>
                  <w:marBottom w:val="0"/>
                  <w:divBdr>
                    <w:top w:val="none" w:sz="0" w:space="0" w:color="auto"/>
                    <w:left w:val="none" w:sz="0" w:space="0" w:color="auto"/>
                    <w:bottom w:val="none" w:sz="0" w:space="0" w:color="auto"/>
                    <w:right w:val="none" w:sz="0" w:space="0" w:color="auto"/>
                  </w:divBdr>
                  <w:divsChild>
                    <w:div w:id="311640623">
                      <w:marLeft w:val="0"/>
                      <w:marRight w:val="0"/>
                      <w:marTop w:val="0"/>
                      <w:marBottom w:val="0"/>
                      <w:divBdr>
                        <w:top w:val="none" w:sz="0" w:space="0" w:color="auto"/>
                        <w:left w:val="none" w:sz="0" w:space="0" w:color="auto"/>
                        <w:bottom w:val="none" w:sz="0" w:space="0" w:color="auto"/>
                        <w:right w:val="none" w:sz="0" w:space="0" w:color="auto"/>
                      </w:divBdr>
                    </w:div>
                  </w:divsChild>
                </w:div>
                <w:div w:id="823938124">
                  <w:marLeft w:val="0"/>
                  <w:marRight w:val="0"/>
                  <w:marTop w:val="0"/>
                  <w:marBottom w:val="0"/>
                  <w:divBdr>
                    <w:top w:val="none" w:sz="0" w:space="0" w:color="auto"/>
                    <w:left w:val="none" w:sz="0" w:space="0" w:color="auto"/>
                    <w:bottom w:val="none" w:sz="0" w:space="0" w:color="auto"/>
                    <w:right w:val="none" w:sz="0" w:space="0" w:color="auto"/>
                  </w:divBdr>
                  <w:divsChild>
                    <w:div w:id="800418841">
                      <w:marLeft w:val="0"/>
                      <w:marRight w:val="0"/>
                      <w:marTop w:val="0"/>
                      <w:marBottom w:val="0"/>
                      <w:divBdr>
                        <w:top w:val="none" w:sz="0" w:space="0" w:color="auto"/>
                        <w:left w:val="none" w:sz="0" w:space="0" w:color="auto"/>
                        <w:bottom w:val="none" w:sz="0" w:space="0" w:color="auto"/>
                        <w:right w:val="none" w:sz="0" w:space="0" w:color="auto"/>
                      </w:divBdr>
                    </w:div>
                  </w:divsChild>
                </w:div>
                <w:div w:id="828331801">
                  <w:marLeft w:val="0"/>
                  <w:marRight w:val="0"/>
                  <w:marTop w:val="0"/>
                  <w:marBottom w:val="0"/>
                  <w:divBdr>
                    <w:top w:val="none" w:sz="0" w:space="0" w:color="auto"/>
                    <w:left w:val="none" w:sz="0" w:space="0" w:color="auto"/>
                    <w:bottom w:val="none" w:sz="0" w:space="0" w:color="auto"/>
                    <w:right w:val="none" w:sz="0" w:space="0" w:color="auto"/>
                  </w:divBdr>
                  <w:divsChild>
                    <w:div w:id="1008480321">
                      <w:marLeft w:val="0"/>
                      <w:marRight w:val="0"/>
                      <w:marTop w:val="0"/>
                      <w:marBottom w:val="0"/>
                      <w:divBdr>
                        <w:top w:val="none" w:sz="0" w:space="0" w:color="auto"/>
                        <w:left w:val="none" w:sz="0" w:space="0" w:color="auto"/>
                        <w:bottom w:val="none" w:sz="0" w:space="0" w:color="auto"/>
                        <w:right w:val="none" w:sz="0" w:space="0" w:color="auto"/>
                      </w:divBdr>
                    </w:div>
                  </w:divsChild>
                </w:div>
                <w:div w:id="900217164">
                  <w:marLeft w:val="0"/>
                  <w:marRight w:val="0"/>
                  <w:marTop w:val="0"/>
                  <w:marBottom w:val="0"/>
                  <w:divBdr>
                    <w:top w:val="none" w:sz="0" w:space="0" w:color="auto"/>
                    <w:left w:val="none" w:sz="0" w:space="0" w:color="auto"/>
                    <w:bottom w:val="none" w:sz="0" w:space="0" w:color="auto"/>
                    <w:right w:val="none" w:sz="0" w:space="0" w:color="auto"/>
                  </w:divBdr>
                  <w:divsChild>
                    <w:div w:id="1162233055">
                      <w:marLeft w:val="0"/>
                      <w:marRight w:val="0"/>
                      <w:marTop w:val="0"/>
                      <w:marBottom w:val="0"/>
                      <w:divBdr>
                        <w:top w:val="none" w:sz="0" w:space="0" w:color="auto"/>
                        <w:left w:val="none" w:sz="0" w:space="0" w:color="auto"/>
                        <w:bottom w:val="none" w:sz="0" w:space="0" w:color="auto"/>
                        <w:right w:val="none" w:sz="0" w:space="0" w:color="auto"/>
                      </w:divBdr>
                    </w:div>
                  </w:divsChild>
                </w:div>
                <w:div w:id="932932608">
                  <w:marLeft w:val="0"/>
                  <w:marRight w:val="0"/>
                  <w:marTop w:val="0"/>
                  <w:marBottom w:val="0"/>
                  <w:divBdr>
                    <w:top w:val="none" w:sz="0" w:space="0" w:color="auto"/>
                    <w:left w:val="none" w:sz="0" w:space="0" w:color="auto"/>
                    <w:bottom w:val="none" w:sz="0" w:space="0" w:color="auto"/>
                    <w:right w:val="none" w:sz="0" w:space="0" w:color="auto"/>
                  </w:divBdr>
                  <w:divsChild>
                    <w:div w:id="1161384246">
                      <w:marLeft w:val="0"/>
                      <w:marRight w:val="0"/>
                      <w:marTop w:val="0"/>
                      <w:marBottom w:val="0"/>
                      <w:divBdr>
                        <w:top w:val="none" w:sz="0" w:space="0" w:color="auto"/>
                        <w:left w:val="none" w:sz="0" w:space="0" w:color="auto"/>
                        <w:bottom w:val="none" w:sz="0" w:space="0" w:color="auto"/>
                        <w:right w:val="none" w:sz="0" w:space="0" w:color="auto"/>
                      </w:divBdr>
                    </w:div>
                  </w:divsChild>
                </w:div>
                <w:div w:id="1003044092">
                  <w:marLeft w:val="0"/>
                  <w:marRight w:val="0"/>
                  <w:marTop w:val="0"/>
                  <w:marBottom w:val="0"/>
                  <w:divBdr>
                    <w:top w:val="none" w:sz="0" w:space="0" w:color="auto"/>
                    <w:left w:val="none" w:sz="0" w:space="0" w:color="auto"/>
                    <w:bottom w:val="none" w:sz="0" w:space="0" w:color="auto"/>
                    <w:right w:val="none" w:sz="0" w:space="0" w:color="auto"/>
                  </w:divBdr>
                  <w:divsChild>
                    <w:div w:id="619805246">
                      <w:marLeft w:val="0"/>
                      <w:marRight w:val="0"/>
                      <w:marTop w:val="0"/>
                      <w:marBottom w:val="0"/>
                      <w:divBdr>
                        <w:top w:val="none" w:sz="0" w:space="0" w:color="auto"/>
                        <w:left w:val="none" w:sz="0" w:space="0" w:color="auto"/>
                        <w:bottom w:val="none" w:sz="0" w:space="0" w:color="auto"/>
                        <w:right w:val="none" w:sz="0" w:space="0" w:color="auto"/>
                      </w:divBdr>
                    </w:div>
                  </w:divsChild>
                </w:div>
                <w:div w:id="1112944949">
                  <w:marLeft w:val="0"/>
                  <w:marRight w:val="0"/>
                  <w:marTop w:val="0"/>
                  <w:marBottom w:val="0"/>
                  <w:divBdr>
                    <w:top w:val="none" w:sz="0" w:space="0" w:color="auto"/>
                    <w:left w:val="none" w:sz="0" w:space="0" w:color="auto"/>
                    <w:bottom w:val="none" w:sz="0" w:space="0" w:color="auto"/>
                    <w:right w:val="none" w:sz="0" w:space="0" w:color="auto"/>
                  </w:divBdr>
                  <w:divsChild>
                    <w:div w:id="2063941735">
                      <w:marLeft w:val="0"/>
                      <w:marRight w:val="0"/>
                      <w:marTop w:val="0"/>
                      <w:marBottom w:val="0"/>
                      <w:divBdr>
                        <w:top w:val="none" w:sz="0" w:space="0" w:color="auto"/>
                        <w:left w:val="none" w:sz="0" w:space="0" w:color="auto"/>
                        <w:bottom w:val="none" w:sz="0" w:space="0" w:color="auto"/>
                        <w:right w:val="none" w:sz="0" w:space="0" w:color="auto"/>
                      </w:divBdr>
                    </w:div>
                  </w:divsChild>
                </w:div>
                <w:div w:id="1122959690">
                  <w:marLeft w:val="0"/>
                  <w:marRight w:val="0"/>
                  <w:marTop w:val="0"/>
                  <w:marBottom w:val="0"/>
                  <w:divBdr>
                    <w:top w:val="none" w:sz="0" w:space="0" w:color="auto"/>
                    <w:left w:val="none" w:sz="0" w:space="0" w:color="auto"/>
                    <w:bottom w:val="none" w:sz="0" w:space="0" w:color="auto"/>
                    <w:right w:val="none" w:sz="0" w:space="0" w:color="auto"/>
                  </w:divBdr>
                  <w:divsChild>
                    <w:div w:id="614410615">
                      <w:marLeft w:val="0"/>
                      <w:marRight w:val="0"/>
                      <w:marTop w:val="0"/>
                      <w:marBottom w:val="0"/>
                      <w:divBdr>
                        <w:top w:val="none" w:sz="0" w:space="0" w:color="auto"/>
                        <w:left w:val="none" w:sz="0" w:space="0" w:color="auto"/>
                        <w:bottom w:val="none" w:sz="0" w:space="0" w:color="auto"/>
                        <w:right w:val="none" w:sz="0" w:space="0" w:color="auto"/>
                      </w:divBdr>
                    </w:div>
                  </w:divsChild>
                </w:div>
                <w:div w:id="1196507105">
                  <w:marLeft w:val="0"/>
                  <w:marRight w:val="0"/>
                  <w:marTop w:val="0"/>
                  <w:marBottom w:val="0"/>
                  <w:divBdr>
                    <w:top w:val="none" w:sz="0" w:space="0" w:color="auto"/>
                    <w:left w:val="none" w:sz="0" w:space="0" w:color="auto"/>
                    <w:bottom w:val="none" w:sz="0" w:space="0" w:color="auto"/>
                    <w:right w:val="none" w:sz="0" w:space="0" w:color="auto"/>
                  </w:divBdr>
                  <w:divsChild>
                    <w:div w:id="1472751291">
                      <w:marLeft w:val="0"/>
                      <w:marRight w:val="0"/>
                      <w:marTop w:val="0"/>
                      <w:marBottom w:val="0"/>
                      <w:divBdr>
                        <w:top w:val="none" w:sz="0" w:space="0" w:color="auto"/>
                        <w:left w:val="none" w:sz="0" w:space="0" w:color="auto"/>
                        <w:bottom w:val="none" w:sz="0" w:space="0" w:color="auto"/>
                        <w:right w:val="none" w:sz="0" w:space="0" w:color="auto"/>
                      </w:divBdr>
                    </w:div>
                  </w:divsChild>
                </w:div>
                <w:div w:id="1210991853">
                  <w:marLeft w:val="0"/>
                  <w:marRight w:val="0"/>
                  <w:marTop w:val="0"/>
                  <w:marBottom w:val="0"/>
                  <w:divBdr>
                    <w:top w:val="none" w:sz="0" w:space="0" w:color="auto"/>
                    <w:left w:val="none" w:sz="0" w:space="0" w:color="auto"/>
                    <w:bottom w:val="none" w:sz="0" w:space="0" w:color="auto"/>
                    <w:right w:val="none" w:sz="0" w:space="0" w:color="auto"/>
                  </w:divBdr>
                  <w:divsChild>
                    <w:div w:id="1816799994">
                      <w:marLeft w:val="0"/>
                      <w:marRight w:val="0"/>
                      <w:marTop w:val="0"/>
                      <w:marBottom w:val="0"/>
                      <w:divBdr>
                        <w:top w:val="none" w:sz="0" w:space="0" w:color="auto"/>
                        <w:left w:val="none" w:sz="0" w:space="0" w:color="auto"/>
                        <w:bottom w:val="none" w:sz="0" w:space="0" w:color="auto"/>
                        <w:right w:val="none" w:sz="0" w:space="0" w:color="auto"/>
                      </w:divBdr>
                    </w:div>
                  </w:divsChild>
                </w:div>
                <w:div w:id="1254633114">
                  <w:marLeft w:val="0"/>
                  <w:marRight w:val="0"/>
                  <w:marTop w:val="0"/>
                  <w:marBottom w:val="0"/>
                  <w:divBdr>
                    <w:top w:val="none" w:sz="0" w:space="0" w:color="auto"/>
                    <w:left w:val="none" w:sz="0" w:space="0" w:color="auto"/>
                    <w:bottom w:val="none" w:sz="0" w:space="0" w:color="auto"/>
                    <w:right w:val="none" w:sz="0" w:space="0" w:color="auto"/>
                  </w:divBdr>
                  <w:divsChild>
                    <w:div w:id="1069763618">
                      <w:marLeft w:val="0"/>
                      <w:marRight w:val="0"/>
                      <w:marTop w:val="0"/>
                      <w:marBottom w:val="0"/>
                      <w:divBdr>
                        <w:top w:val="none" w:sz="0" w:space="0" w:color="auto"/>
                        <w:left w:val="none" w:sz="0" w:space="0" w:color="auto"/>
                        <w:bottom w:val="none" w:sz="0" w:space="0" w:color="auto"/>
                        <w:right w:val="none" w:sz="0" w:space="0" w:color="auto"/>
                      </w:divBdr>
                    </w:div>
                  </w:divsChild>
                </w:div>
                <w:div w:id="1293099585">
                  <w:marLeft w:val="0"/>
                  <w:marRight w:val="0"/>
                  <w:marTop w:val="0"/>
                  <w:marBottom w:val="0"/>
                  <w:divBdr>
                    <w:top w:val="none" w:sz="0" w:space="0" w:color="auto"/>
                    <w:left w:val="none" w:sz="0" w:space="0" w:color="auto"/>
                    <w:bottom w:val="none" w:sz="0" w:space="0" w:color="auto"/>
                    <w:right w:val="none" w:sz="0" w:space="0" w:color="auto"/>
                  </w:divBdr>
                  <w:divsChild>
                    <w:div w:id="1764446989">
                      <w:marLeft w:val="0"/>
                      <w:marRight w:val="0"/>
                      <w:marTop w:val="0"/>
                      <w:marBottom w:val="0"/>
                      <w:divBdr>
                        <w:top w:val="none" w:sz="0" w:space="0" w:color="auto"/>
                        <w:left w:val="none" w:sz="0" w:space="0" w:color="auto"/>
                        <w:bottom w:val="none" w:sz="0" w:space="0" w:color="auto"/>
                        <w:right w:val="none" w:sz="0" w:space="0" w:color="auto"/>
                      </w:divBdr>
                    </w:div>
                  </w:divsChild>
                </w:div>
                <w:div w:id="1379746721">
                  <w:marLeft w:val="0"/>
                  <w:marRight w:val="0"/>
                  <w:marTop w:val="0"/>
                  <w:marBottom w:val="0"/>
                  <w:divBdr>
                    <w:top w:val="none" w:sz="0" w:space="0" w:color="auto"/>
                    <w:left w:val="none" w:sz="0" w:space="0" w:color="auto"/>
                    <w:bottom w:val="none" w:sz="0" w:space="0" w:color="auto"/>
                    <w:right w:val="none" w:sz="0" w:space="0" w:color="auto"/>
                  </w:divBdr>
                  <w:divsChild>
                    <w:div w:id="1643726728">
                      <w:marLeft w:val="0"/>
                      <w:marRight w:val="0"/>
                      <w:marTop w:val="0"/>
                      <w:marBottom w:val="0"/>
                      <w:divBdr>
                        <w:top w:val="none" w:sz="0" w:space="0" w:color="auto"/>
                        <w:left w:val="none" w:sz="0" w:space="0" w:color="auto"/>
                        <w:bottom w:val="none" w:sz="0" w:space="0" w:color="auto"/>
                        <w:right w:val="none" w:sz="0" w:space="0" w:color="auto"/>
                      </w:divBdr>
                    </w:div>
                  </w:divsChild>
                </w:div>
                <w:div w:id="1451510694">
                  <w:marLeft w:val="0"/>
                  <w:marRight w:val="0"/>
                  <w:marTop w:val="0"/>
                  <w:marBottom w:val="0"/>
                  <w:divBdr>
                    <w:top w:val="none" w:sz="0" w:space="0" w:color="auto"/>
                    <w:left w:val="none" w:sz="0" w:space="0" w:color="auto"/>
                    <w:bottom w:val="none" w:sz="0" w:space="0" w:color="auto"/>
                    <w:right w:val="none" w:sz="0" w:space="0" w:color="auto"/>
                  </w:divBdr>
                  <w:divsChild>
                    <w:div w:id="670840004">
                      <w:marLeft w:val="0"/>
                      <w:marRight w:val="0"/>
                      <w:marTop w:val="0"/>
                      <w:marBottom w:val="0"/>
                      <w:divBdr>
                        <w:top w:val="none" w:sz="0" w:space="0" w:color="auto"/>
                        <w:left w:val="none" w:sz="0" w:space="0" w:color="auto"/>
                        <w:bottom w:val="none" w:sz="0" w:space="0" w:color="auto"/>
                        <w:right w:val="none" w:sz="0" w:space="0" w:color="auto"/>
                      </w:divBdr>
                    </w:div>
                  </w:divsChild>
                </w:div>
                <w:div w:id="1586722264">
                  <w:marLeft w:val="0"/>
                  <w:marRight w:val="0"/>
                  <w:marTop w:val="0"/>
                  <w:marBottom w:val="0"/>
                  <w:divBdr>
                    <w:top w:val="none" w:sz="0" w:space="0" w:color="auto"/>
                    <w:left w:val="none" w:sz="0" w:space="0" w:color="auto"/>
                    <w:bottom w:val="none" w:sz="0" w:space="0" w:color="auto"/>
                    <w:right w:val="none" w:sz="0" w:space="0" w:color="auto"/>
                  </w:divBdr>
                  <w:divsChild>
                    <w:div w:id="1690451705">
                      <w:marLeft w:val="0"/>
                      <w:marRight w:val="0"/>
                      <w:marTop w:val="0"/>
                      <w:marBottom w:val="0"/>
                      <w:divBdr>
                        <w:top w:val="none" w:sz="0" w:space="0" w:color="auto"/>
                        <w:left w:val="none" w:sz="0" w:space="0" w:color="auto"/>
                        <w:bottom w:val="none" w:sz="0" w:space="0" w:color="auto"/>
                        <w:right w:val="none" w:sz="0" w:space="0" w:color="auto"/>
                      </w:divBdr>
                    </w:div>
                  </w:divsChild>
                </w:div>
                <w:div w:id="1589582206">
                  <w:marLeft w:val="0"/>
                  <w:marRight w:val="0"/>
                  <w:marTop w:val="0"/>
                  <w:marBottom w:val="0"/>
                  <w:divBdr>
                    <w:top w:val="none" w:sz="0" w:space="0" w:color="auto"/>
                    <w:left w:val="none" w:sz="0" w:space="0" w:color="auto"/>
                    <w:bottom w:val="none" w:sz="0" w:space="0" w:color="auto"/>
                    <w:right w:val="none" w:sz="0" w:space="0" w:color="auto"/>
                  </w:divBdr>
                  <w:divsChild>
                    <w:div w:id="825440256">
                      <w:marLeft w:val="0"/>
                      <w:marRight w:val="0"/>
                      <w:marTop w:val="0"/>
                      <w:marBottom w:val="0"/>
                      <w:divBdr>
                        <w:top w:val="none" w:sz="0" w:space="0" w:color="auto"/>
                        <w:left w:val="none" w:sz="0" w:space="0" w:color="auto"/>
                        <w:bottom w:val="none" w:sz="0" w:space="0" w:color="auto"/>
                        <w:right w:val="none" w:sz="0" w:space="0" w:color="auto"/>
                      </w:divBdr>
                    </w:div>
                  </w:divsChild>
                </w:div>
                <w:div w:id="1617370172">
                  <w:marLeft w:val="0"/>
                  <w:marRight w:val="0"/>
                  <w:marTop w:val="0"/>
                  <w:marBottom w:val="0"/>
                  <w:divBdr>
                    <w:top w:val="none" w:sz="0" w:space="0" w:color="auto"/>
                    <w:left w:val="none" w:sz="0" w:space="0" w:color="auto"/>
                    <w:bottom w:val="none" w:sz="0" w:space="0" w:color="auto"/>
                    <w:right w:val="none" w:sz="0" w:space="0" w:color="auto"/>
                  </w:divBdr>
                  <w:divsChild>
                    <w:div w:id="1076244509">
                      <w:marLeft w:val="0"/>
                      <w:marRight w:val="0"/>
                      <w:marTop w:val="0"/>
                      <w:marBottom w:val="0"/>
                      <w:divBdr>
                        <w:top w:val="none" w:sz="0" w:space="0" w:color="auto"/>
                        <w:left w:val="none" w:sz="0" w:space="0" w:color="auto"/>
                        <w:bottom w:val="none" w:sz="0" w:space="0" w:color="auto"/>
                        <w:right w:val="none" w:sz="0" w:space="0" w:color="auto"/>
                      </w:divBdr>
                    </w:div>
                  </w:divsChild>
                </w:div>
                <w:div w:id="1622614988">
                  <w:marLeft w:val="0"/>
                  <w:marRight w:val="0"/>
                  <w:marTop w:val="0"/>
                  <w:marBottom w:val="0"/>
                  <w:divBdr>
                    <w:top w:val="none" w:sz="0" w:space="0" w:color="auto"/>
                    <w:left w:val="none" w:sz="0" w:space="0" w:color="auto"/>
                    <w:bottom w:val="none" w:sz="0" w:space="0" w:color="auto"/>
                    <w:right w:val="none" w:sz="0" w:space="0" w:color="auto"/>
                  </w:divBdr>
                  <w:divsChild>
                    <w:div w:id="1405451776">
                      <w:marLeft w:val="0"/>
                      <w:marRight w:val="0"/>
                      <w:marTop w:val="0"/>
                      <w:marBottom w:val="0"/>
                      <w:divBdr>
                        <w:top w:val="none" w:sz="0" w:space="0" w:color="auto"/>
                        <w:left w:val="none" w:sz="0" w:space="0" w:color="auto"/>
                        <w:bottom w:val="none" w:sz="0" w:space="0" w:color="auto"/>
                        <w:right w:val="none" w:sz="0" w:space="0" w:color="auto"/>
                      </w:divBdr>
                    </w:div>
                  </w:divsChild>
                </w:div>
                <w:div w:id="1727794839">
                  <w:marLeft w:val="0"/>
                  <w:marRight w:val="0"/>
                  <w:marTop w:val="0"/>
                  <w:marBottom w:val="0"/>
                  <w:divBdr>
                    <w:top w:val="none" w:sz="0" w:space="0" w:color="auto"/>
                    <w:left w:val="none" w:sz="0" w:space="0" w:color="auto"/>
                    <w:bottom w:val="none" w:sz="0" w:space="0" w:color="auto"/>
                    <w:right w:val="none" w:sz="0" w:space="0" w:color="auto"/>
                  </w:divBdr>
                  <w:divsChild>
                    <w:div w:id="1213732234">
                      <w:marLeft w:val="0"/>
                      <w:marRight w:val="0"/>
                      <w:marTop w:val="0"/>
                      <w:marBottom w:val="0"/>
                      <w:divBdr>
                        <w:top w:val="none" w:sz="0" w:space="0" w:color="auto"/>
                        <w:left w:val="none" w:sz="0" w:space="0" w:color="auto"/>
                        <w:bottom w:val="none" w:sz="0" w:space="0" w:color="auto"/>
                        <w:right w:val="none" w:sz="0" w:space="0" w:color="auto"/>
                      </w:divBdr>
                    </w:div>
                  </w:divsChild>
                </w:div>
                <w:div w:id="1840733653">
                  <w:marLeft w:val="0"/>
                  <w:marRight w:val="0"/>
                  <w:marTop w:val="0"/>
                  <w:marBottom w:val="0"/>
                  <w:divBdr>
                    <w:top w:val="none" w:sz="0" w:space="0" w:color="auto"/>
                    <w:left w:val="none" w:sz="0" w:space="0" w:color="auto"/>
                    <w:bottom w:val="none" w:sz="0" w:space="0" w:color="auto"/>
                    <w:right w:val="none" w:sz="0" w:space="0" w:color="auto"/>
                  </w:divBdr>
                  <w:divsChild>
                    <w:div w:id="1024943437">
                      <w:marLeft w:val="0"/>
                      <w:marRight w:val="0"/>
                      <w:marTop w:val="0"/>
                      <w:marBottom w:val="0"/>
                      <w:divBdr>
                        <w:top w:val="none" w:sz="0" w:space="0" w:color="auto"/>
                        <w:left w:val="none" w:sz="0" w:space="0" w:color="auto"/>
                        <w:bottom w:val="none" w:sz="0" w:space="0" w:color="auto"/>
                        <w:right w:val="none" w:sz="0" w:space="0" w:color="auto"/>
                      </w:divBdr>
                    </w:div>
                  </w:divsChild>
                </w:div>
                <w:div w:id="1910773059">
                  <w:marLeft w:val="0"/>
                  <w:marRight w:val="0"/>
                  <w:marTop w:val="0"/>
                  <w:marBottom w:val="0"/>
                  <w:divBdr>
                    <w:top w:val="none" w:sz="0" w:space="0" w:color="auto"/>
                    <w:left w:val="none" w:sz="0" w:space="0" w:color="auto"/>
                    <w:bottom w:val="none" w:sz="0" w:space="0" w:color="auto"/>
                    <w:right w:val="none" w:sz="0" w:space="0" w:color="auto"/>
                  </w:divBdr>
                  <w:divsChild>
                    <w:div w:id="599917227">
                      <w:marLeft w:val="0"/>
                      <w:marRight w:val="0"/>
                      <w:marTop w:val="0"/>
                      <w:marBottom w:val="0"/>
                      <w:divBdr>
                        <w:top w:val="none" w:sz="0" w:space="0" w:color="auto"/>
                        <w:left w:val="none" w:sz="0" w:space="0" w:color="auto"/>
                        <w:bottom w:val="none" w:sz="0" w:space="0" w:color="auto"/>
                        <w:right w:val="none" w:sz="0" w:space="0" w:color="auto"/>
                      </w:divBdr>
                    </w:div>
                  </w:divsChild>
                </w:div>
                <w:div w:id="1950235004">
                  <w:marLeft w:val="0"/>
                  <w:marRight w:val="0"/>
                  <w:marTop w:val="0"/>
                  <w:marBottom w:val="0"/>
                  <w:divBdr>
                    <w:top w:val="none" w:sz="0" w:space="0" w:color="auto"/>
                    <w:left w:val="none" w:sz="0" w:space="0" w:color="auto"/>
                    <w:bottom w:val="none" w:sz="0" w:space="0" w:color="auto"/>
                    <w:right w:val="none" w:sz="0" w:space="0" w:color="auto"/>
                  </w:divBdr>
                  <w:divsChild>
                    <w:div w:id="1296331940">
                      <w:marLeft w:val="0"/>
                      <w:marRight w:val="0"/>
                      <w:marTop w:val="0"/>
                      <w:marBottom w:val="0"/>
                      <w:divBdr>
                        <w:top w:val="none" w:sz="0" w:space="0" w:color="auto"/>
                        <w:left w:val="none" w:sz="0" w:space="0" w:color="auto"/>
                        <w:bottom w:val="none" w:sz="0" w:space="0" w:color="auto"/>
                        <w:right w:val="none" w:sz="0" w:space="0" w:color="auto"/>
                      </w:divBdr>
                    </w:div>
                  </w:divsChild>
                </w:div>
                <w:div w:id="1970161072">
                  <w:marLeft w:val="0"/>
                  <w:marRight w:val="0"/>
                  <w:marTop w:val="0"/>
                  <w:marBottom w:val="0"/>
                  <w:divBdr>
                    <w:top w:val="none" w:sz="0" w:space="0" w:color="auto"/>
                    <w:left w:val="none" w:sz="0" w:space="0" w:color="auto"/>
                    <w:bottom w:val="none" w:sz="0" w:space="0" w:color="auto"/>
                    <w:right w:val="none" w:sz="0" w:space="0" w:color="auto"/>
                  </w:divBdr>
                  <w:divsChild>
                    <w:div w:id="1771588743">
                      <w:marLeft w:val="0"/>
                      <w:marRight w:val="0"/>
                      <w:marTop w:val="0"/>
                      <w:marBottom w:val="0"/>
                      <w:divBdr>
                        <w:top w:val="none" w:sz="0" w:space="0" w:color="auto"/>
                        <w:left w:val="none" w:sz="0" w:space="0" w:color="auto"/>
                        <w:bottom w:val="none" w:sz="0" w:space="0" w:color="auto"/>
                        <w:right w:val="none" w:sz="0" w:space="0" w:color="auto"/>
                      </w:divBdr>
                    </w:div>
                  </w:divsChild>
                </w:div>
                <w:div w:id="2038702309">
                  <w:marLeft w:val="0"/>
                  <w:marRight w:val="0"/>
                  <w:marTop w:val="0"/>
                  <w:marBottom w:val="0"/>
                  <w:divBdr>
                    <w:top w:val="none" w:sz="0" w:space="0" w:color="auto"/>
                    <w:left w:val="none" w:sz="0" w:space="0" w:color="auto"/>
                    <w:bottom w:val="none" w:sz="0" w:space="0" w:color="auto"/>
                    <w:right w:val="none" w:sz="0" w:space="0" w:color="auto"/>
                  </w:divBdr>
                  <w:divsChild>
                    <w:div w:id="1385906290">
                      <w:marLeft w:val="0"/>
                      <w:marRight w:val="0"/>
                      <w:marTop w:val="0"/>
                      <w:marBottom w:val="0"/>
                      <w:divBdr>
                        <w:top w:val="none" w:sz="0" w:space="0" w:color="auto"/>
                        <w:left w:val="none" w:sz="0" w:space="0" w:color="auto"/>
                        <w:bottom w:val="none" w:sz="0" w:space="0" w:color="auto"/>
                        <w:right w:val="none" w:sz="0" w:space="0" w:color="auto"/>
                      </w:divBdr>
                    </w:div>
                  </w:divsChild>
                </w:div>
                <w:div w:id="2101368397">
                  <w:marLeft w:val="0"/>
                  <w:marRight w:val="0"/>
                  <w:marTop w:val="0"/>
                  <w:marBottom w:val="0"/>
                  <w:divBdr>
                    <w:top w:val="none" w:sz="0" w:space="0" w:color="auto"/>
                    <w:left w:val="none" w:sz="0" w:space="0" w:color="auto"/>
                    <w:bottom w:val="none" w:sz="0" w:space="0" w:color="auto"/>
                    <w:right w:val="none" w:sz="0" w:space="0" w:color="auto"/>
                  </w:divBdr>
                  <w:divsChild>
                    <w:div w:id="1601989456">
                      <w:marLeft w:val="0"/>
                      <w:marRight w:val="0"/>
                      <w:marTop w:val="0"/>
                      <w:marBottom w:val="0"/>
                      <w:divBdr>
                        <w:top w:val="none" w:sz="0" w:space="0" w:color="auto"/>
                        <w:left w:val="none" w:sz="0" w:space="0" w:color="auto"/>
                        <w:bottom w:val="none" w:sz="0" w:space="0" w:color="auto"/>
                        <w:right w:val="none" w:sz="0" w:space="0" w:color="auto"/>
                      </w:divBdr>
                    </w:div>
                  </w:divsChild>
                </w:div>
                <w:div w:id="2103722627">
                  <w:marLeft w:val="0"/>
                  <w:marRight w:val="0"/>
                  <w:marTop w:val="0"/>
                  <w:marBottom w:val="0"/>
                  <w:divBdr>
                    <w:top w:val="none" w:sz="0" w:space="0" w:color="auto"/>
                    <w:left w:val="none" w:sz="0" w:space="0" w:color="auto"/>
                    <w:bottom w:val="none" w:sz="0" w:space="0" w:color="auto"/>
                    <w:right w:val="none" w:sz="0" w:space="0" w:color="auto"/>
                  </w:divBdr>
                  <w:divsChild>
                    <w:div w:id="2063868630">
                      <w:marLeft w:val="0"/>
                      <w:marRight w:val="0"/>
                      <w:marTop w:val="0"/>
                      <w:marBottom w:val="0"/>
                      <w:divBdr>
                        <w:top w:val="none" w:sz="0" w:space="0" w:color="auto"/>
                        <w:left w:val="none" w:sz="0" w:space="0" w:color="auto"/>
                        <w:bottom w:val="none" w:sz="0" w:space="0" w:color="auto"/>
                        <w:right w:val="none" w:sz="0" w:space="0" w:color="auto"/>
                      </w:divBdr>
                    </w:div>
                  </w:divsChild>
                </w:div>
                <w:div w:id="2132744532">
                  <w:marLeft w:val="0"/>
                  <w:marRight w:val="0"/>
                  <w:marTop w:val="0"/>
                  <w:marBottom w:val="0"/>
                  <w:divBdr>
                    <w:top w:val="none" w:sz="0" w:space="0" w:color="auto"/>
                    <w:left w:val="none" w:sz="0" w:space="0" w:color="auto"/>
                    <w:bottom w:val="none" w:sz="0" w:space="0" w:color="auto"/>
                    <w:right w:val="none" w:sz="0" w:space="0" w:color="auto"/>
                  </w:divBdr>
                  <w:divsChild>
                    <w:div w:id="167989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300905">
      <w:bodyDiv w:val="1"/>
      <w:marLeft w:val="0"/>
      <w:marRight w:val="0"/>
      <w:marTop w:val="0"/>
      <w:marBottom w:val="0"/>
      <w:divBdr>
        <w:top w:val="none" w:sz="0" w:space="0" w:color="auto"/>
        <w:left w:val="none" w:sz="0" w:space="0" w:color="auto"/>
        <w:bottom w:val="none" w:sz="0" w:space="0" w:color="auto"/>
        <w:right w:val="none" w:sz="0" w:space="0" w:color="auto"/>
      </w:divBdr>
      <w:divsChild>
        <w:div w:id="176431685">
          <w:marLeft w:val="0"/>
          <w:marRight w:val="0"/>
          <w:marTop w:val="0"/>
          <w:marBottom w:val="0"/>
          <w:divBdr>
            <w:top w:val="none" w:sz="0" w:space="0" w:color="auto"/>
            <w:left w:val="none" w:sz="0" w:space="0" w:color="auto"/>
            <w:bottom w:val="none" w:sz="0" w:space="0" w:color="auto"/>
            <w:right w:val="none" w:sz="0" w:space="0" w:color="auto"/>
          </w:divBdr>
        </w:div>
        <w:div w:id="612370735">
          <w:marLeft w:val="0"/>
          <w:marRight w:val="0"/>
          <w:marTop w:val="0"/>
          <w:marBottom w:val="0"/>
          <w:divBdr>
            <w:top w:val="none" w:sz="0" w:space="0" w:color="auto"/>
            <w:left w:val="none" w:sz="0" w:space="0" w:color="auto"/>
            <w:bottom w:val="none" w:sz="0" w:space="0" w:color="auto"/>
            <w:right w:val="none" w:sz="0" w:space="0" w:color="auto"/>
          </w:divBdr>
        </w:div>
        <w:div w:id="1828785083">
          <w:marLeft w:val="0"/>
          <w:marRight w:val="0"/>
          <w:marTop w:val="0"/>
          <w:marBottom w:val="0"/>
          <w:divBdr>
            <w:top w:val="none" w:sz="0" w:space="0" w:color="auto"/>
            <w:left w:val="none" w:sz="0" w:space="0" w:color="auto"/>
            <w:bottom w:val="none" w:sz="0" w:space="0" w:color="auto"/>
            <w:right w:val="none" w:sz="0" w:space="0" w:color="auto"/>
          </w:divBdr>
        </w:div>
      </w:divsChild>
    </w:div>
    <w:div w:id="873543974">
      <w:bodyDiv w:val="1"/>
      <w:marLeft w:val="0"/>
      <w:marRight w:val="0"/>
      <w:marTop w:val="0"/>
      <w:marBottom w:val="0"/>
      <w:divBdr>
        <w:top w:val="none" w:sz="0" w:space="0" w:color="auto"/>
        <w:left w:val="none" w:sz="0" w:space="0" w:color="auto"/>
        <w:bottom w:val="none" w:sz="0" w:space="0" w:color="auto"/>
        <w:right w:val="none" w:sz="0" w:space="0" w:color="auto"/>
      </w:divBdr>
      <w:divsChild>
        <w:div w:id="119808420">
          <w:marLeft w:val="0"/>
          <w:marRight w:val="0"/>
          <w:marTop w:val="0"/>
          <w:marBottom w:val="0"/>
          <w:divBdr>
            <w:top w:val="none" w:sz="0" w:space="0" w:color="auto"/>
            <w:left w:val="none" w:sz="0" w:space="0" w:color="auto"/>
            <w:bottom w:val="none" w:sz="0" w:space="0" w:color="auto"/>
            <w:right w:val="none" w:sz="0" w:space="0" w:color="auto"/>
          </w:divBdr>
        </w:div>
        <w:div w:id="840119339">
          <w:marLeft w:val="0"/>
          <w:marRight w:val="0"/>
          <w:marTop w:val="0"/>
          <w:marBottom w:val="0"/>
          <w:divBdr>
            <w:top w:val="none" w:sz="0" w:space="0" w:color="auto"/>
            <w:left w:val="none" w:sz="0" w:space="0" w:color="auto"/>
            <w:bottom w:val="none" w:sz="0" w:space="0" w:color="auto"/>
            <w:right w:val="none" w:sz="0" w:space="0" w:color="auto"/>
          </w:divBdr>
        </w:div>
        <w:div w:id="999312130">
          <w:marLeft w:val="0"/>
          <w:marRight w:val="0"/>
          <w:marTop w:val="0"/>
          <w:marBottom w:val="0"/>
          <w:divBdr>
            <w:top w:val="none" w:sz="0" w:space="0" w:color="auto"/>
            <w:left w:val="none" w:sz="0" w:space="0" w:color="auto"/>
            <w:bottom w:val="none" w:sz="0" w:space="0" w:color="auto"/>
            <w:right w:val="none" w:sz="0" w:space="0" w:color="auto"/>
          </w:divBdr>
        </w:div>
        <w:div w:id="1876690925">
          <w:marLeft w:val="0"/>
          <w:marRight w:val="0"/>
          <w:marTop w:val="0"/>
          <w:marBottom w:val="0"/>
          <w:divBdr>
            <w:top w:val="none" w:sz="0" w:space="0" w:color="auto"/>
            <w:left w:val="none" w:sz="0" w:space="0" w:color="auto"/>
            <w:bottom w:val="none" w:sz="0" w:space="0" w:color="auto"/>
            <w:right w:val="none" w:sz="0" w:space="0" w:color="auto"/>
          </w:divBdr>
          <w:divsChild>
            <w:div w:id="650403426">
              <w:marLeft w:val="-75"/>
              <w:marRight w:val="0"/>
              <w:marTop w:val="30"/>
              <w:marBottom w:val="30"/>
              <w:divBdr>
                <w:top w:val="none" w:sz="0" w:space="0" w:color="auto"/>
                <w:left w:val="none" w:sz="0" w:space="0" w:color="auto"/>
                <w:bottom w:val="none" w:sz="0" w:space="0" w:color="auto"/>
                <w:right w:val="none" w:sz="0" w:space="0" w:color="auto"/>
              </w:divBdr>
              <w:divsChild>
                <w:div w:id="149636267">
                  <w:marLeft w:val="0"/>
                  <w:marRight w:val="0"/>
                  <w:marTop w:val="0"/>
                  <w:marBottom w:val="0"/>
                  <w:divBdr>
                    <w:top w:val="none" w:sz="0" w:space="0" w:color="auto"/>
                    <w:left w:val="none" w:sz="0" w:space="0" w:color="auto"/>
                    <w:bottom w:val="none" w:sz="0" w:space="0" w:color="auto"/>
                    <w:right w:val="none" w:sz="0" w:space="0" w:color="auto"/>
                  </w:divBdr>
                  <w:divsChild>
                    <w:div w:id="1202478200">
                      <w:marLeft w:val="0"/>
                      <w:marRight w:val="0"/>
                      <w:marTop w:val="0"/>
                      <w:marBottom w:val="0"/>
                      <w:divBdr>
                        <w:top w:val="none" w:sz="0" w:space="0" w:color="auto"/>
                        <w:left w:val="none" w:sz="0" w:space="0" w:color="auto"/>
                        <w:bottom w:val="none" w:sz="0" w:space="0" w:color="auto"/>
                        <w:right w:val="none" w:sz="0" w:space="0" w:color="auto"/>
                      </w:divBdr>
                    </w:div>
                  </w:divsChild>
                </w:div>
                <w:div w:id="490099747">
                  <w:marLeft w:val="0"/>
                  <w:marRight w:val="0"/>
                  <w:marTop w:val="0"/>
                  <w:marBottom w:val="0"/>
                  <w:divBdr>
                    <w:top w:val="none" w:sz="0" w:space="0" w:color="auto"/>
                    <w:left w:val="none" w:sz="0" w:space="0" w:color="auto"/>
                    <w:bottom w:val="none" w:sz="0" w:space="0" w:color="auto"/>
                    <w:right w:val="none" w:sz="0" w:space="0" w:color="auto"/>
                  </w:divBdr>
                  <w:divsChild>
                    <w:div w:id="1429228123">
                      <w:marLeft w:val="0"/>
                      <w:marRight w:val="0"/>
                      <w:marTop w:val="0"/>
                      <w:marBottom w:val="0"/>
                      <w:divBdr>
                        <w:top w:val="none" w:sz="0" w:space="0" w:color="auto"/>
                        <w:left w:val="none" w:sz="0" w:space="0" w:color="auto"/>
                        <w:bottom w:val="none" w:sz="0" w:space="0" w:color="auto"/>
                        <w:right w:val="none" w:sz="0" w:space="0" w:color="auto"/>
                      </w:divBdr>
                    </w:div>
                  </w:divsChild>
                </w:div>
                <w:div w:id="1149058838">
                  <w:marLeft w:val="0"/>
                  <w:marRight w:val="0"/>
                  <w:marTop w:val="0"/>
                  <w:marBottom w:val="0"/>
                  <w:divBdr>
                    <w:top w:val="none" w:sz="0" w:space="0" w:color="auto"/>
                    <w:left w:val="none" w:sz="0" w:space="0" w:color="auto"/>
                    <w:bottom w:val="none" w:sz="0" w:space="0" w:color="auto"/>
                    <w:right w:val="none" w:sz="0" w:space="0" w:color="auto"/>
                  </w:divBdr>
                  <w:divsChild>
                    <w:div w:id="1547255400">
                      <w:marLeft w:val="0"/>
                      <w:marRight w:val="0"/>
                      <w:marTop w:val="0"/>
                      <w:marBottom w:val="0"/>
                      <w:divBdr>
                        <w:top w:val="none" w:sz="0" w:space="0" w:color="auto"/>
                        <w:left w:val="none" w:sz="0" w:space="0" w:color="auto"/>
                        <w:bottom w:val="none" w:sz="0" w:space="0" w:color="auto"/>
                        <w:right w:val="none" w:sz="0" w:space="0" w:color="auto"/>
                      </w:divBdr>
                    </w:div>
                  </w:divsChild>
                </w:div>
                <w:div w:id="1221671784">
                  <w:marLeft w:val="0"/>
                  <w:marRight w:val="0"/>
                  <w:marTop w:val="0"/>
                  <w:marBottom w:val="0"/>
                  <w:divBdr>
                    <w:top w:val="none" w:sz="0" w:space="0" w:color="auto"/>
                    <w:left w:val="none" w:sz="0" w:space="0" w:color="auto"/>
                    <w:bottom w:val="none" w:sz="0" w:space="0" w:color="auto"/>
                    <w:right w:val="none" w:sz="0" w:space="0" w:color="auto"/>
                  </w:divBdr>
                  <w:divsChild>
                    <w:div w:id="1835073965">
                      <w:marLeft w:val="0"/>
                      <w:marRight w:val="0"/>
                      <w:marTop w:val="0"/>
                      <w:marBottom w:val="0"/>
                      <w:divBdr>
                        <w:top w:val="none" w:sz="0" w:space="0" w:color="auto"/>
                        <w:left w:val="none" w:sz="0" w:space="0" w:color="auto"/>
                        <w:bottom w:val="none" w:sz="0" w:space="0" w:color="auto"/>
                        <w:right w:val="none" w:sz="0" w:space="0" w:color="auto"/>
                      </w:divBdr>
                    </w:div>
                  </w:divsChild>
                </w:div>
                <w:div w:id="1377509607">
                  <w:marLeft w:val="0"/>
                  <w:marRight w:val="0"/>
                  <w:marTop w:val="0"/>
                  <w:marBottom w:val="0"/>
                  <w:divBdr>
                    <w:top w:val="none" w:sz="0" w:space="0" w:color="auto"/>
                    <w:left w:val="none" w:sz="0" w:space="0" w:color="auto"/>
                    <w:bottom w:val="none" w:sz="0" w:space="0" w:color="auto"/>
                    <w:right w:val="none" w:sz="0" w:space="0" w:color="auto"/>
                  </w:divBdr>
                  <w:divsChild>
                    <w:div w:id="105122635">
                      <w:marLeft w:val="0"/>
                      <w:marRight w:val="0"/>
                      <w:marTop w:val="0"/>
                      <w:marBottom w:val="0"/>
                      <w:divBdr>
                        <w:top w:val="none" w:sz="0" w:space="0" w:color="auto"/>
                        <w:left w:val="none" w:sz="0" w:space="0" w:color="auto"/>
                        <w:bottom w:val="none" w:sz="0" w:space="0" w:color="auto"/>
                        <w:right w:val="none" w:sz="0" w:space="0" w:color="auto"/>
                      </w:divBdr>
                    </w:div>
                  </w:divsChild>
                </w:div>
                <w:div w:id="1405957486">
                  <w:marLeft w:val="0"/>
                  <w:marRight w:val="0"/>
                  <w:marTop w:val="0"/>
                  <w:marBottom w:val="0"/>
                  <w:divBdr>
                    <w:top w:val="none" w:sz="0" w:space="0" w:color="auto"/>
                    <w:left w:val="none" w:sz="0" w:space="0" w:color="auto"/>
                    <w:bottom w:val="none" w:sz="0" w:space="0" w:color="auto"/>
                    <w:right w:val="none" w:sz="0" w:space="0" w:color="auto"/>
                  </w:divBdr>
                  <w:divsChild>
                    <w:div w:id="189682606">
                      <w:marLeft w:val="0"/>
                      <w:marRight w:val="0"/>
                      <w:marTop w:val="0"/>
                      <w:marBottom w:val="0"/>
                      <w:divBdr>
                        <w:top w:val="none" w:sz="0" w:space="0" w:color="auto"/>
                        <w:left w:val="none" w:sz="0" w:space="0" w:color="auto"/>
                        <w:bottom w:val="none" w:sz="0" w:space="0" w:color="auto"/>
                        <w:right w:val="none" w:sz="0" w:space="0" w:color="auto"/>
                      </w:divBdr>
                    </w:div>
                  </w:divsChild>
                </w:div>
                <w:div w:id="1505196591">
                  <w:marLeft w:val="0"/>
                  <w:marRight w:val="0"/>
                  <w:marTop w:val="0"/>
                  <w:marBottom w:val="0"/>
                  <w:divBdr>
                    <w:top w:val="none" w:sz="0" w:space="0" w:color="auto"/>
                    <w:left w:val="none" w:sz="0" w:space="0" w:color="auto"/>
                    <w:bottom w:val="none" w:sz="0" w:space="0" w:color="auto"/>
                    <w:right w:val="none" w:sz="0" w:space="0" w:color="auto"/>
                  </w:divBdr>
                  <w:divsChild>
                    <w:div w:id="1460801556">
                      <w:marLeft w:val="0"/>
                      <w:marRight w:val="0"/>
                      <w:marTop w:val="0"/>
                      <w:marBottom w:val="0"/>
                      <w:divBdr>
                        <w:top w:val="none" w:sz="0" w:space="0" w:color="auto"/>
                        <w:left w:val="none" w:sz="0" w:space="0" w:color="auto"/>
                        <w:bottom w:val="none" w:sz="0" w:space="0" w:color="auto"/>
                        <w:right w:val="none" w:sz="0" w:space="0" w:color="auto"/>
                      </w:divBdr>
                    </w:div>
                  </w:divsChild>
                </w:div>
                <w:div w:id="1541288008">
                  <w:marLeft w:val="0"/>
                  <w:marRight w:val="0"/>
                  <w:marTop w:val="0"/>
                  <w:marBottom w:val="0"/>
                  <w:divBdr>
                    <w:top w:val="none" w:sz="0" w:space="0" w:color="auto"/>
                    <w:left w:val="none" w:sz="0" w:space="0" w:color="auto"/>
                    <w:bottom w:val="none" w:sz="0" w:space="0" w:color="auto"/>
                    <w:right w:val="none" w:sz="0" w:space="0" w:color="auto"/>
                  </w:divBdr>
                  <w:divsChild>
                    <w:div w:id="1912736027">
                      <w:marLeft w:val="0"/>
                      <w:marRight w:val="0"/>
                      <w:marTop w:val="0"/>
                      <w:marBottom w:val="0"/>
                      <w:divBdr>
                        <w:top w:val="none" w:sz="0" w:space="0" w:color="auto"/>
                        <w:left w:val="none" w:sz="0" w:space="0" w:color="auto"/>
                        <w:bottom w:val="none" w:sz="0" w:space="0" w:color="auto"/>
                        <w:right w:val="none" w:sz="0" w:space="0" w:color="auto"/>
                      </w:divBdr>
                    </w:div>
                  </w:divsChild>
                </w:div>
                <w:div w:id="1680965354">
                  <w:marLeft w:val="0"/>
                  <w:marRight w:val="0"/>
                  <w:marTop w:val="0"/>
                  <w:marBottom w:val="0"/>
                  <w:divBdr>
                    <w:top w:val="none" w:sz="0" w:space="0" w:color="auto"/>
                    <w:left w:val="none" w:sz="0" w:space="0" w:color="auto"/>
                    <w:bottom w:val="none" w:sz="0" w:space="0" w:color="auto"/>
                    <w:right w:val="none" w:sz="0" w:space="0" w:color="auto"/>
                  </w:divBdr>
                  <w:divsChild>
                    <w:div w:id="575362013">
                      <w:marLeft w:val="0"/>
                      <w:marRight w:val="0"/>
                      <w:marTop w:val="0"/>
                      <w:marBottom w:val="0"/>
                      <w:divBdr>
                        <w:top w:val="none" w:sz="0" w:space="0" w:color="auto"/>
                        <w:left w:val="none" w:sz="0" w:space="0" w:color="auto"/>
                        <w:bottom w:val="none" w:sz="0" w:space="0" w:color="auto"/>
                        <w:right w:val="none" w:sz="0" w:space="0" w:color="auto"/>
                      </w:divBdr>
                    </w:div>
                  </w:divsChild>
                </w:div>
                <w:div w:id="2118869573">
                  <w:marLeft w:val="0"/>
                  <w:marRight w:val="0"/>
                  <w:marTop w:val="0"/>
                  <w:marBottom w:val="0"/>
                  <w:divBdr>
                    <w:top w:val="none" w:sz="0" w:space="0" w:color="auto"/>
                    <w:left w:val="none" w:sz="0" w:space="0" w:color="auto"/>
                    <w:bottom w:val="none" w:sz="0" w:space="0" w:color="auto"/>
                    <w:right w:val="none" w:sz="0" w:space="0" w:color="auto"/>
                  </w:divBdr>
                  <w:divsChild>
                    <w:div w:id="103508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628373">
      <w:bodyDiv w:val="1"/>
      <w:marLeft w:val="0"/>
      <w:marRight w:val="0"/>
      <w:marTop w:val="0"/>
      <w:marBottom w:val="0"/>
      <w:divBdr>
        <w:top w:val="none" w:sz="0" w:space="0" w:color="auto"/>
        <w:left w:val="none" w:sz="0" w:space="0" w:color="auto"/>
        <w:bottom w:val="none" w:sz="0" w:space="0" w:color="auto"/>
        <w:right w:val="none" w:sz="0" w:space="0" w:color="auto"/>
      </w:divBdr>
      <w:divsChild>
        <w:div w:id="394090190">
          <w:marLeft w:val="0"/>
          <w:marRight w:val="0"/>
          <w:marTop w:val="0"/>
          <w:marBottom w:val="0"/>
          <w:divBdr>
            <w:top w:val="none" w:sz="0" w:space="0" w:color="auto"/>
            <w:left w:val="none" w:sz="0" w:space="0" w:color="auto"/>
            <w:bottom w:val="none" w:sz="0" w:space="0" w:color="auto"/>
            <w:right w:val="none" w:sz="0" w:space="0" w:color="auto"/>
          </w:divBdr>
          <w:divsChild>
            <w:div w:id="738820012">
              <w:marLeft w:val="0"/>
              <w:marRight w:val="0"/>
              <w:marTop w:val="30"/>
              <w:marBottom w:val="30"/>
              <w:divBdr>
                <w:top w:val="none" w:sz="0" w:space="0" w:color="auto"/>
                <w:left w:val="none" w:sz="0" w:space="0" w:color="auto"/>
                <w:bottom w:val="none" w:sz="0" w:space="0" w:color="auto"/>
                <w:right w:val="none" w:sz="0" w:space="0" w:color="auto"/>
              </w:divBdr>
              <w:divsChild>
                <w:div w:id="85344399">
                  <w:marLeft w:val="0"/>
                  <w:marRight w:val="0"/>
                  <w:marTop w:val="0"/>
                  <w:marBottom w:val="0"/>
                  <w:divBdr>
                    <w:top w:val="none" w:sz="0" w:space="0" w:color="auto"/>
                    <w:left w:val="none" w:sz="0" w:space="0" w:color="auto"/>
                    <w:bottom w:val="none" w:sz="0" w:space="0" w:color="auto"/>
                    <w:right w:val="none" w:sz="0" w:space="0" w:color="auto"/>
                  </w:divBdr>
                  <w:divsChild>
                    <w:div w:id="1198078453">
                      <w:marLeft w:val="0"/>
                      <w:marRight w:val="0"/>
                      <w:marTop w:val="0"/>
                      <w:marBottom w:val="0"/>
                      <w:divBdr>
                        <w:top w:val="none" w:sz="0" w:space="0" w:color="auto"/>
                        <w:left w:val="none" w:sz="0" w:space="0" w:color="auto"/>
                        <w:bottom w:val="none" w:sz="0" w:space="0" w:color="auto"/>
                        <w:right w:val="none" w:sz="0" w:space="0" w:color="auto"/>
                      </w:divBdr>
                    </w:div>
                  </w:divsChild>
                </w:div>
                <w:div w:id="140661444">
                  <w:marLeft w:val="0"/>
                  <w:marRight w:val="0"/>
                  <w:marTop w:val="0"/>
                  <w:marBottom w:val="0"/>
                  <w:divBdr>
                    <w:top w:val="none" w:sz="0" w:space="0" w:color="auto"/>
                    <w:left w:val="none" w:sz="0" w:space="0" w:color="auto"/>
                    <w:bottom w:val="none" w:sz="0" w:space="0" w:color="auto"/>
                    <w:right w:val="none" w:sz="0" w:space="0" w:color="auto"/>
                  </w:divBdr>
                  <w:divsChild>
                    <w:div w:id="72047042">
                      <w:marLeft w:val="0"/>
                      <w:marRight w:val="0"/>
                      <w:marTop w:val="0"/>
                      <w:marBottom w:val="0"/>
                      <w:divBdr>
                        <w:top w:val="none" w:sz="0" w:space="0" w:color="auto"/>
                        <w:left w:val="none" w:sz="0" w:space="0" w:color="auto"/>
                        <w:bottom w:val="none" w:sz="0" w:space="0" w:color="auto"/>
                        <w:right w:val="none" w:sz="0" w:space="0" w:color="auto"/>
                      </w:divBdr>
                    </w:div>
                    <w:div w:id="189684529">
                      <w:marLeft w:val="0"/>
                      <w:marRight w:val="0"/>
                      <w:marTop w:val="0"/>
                      <w:marBottom w:val="0"/>
                      <w:divBdr>
                        <w:top w:val="none" w:sz="0" w:space="0" w:color="auto"/>
                        <w:left w:val="none" w:sz="0" w:space="0" w:color="auto"/>
                        <w:bottom w:val="none" w:sz="0" w:space="0" w:color="auto"/>
                        <w:right w:val="none" w:sz="0" w:space="0" w:color="auto"/>
                      </w:divBdr>
                    </w:div>
                  </w:divsChild>
                </w:div>
                <w:div w:id="190461501">
                  <w:marLeft w:val="0"/>
                  <w:marRight w:val="0"/>
                  <w:marTop w:val="0"/>
                  <w:marBottom w:val="0"/>
                  <w:divBdr>
                    <w:top w:val="none" w:sz="0" w:space="0" w:color="auto"/>
                    <w:left w:val="none" w:sz="0" w:space="0" w:color="auto"/>
                    <w:bottom w:val="none" w:sz="0" w:space="0" w:color="auto"/>
                    <w:right w:val="none" w:sz="0" w:space="0" w:color="auto"/>
                  </w:divBdr>
                  <w:divsChild>
                    <w:div w:id="882711511">
                      <w:marLeft w:val="0"/>
                      <w:marRight w:val="0"/>
                      <w:marTop w:val="0"/>
                      <w:marBottom w:val="0"/>
                      <w:divBdr>
                        <w:top w:val="none" w:sz="0" w:space="0" w:color="auto"/>
                        <w:left w:val="none" w:sz="0" w:space="0" w:color="auto"/>
                        <w:bottom w:val="none" w:sz="0" w:space="0" w:color="auto"/>
                        <w:right w:val="none" w:sz="0" w:space="0" w:color="auto"/>
                      </w:divBdr>
                    </w:div>
                  </w:divsChild>
                </w:div>
                <w:div w:id="229342881">
                  <w:marLeft w:val="0"/>
                  <w:marRight w:val="0"/>
                  <w:marTop w:val="0"/>
                  <w:marBottom w:val="0"/>
                  <w:divBdr>
                    <w:top w:val="none" w:sz="0" w:space="0" w:color="auto"/>
                    <w:left w:val="none" w:sz="0" w:space="0" w:color="auto"/>
                    <w:bottom w:val="none" w:sz="0" w:space="0" w:color="auto"/>
                    <w:right w:val="none" w:sz="0" w:space="0" w:color="auto"/>
                  </w:divBdr>
                  <w:divsChild>
                    <w:div w:id="106048749">
                      <w:marLeft w:val="0"/>
                      <w:marRight w:val="0"/>
                      <w:marTop w:val="0"/>
                      <w:marBottom w:val="0"/>
                      <w:divBdr>
                        <w:top w:val="none" w:sz="0" w:space="0" w:color="auto"/>
                        <w:left w:val="none" w:sz="0" w:space="0" w:color="auto"/>
                        <w:bottom w:val="none" w:sz="0" w:space="0" w:color="auto"/>
                        <w:right w:val="none" w:sz="0" w:space="0" w:color="auto"/>
                      </w:divBdr>
                    </w:div>
                  </w:divsChild>
                </w:div>
                <w:div w:id="653295126">
                  <w:marLeft w:val="0"/>
                  <w:marRight w:val="0"/>
                  <w:marTop w:val="0"/>
                  <w:marBottom w:val="0"/>
                  <w:divBdr>
                    <w:top w:val="none" w:sz="0" w:space="0" w:color="auto"/>
                    <w:left w:val="none" w:sz="0" w:space="0" w:color="auto"/>
                    <w:bottom w:val="none" w:sz="0" w:space="0" w:color="auto"/>
                    <w:right w:val="none" w:sz="0" w:space="0" w:color="auto"/>
                  </w:divBdr>
                  <w:divsChild>
                    <w:div w:id="1258295031">
                      <w:marLeft w:val="0"/>
                      <w:marRight w:val="0"/>
                      <w:marTop w:val="0"/>
                      <w:marBottom w:val="0"/>
                      <w:divBdr>
                        <w:top w:val="none" w:sz="0" w:space="0" w:color="auto"/>
                        <w:left w:val="none" w:sz="0" w:space="0" w:color="auto"/>
                        <w:bottom w:val="none" w:sz="0" w:space="0" w:color="auto"/>
                        <w:right w:val="none" w:sz="0" w:space="0" w:color="auto"/>
                      </w:divBdr>
                    </w:div>
                  </w:divsChild>
                </w:div>
                <w:div w:id="814950356">
                  <w:marLeft w:val="0"/>
                  <w:marRight w:val="0"/>
                  <w:marTop w:val="0"/>
                  <w:marBottom w:val="0"/>
                  <w:divBdr>
                    <w:top w:val="none" w:sz="0" w:space="0" w:color="auto"/>
                    <w:left w:val="none" w:sz="0" w:space="0" w:color="auto"/>
                    <w:bottom w:val="none" w:sz="0" w:space="0" w:color="auto"/>
                    <w:right w:val="none" w:sz="0" w:space="0" w:color="auto"/>
                  </w:divBdr>
                  <w:divsChild>
                    <w:div w:id="840463196">
                      <w:marLeft w:val="0"/>
                      <w:marRight w:val="0"/>
                      <w:marTop w:val="0"/>
                      <w:marBottom w:val="0"/>
                      <w:divBdr>
                        <w:top w:val="none" w:sz="0" w:space="0" w:color="auto"/>
                        <w:left w:val="none" w:sz="0" w:space="0" w:color="auto"/>
                        <w:bottom w:val="none" w:sz="0" w:space="0" w:color="auto"/>
                        <w:right w:val="none" w:sz="0" w:space="0" w:color="auto"/>
                      </w:divBdr>
                    </w:div>
                  </w:divsChild>
                </w:div>
                <w:div w:id="1055617003">
                  <w:marLeft w:val="0"/>
                  <w:marRight w:val="0"/>
                  <w:marTop w:val="0"/>
                  <w:marBottom w:val="0"/>
                  <w:divBdr>
                    <w:top w:val="none" w:sz="0" w:space="0" w:color="auto"/>
                    <w:left w:val="none" w:sz="0" w:space="0" w:color="auto"/>
                    <w:bottom w:val="none" w:sz="0" w:space="0" w:color="auto"/>
                    <w:right w:val="none" w:sz="0" w:space="0" w:color="auto"/>
                  </w:divBdr>
                  <w:divsChild>
                    <w:div w:id="1727874314">
                      <w:marLeft w:val="0"/>
                      <w:marRight w:val="0"/>
                      <w:marTop w:val="0"/>
                      <w:marBottom w:val="0"/>
                      <w:divBdr>
                        <w:top w:val="none" w:sz="0" w:space="0" w:color="auto"/>
                        <w:left w:val="none" w:sz="0" w:space="0" w:color="auto"/>
                        <w:bottom w:val="none" w:sz="0" w:space="0" w:color="auto"/>
                        <w:right w:val="none" w:sz="0" w:space="0" w:color="auto"/>
                      </w:divBdr>
                    </w:div>
                  </w:divsChild>
                </w:div>
                <w:div w:id="1578708122">
                  <w:marLeft w:val="0"/>
                  <w:marRight w:val="0"/>
                  <w:marTop w:val="0"/>
                  <w:marBottom w:val="0"/>
                  <w:divBdr>
                    <w:top w:val="none" w:sz="0" w:space="0" w:color="auto"/>
                    <w:left w:val="none" w:sz="0" w:space="0" w:color="auto"/>
                    <w:bottom w:val="none" w:sz="0" w:space="0" w:color="auto"/>
                    <w:right w:val="none" w:sz="0" w:space="0" w:color="auto"/>
                  </w:divBdr>
                  <w:divsChild>
                    <w:div w:id="907038858">
                      <w:marLeft w:val="0"/>
                      <w:marRight w:val="0"/>
                      <w:marTop w:val="0"/>
                      <w:marBottom w:val="0"/>
                      <w:divBdr>
                        <w:top w:val="none" w:sz="0" w:space="0" w:color="auto"/>
                        <w:left w:val="none" w:sz="0" w:space="0" w:color="auto"/>
                        <w:bottom w:val="none" w:sz="0" w:space="0" w:color="auto"/>
                        <w:right w:val="none" w:sz="0" w:space="0" w:color="auto"/>
                      </w:divBdr>
                    </w:div>
                  </w:divsChild>
                </w:div>
                <w:div w:id="1777603257">
                  <w:marLeft w:val="0"/>
                  <w:marRight w:val="0"/>
                  <w:marTop w:val="0"/>
                  <w:marBottom w:val="0"/>
                  <w:divBdr>
                    <w:top w:val="none" w:sz="0" w:space="0" w:color="auto"/>
                    <w:left w:val="none" w:sz="0" w:space="0" w:color="auto"/>
                    <w:bottom w:val="none" w:sz="0" w:space="0" w:color="auto"/>
                    <w:right w:val="none" w:sz="0" w:space="0" w:color="auto"/>
                  </w:divBdr>
                  <w:divsChild>
                    <w:div w:id="1812138895">
                      <w:marLeft w:val="0"/>
                      <w:marRight w:val="0"/>
                      <w:marTop w:val="0"/>
                      <w:marBottom w:val="0"/>
                      <w:divBdr>
                        <w:top w:val="none" w:sz="0" w:space="0" w:color="auto"/>
                        <w:left w:val="none" w:sz="0" w:space="0" w:color="auto"/>
                        <w:bottom w:val="none" w:sz="0" w:space="0" w:color="auto"/>
                        <w:right w:val="none" w:sz="0" w:space="0" w:color="auto"/>
                      </w:divBdr>
                    </w:div>
                  </w:divsChild>
                </w:div>
                <w:div w:id="1785883565">
                  <w:marLeft w:val="0"/>
                  <w:marRight w:val="0"/>
                  <w:marTop w:val="0"/>
                  <w:marBottom w:val="0"/>
                  <w:divBdr>
                    <w:top w:val="none" w:sz="0" w:space="0" w:color="auto"/>
                    <w:left w:val="none" w:sz="0" w:space="0" w:color="auto"/>
                    <w:bottom w:val="none" w:sz="0" w:space="0" w:color="auto"/>
                    <w:right w:val="none" w:sz="0" w:space="0" w:color="auto"/>
                  </w:divBdr>
                  <w:divsChild>
                    <w:div w:id="6309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855703">
          <w:marLeft w:val="0"/>
          <w:marRight w:val="0"/>
          <w:marTop w:val="0"/>
          <w:marBottom w:val="0"/>
          <w:divBdr>
            <w:top w:val="none" w:sz="0" w:space="0" w:color="auto"/>
            <w:left w:val="none" w:sz="0" w:space="0" w:color="auto"/>
            <w:bottom w:val="none" w:sz="0" w:space="0" w:color="auto"/>
            <w:right w:val="none" w:sz="0" w:space="0" w:color="auto"/>
          </w:divBdr>
        </w:div>
      </w:divsChild>
    </w:div>
    <w:div w:id="914972178">
      <w:bodyDiv w:val="1"/>
      <w:marLeft w:val="0"/>
      <w:marRight w:val="0"/>
      <w:marTop w:val="0"/>
      <w:marBottom w:val="0"/>
      <w:divBdr>
        <w:top w:val="none" w:sz="0" w:space="0" w:color="auto"/>
        <w:left w:val="none" w:sz="0" w:space="0" w:color="auto"/>
        <w:bottom w:val="none" w:sz="0" w:space="0" w:color="auto"/>
        <w:right w:val="none" w:sz="0" w:space="0" w:color="auto"/>
      </w:divBdr>
      <w:divsChild>
        <w:div w:id="467211061">
          <w:marLeft w:val="0"/>
          <w:marRight w:val="0"/>
          <w:marTop w:val="0"/>
          <w:marBottom w:val="0"/>
          <w:divBdr>
            <w:top w:val="none" w:sz="0" w:space="0" w:color="auto"/>
            <w:left w:val="none" w:sz="0" w:space="0" w:color="auto"/>
            <w:bottom w:val="none" w:sz="0" w:space="0" w:color="auto"/>
            <w:right w:val="none" w:sz="0" w:space="0" w:color="auto"/>
          </w:divBdr>
          <w:divsChild>
            <w:div w:id="320431499">
              <w:marLeft w:val="0"/>
              <w:marRight w:val="0"/>
              <w:marTop w:val="0"/>
              <w:marBottom w:val="0"/>
              <w:divBdr>
                <w:top w:val="none" w:sz="0" w:space="0" w:color="auto"/>
                <w:left w:val="none" w:sz="0" w:space="0" w:color="auto"/>
                <w:bottom w:val="none" w:sz="0" w:space="0" w:color="auto"/>
                <w:right w:val="none" w:sz="0" w:space="0" w:color="auto"/>
              </w:divBdr>
            </w:div>
          </w:divsChild>
        </w:div>
        <w:div w:id="575280871">
          <w:marLeft w:val="0"/>
          <w:marRight w:val="0"/>
          <w:marTop w:val="0"/>
          <w:marBottom w:val="0"/>
          <w:divBdr>
            <w:top w:val="none" w:sz="0" w:space="0" w:color="auto"/>
            <w:left w:val="none" w:sz="0" w:space="0" w:color="auto"/>
            <w:bottom w:val="none" w:sz="0" w:space="0" w:color="auto"/>
            <w:right w:val="none" w:sz="0" w:space="0" w:color="auto"/>
          </w:divBdr>
          <w:divsChild>
            <w:div w:id="1655720466">
              <w:marLeft w:val="0"/>
              <w:marRight w:val="0"/>
              <w:marTop w:val="0"/>
              <w:marBottom w:val="0"/>
              <w:divBdr>
                <w:top w:val="none" w:sz="0" w:space="0" w:color="auto"/>
                <w:left w:val="none" w:sz="0" w:space="0" w:color="auto"/>
                <w:bottom w:val="none" w:sz="0" w:space="0" w:color="auto"/>
                <w:right w:val="none" w:sz="0" w:space="0" w:color="auto"/>
              </w:divBdr>
            </w:div>
          </w:divsChild>
        </w:div>
        <w:div w:id="1018967988">
          <w:marLeft w:val="0"/>
          <w:marRight w:val="0"/>
          <w:marTop w:val="0"/>
          <w:marBottom w:val="0"/>
          <w:divBdr>
            <w:top w:val="none" w:sz="0" w:space="0" w:color="auto"/>
            <w:left w:val="none" w:sz="0" w:space="0" w:color="auto"/>
            <w:bottom w:val="none" w:sz="0" w:space="0" w:color="auto"/>
            <w:right w:val="none" w:sz="0" w:space="0" w:color="auto"/>
          </w:divBdr>
          <w:divsChild>
            <w:div w:id="847209467">
              <w:marLeft w:val="0"/>
              <w:marRight w:val="0"/>
              <w:marTop w:val="0"/>
              <w:marBottom w:val="0"/>
              <w:divBdr>
                <w:top w:val="none" w:sz="0" w:space="0" w:color="auto"/>
                <w:left w:val="none" w:sz="0" w:space="0" w:color="auto"/>
                <w:bottom w:val="none" w:sz="0" w:space="0" w:color="auto"/>
                <w:right w:val="none" w:sz="0" w:space="0" w:color="auto"/>
              </w:divBdr>
            </w:div>
          </w:divsChild>
        </w:div>
        <w:div w:id="1047687048">
          <w:marLeft w:val="0"/>
          <w:marRight w:val="0"/>
          <w:marTop w:val="0"/>
          <w:marBottom w:val="0"/>
          <w:divBdr>
            <w:top w:val="none" w:sz="0" w:space="0" w:color="auto"/>
            <w:left w:val="none" w:sz="0" w:space="0" w:color="auto"/>
            <w:bottom w:val="none" w:sz="0" w:space="0" w:color="auto"/>
            <w:right w:val="none" w:sz="0" w:space="0" w:color="auto"/>
          </w:divBdr>
          <w:divsChild>
            <w:div w:id="1677685926">
              <w:marLeft w:val="0"/>
              <w:marRight w:val="0"/>
              <w:marTop w:val="0"/>
              <w:marBottom w:val="0"/>
              <w:divBdr>
                <w:top w:val="none" w:sz="0" w:space="0" w:color="auto"/>
                <w:left w:val="none" w:sz="0" w:space="0" w:color="auto"/>
                <w:bottom w:val="none" w:sz="0" w:space="0" w:color="auto"/>
                <w:right w:val="none" w:sz="0" w:space="0" w:color="auto"/>
              </w:divBdr>
            </w:div>
          </w:divsChild>
        </w:div>
        <w:div w:id="1091896310">
          <w:marLeft w:val="0"/>
          <w:marRight w:val="0"/>
          <w:marTop w:val="0"/>
          <w:marBottom w:val="0"/>
          <w:divBdr>
            <w:top w:val="none" w:sz="0" w:space="0" w:color="auto"/>
            <w:left w:val="none" w:sz="0" w:space="0" w:color="auto"/>
            <w:bottom w:val="none" w:sz="0" w:space="0" w:color="auto"/>
            <w:right w:val="none" w:sz="0" w:space="0" w:color="auto"/>
          </w:divBdr>
          <w:divsChild>
            <w:div w:id="425731773">
              <w:marLeft w:val="0"/>
              <w:marRight w:val="0"/>
              <w:marTop w:val="0"/>
              <w:marBottom w:val="0"/>
              <w:divBdr>
                <w:top w:val="none" w:sz="0" w:space="0" w:color="auto"/>
                <w:left w:val="none" w:sz="0" w:space="0" w:color="auto"/>
                <w:bottom w:val="none" w:sz="0" w:space="0" w:color="auto"/>
                <w:right w:val="none" w:sz="0" w:space="0" w:color="auto"/>
              </w:divBdr>
            </w:div>
          </w:divsChild>
        </w:div>
        <w:div w:id="1202520893">
          <w:marLeft w:val="0"/>
          <w:marRight w:val="0"/>
          <w:marTop w:val="0"/>
          <w:marBottom w:val="0"/>
          <w:divBdr>
            <w:top w:val="none" w:sz="0" w:space="0" w:color="auto"/>
            <w:left w:val="none" w:sz="0" w:space="0" w:color="auto"/>
            <w:bottom w:val="none" w:sz="0" w:space="0" w:color="auto"/>
            <w:right w:val="none" w:sz="0" w:space="0" w:color="auto"/>
          </w:divBdr>
          <w:divsChild>
            <w:div w:id="1896619016">
              <w:marLeft w:val="0"/>
              <w:marRight w:val="0"/>
              <w:marTop w:val="0"/>
              <w:marBottom w:val="0"/>
              <w:divBdr>
                <w:top w:val="none" w:sz="0" w:space="0" w:color="auto"/>
                <w:left w:val="none" w:sz="0" w:space="0" w:color="auto"/>
                <w:bottom w:val="none" w:sz="0" w:space="0" w:color="auto"/>
                <w:right w:val="none" w:sz="0" w:space="0" w:color="auto"/>
              </w:divBdr>
              <w:divsChild>
                <w:div w:id="30956306">
                  <w:marLeft w:val="0"/>
                  <w:marRight w:val="0"/>
                  <w:marTop w:val="30"/>
                  <w:marBottom w:val="30"/>
                  <w:divBdr>
                    <w:top w:val="none" w:sz="0" w:space="0" w:color="auto"/>
                    <w:left w:val="none" w:sz="0" w:space="0" w:color="auto"/>
                    <w:bottom w:val="none" w:sz="0" w:space="0" w:color="auto"/>
                    <w:right w:val="none" w:sz="0" w:space="0" w:color="auto"/>
                  </w:divBdr>
                  <w:divsChild>
                    <w:div w:id="839081731">
                      <w:marLeft w:val="0"/>
                      <w:marRight w:val="0"/>
                      <w:marTop w:val="0"/>
                      <w:marBottom w:val="0"/>
                      <w:divBdr>
                        <w:top w:val="none" w:sz="0" w:space="0" w:color="auto"/>
                        <w:left w:val="none" w:sz="0" w:space="0" w:color="auto"/>
                        <w:bottom w:val="none" w:sz="0" w:space="0" w:color="auto"/>
                        <w:right w:val="none" w:sz="0" w:space="0" w:color="auto"/>
                      </w:divBdr>
                      <w:divsChild>
                        <w:div w:id="31535963">
                          <w:marLeft w:val="0"/>
                          <w:marRight w:val="0"/>
                          <w:marTop w:val="0"/>
                          <w:marBottom w:val="0"/>
                          <w:divBdr>
                            <w:top w:val="none" w:sz="0" w:space="0" w:color="auto"/>
                            <w:left w:val="none" w:sz="0" w:space="0" w:color="auto"/>
                            <w:bottom w:val="none" w:sz="0" w:space="0" w:color="auto"/>
                            <w:right w:val="none" w:sz="0" w:space="0" w:color="auto"/>
                          </w:divBdr>
                        </w:div>
                      </w:divsChild>
                    </w:div>
                    <w:div w:id="1679191898">
                      <w:marLeft w:val="0"/>
                      <w:marRight w:val="0"/>
                      <w:marTop w:val="0"/>
                      <w:marBottom w:val="0"/>
                      <w:divBdr>
                        <w:top w:val="none" w:sz="0" w:space="0" w:color="auto"/>
                        <w:left w:val="none" w:sz="0" w:space="0" w:color="auto"/>
                        <w:bottom w:val="none" w:sz="0" w:space="0" w:color="auto"/>
                        <w:right w:val="none" w:sz="0" w:space="0" w:color="auto"/>
                      </w:divBdr>
                      <w:divsChild>
                        <w:div w:id="18783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431110">
              <w:marLeft w:val="0"/>
              <w:marRight w:val="0"/>
              <w:marTop w:val="0"/>
              <w:marBottom w:val="0"/>
              <w:divBdr>
                <w:top w:val="none" w:sz="0" w:space="0" w:color="auto"/>
                <w:left w:val="none" w:sz="0" w:space="0" w:color="auto"/>
                <w:bottom w:val="none" w:sz="0" w:space="0" w:color="auto"/>
                <w:right w:val="none" w:sz="0" w:space="0" w:color="auto"/>
              </w:divBdr>
            </w:div>
          </w:divsChild>
        </w:div>
        <w:div w:id="1573659928">
          <w:marLeft w:val="0"/>
          <w:marRight w:val="0"/>
          <w:marTop w:val="0"/>
          <w:marBottom w:val="0"/>
          <w:divBdr>
            <w:top w:val="none" w:sz="0" w:space="0" w:color="auto"/>
            <w:left w:val="none" w:sz="0" w:space="0" w:color="auto"/>
            <w:bottom w:val="none" w:sz="0" w:space="0" w:color="auto"/>
            <w:right w:val="none" w:sz="0" w:space="0" w:color="auto"/>
          </w:divBdr>
          <w:divsChild>
            <w:div w:id="379667980">
              <w:marLeft w:val="0"/>
              <w:marRight w:val="0"/>
              <w:marTop w:val="0"/>
              <w:marBottom w:val="0"/>
              <w:divBdr>
                <w:top w:val="none" w:sz="0" w:space="0" w:color="auto"/>
                <w:left w:val="none" w:sz="0" w:space="0" w:color="auto"/>
                <w:bottom w:val="none" w:sz="0" w:space="0" w:color="auto"/>
                <w:right w:val="none" w:sz="0" w:space="0" w:color="auto"/>
              </w:divBdr>
            </w:div>
          </w:divsChild>
        </w:div>
        <w:div w:id="1794248442">
          <w:marLeft w:val="0"/>
          <w:marRight w:val="0"/>
          <w:marTop w:val="0"/>
          <w:marBottom w:val="0"/>
          <w:divBdr>
            <w:top w:val="none" w:sz="0" w:space="0" w:color="auto"/>
            <w:left w:val="none" w:sz="0" w:space="0" w:color="auto"/>
            <w:bottom w:val="none" w:sz="0" w:space="0" w:color="auto"/>
            <w:right w:val="none" w:sz="0" w:space="0" w:color="auto"/>
          </w:divBdr>
          <w:divsChild>
            <w:div w:id="618805658">
              <w:marLeft w:val="0"/>
              <w:marRight w:val="0"/>
              <w:marTop w:val="0"/>
              <w:marBottom w:val="0"/>
              <w:divBdr>
                <w:top w:val="none" w:sz="0" w:space="0" w:color="auto"/>
                <w:left w:val="none" w:sz="0" w:space="0" w:color="auto"/>
                <w:bottom w:val="none" w:sz="0" w:space="0" w:color="auto"/>
                <w:right w:val="none" w:sz="0" w:space="0" w:color="auto"/>
              </w:divBdr>
            </w:div>
            <w:div w:id="1053969157">
              <w:marLeft w:val="0"/>
              <w:marRight w:val="0"/>
              <w:marTop w:val="0"/>
              <w:marBottom w:val="0"/>
              <w:divBdr>
                <w:top w:val="none" w:sz="0" w:space="0" w:color="auto"/>
                <w:left w:val="none" w:sz="0" w:space="0" w:color="auto"/>
                <w:bottom w:val="none" w:sz="0" w:space="0" w:color="auto"/>
                <w:right w:val="none" w:sz="0" w:space="0" w:color="auto"/>
              </w:divBdr>
              <w:divsChild>
                <w:div w:id="1153109248">
                  <w:marLeft w:val="0"/>
                  <w:marRight w:val="0"/>
                  <w:marTop w:val="30"/>
                  <w:marBottom w:val="30"/>
                  <w:divBdr>
                    <w:top w:val="none" w:sz="0" w:space="0" w:color="auto"/>
                    <w:left w:val="none" w:sz="0" w:space="0" w:color="auto"/>
                    <w:bottom w:val="none" w:sz="0" w:space="0" w:color="auto"/>
                    <w:right w:val="none" w:sz="0" w:space="0" w:color="auto"/>
                  </w:divBdr>
                  <w:divsChild>
                    <w:div w:id="26033154">
                      <w:marLeft w:val="0"/>
                      <w:marRight w:val="0"/>
                      <w:marTop w:val="0"/>
                      <w:marBottom w:val="0"/>
                      <w:divBdr>
                        <w:top w:val="none" w:sz="0" w:space="0" w:color="auto"/>
                        <w:left w:val="none" w:sz="0" w:space="0" w:color="auto"/>
                        <w:bottom w:val="none" w:sz="0" w:space="0" w:color="auto"/>
                        <w:right w:val="none" w:sz="0" w:space="0" w:color="auto"/>
                      </w:divBdr>
                      <w:divsChild>
                        <w:div w:id="924920798">
                          <w:marLeft w:val="0"/>
                          <w:marRight w:val="0"/>
                          <w:marTop w:val="0"/>
                          <w:marBottom w:val="0"/>
                          <w:divBdr>
                            <w:top w:val="none" w:sz="0" w:space="0" w:color="auto"/>
                            <w:left w:val="none" w:sz="0" w:space="0" w:color="auto"/>
                            <w:bottom w:val="none" w:sz="0" w:space="0" w:color="auto"/>
                            <w:right w:val="none" w:sz="0" w:space="0" w:color="auto"/>
                          </w:divBdr>
                        </w:div>
                      </w:divsChild>
                    </w:div>
                    <w:div w:id="285935968">
                      <w:marLeft w:val="0"/>
                      <w:marRight w:val="0"/>
                      <w:marTop w:val="0"/>
                      <w:marBottom w:val="0"/>
                      <w:divBdr>
                        <w:top w:val="none" w:sz="0" w:space="0" w:color="auto"/>
                        <w:left w:val="none" w:sz="0" w:space="0" w:color="auto"/>
                        <w:bottom w:val="none" w:sz="0" w:space="0" w:color="auto"/>
                        <w:right w:val="none" w:sz="0" w:space="0" w:color="auto"/>
                      </w:divBdr>
                      <w:divsChild>
                        <w:div w:id="180052429">
                          <w:marLeft w:val="0"/>
                          <w:marRight w:val="0"/>
                          <w:marTop w:val="0"/>
                          <w:marBottom w:val="0"/>
                          <w:divBdr>
                            <w:top w:val="none" w:sz="0" w:space="0" w:color="auto"/>
                            <w:left w:val="none" w:sz="0" w:space="0" w:color="auto"/>
                            <w:bottom w:val="none" w:sz="0" w:space="0" w:color="auto"/>
                            <w:right w:val="none" w:sz="0" w:space="0" w:color="auto"/>
                          </w:divBdr>
                        </w:div>
                      </w:divsChild>
                    </w:div>
                    <w:div w:id="803504074">
                      <w:marLeft w:val="0"/>
                      <w:marRight w:val="0"/>
                      <w:marTop w:val="0"/>
                      <w:marBottom w:val="0"/>
                      <w:divBdr>
                        <w:top w:val="none" w:sz="0" w:space="0" w:color="auto"/>
                        <w:left w:val="none" w:sz="0" w:space="0" w:color="auto"/>
                        <w:bottom w:val="none" w:sz="0" w:space="0" w:color="auto"/>
                        <w:right w:val="none" w:sz="0" w:space="0" w:color="auto"/>
                      </w:divBdr>
                      <w:divsChild>
                        <w:div w:id="835538097">
                          <w:marLeft w:val="0"/>
                          <w:marRight w:val="0"/>
                          <w:marTop w:val="0"/>
                          <w:marBottom w:val="0"/>
                          <w:divBdr>
                            <w:top w:val="none" w:sz="0" w:space="0" w:color="auto"/>
                            <w:left w:val="none" w:sz="0" w:space="0" w:color="auto"/>
                            <w:bottom w:val="none" w:sz="0" w:space="0" w:color="auto"/>
                            <w:right w:val="none" w:sz="0" w:space="0" w:color="auto"/>
                          </w:divBdr>
                        </w:div>
                      </w:divsChild>
                    </w:div>
                    <w:div w:id="1544711553">
                      <w:marLeft w:val="0"/>
                      <w:marRight w:val="0"/>
                      <w:marTop w:val="0"/>
                      <w:marBottom w:val="0"/>
                      <w:divBdr>
                        <w:top w:val="none" w:sz="0" w:space="0" w:color="auto"/>
                        <w:left w:val="none" w:sz="0" w:space="0" w:color="auto"/>
                        <w:bottom w:val="none" w:sz="0" w:space="0" w:color="auto"/>
                        <w:right w:val="none" w:sz="0" w:space="0" w:color="auto"/>
                      </w:divBdr>
                      <w:divsChild>
                        <w:div w:id="1718436431">
                          <w:marLeft w:val="0"/>
                          <w:marRight w:val="0"/>
                          <w:marTop w:val="0"/>
                          <w:marBottom w:val="0"/>
                          <w:divBdr>
                            <w:top w:val="none" w:sz="0" w:space="0" w:color="auto"/>
                            <w:left w:val="none" w:sz="0" w:space="0" w:color="auto"/>
                            <w:bottom w:val="none" w:sz="0" w:space="0" w:color="auto"/>
                            <w:right w:val="none" w:sz="0" w:space="0" w:color="auto"/>
                          </w:divBdr>
                        </w:div>
                      </w:divsChild>
                    </w:div>
                    <w:div w:id="1677342999">
                      <w:marLeft w:val="0"/>
                      <w:marRight w:val="0"/>
                      <w:marTop w:val="0"/>
                      <w:marBottom w:val="0"/>
                      <w:divBdr>
                        <w:top w:val="none" w:sz="0" w:space="0" w:color="auto"/>
                        <w:left w:val="none" w:sz="0" w:space="0" w:color="auto"/>
                        <w:bottom w:val="none" w:sz="0" w:space="0" w:color="auto"/>
                        <w:right w:val="none" w:sz="0" w:space="0" w:color="auto"/>
                      </w:divBdr>
                      <w:divsChild>
                        <w:div w:id="1091272695">
                          <w:marLeft w:val="0"/>
                          <w:marRight w:val="0"/>
                          <w:marTop w:val="0"/>
                          <w:marBottom w:val="0"/>
                          <w:divBdr>
                            <w:top w:val="none" w:sz="0" w:space="0" w:color="auto"/>
                            <w:left w:val="none" w:sz="0" w:space="0" w:color="auto"/>
                            <w:bottom w:val="none" w:sz="0" w:space="0" w:color="auto"/>
                            <w:right w:val="none" w:sz="0" w:space="0" w:color="auto"/>
                          </w:divBdr>
                        </w:div>
                      </w:divsChild>
                    </w:div>
                    <w:div w:id="1858544954">
                      <w:marLeft w:val="0"/>
                      <w:marRight w:val="0"/>
                      <w:marTop w:val="0"/>
                      <w:marBottom w:val="0"/>
                      <w:divBdr>
                        <w:top w:val="none" w:sz="0" w:space="0" w:color="auto"/>
                        <w:left w:val="none" w:sz="0" w:space="0" w:color="auto"/>
                        <w:bottom w:val="none" w:sz="0" w:space="0" w:color="auto"/>
                        <w:right w:val="none" w:sz="0" w:space="0" w:color="auto"/>
                      </w:divBdr>
                      <w:divsChild>
                        <w:div w:id="3099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168414">
      <w:bodyDiv w:val="1"/>
      <w:marLeft w:val="0"/>
      <w:marRight w:val="0"/>
      <w:marTop w:val="0"/>
      <w:marBottom w:val="0"/>
      <w:divBdr>
        <w:top w:val="none" w:sz="0" w:space="0" w:color="auto"/>
        <w:left w:val="none" w:sz="0" w:space="0" w:color="auto"/>
        <w:bottom w:val="none" w:sz="0" w:space="0" w:color="auto"/>
        <w:right w:val="none" w:sz="0" w:space="0" w:color="auto"/>
      </w:divBdr>
      <w:divsChild>
        <w:div w:id="286736573">
          <w:marLeft w:val="0"/>
          <w:marRight w:val="0"/>
          <w:marTop w:val="0"/>
          <w:marBottom w:val="0"/>
          <w:divBdr>
            <w:top w:val="none" w:sz="0" w:space="0" w:color="auto"/>
            <w:left w:val="none" w:sz="0" w:space="0" w:color="auto"/>
            <w:bottom w:val="none" w:sz="0" w:space="0" w:color="auto"/>
            <w:right w:val="none" w:sz="0" w:space="0" w:color="auto"/>
          </w:divBdr>
          <w:divsChild>
            <w:div w:id="359088360">
              <w:marLeft w:val="0"/>
              <w:marRight w:val="0"/>
              <w:marTop w:val="0"/>
              <w:marBottom w:val="0"/>
              <w:divBdr>
                <w:top w:val="none" w:sz="0" w:space="0" w:color="auto"/>
                <w:left w:val="none" w:sz="0" w:space="0" w:color="auto"/>
                <w:bottom w:val="none" w:sz="0" w:space="0" w:color="auto"/>
                <w:right w:val="none" w:sz="0" w:space="0" w:color="auto"/>
              </w:divBdr>
              <w:divsChild>
                <w:div w:id="1867677222">
                  <w:marLeft w:val="0"/>
                  <w:marRight w:val="0"/>
                  <w:marTop w:val="30"/>
                  <w:marBottom w:val="30"/>
                  <w:divBdr>
                    <w:top w:val="none" w:sz="0" w:space="0" w:color="auto"/>
                    <w:left w:val="none" w:sz="0" w:space="0" w:color="auto"/>
                    <w:bottom w:val="none" w:sz="0" w:space="0" w:color="auto"/>
                    <w:right w:val="none" w:sz="0" w:space="0" w:color="auto"/>
                  </w:divBdr>
                  <w:divsChild>
                    <w:div w:id="786509499">
                      <w:marLeft w:val="0"/>
                      <w:marRight w:val="0"/>
                      <w:marTop w:val="0"/>
                      <w:marBottom w:val="0"/>
                      <w:divBdr>
                        <w:top w:val="none" w:sz="0" w:space="0" w:color="auto"/>
                        <w:left w:val="none" w:sz="0" w:space="0" w:color="auto"/>
                        <w:bottom w:val="none" w:sz="0" w:space="0" w:color="auto"/>
                        <w:right w:val="none" w:sz="0" w:space="0" w:color="auto"/>
                      </w:divBdr>
                      <w:divsChild>
                        <w:div w:id="1488477495">
                          <w:marLeft w:val="0"/>
                          <w:marRight w:val="0"/>
                          <w:marTop w:val="0"/>
                          <w:marBottom w:val="0"/>
                          <w:divBdr>
                            <w:top w:val="none" w:sz="0" w:space="0" w:color="auto"/>
                            <w:left w:val="none" w:sz="0" w:space="0" w:color="auto"/>
                            <w:bottom w:val="none" w:sz="0" w:space="0" w:color="auto"/>
                            <w:right w:val="none" w:sz="0" w:space="0" w:color="auto"/>
                          </w:divBdr>
                        </w:div>
                      </w:divsChild>
                    </w:div>
                    <w:div w:id="912354429">
                      <w:marLeft w:val="0"/>
                      <w:marRight w:val="0"/>
                      <w:marTop w:val="0"/>
                      <w:marBottom w:val="0"/>
                      <w:divBdr>
                        <w:top w:val="none" w:sz="0" w:space="0" w:color="auto"/>
                        <w:left w:val="none" w:sz="0" w:space="0" w:color="auto"/>
                        <w:bottom w:val="none" w:sz="0" w:space="0" w:color="auto"/>
                        <w:right w:val="none" w:sz="0" w:space="0" w:color="auto"/>
                      </w:divBdr>
                      <w:divsChild>
                        <w:div w:id="160880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66293">
              <w:marLeft w:val="0"/>
              <w:marRight w:val="0"/>
              <w:marTop w:val="0"/>
              <w:marBottom w:val="0"/>
              <w:divBdr>
                <w:top w:val="none" w:sz="0" w:space="0" w:color="auto"/>
                <w:left w:val="none" w:sz="0" w:space="0" w:color="auto"/>
                <w:bottom w:val="none" w:sz="0" w:space="0" w:color="auto"/>
                <w:right w:val="none" w:sz="0" w:space="0" w:color="auto"/>
              </w:divBdr>
            </w:div>
          </w:divsChild>
        </w:div>
        <w:div w:id="379525542">
          <w:marLeft w:val="0"/>
          <w:marRight w:val="0"/>
          <w:marTop w:val="0"/>
          <w:marBottom w:val="0"/>
          <w:divBdr>
            <w:top w:val="none" w:sz="0" w:space="0" w:color="auto"/>
            <w:left w:val="none" w:sz="0" w:space="0" w:color="auto"/>
            <w:bottom w:val="none" w:sz="0" w:space="0" w:color="auto"/>
            <w:right w:val="none" w:sz="0" w:space="0" w:color="auto"/>
          </w:divBdr>
          <w:divsChild>
            <w:div w:id="2046251875">
              <w:marLeft w:val="0"/>
              <w:marRight w:val="0"/>
              <w:marTop w:val="0"/>
              <w:marBottom w:val="0"/>
              <w:divBdr>
                <w:top w:val="none" w:sz="0" w:space="0" w:color="auto"/>
                <w:left w:val="none" w:sz="0" w:space="0" w:color="auto"/>
                <w:bottom w:val="none" w:sz="0" w:space="0" w:color="auto"/>
                <w:right w:val="none" w:sz="0" w:space="0" w:color="auto"/>
              </w:divBdr>
            </w:div>
          </w:divsChild>
        </w:div>
        <w:div w:id="715079825">
          <w:marLeft w:val="0"/>
          <w:marRight w:val="0"/>
          <w:marTop w:val="0"/>
          <w:marBottom w:val="0"/>
          <w:divBdr>
            <w:top w:val="none" w:sz="0" w:space="0" w:color="auto"/>
            <w:left w:val="none" w:sz="0" w:space="0" w:color="auto"/>
            <w:bottom w:val="none" w:sz="0" w:space="0" w:color="auto"/>
            <w:right w:val="none" w:sz="0" w:space="0" w:color="auto"/>
          </w:divBdr>
          <w:divsChild>
            <w:div w:id="2047440091">
              <w:marLeft w:val="0"/>
              <w:marRight w:val="0"/>
              <w:marTop w:val="0"/>
              <w:marBottom w:val="0"/>
              <w:divBdr>
                <w:top w:val="none" w:sz="0" w:space="0" w:color="auto"/>
                <w:left w:val="none" w:sz="0" w:space="0" w:color="auto"/>
                <w:bottom w:val="none" w:sz="0" w:space="0" w:color="auto"/>
                <w:right w:val="none" w:sz="0" w:space="0" w:color="auto"/>
              </w:divBdr>
            </w:div>
          </w:divsChild>
        </w:div>
        <w:div w:id="724450104">
          <w:marLeft w:val="0"/>
          <w:marRight w:val="0"/>
          <w:marTop w:val="0"/>
          <w:marBottom w:val="0"/>
          <w:divBdr>
            <w:top w:val="none" w:sz="0" w:space="0" w:color="auto"/>
            <w:left w:val="none" w:sz="0" w:space="0" w:color="auto"/>
            <w:bottom w:val="none" w:sz="0" w:space="0" w:color="auto"/>
            <w:right w:val="none" w:sz="0" w:space="0" w:color="auto"/>
          </w:divBdr>
          <w:divsChild>
            <w:div w:id="626815285">
              <w:marLeft w:val="0"/>
              <w:marRight w:val="0"/>
              <w:marTop w:val="0"/>
              <w:marBottom w:val="0"/>
              <w:divBdr>
                <w:top w:val="none" w:sz="0" w:space="0" w:color="auto"/>
                <w:left w:val="none" w:sz="0" w:space="0" w:color="auto"/>
                <w:bottom w:val="none" w:sz="0" w:space="0" w:color="auto"/>
                <w:right w:val="none" w:sz="0" w:space="0" w:color="auto"/>
              </w:divBdr>
            </w:div>
          </w:divsChild>
        </w:div>
        <w:div w:id="864635034">
          <w:marLeft w:val="0"/>
          <w:marRight w:val="0"/>
          <w:marTop w:val="0"/>
          <w:marBottom w:val="0"/>
          <w:divBdr>
            <w:top w:val="none" w:sz="0" w:space="0" w:color="auto"/>
            <w:left w:val="none" w:sz="0" w:space="0" w:color="auto"/>
            <w:bottom w:val="none" w:sz="0" w:space="0" w:color="auto"/>
            <w:right w:val="none" w:sz="0" w:space="0" w:color="auto"/>
          </w:divBdr>
          <w:divsChild>
            <w:div w:id="1366711934">
              <w:marLeft w:val="0"/>
              <w:marRight w:val="0"/>
              <w:marTop w:val="0"/>
              <w:marBottom w:val="0"/>
              <w:divBdr>
                <w:top w:val="none" w:sz="0" w:space="0" w:color="auto"/>
                <w:left w:val="none" w:sz="0" w:space="0" w:color="auto"/>
                <w:bottom w:val="none" w:sz="0" w:space="0" w:color="auto"/>
                <w:right w:val="none" w:sz="0" w:space="0" w:color="auto"/>
              </w:divBdr>
            </w:div>
          </w:divsChild>
        </w:div>
        <w:div w:id="909928040">
          <w:marLeft w:val="0"/>
          <w:marRight w:val="0"/>
          <w:marTop w:val="0"/>
          <w:marBottom w:val="0"/>
          <w:divBdr>
            <w:top w:val="none" w:sz="0" w:space="0" w:color="auto"/>
            <w:left w:val="none" w:sz="0" w:space="0" w:color="auto"/>
            <w:bottom w:val="none" w:sz="0" w:space="0" w:color="auto"/>
            <w:right w:val="none" w:sz="0" w:space="0" w:color="auto"/>
          </w:divBdr>
          <w:divsChild>
            <w:div w:id="182986236">
              <w:marLeft w:val="0"/>
              <w:marRight w:val="0"/>
              <w:marTop w:val="0"/>
              <w:marBottom w:val="0"/>
              <w:divBdr>
                <w:top w:val="none" w:sz="0" w:space="0" w:color="auto"/>
                <w:left w:val="none" w:sz="0" w:space="0" w:color="auto"/>
                <w:bottom w:val="none" w:sz="0" w:space="0" w:color="auto"/>
                <w:right w:val="none" w:sz="0" w:space="0" w:color="auto"/>
              </w:divBdr>
            </w:div>
            <w:div w:id="1479299902">
              <w:marLeft w:val="0"/>
              <w:marRight w:val="0"/>
              <w:marTop w:val="0"/>
              <w:marBottom w:val="0"/>
              <w:divBdr>
                <w:top w:val="none" w:sz="0" w:space="0" w:color="auto"/>
                <w:left w:val="none" w:sz="0" w:space="0" w:color="auto"/>
                <w:bottom w:val="none" w:sz="0" w:space="0" w:color="auto"/>
                <w:right w:val="none" w:sz="0" w:space="0" w:color="auto"/>
              </w:divBdr>
              <w:divsChild>
                <w:div w:id="24714207">
                  <w:marLeft w:val="0"/>
                  <w:marRight w:val="0"/>
                  <w:marTop w:val="30"/>
                  <w:marBottom w:val="30"/>
                  <w:divBdr>
                    <w:top w:val="none" w:sz="0" w:space="0" w:color="auto"/>
                    <w:left w:val="none" w:sz="0" w:space="0" w:color="auto"/>
                    <w:bottom w:val="none" w:sz="0" w:space="0" w:color="auto"/>
                    <w:right w:val="none" w:sz="0" w:space="0" w:color="auto"/>
                  </w:divBdr>
                  <w:divsChild>
                    <w:div w:id="974338751">
                      <w:marLeft w:val="0"/>
                      <w:marRight w:val="0"/>
                      <w:marTop w:val="0"/>
                      <w:marBottom w:val="0"/>
                      <w:divBdr>
                        <w:top w:val="none" w:sz="0" w:space="0" w:color="auto"/>
                        <w:left w:val="none" w:sz="0" w:space="0" w:color="auto"/>
                        <w:bottom w:val="none" w:sz="0" w:space="0" w:color="auto"/>
                        <w:right w:val="none" w:sz="0" w:space="0" w:color="auto"/>
                      </w:divBdr>
                      <w:divsChild>
                        <w:div w:id="930117692">
                          <w:marLeft w:val="0"/>
                          <w:marRight w:val="0"/>
                          <w:marTop w:val="0"/>
                          <w:marBottom w:val="0"/>
                          <w:divBdr>
                            <w:top w:val="none" w:sz="0" w:space="0" w:color="auto"/>
                            <w:left w:val="none" w:sz="0" w:space="0" w:color="auto"/>
                            <w:bottom w:val="none" w:sz="0" w:space="0" w:color="auto"/>
                            <w:right w:val="none" w:sz="0" w:space="0" w:color="auto"/>
                          </w:divBdr>
                        </w:div>
                      </w:divsChild>
                    </w:div>
                    <w:div w:id="1374690454">
                      <w:marLeft w:val="0"/>
                      <w:marRight w:val="0"/>
                      <w:marTop w:val="0"/>
                      <w:marBottom w:val="0"/>
                      <w:divBdr>
                        <w:top w:val="none" w:sz="0" w:space="0" w:color="auto"/>
                        <w:left w:val="none" w:sz="0" w:space="0" w:color="auto"/>
                        <w:bottom w:val="none" w:sz="0" w:space="0" w:color="auto"/>
                        <w:right w:val="none" w:sz="0" w:space="0" w:color="auto"/>
                      </w:divBdr>
                      <w:divsChild>
                        <w:div w:id="1302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731322">
          <w:marLeft w:val="0"/>
          <w:marRight w:val="0"/>
          <w:marTop w:val="0"/>
          <w:marBottom w:val="0"/>
          <w:divBdr>
            <w:top w:val="none" w:sz="0" w:space="0" w:color="auto"/>
            <w:left w:val="none" w:sz="0" w:space="0" w:color="auto"/>
            <w:bottom w:val="none" w:sz="0" w:space="0" w:color="auto"/>
            <w:right w:val="none" w:sz="0" w:space="0" w:color="auto"/>
          </w:divBdr>
          <w:divsChild>
            <w:div w:id="1718629745">
              <w:marLeft w:val="0"/>
              <w:marRight w:val="0"/>
              <w:marTop w:val="0"/>
              <w:marBottom w:val="0"/>
              <w:divBdr>
                <w:top w:val="none" w:sz="0" w:space="0" w:color="auto"/>
                <w:left w:val="none" w:sz="0" w:space="0" w:color="auto"/>
                <w:bottom w:val="none" w:sz="0" w:space="0" w:color="auto"/>
                <w:right w:val="none" w:sz="0" w:space="0" w:color="auto"/>
              </w:divBdr>
            </w:div>
          </w:divsChild>
        </w:div>
        <w:div w:id="1901089327">
          <w:marLeft w:val="0"/>
          <w:marRight w:val="0"/>
          <w:marTop w:val="0"/>
          <w:marBottom w:val="0"/>
          <w:divBdr>
            <w:top w:val="none" w:sz="0" w:space="0" w:color="auto"/>
            <w:left w:val="none" w:sz="0" w:space="0" w:color="auto"/>
            <w:bottom w:val="none" w:sz="0" w:space="0" w:color="auto"/>
            <w:right w:val="none" w:sz="0" w:space="0" w:color="auto"/>
          </w:divBdr>
          <w:divsChild>
            <w:div w:id="20460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8857">
      <w:bodyDiv w:val="1"/>
      <w:marLeft w:val="0"/>
      <w:marRight w:val="0"/>
      <w:marTop w:val="0"/>
      <w:marBottom w:val="0"/>
      <w:divBdr>
        <w:top w:val="none" w:sz="0" w:space="0" w:color="auto"/>
        <w:left w:val="none" w:sz="0" w:space="0" w:color="auto"/>
        <w:bottom w:val="none" w:sz="0" w:space="0" w:color="auto"/>
        <w:right w:val="none" w:sz="0" w:space="0" w:color="auto"/>
      </w:divBdr>
      <w:divsChild>
        <w:div w:id="2902954">
          <w:marLeft w:val="0"/>
          <w:marRight w:val="0"/>
          <w:marTop w:val="0"/>
          <w:marBottom w:val="0"/>
          <w:divBdr>
            <w:top w:val="none" w:sz="0" w:space="0" w:color="auto"/>
            <w:left w:val="none" w:sz="0" w:space="0" w:color="auto"/>
            <w:bottom w:val="none" w:sz="0" w:space="0" w:color="auto"/>
            <w:right w:val="none" w:sz="0" w:space="0" w:color="auto"/>
          </w:divBdr>
          <w:divsChild>
            <w:div w:id="2113015976">
              <w:marLeft w:val="0"/>
              <w:marRight w:val="0"/>
              <w:marTop w:val="0"/>
              <w:marBottom w:val="0"/>
              <w:divBdr>
                <w:top w:val="none" w:sz="0" w:space="0" w:color="auto"/>
                <w:left w:val="none" w:sz="0" w:space="0" w:color="auto"/>
                <w:bottom w:val="none" w:sz="0" w:space="0" w:color="auto"/>
                <w:right w:val="none" w:sz="0" w:space="0" w:color="auto"/>
              </w:divBdr>
            </w:div>
          </w:divsChild>
        </w:div>
        <w:div w:id="152141387">
          <w:marLeft w:val="0"/>
          <w:marRight w:val="0"/>
          <w:marTop w:val="0"/>
          <w:marBottom w:val="0"/>
          <w:divBdr>
            <w:top w:val="none" w:sz="0" w:space="0" w:color="auto"/>
            <w:left w:val="none" w:sz="0" w:space="0" w:color="auto"/>
            <w:bottom w:val="none" w:sz="0" w:space="0" w:color="auto"/>
            <w:right w:val="none" w:sz="0" w:space="0" w:color="auto"/>
          </w:divBdr>
          <w:divsChild>
            <w:div w:id="1411349910">
              <w:marLeft w:val="0"/>
              <w:marRight w:val="0"/>
              <w:marTop w:val="0"/>
              <w:marBottom w:val="0"/>
              <w:divBdr>
                <w:top w:val="none" w:sz="0" w:space="0" w:color="auto"/>
                <w:left w:val="none" w:sz="0" w:space="0" w:color="auto"/>
                <w:bottom w:val="none" w:sz="0" w:space="0" w:color="auto"/>
                <w:right w:val="none" w:sz="0" w:space="0" w:color="auto"/>
              </w:divBdr>
            </w:div>
          </w:divsChild>
        </w:div>
        <w:div w:id="545028875">
          <w:marLeft w:val="0"/>
          <w:marRight w:val="0"/>
          <w:marTop w:val="0"/>
          <w:marBottom w:val="0"/>
          <w:divBdr>
            <w:top w:val="none" w:sz="0" w:space="0" w:color="auto"/>
            <w:left w:val="none" w:sz="0" w:space="0" w:color="auto"/>
            <w:bottom w:val="none" w:sz="0" w:space="0" w:color="auto"/>
            <w:right w:val="none" w:sz="0" w:space="0" w:color="auto"/>
          </w:divBdr>
          <w:divsChild>
            <w:div w:id="228925666">
              <w:marLeft w:val="0"/>
              <w:marRight w:val="0"/>
              <w:marTop w:val="0"/>
              <w:marBottom w:val="0"/>
              <w:divBdr>
                <w:top w:val="none" w:sz="0" w:space="0" w:color="auto"/>
                <w:left w:val="none" w:sz="0" w:space="0" w:color="auto"/>
                <w:bottom w:val="none" w:sz="0" w:space="0" w:color="auto"/>
                <w:right w:val="none" w:sz="0" w:space="0" w:color="auto"/>
              </w:divBdr>
            </w:div>
          </w:divsChild>
        </w:div>
        <w:div w:id="706418220">
          <w:marLeft w:val="0"/>
          <w:marRight w:val="0"/>
          <w:marTop w:val="0"/>
          <w:marBottom w:val="0"/>
          <w:divBdr>
            <w:top w:val="none" w:sz="0" w:space="0" w:color="auto"/>
            <w:left w:val="none" w:sz="0" w:space="0" w:color="auto"/>
            <w:bottom w:val="none" w:sz="0" w:space="0" w:color="auto"/>
            <w:right w:val="none" w:sz="0" w:space="0" w:color="auto"/>
          </w:divBdr>
          <w:divsChild>
            <w:div w:id="1291588433">
              <w:marLeft w:val="0"/>
              <w:marRight w:val="0"/>
              <w:marTop w:val="0"/>
              <w:marBottom w:val="0"/>
              <w:divBdr>
                <w:top w:val="none" w:sz="0" w:space="0" w:color="auto"/>
                <w:left w:val="none" w:sz="0" w:space="0" w:color="auto"/>
                <w:bottom w:val="none" w:sz="0" w:space="0" w:color="auto"/>
                <w:right w:val="none" w:sz="0" w:space="0" w:color="auto"/>
              </w:divBdr>
            </w:div>
          </w:divsChild>
        </w:div>
        <w:div w:id="1061714684">
          <w:marLeft w:val="0"/>
          <w:marRight w:val="0"/>
          <w:marTop w:val="0"/>
          <w:marBottom w:val="0"/>
          <w:divBdr>
            <w:top w:val="none" w:sz="0" w:space="0" w:color="auto"/>
            <w:left w:val="none" w:sz="0" w:space="0" w:color="auto"/>
            <w:bottom w:val="none" w:sz="0" w:space="0" w:color="auto"/>
            <w:right w:val="none" w:sz="0" w:space="0" w:color="auto"/>
          </w:divBdr>
          <w:divsChild>
            <w:div w:id="857933422">
              <w:marLeft w:val="0"/>
              <w:marRight w:val="0"/>
              <w:marTop w:val="0"/>
              <w:marBottom w:val="0"/>
              <w:divBdr>
                <w:top w:val="none" w:sz="0" w:space="0" w:color="auto"/>
                <w:left w:val="none" w:sz="0" w:space="0" w:color="auto"/>
                <w:bottom w:val="none" w:sz="0" w:space="0" w:color="auto"/>
                <w:right w:val="none" w:sz="0" w:space="0" w:color="auto"/>
              </w:divBdr>
            </w:div>
          </w:divsChild>
        </w:div>
        <w:div w:id="1437285012">
          <w:marLeft w:val="0"/>
          <w:marRight w:val="0"/>
          <w:marTop w:val="0"/>
          <w:marBottom w:val="0"/>
          <w:divBdr>
            <w:top w:val="none" w:sz="0" w:space="0" w:color="auto"/>
            <w:left w:val="none" w:sz="0" w:space="0" w:color="auto"/>
            <w:bottom w:val="none" w:sz="0" w:space="0" w:color="auto"/>
            <w:right w:val="none" w:sz="0" w:space="0" w:color="auto"/>
          </w:divBdr>
          <w:divsChild>
            <w:div w:id="83845979">
              <w:marLeft w:val="0"/>
              <w:marRight w:val="0"/>
              <w:marTop w:val="0"/>
              <w:marBottom w:val="0"/>
              <w:divBdr>
                <w:top w:val="none" w:sz="0" w:space="0" w:color="auto"/>
                <w:left w:val="none" w:sz="0" w:space="0" w:color="auto"/>
                <w:bottom w:val="none" w:sz="0" w:space="0" w:color="auto"/>
                <w:right w:val="none" w:sz="0" w:space="0" w:color="auto"/>
              </w:divBdr>
              <w:divsChild>
                <w:div w:id="9114018">
                  <w:marLeft w:val="0"/>
                  <w:marRight w:val="0"/>
                  <w:marTop w:val="30"/>
                  <w:marBottom w:val="30"/>
                  <w:divBdr>
                    <w:top w:val="none" w:sz="0" w:space="0" w:color="auto"/>
                    <w:left w:val="none" w:sz="0" w:space="0" w:color="auto"/>
                    <w:bottom w:val="none" w:sz="0" w:space="0" w:color="auto"/>
                    <w:right w:val="none" w:sz="0" w:space="0" w:color="auto"/>
                  </w:divBdr>
                  <w:divsChild>
                    <w:div w:id="1243490648">
                      <w:marLeft w:val="0"/>
                      <w:marRight w:val="0"/>
                      <w:marTop w:val="0"/>
                      <w:marBottom w:val="0"/>
                      <w:divBdr>
                        <w:top w:val="none" w:sz="0" w:space="0" w:color="auto"/>
                        <w:left w:val="none" w:sz="0" w:space="0" w:color="auto"/>
                        <w:bottom w:val="none" w:sz="0" w:space="0" w:color="auto"/>
                        <w:right w:val="none" w:sz="0" w:space="0" w:color="auto"/>
                      </w:divBdr>
                      <w:divsChild>
                        <w:div w:id="693968416">
                          <w:marLeft w:val="0"/>
                          <w:marRight w:val="0"/>
                          <w:marTop w:val="0"/>
                          <w:marBottom w:val="0"/>
                          <w:divBdr>
                            <w:top w:val="none" w:sz="0" w:space="0" w:color="auto"/>
                            <w:left w:val="none" w:sz="0" w:space="0" w:color="auto"/>
                            <w:bottom w:val="none" w:sz="0" w:space="0" w:color="auto"/>
                            <w:right w:val="none" w:sz="0" w:space="0" w:color="auto"/>
                          </w:divBdr>
                        </w:div>
                      </w:divsChild>
                    </w:div>
                    <w:div w:id="1414279042">
                      <w:marLeft w:val="0"/>
                      <w:marRight w:val="0"/>
                      <w:marTop w:val="0"/>
                      <w:marBottom w:val="0"/>
                      <w:divBdr>
                        <w:top w:val="none" w:sz="0" w:space="0" w:color="auto"/>
                        <w:left w:val="none" w:sz="0" w:space="0" w:color="auto"/>
                        <w:bottom w:val="none" w:sz="0" w:space="0" w:color="auto"/>
                        <w:right w:val="none" w:sz="0" w:space="0" w:color="auto"/>
                      </w:divBdr>
                      <w:divsChild>
                        <w:div w:id="11296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560685">
              <w:marLeft w:val="0"/>
              <w:marRight w:val="0"/>
              <w:marTop w:val="0"/>
              <w:marBottom w:val="0"/>
              <w:divBdr>
                <w:top w:val="none" w:sz="0" w:space="0" w:color="auto"/>
                <w:left w:val="none" w:sz="0" w:space="0" w:color="auto"/>
                <w:bottom w:val="none" w:sz="0" w:space="0" w:color="auto"/>
                <w:right w:val="none" w:sz="0" w:space="0" w:color="auto"/>
              </w:divBdr>
            </w:div>
          </w:divsChild>
        </w:div>
        <w:div w:id="1640646016">
          <w:marLeft w:val="0"/>
          <w:marRight w:val="0"/>
          <w:marTop w:val="0"/>
          <w:marBottom w:val="0"/>
          <w:divBdr>
            <w:top w:val="none" w:sz="0" w:space="0" w:color="auto"/>
            <w:left w:val="none" w:sz="0" w:space="0" w:color="auto"/>
            <w:bottom w:val="none" w:sz="0" w:space="0" w:color="auto"/>
            <w:right w:val="none" w:sz="0" w:space="0" w:color="auto"/>
          </w:divBdr>
          <w:divsChild>
            <w:div w:id="352732868">
              <w:marLeft w:val="0"/>
              <w:marRight w:val="0"/>
              <w:marTop w:val="0"/>
              <w:marBottom w:val="0"/>
              <w:divBdr>
                <w:top w:val="none" w:sz="0" w:space="0" w:color="auto"/>
                <w:left w:val="none" w:sz="0" w:space="0" w:color="auto"/>
                <w:bottom w:val="none" w:sz="0" w:space="0" w:color="auto"/>
                <w:right w:val="none" w:sz="0" w:space="0" w:color="auto"/>
              </w:divBdr>
            </w:div>
          </w:divsChild>
        </w:div>
        <w:div w:id="1829205348">
          <w:marLeft w:val="0"/>
          <w:marRight w:val="0"/>
          <w:marTop w:val="0"/>
          <w:marBottom w:val="0"/>
          <w:divBdr>
            <w:top w:val="none" w:sz="0" w:space="0" w:color="auto"/>
            <w:left w:val="none" w:sz="0" w:space="0" w:color="auto"/>
            <w:bottom w:val="none" w:sz="0" w:space="0" w:color="auto"/>
            <w:right w:val="none" w:sz="0" w:space="0" w:color="auto"/>
          </w:divBdr>
          <w:divsChild>
            <w:div w:id="756906038">
              <w:marLeft w:val="0"/>
              <w:marRight w:val="0"/>
              <w:marTop w:val="0"/>
              <w:marBottom w:val="0"/>
              <w:divBdr>
                <w:top w:val="none" w:sz="0" w:space="0" w:color="auto"/>
                <w:left w:val="none" w:sz="0" w:space="0" w:color="auto"/>
                <w:bottom w:val="none" w:sz="0" w:space="0" w:color="auto"/>
                <w:right w:val="none" w:sz="0" w:space="0" w:color="auto"/>
              </w:divBdr>
              <w:divsChild>
                <w:div w:id="1338114423">
                  <w:marLeft w:val="0"/>
                  <w:marRight w:val="0"/>
                  <w:marTop w:val="30"/>
                  <w:marBottom w:val="30"/>
                  <w:divBdr>
                    <w:top w:val="none" w:sz="0" w:space="0" w:color="auto"/>
                    <w:left w:val="none" w:sz="0" w:space="0" w:color="auto"/>
                    <w:bottom w:val="none" w:sz="0" w:space="0" w:color="auto"/>
                    <w:right w:val="none" w:sz="0" w:space="0" w:color="auto"/>
                  </w:divBdr>
                  <w:divsChild>
                    <w:div w:id="873350005">
                      <w:marLeft w:val="0"/>
                      <w:marRight w:val="0"/>
                      <w:marTop w:val="0"/>
                      <w:marBottom w:val="0"/>
                      <w:divBdr>
                        <w:top w:val="none" w:sz="0" w:space="0" w:color="auto"/>
                        <w:left w:val="none" w:sz="0" w:space="0" w:color="auto"/>
                        <w:bottom w:val="none" w:sz="0" w:space="0" w:color="auto"/>
                        <w:right w:val="none" w:sz="0" w:space="0" w:color="auto"/>
                      </w:divBdr>
                      <w:divsChild>
                        <w:div w:id="838427800">
                          <w:marLeft w:val="0"/>
                          <w:marRight w:val="0"/>
                          <w:marTop w:val="0"/>
                          <w:marBottom w:val="0"/>
                          <w:divBdr>
                            <w:top w:val="none" w:sz="0" w:space="0" w:color="auto"/>
                            <w:left w:val="none" w:sz="0" w:space="0" w:color="auto"/>
                            <w:bottom w:val="none" w:sz="0" w:space="0" w:color="auto"/>
                            <w:right w:val="none" w:sz="0" w:space="0" w:color="auto"/>
                          </w:divBdr>
                        </w:div>
                      </w:divsChild>
                    </w:div>
                    <w:div w:id="915746567">
                      <w:marLeft w:val="0"/>
                      <w:marRight w:val="0"/>
                      <w:marTop w:val="0"/>
                      <w:marBottom w:val="0"/>
                      <w:divBdr>
                        <w:top w:val="none" w:sz="0" w:space="0" w:color="auto"/>
                        <w:left w:val="none" w:sz="0" w:space="0" w:color="auto"/>
                        <w:bottom w:val="none" w:sz="0" w:space="0" w:color="auto"/>
                        <w:right w:val="none" w:sz="0" w:space="0" w:color="auto"/>
                      </w:divBdr>
                      <w:divsChild>
                        <w:div w:id="2009863718">
                          <w:marLeft w:val="0"/>
                          <w:marRight w:val="0"/>
                          <w:marTop w:val="0"/>
                          <w:marBottom w:val="0"/>
                          <w:divBdr>
                            <w:top w:val="none" w:sz="0" w:space="0" w:color="auto"/>
                            <w:left w:val="none" w:sz="0" w:space="0" w:color="auto"/>
                            <w:bottom w:val="none" w:sz="0" w:space="0" w:color="auto"/>
                            <w:right w:val="none" w:sz="0" w:space="0" w:color="auto"/>
                          </w:divBdr>
                        </w:div>
                      </w:divsChild>
                    </w:div>
                    <w:div w:id="972172933">
                      <w:marLeft w:val="0"/>
                      <w:marRight w:val="0"/>
                      <w:marTop w:val="0"/>
                      <w:marBottom w:val="0"/>
                      <w:divBdr>
                        <w:top w:val="none" w:sz="0" w:space="0" w:color="auto"/>
                        <w:left w:val="none" w:sz="0" w:space="0" w:color="auto"/>
                        <w:bottom w:val="none" w:sz="0" w:space="0" w:color="auto"/>
                        <w:right w:val="none" w:sz="0" w:space="0" w:color="auto"/>
                      </w:divBdr>
                      <w:divsChild>
                        <w:div w:id="1726104402">
                          <w:marLeft w:val="0"/>
                          <w:marRight w:val="0"/>
                          <w:marTop w:val="0"/>
                          <w:marBottom w:val="0"/>
                          <w:divBdr>
                            <w:top w:val="none" w:sz="0" w:space="0" w:color="auto"/>
                            <w:left w:val="none" w:sz="0" w:space="0" w:color="auto"/>
                            <w:bottom w:val="none" w:sz="0" w:space="0" w:color="auto"/>
                            <w:right w:val="none" w:sz="0" w:space="0" w:color="auto"/>
                          </w:divBdr>
                        </w:div>
                      </w:divsChild>
                    </w:div>
                    <w:div w:id="1108542110">
                      <w:marLeft w:val="0"/>
                      <w:marRight w:val="0"/>
                      <w:marTop w:val="0"/>
                      <w:marBottom w:val="0"/>
                      <w:divBdr>
                        <w:top w:val="none" w:sz="0" w:space="0" w:color="auto"/>
                        <w:left w:val="none" w:sz="0" w:space="0" w:color="auto"/>
                        <w:bottom w:val="none" w:sz="0" w:space="0" w:color="auto"/>
                        <w:right w:val="none" w:sz="0" w:space="0" w:color="auto"/>
                      </w:divBdr>
                      <w:divsChild>
                        <w:div w:id="1046686244">
                          <w:marLeft w:val="0"/>
                          <w:marRight w:val="0"/>
                          <w:marTop w:val="0"/>
                          <w:marBottom w:val="0"/>
                          <w:divBdr>
                            <w:top w:val="none" w:sz="0" w:space="0" w:color="auto"/>
                            <w:left w:val="none" w:sz="0" w:space="0" w:color="auto"/>
                            <w:bottom w:val="none" w:sz="0" w:space="0" w:color="auto"/>
                            <w:right w:val="none" w:sz="0" w:space="0" w:color="auto"/>
                          </w:divBdr>
                        </w:div>
                      </w:divsChild>
                    </w:div>
                    <w:div w:id="1725979670">
                      <w:marLeft w:val="0"/>
                      <w:marRight w:val="0"/>
                      <w:marTop w:val="0"/>
                      <w:marBottom w:val="0"/>
                      <w:divBdr>
                        <w:top w:val="none" w:sz="0" w:space="0" w:color="auto"/>
                        <w:left w:val="none" w:sz="0" w:space="0" w:color="auto"/>
                        <w:bottom w:val="none" w:sz="0" w:space="0" w:color="auto"/>
                        <w:right w:val="none" w:sz="0" w:space="0" w:color="auto"/>
                      </w:divBdr>
                      <w:divsChild>
                        <w:div w:id="1131822143">
                          <w:marLeft w:val="0"/>
                          <w:marRight w:val="0"/>
                          <w:marTop w:val="0"/>
                          <w:marBottom w:val="0"/>
                          <w:divBdr>
                            <w:top w:val="none" w:sz="0" w:space="0" w:color="auto"/>
                            <w:left w:val="none" w:sz="0" w:space="0" w:color="auto"/>
                            <w:bottom w:val="none" w:sz="0" w:space="0" w:color="auto"/>
                            <w:right w:val="none" w:sz="0" w:space="0" w:color="auto"/>
                          </w:divBdr>
                        </w:div>
                      </w:divsChild>
                    </w:div>
                    <w:div w:id="1760710119">
                      <w:marLeft w:val="0"/>
                      <w:marRight w:val="0"/>
                      <w:marTop w:val="0"/>
                      <w:marBottom w:val="0"/>
                      <w:divBdr>
                        <w:top w:val="none" w:sz="0" w:space="0" w:color="auto"/>
                        <w:left w:val="none" w:sz="0" w:space="0" w:color="auto"/>
                        <w:bottom w:val="none" w:sz="0" w:space="0" w:color="auto"/>
                        <w:right w:val="none" w:sz="0" w:space="0" w:color="auto"/>
                      </w:divBdr>
                      <w:divsChild>
                        <w:div w:id="98673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4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4742">
      <w:bodyDiv w:val="1"/>
      <w:marLeft w:val="0"/>
      <w:marRight w:val="0"/>
      <w:marTop w:val="0"/>
      <w:marBottom w:val="0"/>
      <w:divBdr>
        <w:top w:val="none" w:sz="0" w:space="0" w:color="auto"/>
        <w:left w:val="none" w:sz="0" w:space="0" w:color="auto"/>
        <w:bottom w:val="none" w:sz="0" w:space="0" w:color="auto"/>
        <w:right w:val="none" w:sz="0" w:space="0" w:color="auto"/>
      </w:divBdr>
      <w:divsChild>
        <w:div w:id="413741547">
          <w:marLeft w:val="0"/>
          <w:marRight w:val="0"/>
          <w:marTop w:val="0"/>
          <w:marBottom w:val="0"/>
          <w:divBdr>
            <w:top w:val="none" w:sz="0" w:space="0" w:color="auto"/>
            <w:left w:val="none" w:sz="0" w:space="0" w:color="auto"/>
            <w:bottom w:val="none" w:sz="0" w:space="0" w:color="auto"/>
            <w:right w:val="none" w:sz="0" w:space="0" w:color="auto"/>
          </w:divBdr>
          <w:divsChild>
            <w:div w:id="128016458">
              <w:marLeft w:val="0"/>
              <w:marRight w:val="0"/>
              <w:marTop w:val="0"/>
              <w:marBottom w:val="0"/>
              <w:divBdr>
                <w:top w:val="none" w:sz="0" w:space="0" w:color="auto"/>
                <w:left w:val="none" w:sz="0" w:space="0" w:color="auto"/>
                <w:bottom w:val="none" w:sz="0" w:space="0" w:color="auto"/>
                <w:right w:val="none" w:sz="0" w:space="0" w:color="auto"/>
              </w:divBdr>
            </w:div>
          </w:divsChild>
        </w:div>
        <w:div w:id="709300156">
          <w:marLeft w:val="0"/>
          <w:marRight w:val="0"/>
          <w:marTop w:val="0"/>
          <w:marBottom w:val="0"/>
          <w:divBdr>
            <w:top w:val="none" w:sz="0" w:space="0" w:color="auto"/>
            <w:left w:val="none" w:sz="0" w:space="0" w:color="auto"/>
            <w:bottom w:val="none" w:sz="0" w:space="0" w:color="auto"/>
            <w:right w:val="none" w:sz="0" w:space="0" w:color="auto"/>
          </w:divBdr>
          <w:divsChild>
            <w:div w:id="80026203">
              <w:marLeft w:val="0"/>
              <w:marRight w:val="0"/>
              <w:marTop w:val="0"/>
              <w:marBottom w:val="0"/>
              <w:divBdr>
                <w:top w:val="none" w:sz="0" w:space="0" w:color="auto"/>
                <w:left w:val="none" w:sz="0" w:space="0" w:color="auto"/>
                <w:bottom w:val="none" w:sz="0" w:space="0" w:color="auto"/>
                <w:right w:val="none" w:sz="0" w:space="0" w:color="auto"/>
              </w:divBdr>
            </w:div>
            <w:div w:id="1158812667">
              <w:marLeft w:val="0"/>
              <w:marRight w:val="0"/>
              <w:marTop w:val="0"/>
              <w:marBottom w:val="0"/>
              <w:divBdr>
                <w:top w:val="none" w:sz="0" w:space="0" w:color="auto"/>
                <w:left w:val="none" w:sz="0" w:space="0" w:color="auto"/>
                <w:bottom w:val="none" w:sz="0" w:space="0" w:color="auto"/>
                <w:right w:val="none" w:sz="0" w:space="0" w:color="auto"/>
              </w:divBdr>
              <w:divsChild>
                <w:div w:id="623122515">
                  <w:marLeft w:val="0"/>
                  <w:marRight w:val="0"/>
                  <w:marTop w:val="30"/>
                  <w:marBottom w:val="30"/>
                  <w:divBdr>
                    <w:top w:val="none" w:sz="0" w:space="0" w:color="auto"/>
                    <w:left w:val="none" w:sz="0" w:space="0" w:color="auto"/>
                    <w:bottom w:val="none" w:sz="0" w:space="0" w:color="auto"/>
                    <w:right w:val="none" w:sz="0" w:space="0" w:color="auto"/>
                  </w:divBdr>
                  <w:divsChild>
                    <w:div w:id="1149858154">
                      <w:marLeft w:val="0"/>
                      <w:marRight w:val="0"/>
                      <w:marTop w:val="0"/>
                      <w:marBottom w:val="0"/>
                      <w:divBdr>
                        <w:top w:val="none" w:sz="0" w:space="0" w:color="auto"/>
                        <w:left w:val="none" w:sz="0" w:space="0" w:color="auto"/>
                        <w:bottom w:val="none" w:sz="0" w:space="0" w:color="auto"/>
                        <w:right w:val="none" w:sz="0" w:space="0" w:color="auto"/>
                      </w:divBdr>
                      <w:divsChild>
                        <w:div w:id="2001999061">
                          <w:marLeft w:val="0"/>
                          <w:marRight w:val="0"/>
                          <w:marTop w:val="0"/>
                          <w:marBottom w:val="0"/>
                          <w:divBdr>
                            <w:top w:val="none" w:sz="0" w:space="0" w:color="auto"/>
                            <w:left w:val="none" w:sz="0" w:space="0" w:color="auto"/>
                            <w:bottom w:val="none" w:sz="0" w:space="0" w:color="auto"/>
                            <w:right w:val="none" w:sz="0" w:space="0" w:color="auto"/>
                          </w:divBdr>
                        </w:div>
                      </w:divsChild>
                    </w:div>
                    <w:div w:id="1312445152">
                      <w:marLeft w:val="0"/>
                      <w:marRight w:val="0"/>
                      <w:marTop w:val="0"/>
                      <w:marBottom w:val="0"/>
                      <w:divBdr>
                        <w:top w:val="none" w:sz="0" w:space="0" w:color="auto"/>
                        <w:left w:val="none" w:sz="0" w:space="0" w:color="auto"/>
                        <w:bottom w:val="none" w:sz="0" w:space="0" w:color="auto"/>
                        <w:right w:val="none" w:sz="0" w:space="0" w:color="auto"/>
                      </w:divBdr>
                      <w:divsChild>
                        <w:div w:id="213655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944047">
          <w:marLeft w:val="0"/>
          <w:marRight w:val="0"/>
          <w:marTop w:val="0"/>
          <w:marBottom w:val="0"/>
          <w:divBdr>
            <w:top w:val="none" w:sz="0" w:space="0" w:color="auto"/>
            <w:left w:val="none" w:sz="0" w:space="0" w:color="auto"/>
            <w:bottom w:val="none" w:sz="0" w:space="0" w:color="auto"/>
            <w:right w:val="none" w:sz="0" w:space="0" w:color="auto"/>
          </w:divBdr>
          <w:divsChild>
            <w:div w:id="181552268">
              <w:marLeft w:val="0"/>
              <w:marRight w:val="0"/>
              <w:marTop w:val="0"/>
              <w:marBottom w:val="0"/>
              <w:divBdr>
                <w:top w:val="none" w:sz="0" w:space="0" w:color="auto"/>
                <w:left w:val="none" w:sz="0" w:space="0" w:color="auto"/>
                <w:bottom w:val="none" w:sz="0" w:space="0" w:color="auto"/>
                <w:right w:val="none" w:sz="0" w:space="0" w:color="auto"/>
              </w:divBdr>
            </w:div>
          </w:divsChild>
        </w:div>
        <w:div w:id="1418675497">
          <w:marLeft w:val="0"/>
          <w:marRight w:val="0"/>
          <w:marTop w:val="0"/>
          <w:marBottom w:val="0"/>
          <w:divBdr>
            <w:top w:val="none" w:sz="0" w:space="0" w:color="auto"/>
            <w:left w:val="none" w:sz="0" w:space="0" w:color="auto"/>
            <w:bottom w:val="none" w:sz="0" w:space="0" w:color="auto"/>
            <w:right w:val="none" w:sz="0" w:space="0" w:color="auto"/>
          </w:divBdr>
          <w:divsChild>
            <w:div w:id="753820918">
              <w:marLeft w:val="0"/>
              <w:marRight w:val="0"/>
              <w:marTop w:val="0"/>
              <w:marBottom w:val="0"/>
              <w:divBdr>
                <w:top w:val="none" w:sz="0" w:space="0" w:color="auto"/>
                <w:left w:val="none" w:sz="0" w:space="0" w:color="auto"/>
                <w:bottom w:val="none" w:sz="0" w:space="0" w:color="auto"/>
                <w:right w:val="none" w:sz="0" w:space="0" w:color="auto"/>
              </w:divBdr>
            </w:div>
          </w:divsChild>
        </w:div>
        <w:div w:id="1742406586">
          <w:marLeft w:val="0"/>
          <w:marRight w:val="0"/>
          <w:marTop w:val="0"/>
          <w:marBottom w:val="0"/>
          <w:divBdr>
            <w:top w:val="none" w:sz="0" w:space="0" w:color="auto"/>
            <w:left w:val="none" w:sz="0" w:space="0" w:color="auto"/>
            <w:bottom w:val="none" w:sz="0" w:space="0" w:color="auto"/>
            <w:right w:val="none" w:sz="0" w:space="0" w:color="auto"/>
          </w:divBdr>
          <w:divsChild>
            <w:div w:id="1762751268">
              <w:marLeft w:val="0"/>
              <w:marRight w:val="0"/>
              <w:marTop w:val="0"/>
              <w:marBottom w:val="0"/>
              <w:divBdr>
                <w:top w:val="none" w:sz="0" w:space="0" w:color="auto"/>
                <w:left w:val="none" w:sz="0" w:space="0" w:color="auto"/>
                <w:bottom w:val="none" w:sz="0" w:space="0" w:color="auto"/>
                <w:right w:val="none" w:sz="0" w:space="0" w:color="auto"/>
              </w:divBdr>
            </w:div>
          </w:divsChild>
        </w:div>
        <w:div w:id="1744788520">
          <w:marLeft w:val="0"/>
          <w:marRight w:val="0"/>
          <w:marTop w:val="0"/>
          <w:marBottom w:val="0"/>
          <w:divBdr>
            <w:top w:val="none" w:sz="0" w:space="0" w:color="auto"/>
            <w:left w:val="none" w:sz="0" w:space="0" w:color="auto"/>
            <w:bottom w:val="none" w:sz="0" w:space="0" w:color="auto"/>
            <w:right w:val="none" w:sz="0" w:space="0" w:color="auto"/>
          </w:divBdr>
          <w:divsChild>
            <w:div w:id="972906602">
              <w:marLeft w:val="0"/>
              <w:marRight w:val="0"/>
              <w:marTop w:val="0"/>
              <w:marBottom w:val="0"/>
              <w:divBdr>
                <w:top w:val="none" w:sz="0" w:space="0" w:color="auto"/>
                <w:left w:val="none" w:sz="0" w:space="0" w:color="auto"/>
                <w:bottom w:val="none" w:sz="0" w:space="0" w:color="auto"/>
                <w:right w:val="none" w:sz="0" w:space="0" w:color="auto"/>
              </w:divBdr>
            </w:div>
          </w:divsChild>
        </w:div>
        <w:div w:id="1771580844">
          <w:marLeft w:val="0"/>
          <w:marRight w:val="0"/>
          <w:marTop w:val="0"/>
          <w:marBottom w:val="0"/>
          <w:divBdr>
            <w:top w:val="none" w:sz="0" w:space="0" w:color="auto"/>
            <w:left w:val="none" w:sz="0" w:space="0" w:color="auto"/>
            <w:bottom w:val="none" w:sz="0" w:space="0" w:color="auto"/>
            <w:right w:val="none" w:sz="0" w:space="0" w:color="auto"/>
          </w:divBdr>
          <w:divsChild>
            <w:div w:id="690571519">
              <w:marLeft w:val="0"/>
              <w:marRight w:val="0"/>
              <w:marTop w:val="0"/>
              <w:marBottom w:val="0"/>
              <w:divBdr>
                <w:top w:val="none" w:sz="0" w:space="0" w:color="auto"/>
                <w:left w:val="none" w:sz="0" w:space="0" w:color="auto"/>
                <w:bottom w:val="none" w:sz="0" w:space="0" w:color="auto"/>
                <w:right w:val="none" w:sz="0" w:space="0" w:color="auto"/>
              </w:divBdr>
            </w:div>
            <w:div w:id="906303771">
              <w:marLeft w:val="0"/>
              <w:marRight w:val="0"/>
              <w:marTop w:val="0"/>
              <w:marBottom w:val="0"/>
              <w:divBdr>
                <w:top w:val="none" w:sz="0" w:space="0" w:color="auto"/>
                <w:left w:val="none" w:sz="0" w:space="0" w:color="auto"/>
                <w:bottom w:val="none" w:sz="0" w:space="0" w:color="auto"/>
                <w:right w:val="none" w:sz="0" w:space="0" w:color="auto"/>
              </w:divBdr>
              <w:divsChild>
                <w:div w:id="2107919133">
                  <w:marLeft w:val="0"/>
                  <w:marRight w:val="0"/>
                  <w:marTop w:val="30"/>
                  <w:marBottom w:val="30"/>
                  <w:divBdr>
                    <w:top w:val="none" w:sz="0" w:space="0" w:color="auto"/>
                    <w:left w:val="none" w:sz="0" w:space="0" w:color="auto"/>
                    <w:bottom w:val="none" w:sz="0" w:space="0" w:color="auto"/>
                    <w:right w:val="none" w:sz="0" w:space="0" w:color="auto"/>
                  </w:divBdr>
                  <w:divsChild>
                    <w:div w:id="339234167">
                      <w:marLeft w:val="0"/>
                      <w:marRight w:val="0"/>
                      <w:marTop w:val="0"/>
                      <w:marBottom w:val="0"/>
                      <w:divBdr>
                        <w:top w:val="none" w:sz="0" w:space="0" w:color="auto"/>
                        <w:left w:val="none" w:sz="0" w:space="0" w:color="auto"/>
                        <w:bottom w:val="none" w:sz="0" w:space="0" w:color="auto"/>
                        <w:right w:val="none" w:sz="0" w:space="0" w:color="auto"/>
                      </w:divBdr>
                      <w:divsChild>
                        <w:div w:id="916325410">
                          <w:marLeft w:val="0"/>
                          <w:marRight w:val="0"/>
                          <w:marTop w:val="0"/>
                          <w:marBottom w:val="0"/>
                          <w:divBdr>
                            <w:top w:val="none" w:sz="0" w:space="0" w:color="auto"/>
                            <w:left w:val="none" w:sz="0" w:space="0" w:color="auto"/>
                            <w:bottom w:val="none" w:sz="0" w:space="0" w:color="auto"/>
                            <w:right w:val="none" w:sz="0" w:space="0" w:color="auto"/>
                          </w:divBdr>
                        </w:div>
                      </w:divsChild>
                    </w:div>
                    <w:div w:id="1121149590">
                      <w:marLeft w:val="0"/>
                      <w:marRight w:val="0"/>
                      <w:marTop w:val="0"/>
                      <w:marBottom w:val="0"/>
                      <w:divBdr>
                        <w:top w:val="none" w:sz="0" w:space="0" w:color="auto"/>
                        <w:left w:val="none" w:sz="0" w:space="0" w:color="auto"/>
                        <w:bottom w:val="none" w:sz="0" w:space="0" w:color="auto"/>
                        <w:right w:val="none" w:sz="0" w:space="0" w:color="auto"/>
                      </w:divBdr>
                      <w:divsChild>
                        <w:div w:id="126919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577840">
          <w:marLeft w:val="0"/>
          <w:marRight w:val="0"/>
          <w:marTop w:val="0"/>
          <w:marBottom w:val="0"/>
          <w:divBdr>
            <w:top w:val="none" w:sz="0" w:space="0" w:color="auto"/>
            <w:left w:val="none" w:sz="0" w:space="0" w:color="auto"/>
            <w:bottom w:val="none" w:sz="0" w:space="0" w:color="auto"/>
            <w:right w:val="none" w:sz="0" w:space="0" w:color="auto"/>
          </w:divBdr>
          <w:divsChild>
            <w:div w:id="7251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52470">
      <w:bodyDiv w:val="1"/>
      <w:marLeft w:val="0"/>
      <w:marRight w:val="0"/>
      <w:marTop w:val="0"/>
      <w:marBottom w:val="0"/>
      <w:divBdr>
        <w:top w:val="none" w:sz="0" w:space="0" w:color="auto"/>
        <w:left w:val="none" w:sz="0" w:space="0" w:color="auto"/>
        <w:bottom w:val="none" w:sz="0" w:space="0" w:color="auto"/>
        <w:right w:val="none" w:sz="0" w:space="0" w:color="auto"/>
      </w:divBdr>
      <w:divsChild>
        <w:div w:id="215509465">
          <w:marLeft w:val="0"/>
          <w:marRight w:val="0"/>
          <w:marTop w:val="0"/>
          <w:marBottom w:val="0"/>
          <w:divBdr>
            <w:top w:val="none" w:sz="0" w:space="0" w:color="auto"/>
            <w:left w:val="none" w:sz="0" w:space="0" w:color="auto"/>
            <w:bottom w:val="none" w:sz="0" w:space="0" w:color="auto"/>
            <w:right w:val="none" w:sz="0" w:space="0" w:color="auto"/>
          </w:divBdr>
        </w:div>
        <w:div w:id="219512287">
          <w:marLeft w:val="0"/>
          <w:marRight w:val="0"/>
          <w:marTop w:val="0"/>
          <w:marBottom w:val="0"/>
          <w:divBdr>
            <w:top w:val="none" w:sz="0" w:space="0" w:color="auto"/>
            <w:left w:val="none" w:sz="0" w:space="0" w:color="auto"/>
            <w:bottom w:val="none" w:sz="0" w:space="0" w:color="auto"/>
            <w:right w:val="none" w:sz="0" w:space="0" w:color="auto"/>
          </w:divBdr>
        </w:div>
        <w:div w:id="1208880143">
          <w:marLeft w:val="0"/>
          <w:marRight w:val="0"/>
          <w:marTop w:val="0"/>
          <w:marBottom w:val="0"/>
          <w:divBdr>
            <w:top w:val="none" w:sz="0" w:space="0" w:color="auto"/>
            <w:left w:val="none" w:sz="0" w:space="0" w:color="auto"/>
            <w:bottom w:val="none" w:sz="0" w:space="0" w:color="auto"/>
            <w:right w:val="none" w:sz="0" w:space="0" w:color="auto"/>
          </w:divBdr>
        </w:div>
        <w:div w:id="1490290150">
          <w:marLeft w:val="0"/>
          <w:marRight w:val="0"/>
          <w:marTop w:val="0"/>
          <w:marBottom w:val="0"/>
          <w:divBdr>
            <w:top w:val="none" w:sz="0" w:space="0" w:color="auto"/>
            <w:left w:val="none" w:sz="0" w:space="0" w:color="auto"/>
            <w:bottom w:val="none" w:sz="0" w:space="0" w:color="auto"/>
            <w:right w:val="none" w:sz="0" w:space="0" w:color="auto"/>
          </w:divBdr>
        </w:div>
        <w:div w:id="1532037103">
          <w:marLeft w:val="0"/>
          <w:marRight w:val="0"/>
          <w:marTop w:val="0"/>
          <w:marBottom w:val="0"/>
          <w:divBdr>
            <w:top w:val="none" w:sz="0" w:space="0" w:color="auto"/>
            <w:left w:val="none" w:sz="0" w:space="0" w:color="auto"/>
            <w:bottom w:val="none" w:sz="0" w:space="0" w:color="auto"/>
            <w:right w:val="none" w:sz="0" w:space="0" w:color="auto"/>
          </w:divBdr>
        </w:div>
      </w:divsChild>
    </w:div>
    <w:div w:id="939609090">
      <w:bodyDiv w:val="1"/>
      <w:marLeft w:val="0"/>
      <w:marRight w:val="0"/>
      <w:marTop w:val="0"/>
      <w:marBottom w:val="0"/>
      <w:divBdr>
        <w:top w:val="none" w:sz="0" w:space="0" w:color="auto"/>
        <w:left w:val="none" w:sz="0" w:space="0" w:color="auto"/>
        <w:bottom w:val="none" w:sz="0" w:space="0" w:color="auto"/>
        <w:right w:val="none" w:sz="0" w:space="0" w:color="auto"/>
      </w:divBdr>
      <w:divsChild>
        <w:div w:id="86850357">
          <w:marLeft w:val="0"/>
          <w:marRight w:val="0"/>
          <w:marTop w:val="0"/>
          <w:marBottom w:val="0"/>
          <w:divBdr>
            <w:top w:val="none" w:sz="0" w:space="0" w:color="auto"/>
            <w:left w:val="none" w:sz="0" w:space="0" w:color="auto"/>
            <w:bottom w:val="none" w:sz="0" w:space="0" w:color="auto"/>
            <w:right w:val="none" w:sz="0" w:space="0" w:color="auto"/>
          </w:divBdr>
          <w:divsChild>
            <w:div w:id="1115752198">
              <w:marLeft w:val="0"/>
              <w:marRight w:val="0"/>
              <w:marTop w:val="0"/>
              <w:marBottom w:val="0"/>
              <w:divBdr>
                <w:top w:val="none" w:sz="0" w:space="0" w:color="auto"/>
                <w:left w:val="none" w:sz="0" w:space="0" w:color="auto"/>
                <w:bottom w:val="none" w:sz="0" w:space="0" w:color="auto"/>
                <w:right w:val="none" w:sz="0" w:space="0" w:color="auto"/>
              </w:divBdr>
            </w:div>
          </w:divsChild>
        </w:div>
        <w:div w:id="560363664">
          <w:marLeft w:val="0"/>
          <w:marRight w:val="0"/>
          <w:marTop w:val="0"/>
          <w:marBottom w:val="0"/>
          <w:divBdr>
            <w:top w:val="none" w:sz="0" w:space="0" w:color="auto"/>
            <w:left w:val="none" w:sz="0" w:space="0" w:color="auto"/>
            <w:bottom w:val="none" w:sz="0" w:space="0" w:color="auto"/>
            <w:right w:val="none" w:sz="0" w:space="0" w:color="auto"/>
          </w:divBdr>
          <w:divsChild>
            <w:div w:id="1465199803">
              <w:marLeft w:val="0"/>
              <w:marRight w:val="0"/>
              <w:marTop w:val="0"/>
              <w:marBottom w:val="0"/>
              <w:divBdr>
                <w:top w:val="none" w:sz="0" w:space="0" w:color="auto"/>
                <w:left w:val="none" w:sz="0" w:space="0" w:color="auto"/>
                <w:bottom w:val="none" w:sz="0" w:space="0" w:color="auto"/>
                <w:right w:val="none" w:sz="0" w:space="0" w:color="auto"/>
              </w:divBdr>
            </w:div>
            <w:div w:id="1491678814">
              <w:marLeft w:val="0"/>
              <w:marRight w:val="0"/>
              <w:marTop w:val="0"/>
              <w:marBottom w:val="0"/>
              <w:divBdr>
                <w:top w:val="none" w:sz="0" w:space="0" w:color="auto"/>
                <w:left w:val="none" w:sz="0" w:space="0" w:color="auto"/>
                <w:bottom w:val="none" w:sz="0" w:space="0" w:color="auto"/>
                <w:right w:val="none" w:sz="0" w:space="0" w:color="auto"/>
              </w:divBdr>
              <w:divsChild>
                <w:div w:id="810638698">
                  <w:marLeft w:val="0"/>
                  <w:marRight w:val="0"/>
                  <w:marTop w:val="30"/>
                  <w:marBottom w:val="30"/>
                  <w:divBdr>
                    <w:top w:val="none" w:sz="0" w:space="0" w:color="auto"/>
                    <w:left w:val="none" w:sz="0" w:space="0" w:color="auto"/>
                    <w:bottom w:val="none" w:sz="0" w:space="0" w:color="auto"/>
                    <w:right w:val="none" w:sz="0" w:space="0" w:color="auto"/>
                  </w:divBdr>
                  <w:divsChild>
                    <w:div w:id="1852337292">
                      <w:marLeft w:val="0"/>
                      <w:marRight w:val="0"/>
                      <w:marTop w:val="0"/>
                      <w:marBottom w:val="0"/>
                      <w:divBdr>
                        <w:top w:val="none" w:sz="0" w:space="0" w:color="auto"/>
                        <w:left w:val="none" w:sz="0" w:space="0" w:color="auto"/>
                        <w:bottom w:val="none" w:sz="0" w:space="0" w:color="auto"/>
                        <w:right w:val="none" w:sz="0" w:space="0" w:color="auto"/>
                      </w:divBdr>
                      <w:divsChild>
                        <w:div w:id="1700742812">
                          <w:marLeft w:val="0"/>
                          <w:marRight w:val="0"/>
                          <w:marTop w:val="0"/>
                          <w:marBottom w:val="0"/>
                          <w:divBdr>
                            <w:top w:val="none" w:sz="0" w:space="0" w:color="auto"/>
                            <w:left w:val="none" w:sz="0" w:space="0" w:color="auto"/>
                            <w:bottom w:val="none" w:sz="0" w:space="0" w:color="auto"/>
                            <w:right w:val="none" w:sz="0" w:space="0" w:color="auto"/>
                          </w:divBdr>
                        </w:div>
                      </w:divsChild>
                    </w:div>
                    <w:div w:id="2062554052">
                      <w:marLeft w:val="0"/>
                      <w:marRight w:val="0"/>
                      <w:marTop w:val="0"/>
                      <w:marBottom w:val="0"/>
                      <w:divBdr>
                        <w:top w:val="none" w:sz="0" w:space="0" w:color="auto"/>
                        <w:left w:val="none" w:sz="0" w:space="0" w:color="auto"/>
                        <w:bottom w:val="none" w:sz="0" w:space="0" w:color="auto"/>
                        <w:right w:val="none" w:sz="0" w:space="0" w:color="auto"/>
                      </w:divBdr>
                      <w:divsChild>
                        <w:div w:id="161686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511502">
          <w:marLeft w:val="0"/>
          <w:marRight w:val="0"/>
          <w:marTop w:val="0"/>
          <w:marBottom w:val="0"/>
          <w:divBdr>
            <w:top w:val="none" w:sz="0" w:space="0" w:color="auto"/>
            <w:left w:val="none" w:sz="0" w:space="0" w:color="auto"/>
            <w:bottom w:val="none" w:sz="0" w:space="0" w:color="auto"/>
            <w:right w:val="none" w:sz="0" w:space="0" w:color="auto"/>
          </w:divBdr>
          <w:divsChild>
            <w:div w:id="22051092">
              <w:marLeft w:val="0"/>
              <w:marRight w:val="0"/>
              <w:marTop w:val="0"/>
              <w:marBottom w:val="0"/>
              <w:divBdr>
                <w:top w:val="none" w:sz="0" w:space="0" w:color="auto"/>
                <w:left w:val="none" w:sz="0" w:space="0" w:color="auto"/>
                <w:bottom w:val="none" w:sz="0" w:space="0" w:color="auto"/>
                <w:right w:val="none" w:sz="0" w:space="0" w:color="auto"/>
              </w:divBdr>
            </w:div>
          </w:divsChild>
        </w:div>
        <w:div w:id="597762604">
          <w:marLeft w:val="0"/>
          <w:marRight w:val="0"/>
          <w:marTop w:val="0"/>
          <w:marBottom w:val="0"/>
          <w:divBdr>
            <w:top w:val="none" w:sz="0" w:space="0" w:color="auto"/>
            <w:left w:val="none" w:sz="0" w:space="0" w:color="auto"/>
            <w:bottom w:val="none" w:sz="0" w:space="0" w:color="auto"/>
            <w:right w:val="none" w:sz="0" w:space="0" w:color="auto"/>
          </w:divBdr>
          <w:divsChild>
            <w:div w:id="288318719">
              <w:marLeft w:val="0"/>
              <w:marRight w:val="0"/>
              <w:marTop w:val="0"/>
              <w:marBottom w:val="0"/>
              <w:divBdr>
                <w:top w:val="none" w:sz="0" w:space="0" w:color="auto"/>
                <w:left w:val="none" w:sz="0" w:space="0" w:color="auto"/>
                <w:bottom w:val="none" w:sz="0" w:space="0" w:color="auto"/>
                <w:right w:val="none" w:sz="0" w:space="0" w:color="auto"/>
              </w:divBdr>
            </w:div>
          </w:divsChild>
        </w:div>
        <w:div w:id="598955544">
          <w:marLeft w:val="0"/>
          <w:marRight w:val="0"/>
          <w:marTop w:val="0"/>
          <w:marBottom w:val="0"/>
          <w:divBdr>
            <w:top w:val="none" w:sz="0" w:space="0" w:color="auto"/>
            <w:left w:val="none" w:sz="0" w:space="0" w:color="auto"/>
            <w:bottom w:val="none" w:sz="0" w:space="0" w:color="auto"/>
            <w:right w:val="none" w:sz="0" w:space="0" w:color="auto"/>
          </w:divBdr>
          <w:divsChild>
            <w:div w:id="1910459098">
              <w:marLeft w:val="0"/>
              <w:marRight w:val="0"/>
              <w:marTop w:val="0"/>
              <w:marBottom w:val="0"/>
              <w:divBdr>
                <w:top w:val="none" w:sz="0" w:space="0" w:color="auto"/>
                <w:left w:val="none" w:sz="0" w:space="0" w:color="auto"/>
                <w:bottom w:val="none" w:sz="0" w:space="0" w:color="auto"/>
                <w:right w:val="none" w:sz="0" w:space="0" w:color="auto"/>
              </w:divBdr>
            </w:div>
          </w:divsChild>
        </w:div>
        <w:div w:id="1416626860">
          <w:marLeft w:val="0"/>
          <w:marRight w:val="0"/>
          <w:marTop w:val="0"/>
          <w:marBottom w:val="0"/>
          <w:divBdr>
            <w:top w:val="none" w:sz="0" w:space="0" w:color="auto"/>
            <w:left w:val="none" w:sz="0" w:space="0" w:color="auto"/>
            <w:bottom w:val="none" w:sz="0" w:space="0" w:color="auto"/>
            <w:right w:val="none" w:sz="0" w:space="0" w:color="auto"/>
          </w:divBdr>
          <w:divsChild>
            <w:div w:id="61221650">
              <w:marLeft w:val="0"/>
              <w:marRight w:val="0"/>
              <w:marTop w:val="0"/>
              <w:marBottom w:val="0"/>
              <w:divBdr>
                <w:top w:val="none" w:sz="0" w:space="0" w:color="auto"/>
                <w:left w:val="none" w:sz="0" w:space="0" w:color="auto"/>
                <w:bottom w:val="none" w:sz="0" w:space="0" w:color="auto"/>
                <w:right w:val="none" w:sz="0" w:space="0" w:color="auto"/>
              </w:divBdr>
            </w:div>
          </w:divsChild>
        </w:div>
        <w:div w:id="1483885658">
          <w:marLeft w:val="0"/>
          <w:marRight w:val="0"/>
          <w:marTop w:val="0"/>
          <w:marBottom w:val="0"/>
          <w:divBdr>
            <w:top w:val="none" w:sz="0" w:space="0" w:color="auto"/>
            <w:left w:val="none" w:sz="0" w:space="0" w:color="auto"/>
            <w:bottom w:val="none" w:sz="0" w:space="0" w:color="auto"/>
            <w:right w:val="none" w:sz="0" w:space="0" w:color="auto"/>
          </w:divBdr>
          <w:divsChild>
            <w:div w:id="197087967">
              <w:marLeft w:val="0"/>
              <w:marRight w:val="0"/>
              <w:marTop w:val="0"/>
              <w:marBottom w:val="0"/>
              <w:divBdr>
                <w:top w:val="none" w:sz="0" w:space="0" w:color="auto"/>
                <w:left w:val="none" w:sz="0" w:space="0" w:color="auto"/>
                <w:bottom w:val="none" w:sz="0" w:space="0" w:color="auto"/>
                <w:right w:val="none" w:sz="0" w:space="0" w:color="auto"/>
              </w:divBdr>
              <w:divsChild>
                <w:div w:id="1579053368">
                  <w:marLeft w:val="0"/>
                  <w:marRight w:val="0"/>
                  <w:marTop w:val="30"/>
                  <w:marBottom w:val="30"/>
                  <w:divBdr>
                    <w:top w:val="none" w:sz="0" w:space="0" w:color="auto"/>
                    <w:left w:val="none" w:sz="0" w:space="0" w:color="auto"/>
                    <w:bottom w:val="none" w:sz="0" w:space="0" w:color="auto"/>
                    <w:right w:val="none" w:sz="0" w:space="0" w:color="auto"/>
                  </w:divBdr>
                  <w:divsChild>
                    <w:div w:id="358514000">
                      <w:marLeft w:val="0"/>
                      <w:marRight w:val="0"/>
                      <w:marTop w:val="0"/>
                      <w:marBottom w:val="0"/>
                      <w:divBdr>
                        <w:top w:val="none" w:sz="0" w:space="0" w:color="auto"/>
                        <w:left w:val="none" w:sz="0" w:space="0" w:color="auto"/>
                        <w:bottom w:val="none" w:sz="0" w:space="0" w:color="auto"/>
                        <w:right w:val="none" w:sz="0" w:space="0" w:color="auto"/>
                      </w:divBdr>
                      <w:divsChild>
                        <w:div w:id="358167342">
                          <w:marLeft w:val="0"/>
                          <w:marRight w:val="0"/>
                          <w:marTop w:val="0"/>
                          <w:marBottom w:val="0"/>
                          <w:divBdr>
                            <w:top w:val="none" w:sz="0" w:space="0" w:color="auto"/>
                            <w:left w:val="none" w:sz="0" w:space="0" w:color="auto"/>
                            <w:bottom w:val="none" w:sz="0" w:space="0" w:color="auto"/>
                            <w:right w:val="none" w:sz="0" w:space="0" w:color="auto"/>
                          </w:divBdr>
                        </w:div>
                      </w:divsChild>
                    </w:div>
                    <w:div w:id="742414536">
                      <w:marLeft w:val="0"/>
                      <w:marRight w:val="0"/>
                      <w:marTop w:val="0"/>
                      <w:marBottom w:val="0"/>
                      <w:divBdr>
                        <w:top w:val="none" w:sz="0" w:space="0" w:color="auto"/>
                        <w:left w:val="none" w:sz="0" w:space="0" w:color="auto"/>
                        <w:bottom w:val="none" w:sz="0" w:space="0" w:color="auto"/>
                        <w:right w:val="none" w:sz="0" w:space="0" w:color="auto"/>
                      </w:divBdr>
                      <w:divsChild>
                        <w:div w:id="1922057719">
                          <w:marLeft w:val="0"/>
                          <w:marRight w:val="0"/>
                          <w:marTop w:val="0"/>
                          <w:marBottom w:val="0"/>
                          <w:divBdr>
                            <w:top w:val="none" w:sz="0" w:space="0" w:color="auto"/>
                            <w:left w:val="none" w:sz="0" w:space="0" w:color="auto"/>
                            <w:bottom w:val="none" w:sz="0" w:space="0" w:color="auto"/>
                            <w:right w:val="none" w:sz="0" w:space="0" w:color="auto"/>
                          </w:divBdr>
                        </w:div>
                      </w:divsChild>
                    </w:div>
                    <w:div w:id="1018241237">
                      <w:marLeft w:val="0"/>
                      <w:marRight w:val="0"/>
                      <w:marTop w:val="0"/>
                      <w:marBottom w:val="0"/>
                      <w:divBdr>
                        <w:top w:val="none" w:sz="0" w:space="0" w:color="auto"/>
                        <w:left w:val="none" w:sz="0" w:space="0" w:color="auto"/>
                        <w:bottom w:val="none" w:sz="0" w:space="0" w:color="auto"/>
                        <w:right w:val="none" w:sz="0" w:space="0" w:color="auto"/>
                      </w:divBdr>
                      <w:divsChild>
                        <w:div w:id="1282111124">
                          <w:marLeft w:val="0"/>
                          <w:marRight w:val="0"/>
                          <w:marTop w:val="0"/>
                          <w:marBottom w:val="0"/>
                          <w:divBdr>
                            <w:top w:val="none" w:sz="0" w:space="0" w:color="auto"/>
                            <w:left w:val="none" w:sz="0" w:space="0" w:color="auto"/>
                            <w:bottom w:val="none" w:sz="0" w:space="0" w:color="auto"/>
                            <w:right w:val="none" w:sz="0" w:space="0" w:color="auto"/>
                          </w:divBdr>
                        </w:div>
                      </w:divsChild>
                    </w:div>
                    <w:div w:id="1274631140">
                      <w:marLeft w:val="0"/>
                      <w:marRight w:val="0"/>
                      <w:marTop w:val="0"/>
                      <w:marBottom w:val="0"/>
                      <w:divBdr>
                        <w:top w:val="none" w:sz="0" w:space="0" w:color="auto"/>
                        <w:left w:val="none" w:sz="0" w:space="0" w:color="auto"/>
                        <w:bottom w:val="none" w:sz="0" w:space="0" w:color="auto"/>
                        <w:right w:val="none" w:sz="0" w:space="0" w:color="auto"/>
                      </w:divBdr>
                      <w:divsChild>
                        <w:div w:id="466628710">
                          <w:marLeft w:val="0"/>
                          <w:marRight w:val="0"/>
                          <w:marTop w:val="0"/>
                          <w:marBottom w:val="0"/>
                          <w:divBdr>
                            <w:top w:val="none" w:sz="0" w:space="0" w:color="auto"/>
                            <w:left w:val="none" w:sz="0" w:space="0" w:color="auto"/>
                            <w:bottom w:val="none" w:sz="0" w:space="0" w:color="auto"/>
                            <w:right w:val="none" w:sz="0" w:space="0" w:color="auto"/>
                          </w:divBdr>
                        </w:div>
                      </w:divsChild>
                    </w:div>
                    <w:div w:id="1727875932">
                      <w:marLeft w:val="0"/>
                      <w:marRight w:val="0"/>
                      <w:marTop w:val="0"/>
                      <w:marBottom w:val="0"/>
                      <w:divBdr>
                        <w:top w:val="none" w:sz="0" w:space="0" w:color="auto"/>
                        <w:left w:val="none" w:sz="0" w:space="0" w:color="auto"/>
                        <w:bottom w:val="none" w:sz="0" w:space="0" w:color="auto"/>
                        <w:right w:val="none" w:sz="0" w:space="0" w:color="auto"/>
                      </w:divBdr>
                      <w:divsChild>
                        <w:div w:id="615019077">
                          <w:marLeft w:val="0"/>
                          <w:marRight w:val="0"/>
                          <w:marTop w:val="0"/>
                          <w:marBottom w:val="0"/>
                          <w:divBdr>
                            <w:top w:val="none" w:sz="0" w:space="0" w:color="auto"/>
                            <w:left w:val="none" w:sz="0" w:space="0" w:color="auto"/>
                            <w:bottom w:val="none" w:sz="0" w:space="0" w:color="auto"/>
                            <w:right w:val="none" w:sz="0" w:space="0" w:color="auto"/>
                          </w:divBdr>
                        </w:div>
                      </w:divsChild>
                    </w:div>
                    <w:div w:id="1854488863">
                      <w:marLeft w:val="0"/>
                      <w:marRight w:val="0"/>
                      <w:marTop w:val="0"/>
                      <w:marBottom w:val="0"/>
                      <w:divBdr>
                        <w:top w:val="none" w:sz="0" w:space="0" w:color="auto"/>
                        <w:left w:val="none" w:sz="0" w:space="0" w:color="auto"/>
                        <w:bottom w:val="none" w:sz="0" w:space="0" w:color="auto"/>
                        <w:right w:val="none" w:sz="0" w:space="0" w:color="auto"/>
                      </w:divBdr>
                      <w:divsChild>
                        <w:div w:id="75990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348939">
              <w:marLeft w:val="0"/>
              <w:marRight w:val="0"/>
              <w:marTop w:val="0"/>
              <w:marBottom w:val="0"/>
              <w:divBdr>
                <w:top w:val="none" w:sz="0" w:space="0" w:color="auto"/>
                <w:left w:val="none" w:sz="0" w:space="0" w:color="auto"/>
                <w:bottom w:val="none" w:sz="0" w:space="0" w:color="auto"/>
                <w:right w:val="none" w:sz="0" w:space="0" w:color="auto"/>
              </w:divBdr>
            </w:div>
          </w:divsChild>
        </w:div>
        <w:div w:id="1891571639">
          <w:marLeft w:val="0"/>
          <w:marRight w:val="0"/>
          <w:marTop w:val="0"/>
          <w:marBottom w:val="0"/>
          <w:divBdr>
            <w:top w:val="none" w:sz="0" w:space="0" w:color="auto"/>
            <w:left w:val="none" w:sz="0" w:space="0" w:color="auto"/>
            <w:bottom w:val="none" w:sz="0" w:space="0" w:color="auto"/>
            <w:right w:val="none" w:sz="0" w:space="0" w:color="auto"/>
          </w:divBdr>
          <w:divsChild>
            <w:div w:id="110908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80277">
      <w:bodyDiv w:val="1"/>
      <w:marLeft w:val="0"/>
      <w:marRight w:val="0"/>
      <w:marTop w:val="0"/>
      <w:marBottom w:val="0"/>
      <w:divBdr>
        <w:top w:val="none" w:sz="0" w:space="0" w:color="auto"/>
        <w:left w:val="none" w:sz="0" w:space="0" w:color="auto"/>
        <w:bottom w:val="none" w:sz="0" w:space="0" w:color="auto"/>
        <w:right w:val="none" w:sz="0" w:space="0" w:color="auto"/>
      </w:divBdr>
      <w:divsChild>
        <w:div w:id="54277836">
          <w:marLeft w:val="0"/>
          <w:marRight w:val="0"/>
          <w:marTop w:val="0"/>
          <w:marBottom w:val="0"/>
          <w:divBdr>
            <w:top w:val="none" w:sz="0" w:space="0" w:color="auto"/>
            <w:left w:val="none" w:sz="0" w:space="0" w:color="auto"/>
            <w:bottom w:val="none" w:sz="0" w:space="0" w:color="auto"/>
            <w:right w:val="none" w:sz="0" w:space="0" w:color="auto"/>
          </w:divBdr>
        </w:div>
        <w:div w:id="915092734">
          <w:marLeft w:val="0"/>
          <w:marRight w:val="0"/>
          <w:marTop w:val="0"/>
          <w:marBottom w:val="0"/>
          <w:divBdr>
            <w:top w:val="none" w:sz="0" w:space="0" w:color="auto"/>
            <w:left w:val="none" w:sz="0" w:space="0" w:color="auto"/>
            <w:bottom w:val="none" w:sz="0" w:space="0" w:color="auto"/>
            <w:right w:val="none" w:sz="0" w:space="0" w:color="auto"/>
          </w:divBdr>
        </w:div>
        <w:div w:id="1935934843">
          <w:marLeft w:val="0"/>
          <w:marRight w:val="0"/>
          <w:marTop w:val="0"/>
          <w:marBottom w:val="0"/>
          <w:divBdr>
            <w:top w:val="none" w:sz="0" w:space="0" w:color="auto"/>
            <w:left w:val="none" w:sz="0" w:space="0" w:color="auto"/>
            <w:bottom w:val="none" w:sz="0" w:space="0" w:color="auto"/>
            <w:right w:val="none" w:sz="0" w:space="0" w:color="auto"/>
          </w:divBdr>
        </w:div>
      </w:divsChild>
    </w:div>
    <w:div w:id="969746179">
      <w:bodyDiv w:val="1"/>
      <w:marLeft w:val="0"/>
      <w:marRight w:val="0"/>
      <w:marTop w:val="0"/>
      <w:marBottom w:val="0"/>
      <w:divBdr>
        <w:top w:val="none" w:sz="0" w:space="0" w:color="auto"/>
        <w:left w:val="none" w:sz="0" w:space="0" w:color="auto"/>
        <w:bottom w:val="none" w:sz="0" w:space="0" w:color="auto"/>
        <w:right w:val="none" w:sz="0" w:space="0" w:color="auto"/>
      </w:divBdr>
      <w:divsChild>
        <w:div w:id="655111110">
          <w:marLeft w:val="0"/>
          <w:marRight w:val="0"/>
          <w:marTop w:val="0"/>
          <w:marBottom w:val="0"/>
          <w:divBdr>
            <w:top w:val="none" w:sz="0" w:space="0" w:color="auto"/>
            <w:left w:val="none" w:sz="0" w:space="0" w:color="auto"/>
            <w:bottom w:val="none" w:sz="0" w:space="0" w:color="auto"/>
            <w:right w:val="none" w:sz="0" w:space="0" w:color="auto"/>
          </w:divBdr>
        </w:div>
        <w:div w:id="941256881">
          <w:marLeft w:val="0"/>
          <w:marRight w:val="0"/>
          <w:marTop w:val="0"/>
          <w:marBottom w:val="0"/>
          <w:divBdr>
            <w:top w:val="none" w:sz="0" w:space="0" w:color="auto"/>
            <w:left w:val="none" w:sz="0" w:space="0" w:color="auto"/>
            <w:bottom w:val="none" w:sz="0" w:space="0" w:color="auto"/>
            <w:right w:val="none" w:sz="0" w:space="0" w:color="auto"/>
          </w:divBdr>
        </w:div>
        <w:div w:id="1571110747">
          <w:marLeft w:val="0"/>
          <w:marRight w:val="0"/>
          <w:marTop w:val="0"/>
          <w:marBottom w:val="0"/>
          <w:divBdr>
            <w:top w:val="none" w:sz="0" w:space="0" w:color="auto"/>
            <w:left w:val="none" w:sz="0" w:space="0" w:color="auto"/>
            <w:bottom w:val="none" w:sz="0" w:space="0" w:color="auto"/>
            <w:right w:val="none" w:sz="0" w:space="0" w:color="auto"/>
          </w:divBdr>
        </w:div>
      </w:divsChild>
    </w:div>
    <w:div w:id="997925698">
      <w:bodyDiv w:val="1"/>
      <w:marLeft w:val="0"/>
      <w:marRight w:val="0"/>
      <w:marTop w:val="0"/>
      <w:marBottom w:val="0"/>
      <w:divBdr>
        <w:top w:val="none" w:sz="0" w:space="0" w:color="auto"/>
        <w:left w:val="none" w:sz="0" w:space="0" w:color="auto"/>
        <w:bottom w:val="none" w:sz="0" w:space="0" w:color="auto"/>
        <w:right w:val="none" w:sz="0" w:space="0" w:color="auto"/>
      </w:divBdr>
      <w:divsChild>
        <w:div w:id="627205354">
          <w:marLeft w:val="0"/>
          <w:marRight w:val="0"/>
          <w:marTop w:val="0"/>
          <w:marBottom w:val="0"/>
          <w:divBdr>
            <w:top w:val="none" w:sz="0" w:space="0" w:color="auto"/>
            <w:left w:val="none" w:sz="0" w:space="0" w:color="auto"/>
            <w:bottom w:val="none" w:sz="0" w:space="0" w:color="auto"/>
            <w:right w:val="none" w:sz="0" w:space="0" w:color="auto"/>
          </w:divBdr>
          <w:divsChild>
            <w:div w:id="1987588484">
              <w:marLeft w:val="0"/>
              <w:marRight w:val="0"/>
              <w:marTop w:val="0"/>
              <w:marBottom w:val="0"/>
              <w:divBdr>
                <w:top w:val="none" w:sz="0" w:space="0" w:color="auto"/>
                <w:left w:val="none" w:sz="0" w:space="0" w:color="auto"/>
                <w:bottom w:val="none" w:sz="0" w:space="0" w:color="auto"/>
                <w:right w:val="none" w:sz="0" w:space="0" w:color="auto"/>
              </w:divBdr>
            </w:div>
          </w:divsChild>
        </w:div>
        <w:div w:id="708339264">
          <w:marLeft w:val="0"/>
          <w:marRight w:val="0"/>
          <w:marTop w:val="0"/>
          <w:marBottom w:val="0"/>
          <w:divBdr>
            <w:top w:val="none" w:sz="0" w:space="0" w:color="auto"/>
            <w:left w:val="none" w:sz="0" w:space="0" w:color="auto"/>
            <w:bottom w:val="none" w:sz="0" w:space="0" w:color="auto"/>
            <w:right w:val="none" w:sz="0" w:space="0" w:color="auto"/>
          </w:divBdr>
          <w:divsChild>
            <w:div w:id="1820537757">
              <w:marLeft w:val="0"/>
              <w:marRight w:val="0"/>
              <w:marTop w:val="0"/>
              <w:marBottom w:val="0"/>
              <w:divBdr>
                <w:top w:val="none" w:sz="0" w:space="0" w:color="auto"/>
                <w:left w:val="none" w:sz="0" w:space="0" w:color="auto"/>
                <w:bottom w:val="none" w:sz="0" w:space="0" w:color="auto"/>
                <w:right w:val="none" w:sz="0" w:space="0" w:color="auto"/>
              </w:divBdr>
            </w:div>
          </w:divsChild>
        </w:div>
        <w:div w:id="745567982">
          <w:marLeft w:val="0"/>
          <w:marRight w:val="0"/>
          <w:marTop w:val="0"/>
          <w:marBottom w:val="0"/>
          <w:divBdr>
            <w:top w:val="none" w:sz="0" w:space="0" w:color="auto"/>
            <w:left w:val="none" w:sz="0" w:space="0" w:color="auto"/>
            <w:bottom w:val="none" w:sz="0" w:space="0" w:color="auto"/>
            <w:right w:val="none" w:sz="0" w:space="0" w:color="auto"/>
          </w:divBdr>
          <w:divsChild>
            <w:div w:id="203174105">
              <w:marLeft w:val="0"/>
              <w:marRight w:val="0"/>
              <w:marTop w:val="0"/>
              <w:marBottom w:val="0"/>
              <w:divBdr>
                <w:top w:val="none" w:sz="0" w:space="0" w:color="auto"/>
                <w:left w:val="none" w:sz="0" w:space="0" w:color="auto"/>
                <w:bottom w:val="none" w:sz="0" w:space="0" w:color="auto"/>
                <w:right w:val="none" w:sz="0" w:space="0" w:color="auto"/>
              </w:divBdr>
              <w:divsChild>
                <w:div w:id="1206794411">
                  <w:marLeft w:val="0"/>
                  <w:marRight w:val="0"/>
                  <w:marTop w:val="30"/>
                  <w:marBottom w:val="30"/>
                  <w:divBdr>
                    <w:top w:val="none" w:sz="0" w:space="0" w:color="auto"/>
                    <w:left w:val="none" w:sz="0" w:space="0" w:color="auto"/>
                    <w:bottom w:val="none" w:sz="0" w:space="0" w:color="auto"/>
                    <w:right w:val="none" w:sz="0" w:space="0" w:color="auto"/>
                  </w:divBdr>
                  <w:divsChild>
                    <w:div w:id="1274559506">
                      <w:marLeft w:val="0"/>
                      <w:marRight w:val="0"/>
                      <w:marTop w:val="0"/>
                      <w:marBottom w:val="0"/>
                      <w:divBdr>
                        <w:top w:val="none" w:sz="0" w:space="0" w:color="auto"/>
                        <w:left w:val="none" w:sz="0" w:space="0" w:color="auto"/>
                        <w:bottom w:val="none" w:sz="0" w:space="0" w:color="auto"/>
                        <w:right w:val="none" w:sz="0" w:space="0" w:color="auto"/>
                      </w:divBdr>
                      <w:divsChild>
                        <w:div w:id="1781876189">
                          <w:marLeft w:val="0"/>
                          <w:marRight w:val="0"/>
                          <w:marTop w:val="0"/>
                          <w:marBottom w:val="0"/>
                          <w:divBdr>
                            <w:top w:val="none" w:sz="0" w:space="0" w:color="auto"/>
                            <w:left w:val="none" w:sz="0" w:space="0" w:color="auto"/>
                            <w:bottom w:val="none" w:sz="0" w:space="0" w:color="auto"/>
                            <w:right w:val="none" w:sz="0" w:space="0" w:color="auto"/>
                          </w:divBdr>
                        </w:div>
                      </w:divsChild>
                    </w:div>
                    <w:div w:id="1356467485">
                      <w:marLeft w:val="0"/>
                      <w:marRight w:val="0"/>
                      <w:marTop w:val="0"/>
                      <w:marBottom w:val="0"/>
                      <w:divBdr>
                        <w:top w:val="none" w:sz="0" w:space="0" w:color="auto"/>
                        <w:left w:val="none" w:sz="0" w:space="0" w:color="auto"/>
                        <w:bottom w:val="none" w:sz="0" w:space="0" w:color="auto"/>
                        <w:right w:val="none" w:sz="0" w:space="0" w:color="auto"/>
                      </w:divBdr>
                      <w:divsChild>
                        <w:div w:id="4329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808526">
              <w:marLeft w:val="0"/>
              <w:marRight w:val="0"/>
              <w:marTop w:val="0"/>
              <w:marBottom w:val="0"/>
              <w:divBdr>
                <w:top w:val="none" w:sz="0" w:space="0" w:color="auto"/>
                <w:left w:val="none" w:sz="0" w:space="0" w:color="auto"/>
                <w:bottom w:val="none" w:sz="0" w:space="0" w:color="auto"/>
                <w:right w:val="none" w:sz="0" w:space="0" w:color="auto"/>
              </w:divBdr>
            </w:div>
          </w:divsChild>
        </w:div>
        <w:div w:id="1368065714">
          <w:marLeft w:val="0"/>
          <w:marRight w:val="0"/>
          <w:marTop w:val="0"/>
          <w:marBottom w:val="0"/>
          <w:divBdr>
            <w:top w:val="none" w:sz="0" w:space="0" w:color="auto"/>
            <w:left w:val="none" w:sz="0" w:space="0" w:color="auto"/>
            <w:bottom w:val="none" w:sz="0" w:space="0" w:color="auto"/>
            <w:right w:val="none" w:sz="0" w:space="0" w:color="auto"/>
          </w:divBdr>
          <w:divsChild>
            <w:div w:id="1332100362">
              <w:marLeft w:val="0"/>
              <w:marRight w:val="0"/>
              <w:marTop w:val="0"/>
              <w:marBottom w:val="0"/>
              <w:divBdr>
                <w:top w:val="none" w:sz="0" w:space="0" w:color="auto"/>
                <w:left w:val="none" w:sz="0" w:space="0" w:color="auto"/>
                <w:bottom w:val="none" w:sz="0" w:space="0" w:color="auto"/>
                <w:right w:val="none" w:sz="0" w:space="0" w:color="auto"/>
              </w:divBdr>
            </w:div>
          </w:divsChild>
        </w:div>
        <w:div w:id="1446382952">
          <w:marLeft w:val="0"/>
          <w:marRight w:val="0"/>
          <w:marTop w:val="0"/>
          <w:marBottom w:val="0"/>
          <w:divBdr>
            <w:top w:val="none" w:sz="0" w:space="0" w:color="auto"/>
            <w:left w:val="none" w:sz="0" w:space="0" w:color="auto"/>
            <w:bottom w:val="none" w:sz="0" w:space="0" w:color="auto"/>
            <w:right w:val="none" w:sz="0" w:space="0" w:color="auto"/>
          </w:divBdr>
          <w:divsChild>
            <w:div w:id="475755700">
              <w:marLeft w:val="0"/>
              <w:marRight w:val="0"/>
              <w:marTop w:val="0"/>
              <w:marBottom w:val="0"/>
              <w:divBdr>
                <w:top w:val="none" w:sz="0" w:space="0" w:color="auto"/>
                <w:left w:val="none" w:sz="0" w:space="0" w:color="auto"/>
                <w:bottom w:val="none" w:sz="0" w:space="0" w:color="auto"/>
                <w:right w:val="none" w:sz="0" w:space="0" w:color="auto"/>
              </w:divBdr>
            </w:div>
          </w:divsChild>
        </w:div>
        <w:div w:id="1501233519">
          <w:marLeft w:val="0"/>
          <w:marRight w:val="0"/>
          <w:marTop w:val="0"/>
          <w:marBottom w:val="0"/>
          <w:divBdr>
            <w:top w:val="none" w:sz="0" w:space="0" w:color="auto"/>
            <w:left w:val="none" w:sz="0" w:space="0" w:color="auto"/>
            <w:bottom w:val="none" w:sz="0" w:space="0" w:color="auto"/>
            <w:right w:val="none" w:sz="0" w:space="0" w:color="auto"/>
          </w:divBdr>
          <w:divsChild>
            <w:div w:id="15073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50848">
      <w:bodyDiv w:val="1"/>
      <w:marLeft w:val="0"/>
      <w:marRight w:val="0"/>
      <w:marTop w:val="0"/>
      <w:marBottom w:val="0"/>
      <w:divBdr>
        <w:top w:val="none" w:sz="0" w:space="0" w:color="auto"/>
        <w:left w:val="none" w:sz="0" w:space="0" w:color="auto"/>
        <w:bottom w:val="none" w:sz="0" w:space="0" w:color="auto"/>
        <w:right w:val="none" w:sz="0" w:space="0" w:color="auto"/>
      </w:divBdr>
      <w:divsChild>
        <w:div w:id="500656675">
          <w:marLeft w:val="0"/>
          <w:marRight w:val="0"/>
          <w:marTop w:val="0"/>
          <w:marBottom w:val="0"/>
          <w:divBdr>
            <w:top w:val="none" w:sz="0" w:space="0" w:color="auto"/>
            <w:left w:val="none" w:sz="0" w:space="0" w:color="auto"/>
            <w:bottom w:val="none" w:sz="0" w:space="0" w:color="auto"/>
            <w:right w:val="none" w:sz="0" w:space="0" w:color="auto"/>
          </w:divBdr>
          <w:divsChild>
            <w:div w:id="420176193">
              <w:marLeft w:val="0"/>
              <w:marRight w:val="0"/>
              <w:marTop w:val="0"/>
              <w:marBottom w:val="0"/>
              <w:divBdr>
                <w:top w:val="none" w:sz="0" w:space="0" w:color="auto"/>
                <w:left w:val="none" w:sz="0" w:space="0" w:color="auto"/>
                <w:bottom w:val="none" w:sz="0" w:space="0" w:color="auto"/>
                <w:right w:val="none" w:sz="0" w:space="0" w:color="auto"/>
              </w:divBdr>
            </w:div>
          </w:divsChild>
        </w:div>
        <w:div w:id="504520076">
          <w:marLeft w:val="0"/>
          <w:marRight w:val="0"/>
          <w:marTop w:val="0"/>
          <w:marBottom w:val="0"/>
          <w:divBdr>
            <w:top w:val="none" w:sz="0" w:space="0" w:color="auto"/>
            <w:left w:val="none" w:sz="0" w:space="0" w:color="auto"/>
            <w:bottom w:val="none" w:sz="0" w:space="0" w:color="auto"/>
            <w:right w:val="none" w:sz="0" w:space="0" w:color="auto"/>
          </w:divBdr>
          <w:divsChild>
            <w:div w:id="1332417176">
              <w:marLeft w:val="0"/>
              <w:marRight w:val="0"/>
              <w:marTop w:val="0"/>
              <w:marBottom w:val="0"/>
              <w:divBdr>
                <w:top w:val="none" w:sz="0" w:space="0" w:color="auto"/>
                <w:left w:val="none" w:sz="0" w:space="0" w:color="auto"/>
                <w:bottom w:val="none" w:sz="0" w:space="0" w:color="auto"/>
                <w:right w:val="none" w:sz="0" w:space="0" w:color="auto"/>
              </w:divBdr>
              <w:divsChild>
                <w:div w:id="305624384">
                  <w:marLeft w:val="0"/>
                  <w:marRight w:val="0"/>
                  <w:marTop w:val="30"/>
                  <w:marBottom w:val="30"/>
                  <w:divBdr>
                    <w:top w:val="none" w:sz="0" w:space="0" w:color="auto"/>
                    <w:left w:val="none" w:sz="0" w:space="0" w:color="auto"/>
                    <w:bottom w:val="none" w:sz="0" w:space="0" w:color="auto"/>
                    <w:right w:val="none" w:sz="0" w:space="0" w:color="auto"/>
                  </w:divBdr>
                  <w:divsChild>
                    <w:div w:id="618681812">
                      <w:marLeft w:val="0"/>
                      <w:marRight w:val="0"/>
                      <w:marTop w:val="0"/>
                      <w:marBottom w:val="0"/>
                      <w:divBdr>
                        <w:top w:val="none" w:sz="0" w:space="0" w:color="auto"/>
                        <w:left w:val="none" w:sz="0" w:space="0" w:color="auto"/>
                        <w:bottom w:val="none" w:sz="0" w:space="0" w:color="auto"/>
                        <w:right w:val="none" w:sz="0" w:space="0" w:color="auto"/>
                      </w:divBdr>
                      <w:divsChild>
                        <w:div w:id="683749160">
                          <w:marLeft w:val="0"/>
                          <w:marRight w:val="0"/>
                          <w:marTop w:val="0"/>
                          <w:marBottom w:val="0"/>
                          <w:divBdr>
                            <w:top w:val="none" w:sz="0" w:space="0" w:color="auto"/>
                            <w:left w:val="none" w:sz="0" w:space="0" w:color="auto"/>
                            <w:bottom w:val="none" w:sz="0" w:space="0" w:color="auto"/>
                            <w:right w:val="none" w:sz="0" w:space="0" w:color="auto"/>
                          </w:divBdr>
                        </w:div>
                      </w:divsChild>
                    </w:div>
                    <w:div w:id="1066949885">
                      <w:marLeft w:val="0"/>
                      <w:marRight w:val="0"/>
                      <w:marTop w:val="0"/>
                      <w:marBottom w:val="0"/>
                      <w:divBdr>
                        <w:top w:val="none" w:sz="0" w:space="0" w:color="auto"/>
                        <w:left w:val="none" w:sz="0" w:space="0" w:color="auto"/>
                        <w:bottom w:val="none" w:sz="0" w:space="0" w:color="auto"/>
                        <w:right w:val="none" w:sz="0" w:space="0" w:color="auto"/>
                      </w:divBdr>
                      <w:divsChild>
                        <w:div w:id="119696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610550">
              <w:marLeft w:val="0"/>
              <w:marRight w:val="0"/>
              <w:marTop w:val="0"/>
              <w:marBottom w:val="0"/>
              <w:divBdr>
                <w:top w:val="none" w:sz="0" w:space="0" w:color="auto"/>
                <w:left w:val="none" w:sz="0" w:space="0" w:color="auto"/>
                <w:bottom w:val="none" w:sz="0" w:space="0" w:color="auto"/>
                <w:right w:val="none" w:sz="0" w:space="0" w:color="auto"/>
              </w:divBdr>
            </w:div>
          </w:divsChild>
        </w:div>
        <w:div w:id="672756765">
          <w:marLeft w:val="0"/>
          <w:marRight w:val="0"/>
          <w:marTop w:val="0"/>
          <w:marBottom w:val="0"/>
          <w:divBdr>
            <w:top w:val="none" w:sz="0" w:space="0" w:color="auto"/>
            <w:left w:val="none" w:sz="0" w:space="0" w:color="auto"/>
            <w:bottom w:val="none" w:sz="0" w:space="0" w:color="auto"/>
            <w:right w:val="none" w:sz="0" w:space="0" w:color="auto"/>
          </w:divBdr>
          <w:divsChild>
            <w:div w:id="1690175269">
              <w:marLeft w:val="0"/>
              <w:marRight w:val="0"/>
              <w:marTop w:val="0"/>
              <w:marBottom w:val="0"/>
              <w:divBdr>
                <w:top w:val="none" w:sz="0" w:space="0" w:color="auto"/>
                <w:left w:val="none" w:sz="0" w:space="0" w:color="auto"/>
                <w:bottom w:val="none" w:sz="0" w:space="0" w:color="auto"/>
                <w:right w:val="none" w:sz="0" w:space="0" w:color="auto"/>
              </w:divBdr>
            </w:div>
          </w:divsChild>
        </w:div>
        <w:div w:id="1301765246">
          <w:marLeft w:val="0"/>
          <w:marRight w:val="0"/>
          <w:marTop w:val="0"/>
          <w:marBottom w:val="0"/>
          <w:divBdr>
            <w:top w:val="none" w:sz="0" w:space="0" w:color="auto"/>
            <w:left w:val="none" w:sz="0" w:space="0" w:color="auto"/>
            <w:bottom w:val="none" w:sz="0" w:space="0" w:color="auto"/>
            <w:right w:val="none" w:sz="0" w:space="0" w:color="auto"/>
          </w:divBdr>
          <w:divsChild>
            <w:div w:id="1604335835">
              <w:marLeft w:val="0"/>
              <w:marRight w:val="0"/>
              <w:marTop w:val="0"/>
              <w:marBottom w:val="0"/>
              <w:divBdr>
                <w:top w:val="none" w:sz="0" w:space="0" w:color="auto"/>
                <w:left w:val="none" w:sz="0" w:space="0" w:color="auto"/>
                <w:bottom w:val="none" w:sz="0" w:space="0" w:color="auto"/>
                <w:right w:val="none" w:sz="0" w:space="0" w:color="auto"/>
              </w:divBdr>
            </w:div>
          </w:divsChild>
        </w:div>
        <w:div w:id="1820028142">
          <w:marLeft w:val="0"/>
          <w:marRight w:val="0"/>
          <w:marTop w:val="0"/>
          <w:marBottom w:val="0"/>
          <w:divBdr>
            <w:top w:val="none" w:sz="0" w:space="0" w:color="auto"/>
            <w:left w:val="none" w:sz="0" w:space="0" w:color="auto"/>
            <w:bottom w:val="none" w:sz="0" w:space="0" w:color="auto"/>
            <w:right w:val="none" w:sz="0" w:space="0" w:color="auto"/>
          </w:divBdr>
          <w:divsChild>
            <w:div w:id="1305699808">
              <w:marLeft w:val="0"/>
              <w:marRight w:val="0"/>
              <w:marTop w:val="0"/>
              <w:marBottom w:val="0"/>
              <w:divBdr>
                <w:top w:val="none" w:sz="0" w:space="0" w:color="auto"/>
                <w:left w:val="none" w:sz="0" w:space="0" w:color="auto"/>
                <w:bottom w:val="none" w:sz="0" w:space="0" w:color="auto"/>
                <w:right w:val="none" w:sz="0" w:space="0" w:color="auto"/>
              </w:divBdr>
            </w:div>
          </w:divsChild>
        </w:div>
        <w:div w:id="2092578965">
          <w:marLeft w:val="0"/>
          <w:marRight w:val="0"/>
          <w:marTop w:val="0"/>
          <w:marBottom w:val="0"/>
          <w:divBdr>
            <w:top w:val="none" w:sz="0" w:space="0" w:color="auto"/>
            <w:left w:val="none" w:sz="0" w:space="0" w:color="auto"/>
            <w:bottom w:val="none" w:sz="0" w:space="0" w:color="auto"/>
            <w:right w:val="none" w:sz="0" w:space="0" w:color="auto"/>
          </w:divBdr>
          <w:divsChild>
            <w:div w:id="156371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1628">
      <w:bodyDiv w:val="1"/>
      <w:marLeft w:val="0"/>
      <w:marRight w:val="0"/>
      <w:marTop w:val="0"/>
      <w:marBottom w:val="0"/>
      <w:divBdr>
        <w:top w:val="none" w:sz="0" w:space="0" w:color="auto"/>
        <w:left w:val="none" w:sz="0" w:space="0" w:color="auto"/>
        <w:bottom w:val="none" w:sz="0" w:space="0" w:color="auto"/>
        <w:right w:val="none" w:sz="0" w:space="0" w:color="auto"/>
      </w:divBdr>
      <w:divsChild>
        <w:div w:id="524364913">
          <w:marLeft w:val="0"/>
          <w:marRight w:val="0"/>
          <w:marTop w:val="0"/>
          <w:marBottom w:val="0"/>
          <w:divBdr>
            <w:top w:val="none" w:sz="0" w:space="0" w:color="auto"/>
            <w:left w:val="none" w:sz="0" w:space="0" w:color="auto"/>
            <w:bottom w:val="none" w:sz="0" w:space="0" w:color="auto"/>
            <w:right w:val="none" w:sz="0" w:space="0" w:color="auto"/>
          </w:divBdr>
          <w:divsChild>
            <w:div w:id="619533849">
              <w:marLeft w:val="0"/>
              <w:marRight w:val="0"/>
              <w:marTop w:val="0"/>
              <w:marBottom w:val="0"/>
              <w:divBdr>
                <w:top w:val="none" w:sz="0" w:space="0" w:color="auto"/>
                <w:left w:val="none" w:sz="0" w:space="0" w:color="auto"/>
                <w:bottom w:val="none" w:sz="0" w:space="0" w:color="auto"/>
                <w:right w:val="none" w:sz="0" w:space="0" w:color="auto"/>
              </w:divBdr>
            </w:div>
            <w:div w:id="1704404665">
              <w:marLeft w:val="0"/>
              <w:marRight w:val="0"/>
              <w:marTop w:val="0"/>
              <w:marBottom w:val="0"/>
              <w:divBdr>
                <w:top w:val="none" w:sz="0" w:space="0" w:color="auto"/>
                <w:left w:val="none" w:sz="0" w:space="0" w:color="auto"/>
                <w:bottom w:val="none" w:sz="0" w:space="0" w:color="auto"/>
                <w:right w:val="none" w:sz="0" w:space="0" w:color="auto"/>
              </w:divBdr>
              <w:divsChild>
                <w:div w:id="2031104019">
                  <w:marLeft w:val="0"/>
                  <w:marRight w:val="0"/>
                  <w:marTop w:val="30"/>
                  <w:marBottom w:val="30"/>
                  <w:divBdr>
                    <w:top w:val="none" w:sz="0" w:space="0" w:color="auto"/>
                    <w:left w:val="none" w:sz="0" w:space="0" w:color="auto"/>
                    <w:bottom w:val="none" w:sz="0" w:space="0" w:color="auto"/>
                    <w:right w:val="none" w:sz="0" w:space="0" w:color="auto"/>
                  </w:divBdr>
                  <w:divsChild>
                    <w:div w:id="30303969">
                      <w:marLeft w:val="0"/>
                      <w:marRight w:val="0"/>
                      <w:marTop w:val="0"/>
                      <w:marBottom w:val="0"/>
                      <w:divBdr>
                        <w:top w:val="none" w:sz="0" w:space="0" w:color="auto"/>
                        <w:left w:val="none" w:sz="0" w:space="0" w:color="auto"/>
                        <w:bottom w:val="none" w:sz="0" w:space="0" w:color="auto"/>
                        <w:right w:val="none" w:sz="0" w:space="0" w:color="auto"/>
                      </w:divBdr>
                      <w:divsChild>
                        <w:div w:id="2014871144">
                          <w:marLeft w:val="0"/>
                          <w:marRight w:val="0"/>
                          <w:marTop w:val="0"/>
                          <w:marBottom w:val="0"/>
                          <w:divBdr>
                            <w:top w:val="none" w:sz="0" w:space="0" w:color="auto"/>
                            <w:left w:val="none" w:sz="0" w:space="0" w:color="auto"/>
                            <w:bottom w:val="none" w:sz="0" w:space="0" w:color="auto"/>
                            <w:right w:val="none" w:sz="0" w:space="0" w:color="auto"/>
                          </w:divBdr>
                        </w:div>
                      </w:divsChild>
                    </w:div>
                    <w:div w:id="295449139">
                      <w:marLeft w:val="0"/>
                      <w:marRight w:val="0"/>
                      <w:marTop w:val="0"/>
                      <w:marBottom w:val="0"/>
                      <w:divBdr>
                        <w:top w:val="none" w:sz="0" w:space="0" w:color="auto"/>
                        <w:left w:val="none" w:sz="0" w:space="0" w:color="auto"/>
                        <w:bottom w:val="none" w:sz="0" w:space="0" w:color="auto"/>
                        <w:right w:val="none" w:sz="0" w:space="0" w:color="auto"/>
                      </w:divBdr>
                      <w:divsChild>
                        <w:div w:id="643392496">
                          <w:marLeft w:val="0"/>
                          <w:marRight w:val="0"/>
                          <w:marTop w:val="0"/>
                          <w:marBottom w:val="0"/>
                          <w:divBdr>
                            <w:top w:val="none" w:sz="0" w:space="0" w:color="auto"/>
                            <w:left w:val="none" w:sz="0" w:space="0" w:color="auto"/>
                            <w:bottom w:val="none" w:sz="0" w:space="0" w:color="auto"/>
                            <w:right w:val="none" w:sz="0" w:space="0" w:color="auto"/>
                          </w:divBdr>
                        </w:div>
                      </w:divsChild>
                    </w:div>
                    <w:div w:id="462235461">
                      <w:marLeft w:val="0"/>
                      <w:marRight w:val="0"/>
                      <w:marTop w:val="0"/>
                      <w:marBottom w:val="0"/>
                      <w:divBdr>
                        <w:top w:val="none" w:sz="0" w:space="0" w:color="auto"/>
                        <w:left w:val="none" w:sz="0" w:space="0" w:color="auto"/>
                        <w:bottom w:val="none" w:sz="0" w:space="0" w:color="auto"/>
                        <w:right w:val="none" w:sz="0" w:space="0" w:color="auto"/>
                      </w:divBdr>
                      <w:divsChild>
                        <w:div w:id="1002509601">
                          <w:marLeft w:val="0"/>
                          <w:marRight w:val="0"/>
                          <w:marTop w:val="0"/>
                          <w:marBottom w:val="0"/>
                          <w:divBdr>
                            <w:top w:val="none" w:sz="0" w:space="0" w:color="auto"/>
                            <w:left w:val="none" w:sz="0" w:space="0" w:color="auto"/>
                            <w:bottom w:val="none" w:sz="0" w:space="0" w:color="auto"/>
                            <w:right w:val="none" w:sz="0" w:space="0" w:color="auto"/>
                          </w:divBdr>
                        </w:div>
                      </w:divsChild>
                    </w:div>
                    <w:div w:id="635331949">
                      <w:marLeft w:val="0"/>
                      <w:marRight w:val="0"/>
                      <w:marTop w:val="0"/>
                      <w:marBottom w:val="0"/>
                      <w:divBdr>
                        <w:top w:val="none" w:sz="0" w:space="0" w:color="auto"/>
                        <w:left w:val="none" w:sz="0" w:space="0" w:color="auto"/>
                        <w:bottom w:val="none" w:sz="0" w:space="0" w:color="auto"/>
                        <w:right w:val="none" w:sz="0" w:space="0" w:color="auto"/>
                      </w:divBdr>
                      <w:divsChild>
                        <w:div w:id="689378997">
                          <w:marLeft w:val="0"/>
                          <w:marRight w:val="0"/>
                          <w:marTop w:val="0"/>
                          <w:marBottom w:val="0"/>
                          <w:divBdr>
                            <w:top w:val="none" w:sz="0" w:space="0" w:color="auto"/>
                            <w:left w:val="none" w:sz="0" w:space="0" w:color="auto"/>
                            <w:bottom w:val="none" w:sz="0" w:space="0" w:color="auto"/>
                            <w:right w:val="none" w:sz="0" w:space="0" w:color="auto"/>
                          </w:divBdr>
                        </w:div>
                      </w:divsChild>
                    </w:div>
                    <w:div w:id="859587783">
                      <w:marLeft w:val="0"/>
                      <w:marRight w:val="0"/>
                      <w:marTop w:val="0"/>
                      <w:marBottom w:val="0"/>
                      <w:divBdr>
                        <w:top w:val="none" w:sz="0" w:space="0" w:color="auto"/>
                        <w:left w:val="none" w:sz="0" w:space="0" w:color="auto"/>
                        <w:bottom w:val="none" w:sz="0" w:space="0" w:color="auto"/>
                        <w:right w:val="none" w:sz="0" w:space="0" w:color="auto"/>
                      </w:divBdr>
                      <w:divsChild>
                        <w:div w:id="659042812">
                          <w:marLeft w:val="0"/>
                          <w:marRight w:val="0"/>
                          <w:marTop w:val="0"/>
                          <w:marBottom w:val="0"/>
                          <w:divBdr>
                            <w:top w:val="none" w:sz="0" w:space="0" w:color="auto"/>
                            <w:left w:val="none" w:sz="0" w:space="0" w:color="auto"/>
                            <w:bottom w:val="none" w:sz="0" w:space="0" w:color="auto"/>
                            <w:right w:val="none" w:sz="0" w:space="0" w:color="auto"/>
                          </w:divBdr>
                        </w:div>
                      </w:divsChild>
                    </w:div>
                    <w:div w:id="869293924">
                      <w:marLeft w:val="0"/>
                      <w:marRight w:val="0"/>
                      <w:marTop w:val="0"/>
                      <w:marBottom w:val="0"/>
                      <w:divBdr>
                        <w:top w:val="none" w:sz="0" w:space="0" w:color="auto"/>
                        <w:left w:val="none" w:sz="0" w:space="0" w:color="auto"/>
                        <w:bottom w:val="none" w:sz="0" w:space="0" w:color="auto"/>
                        <w:right w:val="none" w:sz="0" w:space="0" w:color="auto"/>
                      </w:divBdr>
                      <w:divsChild>
                        <w:div w:id="16706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600235">
          <w:marLeft w:val="0"/>
          <w:marRight w:val="0"/>
          <w:marTop w:val="0"/>
          <w:marBottom w:val="0"/>
          <w:divBdr>
            <w:top w:val="none" w:sz="0" w:space="0" w:color="auto"/>
            <w:left w:val="none" w:sz="0" w:space="0" w:color="auto"/>
            <w:bottom w:val="none" w:sz="0" w:space="0" w:color="auto"/>
            <w:right w:val="none" w:sz="0" w:space="0" w:color="auto"/>
          </w:divBdr>
          <w:divsChild>
            <w:div w:id="1921598290">
              <w:marLeft w:val="0"/>
              <w:marRight w:val="0"/>
              <w:marTop w:val="0"/>
              <w:marBottom w:val="0"/>
              <w:divBdr>
                <w:top w:val="none" w:sz="0" w:space="0" w:color="auto"/>
                <w:left w:val="none" w:sz="0" w:space="0" w:color="auto"/>
                <w:bottom w:val="none" w:sz="0" w:space="0" w:color="auto"/>
                <w:right w:val="none" w:sz="0" w:space="0" w:color="auto"/>
              </w:divBdr>
            </w:div>
          </w:divsChild>
        </w:div>
        <w:div w:id="834031175">
          <w:marLeft w:val="0"/>
          <w:marRight w:val="0"/>
          <w:marTop w:val="0"/>
          <w:marBottom w:val="0"/>
          <w:divBdr>
            <w:top w:val="none" w:sz="0" w:space="0" w:color="auto"/>
            <w:left w:val="none" w:sz="0" w:space="0" w:color="auto"/>
            <w:bottom w:val="none" w:sz="0" w:space="0" w:color="auto"/>
            <w:right w:val="none" w:sz="0" w:space="0" w:color="auto"/>
          </w:divBdr>
          <w:divsChild>
            <w:div w:id="1690375057">
              <w:marLeft w:val="0"/>
              <w:marRight w:val="0"/>
              <w:marTop w:val="0"/>
              <w:marBottom w:val="0"/>
              <w:divBdr>
                <w:top w:val="none" w:sz="0" w:space="0" w:color="auto"/>
                <w:left w:val="none" w:sz="0" w:space="0" w:color="auto"/>
                <w:bottom w:val="none" w:sz="0" w:space="0" w:color="auto"/>
                <w:right w:val="none" w:sz="0" w:space="0" w:color="auto"/>
              </w:divBdr>
            </w:div>
          </w:divsChild>
        </w:div>
        <w:div w:id="1557550139">
          <w:marLeft w:val="0"/>
          <w:marRight w:val="0"/>
          <w:marTop w:val="0"/>
          <w:marBottom w:val="0"/>
          <w:divBdr>
            <w:top w:val="none" w:sz="0" w:space="0" w:color="auto"/>
            <w:left w:val="none" w:sz="0" w:space="0" w:color="auto"/>
            <w:bottom w:val="none" w:sz="0" w:space="0" w:color="auto"/>
            <w:right w:val="none" w:sz="0" w:space="0" w:color="auto"/>
          </w:divBdr>
          <w:divsChild>
            <w:div w:id="1623733841">
              <w:marLeft w:val="0"/>
              <w:marRight w:val="0"/>
              <w:marTop w:val="0"/>
              <w:marBottom w:val="0"/>
              <w:divBdr>
                <w:top w:val="none" w:sz="0" w:space="0" w:color="auto"/>
                <w:left w:val="none" w:sz="0" w:space="0" w:color="auto"/>
                <w:bottom w:val="none" w:sz="0" w:space="0" w:color="auto"/>
                <w:right w:val="none" w:sz="0" w:space="0" w:color="auto"/>
              </w:divBdr>
            </w:div>
          </w:divsChild>
        </w:div>
        <w:div w:id="1572426429">
          <w:marLeft w:val="0"/>
          <w:marRight w:val="0"/>
          <w:marTop w:val="0"/>
          <w:marBottom w:val="0"/>
          <w:divBdr>
            <w:top w:val="none" w:sz="0" w:space="0" w:color="auto"/>
            <w:left w:val="none" w:sz="0" w:space="0" w:color="auto"/>
            <w:bottom w:val="none" w:sz="0" w:space="0" w:color="auto"/>
            <w:right w:val="none" w:sz="0" w:space="0" w:color="auto"/>
          </w:divBdr>
          <w:divsChild>
            <w:div w:id="907032980">
              <w:marLeft w:val="0"/>
              <w:marRight w:val="0"/>
              <w:marTop w:val="0"/>
              <w:marBottom w:val="0"/>
              <w:divBdr>
                <w:top w:val="none" w:sz="0" w:space="0" w:color="auto"/>
                <w:left w:val="none" w:sz="0" w:space="0" w:color="auto"/>
                <w:bottom w:val="none" w:sz="0" w:space="0" w:color="auto"/>
                <w:right w:val="none" w:sz="0" w:space="0" w:color="auto"/>
              </w:divBdr>
              <w:divsChild>
                <w:div w:id="1878078115">
                  <w:marLeft w:val="0"/>
                  <w:marRight w:val="0"/>
                  <w:marTop w:val="30"/>
                  <w:marBottom w:val="30"/>
                  <w:divBdr>
                    <w:top w:val="none" w:sz="0" w:space="0" w:color="auto"/>
                    <w:left w:val="none" w:sz="0" w:space="0" w:color="auto"/>
                    <w:bottom w:val="none" w:sz="0" w:space="0" w:color="auto"/>
                    <w:right w:val="none" w:sz="0" w:space="0" w:color="auto"/>
                  </w:divBdr>
                  <w:divsChild>
                    <w:div w:id="400367588">
                      <w:marLeft w:val="0"/>
                      <w:marRight w:val="0"/>
                      <w:marTop w:val="0"/>
                      <w:marBottom w:val="0"/>
                      <w:divBdr>
                        <w:top w:val="none" w:sz="0" w:space="0" w:color="auto"/>
                        <w:left w:val="none" w:sz="0" w:space="0" w:color="auto"/>
                        <w:bottom w:val="none" w:sz="0" w:space="0" w:color="auto"/>
                        <w:right w:val="none" w:sz="0" w:space="0" w:color="auto"/>
                      </w:divBdr>
                      <w:divsChild>
                        <w:div w:id="1860701622">
                          <w:marLeft w:val="0"/>
                          <w:marRight w:val="0"/>
                          <w:marTop w:val="0"/>
                          <w:marBottom w:val="0"/>
                          <w:divBdr>
                            <w:top w:val="none" w:sz="0" w:space="0" w:color="auto"/>
                            <w:left w:val="none" w:sz="0" w:space="0" w:color="auto"/>
                            <w:bottom w:val="none" w:sz="0" w:space="0" w:color="auto"/>
                            <w:right w:val="none" w:sz="0" w:space="0" w:color="auto"/>
                          </w:divBdr>
                        </w:div>
                      </w:divsChild>
                    </w:div>
                    <w:div w:id="1481921231">
                      <w:marLeft w:val="0"/>
                      <w:marRight w:val="0"/>
                      <w:marTop w:val="0"/>
                      <w:marBottom w:val="0"/>
                      <w:divBdr>
                        <w:top w:val="none" w:sz="0" w:space="0" w:color="auto"/>
                        <w:left w:val="none" w:sz="0" w:space="0" w:color="auto"/>
                        <w:bottom w:val="none" w:sz="0" w:space="0" w:color="auto"/>
                        <w:right w:val="none" w:sz="0" w:space="0" w:color="auto"/>
                      </w:divBdr>
                      <w:divsChild>
                        <w:div w:id="211355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726933">
              <w:marLeft w:val="0"/>
              <w:marRight w:val="0"/>
              <w:marTop w:val="0"/>
              <w:marBottom w:val="0"/>
              <w:divBdr>
                <w:top w:val="none" w:sz="0" w:space="0" w:color="auto"/>
                <w:left w:val="none" w:sz="0" w:space="0" w:color="auto"/>
                <w:bottom w:val="none" w:sz="0" w:space="0" w:color="auto"/>
                <w:right w:val="none" w:sz="0" w:space="0" w:color="auto"/>
              </w:divBdr>
            </w:div>
          </w:divsChild>
        </w:div>
        <w:div w:id="1631204315">
          <w:marLeft w:val="0"/>
          <w:marRight w:val="0"/>
          <w:marTop w:val="0"/>
          <w:marBottom w:val="0"/>
          <w:divBdr>
            <w:top w:val="none" w:sz="0" w:space="0" w:color="auto"/>
            <w:left w:val="none" w:sz="0" w:space="0" w:color="auto"/>
            <w:bottom w:val="none" w:sz="0" w:space="0" w:color="auto"/>
            <w:right w:val="none" w:sz="0" w:space="0" w:color="auto"/>
          </w:divBdr>
          <w:divsChild>
            <w:div w:id="178664871">
              <w:marLeft w:val="0"/>
              <w:marRight w:val="0"/>
              <w:marTop w:val="0"/>
              <w:marBottom w:val="0"/>
              <w:divBdr>
                <w:top w:val="none" w:sz="0" w:space="0" w:color="auto"/>
                <w:left w:val="none" w:sz="0" w:space="0" w:color="auto"/>
                <w:bottom w:val="none" w:sz="0" w:space="0" w:color="auto"/>
                <w:right w:val="none" w:sz="0" w:space="0" w:color="auto"/>
              </w:divBdr>
            </w:div>
          </w:divsChild>
        </w:div>
        <w:div w:id="1762481973">
          <w:marLeft w:val="0"/>
          <w:marRight w:val="0"/>
          <w:marTop w:val="0"/>
          <w:marBottom w:val="0"/>
          <w:divBdr>
            <w:top w:val="none" w:sz="0" w:space="0" w:color="auto"/>
            <w:left w:val="none" w:sz="0" w:space="0" w:color="auto"/>
            <w:bottom w:val="none" w:sz="0" w:space="0" w:color="auto"/>
            <w:right w:val="none" w:sz="0" w:space="0" w:color="auto"/>
          </w:divBdr>
          <w:divsChild>
            <w:div w:id="333580885">
              <w:marLeft w:val="0"/>
              <w:marRight w:val="0"/>
              <w:marTop w:val="0"/>
              <w:marBottom w:val="0"/>
              <w:divBdr>
                <w:top w:val="none" w:sz="0" w:space="0" w:color="auto"/>
                <w:left w:val="none" w:sz="0" w:space="0" w:color="auto"/>
                <w:bottom w:val="none" w:sz="0" w:space="0" w:color="auto"/>
                <w:right w:val="none" w:sz="0" w:space="0" w:color="auto"/>
              </w:divBdr>
            </w:div>
          </w:divsChild>
        </w:div>
        <w:div w:id="1813718468">
          <w:marLeft w:val="0"/>
          <w:marRight w:val="0"/>
          <w:marTop w:val="0"/>
          <w:marBottom w:val="0"/>
          <w:divBdr>
            <w:top w:val="none" w:sz="0" w:space="0" w:color="auto"/>
            <w:left w:val="none" w:sz="0" w:space="0" w:color="auto"/>
            <w:bottom w:val="none" w:sz="0" w:space="0" w:color="auto"/>
            <w:right w:val="none" w:sz="0" w:space="0" w:color="auto"/>
          </w:divBdr>
          <w:divsChild>
            <w:div w:id="105515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9704">
      <w:bodyDiv w:val="1"/>
      <w:marLeft w:val="0"/>
      <w:marRight w:val="0"/>
      <w:marTop w:val="0"/>
      <w:marBottom w:val="0"/>
      <w:divBdr>
        <w:top w:val="none" w:sz="0" w:space="0" w:color="auto"/>
        <w:left w:val="none" w:sz="0" w:space="0" w:color="auto"/>
        <w:bottom w:val="none" w:sz="0" w:space="0" w:color="auto"/>
        <w:right w:val="none" w:sz="0" w:space="0" w:color="auto"/>
      </w:divBdr>
      <w:divsChild>
        <w:div w:id="117260102">
          <w:marLeft w:val="0"/>
          <w:marRight w:val="0"/>
          <w:marTop w:val="0"/>
          <w:marBottom w:val="0"/>
          <w:divBdr>
            <w:top w:val="none" w:sz="0" w:space="0" w:color="auto"/>
            <w:left w:val="none" w:sz="0" w:space="0" w:color="auto"/>
            <w:bottom w:val="none" w:sz="0" w:space="0" w:color="auto"/>
            <w:right w:val="none" w:sz="0" w:space="0" w:color="auto"/>
          </w:divBdr>
          <w:divsChild>
            <w:div w:id="518740681">
              <w:marLeft w:val="0"/>
              <w:marRight w:val="0"/>
              <w:marTop w:val="0"/>
              <w:marBottom w:val="0"/>
              <w:divBdr>
                <w:top w:val="none" w:sz="0" w:space="0" w:color="auto"/>
                <w:left w:val="none" w:sz="0" w:space="0" w:color="auto"/>
                <w:bottom w:val="none" w:sz="0" w:space="0" w:color="auto"/>
                <w:right w:val="none" w:sz="0" w:space="0" w:color="auto"/>
              </w:divBdr>
            </w:div>
          </w:divsChild>
        </w:div>
        <w:div w:id="257521499">
          <w:marLeft w:val="0"/>
          <w:marRight w:val="0"/>
          <w:marTop w:val="0"/>
          <w:marBottom w:val="0"/>
          <w:divBdr>
            <w:top w:val="none" w:sz="0" w:space="0" w:color="auto"/>
            <w:left w:val="none" w:sz="0" w:space="0" w:color="auto"/>
            <w:bottom w:val="none" w:sz="0" w:space="0" w:color="auto"/>
            <w:right w:val="none" w:sz="0" w:space="0" w:color="auto"/>
          </w:divBdr>
          <w:divsChild>
            <w:div w:id="1252424373">
              <w:marLeft w:val="0"/>
              <w:marRight w:val="0"/>
              <w:marTop w:val="0"/>
              <w:marBottom w:val="0"/>
              <w:divBdr>
                <w:top w:val="none" w:sz="0" w:space="0" w:color="auto"/>
                <w:left w:val="none" w:sz="0" w:space="0" w:color="auto"/>
                <w:bottom w:val="none" w:sz="0" w:space="0" w:color="auto"/>
                <w:right w:val="none" w:sz="0" w:space="0" w:color="auto"/>
              </w:divBdr>
            </w:div>
          </w:divsChild>
        </w:div>
        <w:div w:id="1015307795">
          <w:marLeft w:val="0"/>
          <w:marRight w:val="0"/>
          <w:marTop w:val="0"/>
          <w:marBottom w:val="0"/>
          <w:divBdr>
            <w:top w:val="none" w:sz="0" w:space="0" w:color="auto"/>
            <w:left w:val="none" w:sz="0" w:space="0" w:color="auto"/>
            <w:bottom w:val="none" w:sz="0" w:space="0" w:color="auto"/>
            <w:right w:val="none" w:sz="0" w:space="0" w:color="auto"/>
          </w:divBdr>
          <w:divsChild>
            <w:div w:id="1776823474">
              <w:marLeft w:val="0"/>
              <w:marRight w:val="0"/>
              <w:marTop w:val="0"/>
              <w:marBottom w:val="0"/>
              <w:divBdr>
                <w:top w:val="none" w:sz="0" w:space="0" w:color="auto"/>
                <w:left w:val="none" w:sz="0" w:space="0" w:color="auto"/>
                <w:bottom w:val="none" w:sz="0" w:space="0" w:color="auto"/>
                <w:right w:val="none" w:sz="0" w:space="0" w:color="auto"/>
              </w:divBdr>
            </w:div>
          </w:divsChild>
        </w:div>
        <w:div w:id="1090932294">
          <w:marLeft w:val="0"/>
          <w:marRight w:val="0"/>
          <w:marTop w:val="0"/>
          <w:marBottom w:val="0"/>
          <w:divBdr>
            <w:top w:val="none" w:sz="0" w:space="0" w:color="auto"/>
            <w:left w:val="none" w:sz="0" w:space="0" w:color="auto"/>
            <w:bottom w:val="none" w:sz="0" w:space="0" w:color="auto"/>
            <w:right w:val="none" w:sz="0" w:space="0" w:color="auto"/>
          </w:divBdr>
          <w:divsChild>
            <w:div w:id="133181905">
              <w:marLeft w:val="0"/>
              <w:marRight w:val="0"/>
              <w:marTop w:val="0"/>
              <w:marBottom w:val="0"/>
              <w:divBdr>
                <w:top w:val="none" w:sz="0" w:space="0" w:color="auto"/>
                <w:left w:val="none" w:sz="0" w:space="0" w:color="auto"/>
                <w:bottom w:val="none" w:sz="0" w:space="0" w:color="auto"/>
                <w:right w:val="none" w:sz="0" w:space="0" w:color="auto"/>
              </w:divBdr>
            </w:div>
          </w:divsChild>
        </w:div>
        <w:div w:id="1136340220">
          <w:marLeft w:val="0"/>
          <w:marRight w:val="0"/>
          <w:marTop w:val="0"/>
          <w:marBottom w:val="0"/>
          <w:divBdr>
            <w:top w:val="none" w:sz="0" w:space="0" w:color="auto"/>
            <w:left w:val="none" w:sz="0" w:space="0" w:color="auto"/>
            <w:bottom w:val="none" w:sz="0" w:space="0" w:color="auto"/>
            <w:right w:val="none" w:sz="0" w:space="0" w:color="auto"/>
          </w:divBdr>
          <w:divsChild>
            <w:div w:id="1400052800">
              <w:marLeft w:val="0"/>
              <w:marRight w:val="0"/>
              <w:marTop w:val="0"/>
              <w:marBottom w:val="0"/>
              <w:divBdr>
                <w:top w:val="none" w:sz="0" w:space="0" w:color="auto"/>
                <w:left w:val="none" w:sz="0" w:space="0" w:color="auto"/>
                <w:bottom w:val="none" w:sz="0" w:space="0" w:color="auto"/>
                <w:right w:val="none" w:sz="0" w:space="0" w:color="auto"/>
              </w:divBdr>
            </w:div>
            <w:div w:id="1752578194">
              <w:marLeft w:val="0"/>
              <w:marRight w:val="0"/>
              <w:marTop w:val="0"/>
              <w:marBottom w:val="0"/>
              <w:divBdr>
                <w:top w:val="none" w:sz="0" w:space="0" w:color="auto"/>
                <w:left w:val="none" w:sz="0" w:space="0" w:color="auto"/>
                <w:bottom w:val="none" w:sz="0" w:space="0" w:color="auto"/>
                <w:right w:val="none" w:sz="0" w:space="0" w:color="auto"/>
              </w:divBdr>
              <w:divsChild>
                <w:div w:id="1034576412">
                  <w:marLeft w:val="0"/>
                  <w:marRight w:val="0"/>
                  <w:marTop w:val="30"/>
                  <w:marBottom w:val="30"/>
                  <w:divBdr>
                    <w:top w:val="none" w:sz="0" w:space="0" w:color="auto"/>
                    <w:left w:val="none" w:sz="0" w:space="0" w:color="auto"/>
                    <w:bottom w:val="none" w:sz="0" w:space="0" w:color="auto"/>
                    <w:right w:val="none" w:sz="0" w:space="0" w:color="auto"/>
                  </w:divBdr>
                  <w:divsChild>
                    <w:div w:id="119881008">
                      <w:marLeft w:val="0"/>
                      <w:marRight w:val="0"/>
                      <w:marTop w:val="0"/>
                      <w:marBottom w:val="0"/>
                      <w:divBdr>
                        <w:top w:val="none" w:sz="0" w:space="0" w:color="auto"/>
                        <w:left w:val="none" w:sz="0" w:space="0" w:color="auto"/>
                        <w:bottom w:val="none" w:sz="0" w:space="0" w:color="auto"/>
                        <w:right w:val="none" w:sz="0" w:space="0" w:color="auto"/>
                      </w:divBdr>
                      <w:divsChild>
                        <w:div w:id="1053117132">
                          <w:marLeft w:val="0"/>
                          <w:marRight w:val="0"/>
                          <w:marTop w:val="0"/>
                          <w:marBottom w:val="0"/>
                          <w:divBdr>
                            <w:top w:val="none" w:sz="0" w:space="0" w:color="auto"/>
                            <w:left w:val="none" w:sz="0" w:space="0" w:color="auto"/>
                            <w:bottom w:val="none" w:sz="0" w:space="0" w:color="auto"/>
                            <w:right w:val="none" w:sz="0" w:space="0" w:color="auto"/>
                          </w:divBdr>
                        </w:div>
                      </w:divsChild>
                    </w:div>
                    <w:div w:id="152796884">
                      <w:marLeft w:val="0"/>
                      <w:marRight w:val="0"/>
                      <w:marTop w:val="0"/>
                      <w:marBottom w:val="0"/>
                      <w:divBdr>
                        <w:top w:val="none" w:sz="0" w:space="0" w:color="auto"/>
                        <w:left w:val="none" w:sz="0" w:space="0" w:color="auto"/>
                        <w:bottom w:val="none" w:sz="0" w:space="0" w:color="auto"/>
                        <w:right w:val="none" w:sz="0" w:space="0" w:color="auto"/>
                      </w:divBdr>
                      <w:divsChild>
                        <w:div w:id="1912349669">
                          <w:marLeft w:val="0"/>
                          <w:marRight w:val="0"/>
                          <w:marTop w:val="0"/>
                          <w:marBottom w:val="0"/>
                          <w:divBdr>
                            <w:top w:val="none" w:sz="0" w:space="0" w:color="auto"/>
                            <w:left w:val="none" w:sz="0" w:space="0" w:color="auto"/>
                            <w:bottom w:val="none" w:sz="0" w:space="0" w:color="auto"/>
                            <w:right w:val="none" w:sz="0" w:space="0" w:color="auto"/>
                          </w:divBdr>
                        </w:div>
                      </w:divsChild>
                    </w:div>
                    <w:div w:id="503788921">
                      <w:marLeft w:val="0"/>
                      <w:marRight w:val="0"/>
                      <w:marTop w:val="0"/>
                      <w:marBottom w:val="0"/>
                      <w:divBdr>
                        <w:top w:val="none" w:sz="0" w:space="0" w:color="auto"/>
                        <w:left w:val="none" w:sz="0" w:space="0" w:color="auto"/>
                        <w:bottom w:val="none" w:sz="0" w:space="0" w:color="auto"/>
                        <w:right w:val="none" w:sz="0" w:space="0" w:color="auto"/>
                      </w:divBdr>
                      <w:divsChild>
                        <w:div w:id="1354071340">
                          <w:marLeft w:val="0"/>
                          <w:marRight w:val="0"/>
                          <w:marTop w:val="0"/>
                          <w:marBottom w:val="0"/>
                          <w:divBdr>
                            <w:top w:val="none" w:sz="0" w:space="0" w:color="auto"/>
                            <w:left w:val="none" w:sz="0" w:space="0" w:color="auto"/>
                            <w:bottom w:val="none" w:sz="0" w:space="0" w:color="auto"/>
                            <w:right w:val="none" w:sz="0" w:space="0" w:color="auto"/>
                          </w:divBdr>
                        </w:div>
                      </w:divsChild>
                    </w:div>
                    <w:div w:id="964038954">
                      <w:marLeft w:val="0"/>
                      <w:marRight w:val="0"/>
                      <w:marTop w:val="0"/>
                      <w:marBottom w:val="0"/>
                      <w:divBdr>
                        <w:top w:val="none" w:sz="0" w:space="0" w:color="auto"/>
                        <w:left w:val="none" w:sz="0" w:space="0" w:color="auto"/>
                        <w:bottom w:val="none" w:sz="0" w:space="0" w:color="auto"/>
                        <w:right w:val="none" w:sz="0" w:space="0" w:color="auto"/>
                      </w:divBdr>
                      <w:divsChild>
                        <w:div w:id="97338571">
                          <w:marLeft w:val="0"/>
                          <w:marRight w:val="0"/>
                          <w:marTop w:val="0"/>
                          <w:marBottom w:val="0"/>
                          <w:divBdr>
                            <w:top w:val="none" w:sz="0" w:space="0" w:color="auto"/>
                            <w:left w:val="none" w:sz="0" w:space="0" w:color="auto"/>
                            <w:bottom w:val="none" w:sz="0" w:space="0" w:color="auto"/>
                            <w:right w:val="none" w:sz="0" w:space="0" w:color="auto"/>
                          </w:divBdr>
                        </w:div>
                      </w:divsChild>
                    </w:div>
                    <w:div w:id="1683387053">
                      <w:marLeft w:val="0"/>
                      <w:marRight w:val="0"/>
                      <w:marTop w:val="0"/>
                      <w:marBottom w:val="0"/>
                      <w:divBdr>
                        <w:top w:val="none" w:sz="0" w:space="0" w:color="auto"/>
                        <w:left w:val="none" w:sz="0" w:space="0" w:color="auto"/>
                        <w:bottom w:val="none" w:sz="0" w:space="0" w:color="auto"/>
                        <w:right w:val="none" w:sz="0" w:space="0" w:color="auto"/>
                      </w:divBdr>
                      <w:divsChild>
                        <w:div w:id="295066016">
                          <w:marLeft w:val="0"/>
                          <w:marRight w:val="0"/>
                          <w:marTop w:val="0"/>
                          <w:marBottom w:val="0"/>
                          <w:divBdr>
                            <w:top w:val="none" w:sz="0" w:space="0" w:color="auto"/>
                            <w:left w:val="none" w:sz="0" w:space="0" w:color="auto"/>
                            <w:bottom w:val="none" w:sz="0" w:space="0" w:color="auto"/>
                            <w:right w:val="none" w:sz="0" w:space="0" w:color="auto"/>
                          </w:divBdr>
                        </w:div>
                      </w:divsChild>
                    </w:div>
                    <w:div w:id="1771244612">
                      <w:marLeft w:val="0"/>
                      <w:marRight w:val="0"/>
                      <w:marTop w:val="0"/>
                      <w:marBottom w:val="0"/>
                      <w:divBdr>
                        <w:top w:val="none" w:sz="0" w:space="0" w:color="auto"/>
                        <w:left w:val="none" w:sz="0" w:space="0" w:color="auto"/>
                        <w:bottom w:val="none" w:sz="0" w:space="0" w:color="auto"/>
                        <w:right w:val="none" w:sz="0" w:space="0" w:color="auto"/>
                      </w:divBdr>
                      <w:divsChild>
                        <w:div w:id="19415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289640">
          <w:marLeft w:val="0"/>
          <w:marRight w:val="0"/>
          <w:marTop w:val="0"/>
          <w:marBottom w:val="0"/>
          <w:divBdr>
            <w:top w:val="none" w:sz="0" w:space="0" w:color="auto"/>
            <w:left w:val="none" w:sz="0" w:space="0" w:color="auto"/>
            <w:bottom w:val="none" w:sz="0" w:space="0" w:color="auto"/>
            <w:right w:val="none" w:sz="0" w:space="0" w:color="auto"/>
          </w:divBdr>
          <w:divsChild>
            <w:div w:id="41448565">
              <w:marLeft w:val="0"/>
              <w:marRight w:val="0"/>
              <w:marTop w:val="0"/>
              <w:marBottom w:val="0"/>
              <w:divBdr>
                <w:top w:val="none" w:sz="0" w:space="0" w:color="auto"/>
                <w:left w:val="none" w:sz="0" w:space="0" w:color="auto"/>
                <w:bottom w:val="none" w:sz="0" w:space="0" w:color="auto"/>
                <w:right w:val="none" w:sz="0" w:space="0" w:color="auto"/>
              </w:divBdr>
              <w:divsChild>
                <w:div w:id="1949194737">
                  <w:marLeft w:val="0"/>
                  <w:marRight w:val="0"/>
                  <w:marTop w:val="30"/>
                  <w:marBottom w:val="30"/>
                  <w:divBdr>
                    <w:top w:val="none" w:sz="0" w:space="0" w:color="auto"/>
                    <w:left w:val="none" w:sz="0" w:space="0" w:color="auto"/>
                    <w:bottom w:val="none" w:sz="0" w:space="0" w:color="auto"/>
                    <w:right w:val="none" w:sz="0" w:space="0" w:color="auto"/>
                  </w:divBdr>
                  <w:divsChild>
                    <w:div w:id="161287469">
                      <w:marLeft w:val="0"/>
                      <w:marRight w:val="0"/>
                      <w:marTop w:val="0"/>
                      <w:marBottom w:val="0"/>
                      <w:divBdr>
                        <w:top w:val="none" w:sz="0" w:space="0" w:color="auto"/>
                        <w:left w:val="none" w:sz="0" w:space="0" w:color="auto"/>
                        <w:bottom w:val="none" w:sz="0" w:space="0" w:color="auto"/>
                        <w:right w:val="none" w:sz="0" w:space="0" w:color="auto"/>
                      </w:divBdr>
                      <w:divsChild>
                        <w:div w:id="1835300195">
                          <w:marLeft w:val="0"/>
                          <w:marRight w:val="0"/>
                          <w:marTop w:val="0"/>
                          <w:marBottom w:val="0"/>
                          <w:divBdr>
                            <w:top w:val="none" w:sz="0" w:space="0" w:color="auto"/>
                            <w:left w:val="none" w:sz="0" w:space="0" w:color="auto"/>
                            <w:bottom w:val="none" w:sz="0" w:space="0" w:color="auto"/>
                            <w:right w:val="none" w:sz="0" w:space="0" w:color="auto"/>
                          </w:divBdr>
                        </w:div>
                      </w:divsChild>
                    </w:div>
                    <w:div w:id="832913132">
                      <w:marLeft w:val="0"/>
                      <w:marRight w:val="0"/>
                      <w:marTop w:val="0"/>
                      <w:marBottom w:val="0"/>
                      <w:divBdr>
                        <w:top w:val="none" w:sz="0" w:space="0" w:color="auto"/>
                        <w:left w:val="none" w:sz="0" w:space="0" w:color="auto"/>
                        <w:bottom w:val="none" w:sz="0" w:space="0" w:color="auto"/>
                        <w:right w:val="none" w:sz="0" w:space="0" w:color="auto"/>
                      </w:divBdr>
                      <w:divsChild>
                        <w:div w:id="134409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048588">
              <w:marLeft w:val="0"/>
              <w:marRight w:val="0"/>
              <w:marTop w:val="0"/>
              <w:marBottom w:val="0"/>
              <w:divBdr>
                <w:top w:val="none" w:sz="0" w:space="0" w:color="auto"/>
                <w:left w:val="none" w:sz="0" w:space="0" w:color="auto"/>
                <w:bottom w:val="none" w:sz="0" w:space="0" w:color="auto"/>
                <w:right w:val="none" w:sz="0" w:space="0" w:color="auto"/>
              </w:divBdr>
            </w:div>
          </w:divsChild>
        </w:div>
        <w:div w:id="1154876588">
          <w:marLeft w:val="0"/>
          <w:marRight w:val="0"/>
          <w:marTop w:val="0"/>
          <w:marBottom w:val="0"/>
          <w:divBdr>
            <w:top w:val="none" w:sz="0" w:space="0" w:color="auto"/>
            <w:left w:val="none" w:sz="0" w:space="0" w:color="auto"/>
            <w:bottom w:val="none" w:sz="0" w:space="0" w:color="auto"/>
            <w:right w:val="none" w:sz="0" w:space="0" w:color="auto"/>
          </w:divBdr>
          <w:divsChild>
            <w:div w:id="149491978">
              <w:marLeft w:val="0"/>
              <w:marRight w:val="0"/>
              <w:marTop w:val="0"/>
              <w:marBottom w:val="0"/>
              <w:divBdr>
                <w:top w:val="none" w:sz="0" w:space="0" w:color="auto"/>
                <w:left w:val="none" w:sz="0" w:space="0" w:color="auto"/>
                <w:bottom w:val="none" w:sz="0" w:space="0" w:color="auto"/>
                <w:right w:val="none" w:sz="0" w:space="0" w:color="auto"/>
              </w:divBdr>
            </w:div>
          </w:divsChild>
        </w:div>
        <w:div w:id="1162039318">
          <w:marLeft w:val="0"/>
          <w:marRight w:val="0"/>
          <w:marTop w:val="0"/>
          <w:marBottom w:val="0"/>
          <w:divBdr>
            <w:top w:val="none" w:sz="0" w:space="0" w:color="auto"/>
            <w:left w:val="none" w:sz="0" w:space="0" w:color="auto"/>
            <w:bottom w:val="none" w:sz="0" w:space="0" w:color="auto"/>
            <w:right w:val="none" w:sz="0" w:space="0" w:color="auto"/>
          </w:divBdr>
          <w:divsChild>
            <w:div w:id="708995034">
              <w:marLeft w:val="0"/>
              <w:marRight w:val="0"/>
              <w:marTop w:val="0"/>
              <w:marBottom w:val="0"/>
              <w:divBdr>
                <w:top w:val="none" w:sz="0" w:space="0" w:color="auto"/>
                <w:left w:val="none" w:sz="0" w:space="0" w:color="auto"/>
                <w:bottom w:val="none" w:sz="0" w:space="0" w:color="auto"/>
                <w:right w:val="none" w:sz="0" w:space="0" w:color="auto"/>
              </w:divBdr>
            </w:div>
          </w:divsChild>
        </w:div>
        <w:div w:id="1354190835">
          <w:marLeft w:val="0"/>
          <w:marRight w:val="0"/>
          <w:marTop w:val="0"/>
          <w:marBottom w:val="0"/>
          <w:divBdr>
            <w:top w:val="none" w:sz="0" w:space="0" w:color="auto"/>
            <w:left w:val="none" w:sz="0" w:space="0" w:color="auto"/>
            <w:bottom w:val="none" w:sz="0" w:space="0" w:color="auto"/>
            <w:right w:val="none" w:sz="0" w:space="0" w:color="auto"/>
          </w:divBdr>
          <w:divsChild>
            <w:div w:id="2130270506">
              <w:marLeft w:val="0"/>
              <w:marRight w:val="0"/>
              <w:marTop w:val="0"/>
              <w:marBottom w:val="0"/>
              <w:divBdr>
                <w:top w:val="none" w:sz="0" w:space="0" w:color="auto"/>
                <w:left w:val="none" w:sz="0" w:space="0" w:color="auto"/>
                <w:bottom w:val="none" w:sz="0" w:space="0" w:color="auto"/>
                <w:right w:val="none" w:sz="0" w:space="0" w:color="auto"/>
              </w:divBdr>
            </w:div>
          </w:divsChild>
        </w:div>
        <w:div w:id="2122995392">
          <w:marLeft w:val="0"/>
          <w:marRight w:val="0"/>
          <w:marTop w:val="0"/>
          <w:marBottom w:val="0"/>
          <w:divBdr>
            <w:top w:val="none" w:sz="0" w:space="0" w:color="auto"/>
            <w:left w:val="none" w:sz="0" w:space="0" w:color="auto"/>
            <w:bottom w:val="none" w:sz="0" w:space="0" w:color="auto"/>
            <w:right w:val="none" w:sz="0" w:space="0" w:color="auto"/>
          </w:divBdr>
          <w:divsChild>
            <w:div w:id="164766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56791">
      <w:bodyDiv w:val="1"/>
      <w:marLeft w:val="0"/>
      <w:marRight w:val="0"/>
      <w:marTop w:val="0"/>
      <w:marBottom w:val="0"/>
      <w:divBdr>
        <w:top w:val="none" w:sz="0" w:space="0" w:color="auto"/>
        <w:left w:val="none" w:sz="0" w:space="0" w:color="auto"/>
        <w:bottom w:val="none" w:sz="0" w:space="0" w:color="auto"/>
        <w:right w:val="none" w:sz="0" w:space="0" w:color="auto"/>
      </w:divBdr>
      <w:divsChild>
        <w:div w:id="448860090">
          <w:marLeft w:val="0"/>
          <w:marRight w:val="0"/>
          <w:marTop w:val="0"/>
          <w:marBottom w:val="0"/>
          <w:divBdr>
            <w:top w:val="none" w:sz="0" w:space="0" w:color="auto"/>
            <w:left w:val="none" w:sz="0" w:space="0" w:color="auto"/>
            <w:bottom w:val="none" w:sz="0" w:space="0" w:color="auto"/>
            <w:right w:val="none" w:sz="0" w:space="0" w:color="auto"/>
          </w:divBdr>
        </w:div>
        <w:div w:id="577519087">
          <w:marLeft w:val="0"/>
          <w:marRight w:val="0"/>
          <w:marTop w:val="0"/>
          <w:marBottom w:val="0"/>
          <w:divBdr>
            <w:top w:val="none" w:sz="0" w:space="0" w:color="auto"/>
            <w:left w:val="none" w:sz="0" w:space="0" w:color="auto"/>
            <w:bottom w:val="none" w:sz="0" w:space="0" w:color="auto"/>
            <w:right w:val="none" w:sz="0" w:space="0" w:color="auto"/>
          </w:divBdr>
        </w:div>
        <w:div w:id="784226425">
          <w:marLeft w:val="0"/>
          <w:marRight w:val="0"/>
          <w:marTop w:val="30"/>
          <w:marBottom w:val="30"/>
          <w:divBdr>
            <w:top w:val="none" w:sz="0" w:space="0" w:color="auto"/>
            <w:left w:val="none" w:sz="0" w:space="0" w:color="auto"/>
            <w:bottom w:val="none" w:sz="0" w:space="0" w:color="auto"/>
            <w:right w:val="none" w:sz="0" w:space="0" w:color="auto"/>
          </w:divBdr>
          <w:divsChild>
            <w:div w:id="112096846">
              <w:marLeft w:val="0"/>
              <w:marRight w:val="0"/>
              <w:marTop w:val="0"/>
              <w:marBottom w:val="0"/>
              <w:divBdr>
                <w:top w:val="none" w:sz="0" w:space="0" w:color="auto"/>
                <w:left w:val="none" w:sz="0" w:space="0" w:color="auto"/>
                <w:bottom w:val="none" w:sz="0" w:space="0" w:color="auto"/>
                <w:right w:val="none" w:sz="0" w:space="0" w:color="auto"/>
              </w:divBdr>
              <w:divsChild>
                <w:div w:id="2129231407">
                  <w:marLeft w:val="0"/>
                  <w:marRight w:val="0"/>
                  <w:marTop w:val="0"/>
                  <w:marBottom w:val="0"/>
                  <w:divBdr>
                    <w:top w:val="none" w:sz="0" w:space="0" w:color="auto"/>
                    <w:left w:val="none" w:sz="0" w:space="0" w:color="auto"/>
                    <w:bottom w:val="none" w:sz="0" w:space="0" w:color="auto"/>
                    <w:right w:val="none" w:sz="0" w:space="0" w:color="auto"/>
                  </w:divBdr>
                </w:div>
              </w:divsChild>
            </w:div>
            <w:div w:id="138038411">
              <w:marLeft w:val="0"/>
              <w:marRight w:val="0"/>
              <w:marTop w:val="0"/>
              <w:marBottom w:val="0"/>
              <w:divBdr>
                <w:top w:val="none" w:sz="0" w:space="0" w:color="auto"/>
                <w:left w:val="none" w:sz="0" w:space="0" w:color="auto"/>
                <w:bottom w:val="none" w:sz="0" w:space="0" w:color="auto"/>
                <w:right w:val="none" w:sz="0" w:space="0" w:color="auto"/>
              </w:divBdr>
              <w:divsChild>
                <w:div w:id="782840889">
                  <w:marLeft w:val="0"/>
                  <w:marRight w:val="0"/>
                  <w:marTop w:val="0"/>
                  <w:marBottom w:val="0"/>
                  <w:divBdr>
                    <w:top w:val="none" w:sz="0" w:space="0" w:color="auto"/>
                    <w:left w:val="none" w:sz="0" w:space="0" w:color="auto"/>
                    <w:bottom w:val="none" w:sz="0" w:space="0" w:color="auto"/>
                    <w:right w:val="none" w:sz="0" w:space="0" w:color="auto"/>
                  </w:divBdr>
                </w:div>
              </w:divsChild>
            </w:div>
            <w:div w:id="372197824">
              <w:marLeft w:val="0"/>
              <w:marRight w:val="0"/>
              <w:marTop w:val="0"/>
              <w:marBottom w:val="0"/>
              <w:divBdr>
                <w:top w:val="none" w:sz="0" w:space="0" w:color="auto"/>
                <w:left w:val="none" w:sz="0" w:space="0" w:color="auto"/>
                <w:bottom w:val="none" w:sz="0" w:space="0" w:color="auto"/>
                <w:right w:val="none" w:sz="0" w:space="0" w:color="auto"/>
              </w:divBdr>
              <w:divsChild>
                <w:div w:id="186605675">
                  <w:marLeft w:val="0"/>
                  <w:marRight w:val="0"/>
                  <w:marTop w:val="0"/>
                  <w:marBottom w:val="0"/>
                  <w:divBdr>
                    <w:top w:val="none" w:sz="0" w:space="0" w:color="auto"/>
                    <w:left w:val="none" w:sz="0" w:space="0" w:color="auto"/>
                    <w:bottom w:val="none" w:sz="0" w:space="0" w:color="auto"/>
                    <w:right w:val="none" w:sz="0" w:space="0" w:color="auto"/>
                  </w:divBdr>
                </w:div>
              </w:divsChild>
            </w:div>
            <w:div w:id="530922255">
              <w:marLeft w:val="0"/>
              <w:marRight w:val="0"/>
              <w:marTop w:val="0"/>
              <w:marBottom w:val="0"/>
              <w:divBdr>
                <w:top w:val="none" w:sz="0" w:space="0" w:color="auto"/>
                <w:left w:val="none" w:sz="0" w:space="0" w:color="auto"/>
                <w:bottom w:val="none" w:sz="0" w:space="0" w:color="auto"/>
                <w:right w:val="none" w:sz="0" w:space="0" w:color="auto"/>
              </w:divBdr>
              <w:divsChild>
                <w:div w:id="1870680821">
                  <w:marLeft w:val="0"/>
                  <w:marRight w:val="0"/>
                  <w:marTop w:val="0"/>
                  <w:marBottom w:val="0"/>
                  <w:divBdr>
                    <w:top w:val="none" w:sz="0" w:space="0" w:color="auto"/>
                    <w:left w:val="none" w:sz="0" w:space="0" w:color="auto"/>
                    <w:bottom w:val="none" w:sz="0" w:space="0" w:color="auto"/>
                    <w:right w:val="none" w:sz="0" w:space="0" w:color="auto"/>
                  </w:divBdr>
                </w:div>
              </w:divsChild>
            </w:div>
            <w:div w:id="705909325">
              <w:marLeft w:val="0"/>
              <w:marRight w:val="0"/>
              <w:marTop w:val="0"/>
              <w:marBottom w:val="0"/>
              <w:divBdr>
                <w:top w:val="none" w:sz="0" w:space="0" w:color="auto"/>
                <w:left w:val="none" w:sz="0" w:space="0" w:color="auto"/>
                <w:bottom w:val="none" w:sz="0" w:space="0" w:color="auto"/>
                <w:right w:val="none" w:sz="0" w:space="0" w:color="auto"/>
              </w:divBdr>
              <w:divsChild>
                <w:div w:id="1340237005">
                  <w:marLeft w:val="0"/>
                  <w:marRight w:val="0"/>
                  <w:marTop w:val="0"/>
                  <w:marBottom w:val="0"/>
                  <w:divBdr>
                    <w:top w:val="none" w:sz="0" w:space="0" w:color="auto"/>
                    <w:left w:val="none" w:sz="0" w:space="0" w:color="auto"/>
                    <w:bottom w:val="none" w:sz="0" w:space="0" w:color="auto"/>
                    <w:right w:val="none" w:sz="0" w:space="0" w:color="auto"/>
                  </w:divBdr>
                </w:div>
              </w:divsChild>
            </w:div>
            <w:div w:id="767849289">
              <w:marLeft w:val="0"/>
              <w:marRight w:val="0"/>
              <w:marTop w:val="0"/>
              <w:marBottom w:val="0"/>
              <w:divBdr>
                <w:top w:val="none" w:sz="0" w:space="0" w:color="auto"/>
                <w:left w:val="none" w:sz="0" w:space="0" w:color="auto"/>
                <w:bottom w:val="none" w:sz="0" w:space="0" w:color="auto"/>
                <w:right w:val="none" w:sz="0" w:space="0" w:color="auto"/>
              </w:divBdr>
              <w:divsChild>
                <w:div w:id="935862799">
                  <w:marLeft w:val="0"/>
                  <w:marRight w:val="0"/>
                  <w:marTop w:val="0"/>
                  <w:marBottom w:val="0"/>
                  <w:divBdr>
                    <w:top w:val="none" w:sz="0" w:space="0" w:color="auto"/>
                    <w:left w:val="none" w:sz="0" w:space="0" w:color="auto"/>
                    <w:bottom w:val="none" w:sz="0" w:space="0" w:color="auto"/>
                    <w:right w:val="none" w:sz="0" w:space="0" w:color="auto"/>
                  </w:divBdr>
                </w:div>
              </w:divsChild>
            </w:div>
            <w:div w:id="791559887">
              <w:marLeft w:val="0"/>
              <w:marRight w:val="0"/>
              <w:marTop w:val="0"/>
              <w:marBottom w:val="0"/>
              <w:divBdr>
                <w:top w:val="none" w:sz="0" w:space="0" w:color="auto"/>
                <w:left w:val="none" w:sz="0" w:space="0" w:color="auto"/>
                <w:bottom w:val="none" w:sz="0" w:space="0" w:color="auto"/>
                <w:right w:val="none" w:sz="0" w:space="0" w:color="auto"/>
              </w:divBdr>
              <w:divsChild>
                <w:div w:id="1018654309">
                  <w:marLeft w:val="0"/>
                  <w:marRight w:val="0"/>
                  <w:marTop w:val="0"/>
                  <w:marBottom w:val="0"/>
                  <w:divBdr>
                    <w:top w:val="none" w:sz="0" w:space="0" w:color="auto"/>
                    <w:left w:val="none" w:sz="0" w:space="0" w:color="auto"/>
                    <w:bottom w:val="none" w:sz="0" w:space="0" w:color="auto"/>
                    <w:right w:val="none" w:sz="0" w:space="0" w:color="auto"/>
                  </w:divBdr>
                </w:div>
              </w:divsChild>
            </w:div>
            <w:div w:id="1045182537">
              <w:marLeft w:val="0"/>
              <w:marRight w:val="0"/>
              <w:marTop w:val="0"/>
              <w:marBottom w:val="0"/>
              <w:divBdr>
                <w:top w:val="none" w:sz="0" w:space="0" w:color="auto"/>
                <w:left w:val="none" w:sz="0" w:space="0" w:color="auto"/>
                <w:bottom w:val="none" w:sz="0" w:space="0" w:color="auto"/>
                <w:right w:val="none" w:sz="0" w:space="0" w:color="auto"/>
              </w:divBdr>
              <w:divsChild>
                <w:div w:id="1329091348">
                  <w:marLeft w:val="0"/>
                  <w:marRight w:val="0"/>
                  <w:marTop w:val="0"/>
                  <w:marBottom w:val="0"/>
                  <w:divBdr>
                    <w:top w:val="none" w:sz="0" w:space="0" w:color="auto"/>
                    <w:left w:val="none" w:sz="0" w:space="0" w:color="auto"/>
                    <w:bottom w:val="none" w:sz="0" w:space="0" w:color="auto"/>
                    <w:right w:val="none" w:sz="0" w:space="0" w:color="auto"/>
                  </w:divBdr>
                </w:div>
              </w:divsChild>
            </w:div>
            <w:div w:id="1689914274">
              <w:marLeft w:val="0"/>
              <w:marRight w:val="0"/>
              <w:marTop w:val="0"/>
              <w:marBottom w:val="0"/>
              <w:divBdr>
                <w:top w:val="none" w:sz="0" w:space="0" w:color="auto"/>
                <w:left w:val="none" w:sz="0" w:space="0" w:color="auto"/>
                <w:bottom w:val="none" w:sz="0" w:space="0" w:color="auto"/>
                <w:right w:val="none" w:sz="0" w:space="0" w:color="auto"/>
              </w:divBdr>
              <w:divsChild>
                <w:div w:id="1803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2586">
          <w:marLeft w:val="0"/>
          <w:marRight w:val="0"/>
          <w:marTop w:val="0"/>
          <w:marBottom w:val="0"/>
          <w:divBdr>
            <w:top w:val="none" w:sz="0" w:space="0" w:color="auto"/>
            <w:left w:val="none" w:sz="0" w:space="0" w:color="auto"/>
            <w:bottom w:val="none" w:sz="0" w:space="0" w:color="auto"/>
            <w:right w:val="none" w:sz="0" w:space="0" w:color="auto"/>
          </w:divBdr>
        </w:div>
      </w:divsChild>
    </w:div>
    <w:div w:id="1049496018">
      <w:bodyDiv w:val="1"/>
      <w:marLeft w:val="0"/>
      <w:marRight w:val="0"/>
      <w:marTop w:val="0"/>
      <w:marBottom w:val="0"/>
      <w:divBdr>
        <w:top w:val="none" w:sz="0" w:space="0" w:color="auto"/>
        <w:left w:val="none" w:sz="0" w:space="0" w:color="auto"/>
        <w:bottom w:val="none" w:sz="0" w:space="0" w:color="auto"/>
        <w:right w:val="none" w:sz="0" w:space="0" w:color="auto"/>
      </w:divBdr>
      <w:divsChild>
        <w:div w:id="21326099">
          <w:marLeft w:val="0"/>
          <w:marRight w:val="0"/>
          <w:marTop w:val="0"/>
          <w:marBottom w:val="0"/>
          <w:divBdr>
            <w:top w:val="none" w:sz="0" w:space="0" w:color="auto"/>
            <w:left w:val="none" w:sz="0" w:space="0" w:color="auto"/>
            <w:bottom w:val="none" w:sz="0" w:space="0" w:color="auto"/>
            <w:right w:val="none" w:sz="0" w:space="0" w:color="auto"/>
          </w:divBdr>
        </w:div>
        <w:div w:id="837619131">
          <w:marLeft w:val="0"/>
          <w:marRight w:val="0"/>
          <w:marTop w:val="0"/>
          <w:marBottom w:val="0"/>
          <w:divBdr>
            <w:top w:val="none" w:sz="0" w:space="0" w:color="auto"/>
            <w:left w:val="none" w:sz="0" w:space="0" w:color="auto"/>
            <w:bottom w:val="none" w:sz="0" w:space="0" w:color="auto"/>
            <w:right w:val="none" w:sz="0" w:space="0" w:color="auto"/>
          </w:divBdr>
        </w:div>
        <w:div w:id="1257863646">
          <w:marLeft w:val="0"/>
          <w:marRight w:val="0"/>
          <w:marTop w:val="0"/>
          <w:marBottom w:val="0"/>
          <w:divBdr>
            <w:top w:val="none" w:sz="0" w:space="0" w:color="auto"/>
            <w:left w:val="none" w:sz="0" w:space="0" w:color="auto"/>
            <w:bottom w:val="none" w:sz="0" w:space="0" w:color="auto"/>
            <w:right w:val="none" w:sz="0" w:space="0" w:color="auto"/>
          </w:divBdr>
        </w:div>
        <w:div w:id="1737628492">
          <w:marLeft w:val="0"/>
          <w:marRight w:val="0"/>
          <w:marTop w:val="0"/>
          <w:marBottom w:val="0"/>
          <w:divBdr>
            <w:top w:val="none" w:sz="0" w:space="0" w:color="auto"/>
            <w:left w:val="none" w:sz="0" w:space="0" w:color="auto"/>
            <w:bottom w:val="none" w:sz="0" w:space="0" w:color="auto"/>
            <w:right w:val="none" w:sz="0" w:space="0" w:color="auto"/>
          </w:divBdr>
        </w:div>
      </w:divsChild>
    </w:div>
    <w:div w:id="1052391026">
      <w:bodyDiv w:val="1"/>
      <w:marLeft w:val="0"/>
      <w:marRight w:val="0"/>
      <w:marTop w:val="0"/>
      <w:marBottom w:val="0"/>
      <w:divBdr>
        <w:top w:val="none" w:sz="0" w:space="0" w:color="auto"/>
        <w:left w:val="none" w:sz="0" w:space="0" w:color="auto"/>
        <w:bottom w:val="none" w:sz="0" w:space="0" w:color="auto"/>
        <w:right w:val="none" w:sz="0" w:space="0" w:color="auto"/>
      </w:divBdr>
      <w:divsChild>
        <w:div w:id="315887592">
          <w:marLeft w:val="0"/>
          <w:marRight w:val="0"/>
          <w:marTop w:val="0"/>
          <w:marBottom w:val="0"/>
          <w:divBdr>
            <w:top w:val="none" w:sz="0" w:space="0" w:color="auto"/>
            <w:left w:val="none" w:sz="0" w:space="0" w:color="auto"/>
            <w:bottom w:val="none" w:sz="0" w:space="0" w:color="auto"/>
            <w:right w:val="none" w:sz="0" w:space="0" w:color="auto"/>
          </w:divBdr>
          <w:divsChild>
            <w:div w:id="1114209876">
              <w:marLeft w:val="0"/>
              <w:marRight w:val="0"/>
              <w:marTop w:val="0"/>
              <w:marBottom w:val="0"/>
              <w:divBdr>
                <w:top w:val="none" w:sz="0" w:space="0" w:color="auto"/>
                <w:left w:val="none" w:sz="0" w:space="0" w:color="auto"/>
                <w:bottom w:val="none" w:sz="0" w:space="0" w:color="auto"/>
                <w:right w:val="none" w:sz="0" w:space="0" w:color="auto"/>
              </w:divBdr>
            </w:div>
          </w:divsChild>
        </w:div>
        <w:div w:id="605386333">
          <w:marLeft w:val="0"/>
          <w:marRight w:val="0"/>
          <w:marTop w:val="0"/>
          <w:marBottom w:val="0"/>
          <w:divBdr>
            <w:top w:val="none" w:sz="0" w:space="0" w:color="auto"/>
            <w:left w:val="none" w:sz="0" w:space="0" w:color="auto"/>
            <w:bottom w:val="none" w:sz="0" w:space="0" w:color="auto"/>
            <w:right w:val="none" w:sz="0" w:space="0" w:color="auto"/>
          </w:divBdr>
          <w:divsChild>
            <w:div w:id="378626407">
              <w:marLeft w:val="0"/>
              <w:marRight w:val="0"/>
              <w:marTop w:val="0"/>
              <w:marBottom w:val="0"/>
              <w:divBdr>
                <w:top w:val="none" w:sz="0" w:space="0" w:color="auto"/>
                <w:left w:val="none" w:sz="0" w:space="0" w:color="auto"/>
                <w:bottom w:val="none" w:sz="0" w:space="0" w:color="auto"/>
                <w:right w:val="none" w:sz="0" w:space="0" w:color="auto"/>
              </w:divBdr>
              <w:divsChild>
                <w:div w:id="1704138547">
                  <w:marLeft w:val="0"/>
                  <w:marRight w:val="0"/>
                  <w:marTop w:val="30"/>
                  <w:marBottom w:val="30"/>
                  <w:divBdr>
                    <w:top w:val="none" w:sz="0" w:space="0" w:color="auto"/>
                    <w:left w:val="none" w:sz="0" w:space="0" w:color="auto"/>
                    <w:bottom w:val="none" w:sz="0" w:space="0" w:color="auto"/>
                    <w:right w:val="none" w:sz="0" w:space="0" w:color="auto"/>
                  </w:divBdr>
                  <w:divsChild>
                    <w:div w:id="532311026">
                      <w:marLeft w:val="0"/>
                      <w:marRight w:val="0"/>
                      <w:marTop w:val="0"/>
                      <w:marBottom w:val="0"/>
                      <w:divBdr>
                        <w:top w:val="none" w:sz="0" w:space="0" w:color="auto"/>
                        <w:left w:val="none" w:sz="0" w:space="0" w:color="auto"/>
                        <w:bottom w:val="none" w:sz="0" w:space="0" w:color="auto"/>
                        <w:right w:val="none" w:sz="0" w:space="0" w:color="auto"/>
                      </w:divBdr>
                      <w:divsChild>
                        <w:div w:id="1110012907">
                          <w:marLeft w:val="0"/>
                          <w:marRight w:val="0"/>
                          <w:marTop w:val="0"/>
                          <w:marBottom w:val="0"/>
                          <w:divBdr>
                            <w:top w:val="none" w:sz="0" w:space="0" w:color="auto"/>
                            <w:left w:val="none" w:sz="0" w:space="0" w:color="auto"/>
                            <w:bottom w:val="none" w:sz="0" w:space="0" w:color="auto"/>
                            <w:right w:val="none" w:sz="0" w:space="0" w:color="auto"/>
                          </w:divBdr>
                        </w:div>
                      </w:divsChild>
                    </w:div>
                    <w:div w:id="739669951">
                      <w:marLeft w:val="0"/>
                      <w:marRight w:val="0"/>
                      <w:marTop w:val="0"/>
                      <w:marBottom w:val="0"/>
                      <w:divBdr>
                        <w:top w:val="none" w:sz="0" w:space="0" w:color="auto"/>
                        <w:left w:val="none" w:sz="0" w:space="0" w:color="auto"/>
                        <w:bottom w:val="none" w:sz="0" w:space="0" w:color="auto"/>
                        <w:right w:val="none" w:sz="0" w:space="0" w:color="auto"/>
                      </w:divBdr>
                      <w:divsChild>
                        <w:div w:id="270822882">
                          <w:marLeft w:val="0"/>
                          <w:marRight w:val="0"/>
                          <w:marTop w:val="0"/>
                          <w:marBottom w:val="0"/>
                          <w:divBdr>
                            <w:top w:val="none" w:sz="0" w:space="0" w:color="auto"/>
                            <w:left w:val="none" w:sz="0" w:space="0" w:color="auto"/>
                            <w:bottom w:val="none" w:sz="0" w:space="0" w:color="auto"/>
                            <w:right w:val="none" w:sz="0" w:space="0" w:color="auto"/>
                          </w:divBdr>
                        </w:div>
                      </w:divsChild>
                    </w:div>
                    <w:div w:id="750932199">
                      <w:marLeft w:val="0"/>
                      <w:marRight w:val="0"/>
                      <w:marTop w:val="0"/>
                      <w:marBottom w:val="0"/>
                      <w:divBdr>
                        <w:top w:val="none" w:sz="0" w:space="0" w:color="auto"/>
                        <w:left w:val="none" w:sz="0" w:space="0" w:color="auto"/>
                        <w:bottom w:val="none" w:sz="0" w:space="0" w:color="auto"/>
                        <w:right w:val="none" w:sz="0" w:space="0" w:color="auto"/>
                      </w:divBdr>
                      <w:divsChild>
                        <w:div w:id="1929078972">
                          <w:marLeft w:val="0"/>
                          <w:marRight w:val="0"/>
                          <w:marTop w:val="0"/>
                          <w:marBottom w:val="0"/>
                          <w:divBdr>
                            <w:top w:val="none" w:sz="0" w:space="0" w:color="auto"/>
                            <w:left w:val="none" w:sz="0" w:space="0" w:color="auto"/>
                            <w:bottom w:val="none" w:sz="0" w:space="0" w:color="auto"/>
                            <w:right w:val="none" w:sz="0" w:space="0" w:color="auto"/>
                          </w:divBdr>
                        </w:div>
                      </w:divsChild>
                    </w:div>
                    <w:div w:id="1394700138">
                      <w:marLeft w:val="0"/>
                      <w:marRight w:val="0"/>
                      <w:marTop w:val="0"/>
                      <w:marBottom w:val="0"/>
                      <w:divBdr>
                        <w:top w:val="none" w:sz="0" w:space="0" w:color="auto"/>
                        <w:left w:val="none" w:sz="0" w:space="0" w:color="auto"/>
                        <w:bottom w:val="none" w:sz="0" w:space="0" w:color="auto"/>
                        <w:right w:val="none" w:sz="0" w:space="0" w:color="auto"/>
                      </w:divBdr>
                      <w:divsChild>
                        <w:div w:id="95714478">
                          <w:marLeft w:val="0"/>
                          <w:marRight w:val="0"/>
                          <w:marTop w:val="0"/>
                          <w:marBottom w:val="0"/>
                          <w:divBdr>
                            <w:top w:val="none" w:sz="0" w:space="0" w:color="auto"/>
                            <w:left w:val="none" w:sz="0" w:space="0" w:color="auto"/>
                            <w:bottom w:val="none" w:sz="0" w:space="0" w:color="auto"/>
                            <w:right w:val="none" w:sz="0" w:space="0" w:color="auto"/>
                          </w:divBdr>
                        </w:div>
                      </w:divsChild>
                    </w:div>
                    <w:div w:id="1497109159">
                      <w:marLeft w:val="0"/>
                      <w:marRight w:val="0"/>
                      <w:marTop w:val="0"/>
                      <w:marBottom w:val="0"/>
                      <w:divBdr>
                        <w:top w:val="none" w:sz="0" w:space="0" w:color="auto"/>
                        <w:left w:val="none" w:sz="0" w:space="0" w:color="auto"/>
                        <w:bottom w:val="none" w:sz="0" w:space="0" w:color="auto"/>
                        <w:right w:val="none" w:sz="0" w:space="0" w:color="auto"/>
                      </w:divBdr>
                      <w:divsChild>
                        <w:div w:id="1214931343">
                          <w:marLeft w:val="0"/>
                          <w:marRight w:val="0"/>
                          <w:marTop w:val="0"/>
                          <w:marBottom w:val="0"/>
                          <w:divBdr>
                            <w:top w:val="none" w:sz="0" w:space="0" w:color="auto"/>
                            <w:left w:val="none" w:sz="0" w:space="0" w:color="auto"/>
                            <w:bottom w:val="none" w:sz="0" w:space="0" w:color="auto"/>
                            <w:right w:val="none" w:sz="0" w:space="0" w:color="auto"/>
                          </w:divBdr>
                        </w:div>
                      </w:divsChild>
                    </w:div>
                    <w:div w:id="1931040109">
                      <w:marLeft w:val="0"/>
                      <w:marRight w:val="0"/>
                      <w:marTop w:val="0"/>
                      <w:marBottom w:val="0"/>
                      <w:divBdr>
                        <w:top w:val="none" w:sz="0" w:space="0" w:color="auto"/>
                        <w:left w:val="none" w:sz="0" w:space="0" w:color="auto"/>
                        <w:bottom w:val="none" w:sz="0" w:space="0" w:color="auto"/>
                        <w:right w:val="none" w:sz="0" w:space="0" w:color="auto"/>
                      </w:divBdr>
                      <w:divsChild>
                        <w:div w:id="127490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3129">
              <w:marLeft w:val="0"/>
              <w:marRight w:val="0"/>
              <w:marTop w:val="0"/>
              <w:marBottom w:val="0"/>
              <w:divBdr>
                <w:top w:val="none" w:sz="0" w:space="0" w:color="auto"/>
                <w:left w:val="none" w:sz="0" w:space="0" w:color="auto"/>
                <w:bottom w:val="none" w:sz="0" w:space="0" w:color="auto"/>
                <w:right w:val="none" w:sz="0" w:space="0" w:color="auto"/>
              </w:divBdr>
            </w:div>
          </w:divsChild>
        </w:div>
        <w:div w:id="880243799">
          <w:marLeft w:val="0"/>
          <w:marRight w:val="0"/>
          <w:marTop w:val="0"/>
          <w:marBottom w:val="0"/>
          <w:divBdr>
            <w:top w:val="none" w:sz="0" w:space="0" w:color="auto"/>
            <w:left w:val="none" w:sz="0" w:space="0" w:color="auto"/>
            <w:bottom w:val="none" w:sz="0" w:space="0" w:color="auto"/>
            <w:right w:val="none" w:sz="0" w:space="0" w:color="auto"/>
          </w:divBdr>
          <w:divsChild>
            <w:div w:id="1712802442">
              <w:marLeft w:val="0"/>
              <w:marRight w:val="0"/>
              <w:marTop w:val="0"/>
              <w:marBottom w:val="0"/>
              <w:divBdr>
                <w:top w:val="none" w:sz="0" w:space="0" w:color="auto"/>
                <w:left w:val="none" w:sz="0" w:space="0" w:color="auto"/>
                <w:bottom w:val="none" w:sz="0" w:space="0" w:color="auto"/>
                <w:right w:val="none" w:sz="0" w:space="0" w:color="auto"/>
              </w:divBdr>
            </w:div>
          </w:divsChild>
        </w:div>
        <w:div w:id="1036734152">
          <w:marLeft w:val="0"/>
          <w:marRight w:val="0"/>
          <w:marTop w:val="0"/>
          <w:marBottom w:val="0"/>
          <w:divBdr>
            <w:top w:val="none" w:sz="0" w:space="0" w:color="auto"/>
            <w:left w:val="none" w:sz="0" w:space="0" w:color="auto"/>
            <w:bottom w:val="none" w:sz="0" w:space="0" w:color="auto"/>
            <w:right w:val="none" w:sz="0" w:space="0" w:color="auto"/>
          </w:divBdr>
          <w:divsChild>
            <w:div w:id="1100760264">
              <w:marLeft w:val="0"/>
              <w:marRight w:val="0"/>
              <w:marTop w:val="0"/>
              <w:marBottom w:val="0"/>
              <w:divBdr>
                <w:top w:val="none" w:sz="0" w:space="0" w:color="auto"/>
                <w:left w:val="none" w:sz="0" w:space="0" w:color="auto"/>
                <w:bottom w:val="none" w:sz="0" w:space="0" w:color="auto"/>
                <w:right w:val="none" w:sz="0" w:space="0" w:color="auto"/>
              </w:divBdr>
            </w:div>
          </w:divsChild>
        </w:div>
        <w:div w:id="1455519432">
          <w:marLeft w:val="0"/>
          <w:marRight w:val="0"/>
          <w:marTop w:val="0"/>
          <w:marBottom w:val="0"/>
          <w:divBdr>
            <w:top w:val="none" w:sz="0" w:space="0" w:color="auto"/>
            <w:left w:val="none" w:sz="0" w:space="0" w:color="auto"/>
            <w:bottom w:val="none" w:sz="0" w:space="0" w:color="auto"/>
            <w:right w:val="none" w:sz="0" w:space="0" w:color="auto"/>
          </w:divBdr>
          <w:divsChild>
            <w:div w:id="1429034653">
              <w:marLeft w:val="0"/>
              <w:marRight w:val="0"/>
              <w:marTop w:val="0"/>
              <w:marBottom w:val="0"/>
              <w:divBdr>
                <w:top w:val="none" w:sz="0" w:space="0" w:color="auto"/>
                <w:left w:val="none" w:sz="0" w:space="0" w:color="auto"/>
                <w:bottom w:val="none" w:sz="0" w:space="0" w:color="auto"/>
                <w:right w:val="none" w:sz="0" w:space="0" w:color="auto"/>
              </w:divBdr>
            </w:div>
          </w:divsChild>
        </w:div>
        <w:div w:id="1651861003">
          <w:marLeft w:val="0"/>
          <w:marRight w:val="0"/>
          <w:marTop w:val="0"/>
          <w:marBottom w:val="0"/>
          <w:divBdr>
            <w:top w:val="none" w:sz="0" w:space="0" w:color="auto"/>
            <w:left w:val="none" w:sz="0" w:space="0" w:color="auto"/>
            <w:bottom w:val="none" w:sz="0" w:space="0" w:color="auto"/>
            <w:right w:val="none" w:sz="0" w:space="0" w:color="auto"/>
          </w:divBdr>
          <w:divsChild>
            <w:div w:id="698090155">
              <w:marLeft w:val="0"/>
              <w:marRight w:val="0"/>
              <w:marTop w:val="0"/>
              <w:marBottom w:val="0"/>
              <w:divBdr>
                <w:top w:val="none" w:sz="0" w:space="0" w:color="auto"/>
                <w:left w:val="none" w:sz="0" w:space="0" w:color="auto"/>
                <w:bottom w:val="none" w:sz="0" w:space="0" w:color="auto"/>
                <w:right w:val="none" w:sz="0" w:space="0" w:color="auto"/>
              </w:divBdr>
            </w:div>
          </w:divsChild>
        </w:div>
        <w:div w:id="1986465220">
          <w:marLeft w:val="0"/>
          <w:marRight w:val="0"/>
          <w:marTop w:val="0"/>
          <w:marBottom w:val="0"/>
          <w:divBdr>
            <w:top w:val="none" w:sz="0" w:space="0" w:color="auto"/>
            <w:left w:val="none" w:sz="0" w:space="0" w:color="auto"/>
            <w:bottom w:val="none" w:sz="0" w:space="0" w:color="auto"/>
            <w:right w:val="none" w:sz="0" w:space="0" w:color="auto"/>
          </w:divBdr>
          <w:divsChild>
            <w:div w:id="1170175231">
              <w:marLeft w:val="0"/>
              <w:marRight w:val="0"/>
              <w:marTop w:val="0"/>
              <w:marBottom w:val="0"/>
              <w:divBdr>
                <w:top w:val="none" w:sz="0" w:space="0" w:color="auto"/>
                <w:left w:val="none" w:sz="0" w:space="0" w:color="auto"/>
                <w:bottom w:val="none" w:sz="0" w:space="0" w:color="auto"/>
                <w:right w:val="none" w:sz="0" w:space="0" w:color="auto"/>
              </w:divBdr>
              <w:divsChild>
                <w:div w:id="6638776">
                  <w:marLeft w:val="0"/>
                  <w:marRight w:val="0"/>
                  <w:marTop w:val="30"/>
                  <w:marBottom w:val="30"/>
                  <w:divBdr>
                    <w:top w:val="none" w:sz="0" w:space="0" w:color="auto"/>
                    <w:left w:val="none" w:sz="0" w:space="0" w:color="auto"/>
                    <w:bottom w:val="none" w:sz="0" w:space="0" w:color="auto"/>
                    <w:right w:val="none" w:sz="0" w:space="0" w:color="auto"/>
                  </w:divBdr>
                  <w:divsChild>
                    <w:div w:id="1047728970">
                      <w:marLeft w:val="0"/>
                      <w:marRight w:val="0"/>
                      <w:marTop w:val="0"/>
                      <w:marBottom w:val="0"/>
                      <w:divBdr>
                        <w:top w:val="none" w:sz="0" w:space="0" w:color="auto"/>
                        <w:left w:val="none" w:sz="0" w:space="0" w:color="auto"/>
                        <w:bottom w:val="none" w:sz="0" w:space="0" w:color="auto"/>
                        <w:right w:val="none" w:sz="0" w:space="0" w:color="auto"/>
                      </w:divBdr>
                      <w:divsChild>
                        <w:div w:id="1431701383">
                          <w:marLeft w:val="0"/>
                          <w:marRight w:val="0"/>
                          <w:marTop w:val="0"/>
                          <w:marBottom w:val="0"/>
                          <w:divBdr>
                            <w:top w:val="none" w:sz="0" w:space="0" w:color="auto"/>
                            <w:left w:val="none" w:sz="0" w:space="0" w:color="auto"/>
                            <w:bottom w:val="none" w:sz="0" w:space="0" w:color="auto"/>
                            <w:right w:val="none" w:sz="0" w:space="0" w:color="auto"/>
                          </w:divBdr>
                        </w:div>
                      </w:divsChild>
                    </w:div>
                    <w:div w:id="1716543533">
                      <w:marLeft w:val="0"/>
                      <w:marRight w:val="0"/>
                      <w:marTop w:val="0"/>
                      <w:marBottom w:val="0"/>
                      <w:divBdr>
                        <w:top w:val="none" w:sz="0" w:space="0" w:color="auto"/>
                        <w:left w:val="none" w:sz="0" w:space="0" w:color="auto"/>
                        <w:bottom w:val="none" w:sz="0" w:space="0" w:color="auto"/>
                        <w:right w:val="none" w:sz="0" w:space="0" w:color="auto"/>
                      </w:divBdr>
                      <w:divsChild>
                        <w:div w:id="18671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081351">
              <w:marLeft w:val="0"/>
              <w:marRight w:val="0"/>
              <w:marTop w:val="0"/>
              <w:marBottom w:val="0"/>
              <w:divBdr>
                <w:top w:val="none" w:sz="0" w:space="0" w:color="auto"/>
                <w:left w:val="none" w:sz="0" w:space="0" w:color="auto"/>
                <w:bottom w:val="none" w:sz="0" w:space="0" w:color="auto"/>
                <w:right w:val="none" w:sz="0" w:space="0" w:color="auto"/>
              </w:divBdr>
            </w:div>
          </w:divsChild>
        </w:div>
        <w:div w:id="2047245368">
          <w:marLeft w:val="0"/>
          <w:marRight w:val="0"/>
          <w:marTop w:val="0"/>
          <w:marBottom w:val="0"/>
          <w:divBdr>
            <w:top w:val="none" w:sz="0" w:space="0" w:color="auto"/>
            <w:left w:val="none" w:sz="0" w:space="0" w:color="auto"/>
            <w:bottom w:val="none" w:sz="0" w:space="0" w:color="auto"/>
            <w:right w:val="none" w:sz="0" w:space="0" w:color="auto"/>
          </w:divBdr>
          <w:divsChild>
            <w:div w:id="156102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2543">
      <w:bodyDiv w:val="1"/>
      <w:marLeft w:val="0"/>
      <w:marRight w:val="0"/>
      <w:marTop w:val="0"/>
      <w:marBottom w:val="0"/>
      <w:divBdr>
        <w:top w:val="none" w:sz="0" w:space="0" w:color="auto"/>
        <w:left w:val="none" w:sz="0" w:space="0" w:color="auto"/>
        <w:bottom w:val="none" w:sz="0" w:space="0" w:color="auto"/>
        <w:right w:val="none" w:sz="0" w:space="0" w:color="auto"/>
      </w:divBdr>
      <w:divsChild>
        <w:div w:id="7608490">
          <w:marLeft w:val="0"/>
          <w:marRight w:val="0"/>
          <w:marTop w:val="0"/>
          <w:marBottom w:val="0"/>
          <w:divBdr>
            <w:top w:val="none" w:sz="0" w:space="0" w:color="auto"/>
            <w:left w:val="none" w:sz="0" w:space="0" w:color="auto"/>
            <w:bottom w:val="none" w:sz="0" w:space="0" w:color="auto"/>
            <w:right w:val="none" w:sz="0" w:space="0" w:color="auto"/>
          </w:divBdr>
          <w:divsChild>
            <w:div w:id="2030063631">
              <w:marLeft w:val="0"/>
              <w:marRight w:val="0"/>
              <w:marTop w:val="0"/>
              <w:marBottom w:val="0"/>
              <w:divBdr>
                <w:top w:val="none" w:sz="0" w:space="0" w:color="auto"/>
                <w:left w:val="none" w:sz="0" w:space="0" w:color="auto"/>
                <w:bottom w:val="none" w:sz="0" w:space="0" w:color="auto"/>
                <w:right w:val="none" w:sz="0" w:space="0" w:color="auto"/>
              </w:divBdr>
            </w:div>
          </w:divsChild>
        </w:div>
        <w:div w:id="81342868">
          <w:marLeft w:val="0"/>
          <w:marRight w:val="0"/>
          <w:marTop w:val="0"/>
          <w:marBottom w:val="0"/>
          <w:divBdr>
            <w:top w:val="none" w:sz="0" w:space="0" w:color="auto"/>
            <w:left w:val="none" w:sz="0" w:space="0" w:color="auto"/>
            <w:bottom w:val="none" w:sz="0" w:space="0" w:color="auto"/>
            <w:right w:val="none" w:sz="0" w:space="0" w:color="auto"/>
          </w:divBdr>
          <w:divsChild>
            <w:div w:id="350104639">
              <w:marLeft w:val="0"/>
              <w:marRight w:val="0"/>
              <w:marTop w:val="0"/>
              <w:marBottom w:val="0"/>
              <w:divBdr>
                <w:top w:val="none" w:sz="0" w:space="0" w:color="auto"/>
                <w:left w:val="none" w:sz="0" w:space="0" w:color="auto"/>
                <w:bottom w:val="none" w:sz="0" w:space="0" w:color="auto"/>
                <w:right w:val="none" w:sz="0" w:space="0" w:color="auto"/>
              </w:divBdr>
            </w:div>
          </w:divsChild>
        </w:div>
        <w:div w:id="419329743">
          <w:marLeft w:val="0"/>
          <w:marRight w:val="0"/>
          <w:marTop w:val="0"/>
          <w:marBottom w:val="0"/>
          <w:divBdr>
            <w:top w:val="none" w:sz="0" w:space="0" w:color="auto"/>
            <w:left w:val="none" w:sz="0" w:space="0" w:color="auto"/>
            <w:bottom w:val="none" w:sz="0" w:space="0" w:color="auto"/>
            <w:right w:val="none" w:sz="0" w:space="0" w:color="auto"/>
          </w:divBdr>
          <w:divsChild>
            <w:div w:id="690452225">
              <w:marLeft w:val="0"/>
              <w:marRight w:val="0"/>
              <w:marTop w:val="0"/>
              <w:marBottom w:val="0"/>
              <w:divBdr>
                <w:top w:val="none" w:sz="0" w:space="0" w:color="auto"/>
                <w:left w:val="none" w:sz="0" w:space="0" w:color="auto"/>
                <w:bottom w:val="none" w:sz="0" w:space="0" w:color="auto"/>
                <w:right w:val="none" w:sz="0" w:space="0" w:color="auto"/>
              </w:divBdr>
            </w:div>
          </w:divsChild>
        </w:div>
        <w:div w:id="581183591">
          <w:marLeft w:val="0"/>
          <w:marRight w:val="0"/>
          <w:marTop w:val="0"/>
          <w:marBottom w:val="0"/>
          <w:divBdr>
            <w:top w:val="none" w:sz="0" w:space="0" w:color="auto"/>
            <w:left w:val="none" w:sz="0" w:space="0" w:color="auto"/>
            <w:bottom w:val="none" w:sz="0" w:space="0" w:color="auto"/>
            <w:right w:val="none" w:sz="0" w:space="0" w:color="auto"/>
          </w:divBdr>
          <w:divsChild>
            <w:div w:id="2041464881">
              <w:marLeft w:val="0"/>
              <w:marRight w:val="0"/>
              <w:marTop w:val="0"/>
              <w:marBottom w:val="0"/>
              <w:divBdr>
                <w:top w:val="none" w:sz="0" w:space="0" w:color="auto"/>
                <w:left w:val="none" w:sz="0" w:space="0" w:color="auto"/>
                <w:bottom w:val="none" w:sz="0" w:space="0" w:color="auto"/>
                <w:right w:val="none" w:sz="0" w:space="0" w:color="auto"/>
              </w:divBdr>
            </w:div>
          </w:divsChild>
        </w:div>
        <w:div w:id="731584440">
          <w:marLeft w:val="0"/>
          <w:marRight w:val="0"/>
          <w:marTop w:val="0"/>
          <w:marBottom w:val="0"/>
          <w:divBdr>
            <w:top w:val="none" w:sz="0" w:space="0" w:color="auto"/>
            <w:left w:val="none" w:sz="0" w:space="0" w:color="auto"/>
            <w:bottom w:val="none" w:sz="0" w:space="0" w:color="auto"/>
            <w:right w:val="none" w:sz="0" w:space="0" w:color="auto"/>
          </w:divBdr>
          <w:divsChild>
            <w:div w:id="14307351">
              <w:marLeft w:val="0"/>
              <w:marRight w:val="0"/>
              <w:marTop w:val="0"/>
              <w:marBottom w:val="0"/>
              <w:divBdr>
                <w:top w:val="none" w:sz="0" w:space="0" w:color="auto"/>
                <w:left w:val="none" w:sz="0" w:space="0" w:color="auto"/>
                <w:bottom w:val="none" w:sz="0" w:space="0" w:color="auto"/>
                <w:right w:val="none" w:sz="0" w:space="0" w:color="auto"/>
              </w:divBdr>
              <w:divsChild>
                <w:div w:id="604117364">
                  <w:marLeft w:val="0"/>
                  <w:marRight w:val="0"/>
                  <w:marTop w:val="30"/>
                  <w:marBottom w:val="30"/>
                  <w:divBdr>
                    <w:top w:val="none" w:sz="0" w:space="0" w:color="auto"/>
                    <w:left w:val="none" w:sz="0" w:space="0" w:color="auto"/>
                    <w:bottom w:val="none" w:sz="0" w:space="0" w:color="auto"/>
                    <w:right w:val="none" w:sz="0" w:space="0" w:color="auto"/>
                  </w:divBdr>
                  <w:divsChild>
                    <w:div w:id="235827717">
                      <w:marLeft w:val="0"/>
                      <w:marRight w:val="0"/>
                      <w:marTop w:val="0"/>
                      <w:marBottom w:val="0"/>
                      <w:divBdr>
                        <w:top w:val="none" w:sz="0" w:space="0" w:color="auto"/>
                        <w:left w:val="none" w:sz="0" w:space="0" w:color="auto"/>
                        <w:bottom w:val="none" w:sz="0" w:space="0" w:color="auto"/>
                        <w:right w:val="none" w:sz="0" w:space="0" w:color="auto"/>
                      </w:divBdr>
                      <w:divsChild>
                        <w:div w:id="584533794">
                          <w:marLeft w:val="0"/>
                          <w:marRight w:val="0"/>
                          <w:marTop w:val="0"/>
                          <w:marBottom w:val="0"/>
                          <w:divBdr>
                            <w:top w:val="none" w:sz="0" w:space="0" w:color="auto"/>
                            <w:left w:val="none" w:sz="0" w:space="0" w:color="auto"/>
                            <w:bottom w:val="none" w:sz="0" w:space="0" w:color="auto"/>
                            <w:right w:val="none" w:sz="0" w:space="0" w:color="auto"/>
                          </w:divBdr>
                        </w:div>
                      </w:divsChild>
                    </w:div>
                    <w:div w:id="379669046">
                      <w:marLeft w:val="0"/>
                      <w:marRight w:val="0"/>
                      <w:marTop w:val="0"/>
                      <w:marBottom w:val="0"/>
                      <w:divBdr>
                        <w:top w:val="none" w:sz="0" w:space="0" w:color="auto"/>
                        <w:left w:val="none" w:sz="0" w:space="0" w:color="auto"/>
                        <w:bottom w:val="none" w:sz="0" w:space="0" w:color="auto"/>
                        <w:right w:val="none" w:sz="0" w:space="0" w:color="auto"/>
                      </w:divBdr>
                      <w:divsChild>
                        <w:div w:id="1433017126">
                          <w:marLeft w:val="0"/>
                          <w:marRight w:val="0"/>
                          <w:marTop w:val="0"/>
                          <w:marBottom w:val="0"/>
                          <w:divBdr>
                            <w:top w:val="none" w:sz="0" w:space="0" w:color="auto"/>
                            <w:left w:val="none" w:sz="0" w:space="0" w:color="auto"/>
                            <w:bottom w:val="none" w:sz="0" w:space="0" w:color="auto"/>
                            <w:right w:val="none" w:sz="0" w:space="0" w:color="auto"/>
                          </w:divBdr>
                        </w:div>
                      </w:divsChild>
                    </w:div>
                    <w:div w:id="1453861036">
                      <w:marLeft w:val="0"/>
                      <w:marRight w:val="0"/>
                      <w:marTop w:val="0"/>
                      <w:marBottom w:val="0"/>
                      <w:divBdr>
                        <w:top w:val="none" w:sz="0" w:space="0" w:color="auto"/>
                        <w:left w:val="none" w:sz="0" w:space="0" w:color="auto"/>
                        <w:bottom w:val="none" w:sz="0" w:space="0" w:color="auto"/>
                        <w:right w:val="none" w:sz="0" w:space="0" w:color="auto"/>
                      </w:divBdr>
                      <w:divsChild>
                        <w:div w:id="149906488">
                          <w:marLeft w:val="0"/>
                          <w:marRight w:val="0"/>
                          <w:marTop w:val="0"/>
                          <w:marBottom w:val="0"/>
                          <w:divBdr>
                            <w:top w:val="none" w:sz="0" w:space="0" w:color="auto"/>
                            <w:left w:val="none" w:sz="0" w:space="0" w:color="auto"/>
                            <w:bottom w:val="none" w:sz="0" w:space="0" w:color="auto"/>
                            <w:right w:val="none" w:sz="0" w:space="0" w:color="auto"/>
                          </w:divBdr>
                        </w:div>
                      </w:divsChild>
                    </w:div>
                    <w:div w:id="1481003033">
                      <w:marLeft w:val="0"/>
                      <w:marRight w:val="0"/>
                      <w:marTop w:val="0"/>
                      <w:marBottom w:val="0"/>
                      <w:divBdr>
                        <w:top w:val="none" w:sz="0" w:space="0" w:color="auto"/>
                        <w:left w:val="none" w:sz="0" w:space="0" w:color="auto"/>
                        <w:bottom w:val="none" w:sz="0" w:space="0" w:color="auto"/>
                        <w:right w:val="none" w:sz="0" w:space="0" w:color="auto"/>
                      </w:divBdr>
                      <w:divsChild>
                        <w:div w:id="50928898">
                          <w:marLeft w:val="0"/>
                          <w:marRight w:val="0"/>
                          <w:marTop w:val="0"/>
                          <w:marBottom w:val="0"/>
                          <w:divBdr>
                            <w:top w:val="none" w:sz="0" w:space="0" w:color="auto"/>
                            <w:left w:val="none" w:sz="0" w:space="0" w:color="auto"/>
                            <w:bottom w:val="none" w:sz="0" w:space="0" w:color="auto"/>
                            <w:right w:val="none" w:sz="0" w:space="0" w:color="auto"/>
                          </w:divBdr>
                        </w:div>
                      </w:divsChild>
                    </w:div>
                    <w:div w:id="1520314513">
                      <w:marLeft w:val="0"/>
                      <w:marRight w:val="0"/>
                      <w:marTop w:val="0"/>
                      <w:marBottom w:val="0"/>
                      <w:divBdr>
                        <w:top w:val="none" w:sz="0" w:space="0" w:color="auto"/>
                        <w:left w:val="none" w:sz="0" w:space="0" w:color="auto"/>
                        <w:bottom w:val="none" w:sz="0" w:space="0" w:color="auto"/>
                        <w:right w:val="none" w:sz="0" w:space="0" w:color="auto"/>
                      </w:divBdr>
                      <w:divsChild>
                        <w:div w:id="1400057725">
                          <w:marLeft w:val="0"/>
                          <w:marRight w:val="0"/>
                          <w:marTop w:val="0"/>
                          <w:marBottom w:val="0"/>
                          <w:divBdr>
                            <w:top w:val="none" w:sz="0" w:space="0" w:color="auto"/>
                            <w:left w:val="none" w:sz="0" w:space="0" w:color="auto"/>
                            <w:bottom w:val="none" w:sz="0" w:space="0" w:color="auto"/>
                            <w:right w:val="none" w:sz="0" w:space="0" w:color="auto"/>
                          </w:divBdr>
                        </w:div>
                      </w:divsChild>
                    </w:div>
                    <w:div w:id="1563559313">
                      <w:marLeft w:val="0"/>
                      <w:marRight w:val="0"/>
                      <w:marTop w:val="0"/>
                      <w:marBottom w:val="0"/>
                      <w:divBdr>
                        <w:top w:val="none" w:sz="0" w:space="0" w:color="auto"/>
                        <w:left w:val="none" w:sz="0" w:space="0" w:color="auto"/>
                        <w:bottom w:val="none" w:sz="0" w:space="0" w:color="auto"/>
                        <w:right w:val="none" w:sz="0" w:space="0" w:color="auto"/>
                      </w:divBdr>
                      <w:divsChild>
                        <w:div w:id="121546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63791">
              <w:marLeft w:val="0"/>
              <w:marRight w:val="0"/>
              <w:marTop w:val="0"/>
              <w:marBottom w:val="0"/>
              <w:divBdr>
                <w:top w:val="none" w:sz="0" w:space="0" w:color="auto"/>
                <w:left w:val="none" w:sz="0" w:space="0" w:color="auto"/>
                <w:bottom w:val="none" w:sz="0" w:space="0" w:color="auto"/>
                <w:right w:val="none" w:sz="0" w:space="0" w:color="auto"/>
              </w:divBdr>
            </w:div>
          </w:divsChild>
        </w:div>
        <w:div w:id="998268738">
          <w:marLeft w:val="0"/>
          <w:marRight w:val="0"/>
          <w:marTop w:val="0"/>
          <w:marBottom w:val="0"/>
          <w:divBdr>
            <w:top w:val="none" w:sz="0" w:space="0" w:color="auto"/>
            <w:left w:val="none" w:sz="0" w:space="0" w:color="auto"/>
            <w:bottom w:val="none" w:sz="0" w:space="0" w:color="auto"/>
            <w:right w:val="none" w:sz="0" w:space="0" w:color="auto"/>
          </w:divBdr>
          <w:divsChild>
            <w:div w:id="966936797">
              <w:marLeft w:val="0"/>
              <w:marRight w:val="0"/>
              <w:marTop w:val="0"/>
              <w:marBottom w:val="0"/>
              <w:divBdr>
                <w:top w:val="none" w:sz="0" w:space="0" w:color="auto"/>
                <w:left w:val="none" w:sz="0" w:space="0" w:color="auto"/>
                <w:bottom w:val="none" w:sz="0" w:space="0" w:color="auto"/>
                <w:right w:val="none" w:sz="0" w:space="0" w:color="auto"/>
              </w:divBdr>
              <w:divsChild>
                <w:div w:id="1826630851">
                  <w:marLeft w:val="0"/>
                  <w:marRight w:val="0"/>
                  <w:marTop w:val="30"/>
                  <w:marBottom w:val="30"/>
                  <w:divBdr>
                    <w:top w:val="none" w:sz="0" w:space="0" w:color="auto"/>
                    <w:left w:val="none" w:sz="0" w:space="0" w:color="auto"/>
                    <w:bottom w:val="none" w:sz="0" w:space="0" w:color="auto"/>
                    <w:right w:val="none" w:sz="0" w:space="0" w:color="auto"/>
                  </w:divBdr>
                  <w:divsChild>
                    <w:div w:id="641693820">
                      <w:marLeft w:val="0"/>
                      <w:marRight w:val="0"/>
                      <w:marTop w:val="0"/>
                      <w:marBottom w:val="0"/>
                      <w:divBdr>
                        <w:top w:val="none" w:sz="0" w:space="0" w:color="auto"/>
                        <w:left w:val="none" w:sz="0" w:space="0" w:color="auto"/>
                        <w:bottom w:val="none" w:sz="0" w:space="0" w:color="auto"/>
                        <w:right w:val="none" w:sz="0" w:space="0" w:color="auto"/>
                      </w:divBdr>
                      <w:divsChild>
                        <w:div w:id="781339617">
                          <w:marLeft w:val="0"/>
                          <w:marRight w:val="0"/>
                          <w:marTop w:val="0"/>
                          <w:marBottom w:val="0"/>
                          <w:divBdr>
                            <w:top w:val="none" w:sz="0" w:space="0" w:color="auto"/>
                            <w:left w:val="none" w:sz="0" w:space="0" w:color="auto"/>
                            <w:bottom w:val="none" w:sz="0" w:space="0" w:color="auto"/>
                            <w:right w:val="none" w:sz="0" w:space="0" w:color="auto"/>
                          </w:divBdr>
                        </w:div>
                      </w:divsChild>
                    </w:div>
                    <w:div w:id="697122985">
                      <w:marLeft w:val="0"/>
                      <w:marRight w:val="0"/>
                      <w:marTop w:val="0"/>
                      <w:marBottom w:val="0"/>
                      <w:divBdr>
                        <w:top w:val="none" w:sz="0" w:space="0" w:color="auto"/>
                        <w:left w:val="none" w:sz="0" w:space="0" w:color="auto"/>
                        <w:bottom w:val="none" w:sz="0" w:space="0" w:color="auto"/>
                        <w:right w:val="none" w:sz="0" w:space="0" w:color="auto"/>
                      </w:divBdr>
                      <w:divsChild>
                        <w:div w:id="194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11696">
              <w:marLeft w:val="0"/>
              <w:marRight w:val="0"/>
              <w:marTop w:val="0"/>
              <w:marBottom w:val="0"/>
              <w:divBdr>
                <w:top w:val="none" w:sz="0" w:space="0" w:color="auto"/>
                <w:left w:val="none" w:sz="0" w:space="0" w:color="auto"/>
                <w:bottom w:val="none" w:sz="0" w:space="0" w:color="auto"/>
                <w:right w:val="none" w:sz="0" w:space="0" w:color="auto"/>
              </w:divBdr>
            </w:div>
          </w:divsChild>
        </w:div>
        <w:div w:id="1281693063">
          <w:marLeft w:val="0"/>
          <w:marRight w:val="0"/>
          <w:marTop w:val="0"/>
          <w:marBottom w:val="0"/>
          <w:divBdr>
            <w:top w:val="none" w:sz="0" w:space="0" w:color="auto"/>
            <w:left w:val="none" w:sz="0" w:space="0" w:color="auto"/>
            <w:bottom w:val="none" w:sz="0" w:space="0" w:color="auto"/>
            <w:right w:val="none" w:sz="0" w:space="0" w:color="auto"/>
          </w:divBdr>
          <w:divsChild>
            <w:div w:id="440105751">
              <w:marLeft w:val="0"/>
              <w:marRight w:val="0"/>
              <w:marTop w:val="0"/>
              <w:marBottom w:val="0"/>
              <w:divBdr>
                <w:top w:val="none" w:sz="0" w:space="0" w:color="auto"/>
                <w:left w:val="none" w:sz="0" w:space="0" w:color="auto"/>
                <w:bottom w:val="none" w:sz="0" w:space="0" w:color="auto"/>
                <w:right w:val="none" w:sz="0" w:space="0" w:color="auto"/>
              </w:divBdr>
            </w:div>
          </w:divsChild>
        </w:div>
        <w:div w:id="1443722045">
          <w:marLeft w:val="0"/>
          <w:marRight w:val="0"/>
          <w:marTop w:val="0"/>
          <w:marBottom w:val="0"/>
          <w:divBdr>
            <w:top w:val="none" w:sz="0" w:space="0" w:color="auto"/>
            <w:left w:val="none" w:sz="0" w:space="0" w:color="auto"/>
            <w:bottom w:val="none" w:sz="0" w:space="0" w:color="auto"/>
            <w:right w:val="none" w:sz="0" w:space="0" w:color="auto"/>
          </w:divBdr>
          <w:divsChild>
            <w:div w:id="13099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26340">
      <w:bodyDiv w:val="1"/>
      <w:marLeft w:val="0"/>
      <w:marRight w:val="0"/>
      <w:marTop w:val="0"/>
      <w:marBottom w:val="0"/>
      <w:divBdr>
        <w:top w:val="none" w:sz="0" w:space="0" w:color="auto"/>
        <w:left w:val="none" w:sz="0" w:space="0" w:color="auto"/>
        <w:bottom w:val="none" w:sz="0" w:space="0" w:color="auto"/>
        <w:right w:val="none" w:sz="0" w:space="0" w:color="auto"/>
      </w:divBdr>
      <w:divsChild>
        <w:div w:id="86926463">
          <w:marLeft w:val="0"/>
          <w:marRight w:val="0"/>
          <w:marTop w:val="0"/>
          <w:marBottom w:val="0"/>
          <w:divBdr>
            <w:top w:val="none" w:sz="0" w:space="0" w:color="auto"/>
            <w:left w:val="none" w:sz="0" w:space="0" w:color="auto"/>
            <w:bottom w:val="none" w:sz="0" w:space="0" w:color="auto"/>
            <w:right w:val="none" w:sz="0" w:space="0" w:color="auto"/>
          </w:divBdr>
          <w:divsChild>
            <w:div w:id="935291081">
              <w:marLeft w:val="0"/>
              <w:marRight w:val="0"/>
              <w:marTop w:val="0"/>
              <w:marBottom w:val="0"/>
              <w:divBdr>
                <w:top w:val="none" w:sz="0" w:space="0" w:color="auto"/>
                <w:left w:val="none" w:sz="0" w:space="0" w:color="auto"/>
                <w:bottom w:val="none" w:sz="0" w:space="0" w:color="auto"/>
                <w:right w:val="none" w:sz="0" w:space="0" w:color="auto"/>
              </w:divBdr>
            </w:div>
          </w:divsChild>
        </w:div>
        <w:div w:id="99641665">
          <w:marLeft w:val="0"/>
          <w:marRight w:val="0"/>
          <w:marTop w:val="0"/>
          <w:marBottom w:val="0"/>
          <w:divBdr>
            <w:top w:val="none" w:sz="0" w:space="0" w:color="auto"/>
            <w:left w:val="none" w:sz="0" w:space="0" w:color="auto"/>
            <w:bottom w:val="none" w:sz="0" w:space="0" w:color="auto"/>
            <w:right w:val="none" w:sz="0" w:space="0" w:color="auto"/>
          </w:divBdr>
          <w:divsChild>
            <w:div w:id="153187558">
              <w:marLeft w:val="0"/>
              <w:marRight w:val="0"/>
              <w:marTop w:val="0"/>
              <w:marBottom w:val="0"/>
              <w:divBdr>
                <w:top w:val="none" w:sz="0" w:space="0" w:color="auto"/>
                <w:left w:val="none" w:sz="0" w:space="0" w:color="auto"/>
                <w:bottom w:val="none" w:sz="0" w:space="0" w:color="auto"/>
                <w:right w:val="none" w:sz="0" w:space="0" w:color="auto"/>
              </w:divBdr>
              <w:divsChild>
                <w:div w:id="1773474260">
                  <w:marLeft w:val="0"/>
                  <w:marRight w:val="0"/>
                  <w:marTop w:val="30"/>
                  <w:marBottom w:val="30"/>
                  <w:divBdr>
                    <w:top w:val="none" w:sz="0" w:space="0" w:color="auto"/>
                    <w:left w:val="none" w:sz="0" w:space="0" w:color="auto"/>
                    <w:bottom w:val="none" w:sz="0" w:space="0" w:color="auto"/>
                    <w:right w:val="none" w:sz="0" w:space="0" w:color="auto"/>
                  </w:divBdr>
                  <w:divsChild>
                    <w:div w:id="1111627848">
                      <w:marLeft w:val="0"/>
                      <w:marRight w:val="0"/>
                      <w:marTop w:val="0"/>
                      <w:marBottom w:val="0"/>
                      <w:divBdr>
                        <w:top w:val="none" w:sz="0" w:space="0" w:color="auto"/>
                        <w:left w:val="none" w:sz="0" w:space="0" w:color="auto"/>
                        <w:bottom w:val="none" w:sz="0" w:space="0" w:color="auto"/>
                        <w:right w:val="none" w:sz="0" w:space="0" w:color="auto"/>
                      </w:divBdr>
                      <w:divsChild>
                        <w:div w:id="692002696">
                          <w:marLeft w:val="0"/>
                          <w:marRight w:val="0"/>
                          <w:marTop w:val="0"/>
                          <w:marBottom w:val="0"/>
                          <w:divBdr>
                            <w:top w:val="none" w:sz="0" w:space="0" w:color="auto"/>
                            <w:left w:val="none" w:sz="0" w:space="0" w:color="auto"/>
                            <w:bottom w:val="none" w:sz="0" w:space="0" w:color="auto"/>
                            <w:right w:val="none" w:sz="0" w:space="0" w:color="auto"/>
                          </w:divBdr>
                        </w:div>
                      </w:divsChild>
                    </w:div>
                    <w:div w:id="1232542596">
                      <w:marLeft w:val="0"/>
                      <w:marRight w:val="0"/>
                      <w:marTop w:val="0"/>
                      <w:marBottom w:val="0"/>
                      <w:divBdr>
                        <w:top w:val="none" w:sz="0" w:space="0" w:color="auto"/>
                        <w:left w:val="none" w:sz="0" w:space="0" w:color="auto"/>
                        <w:bottom w:val="none" w:sz="0" w:space="0" w:color="auto"/>
                        <w:right w:val="none" w:sz="0" w:space="0" w:color="auto"/>
                      </w:divBdr>
                      <w:divsChild>
                        <w:div w:id="23115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5794">
              <w:marLeft w:val="0"/>
              <w:marRight w:val="0"/>
              <w:marTop w:val="0"/>
              <w:marBottom w:val="0"/>
              <w:divBdr>
                <w:top w:val="none" w:sz="0" w:space="0" w:color="auto"/>
                <w:left w:val="none" w:sz="0" w:space="0" w:color="auto"/>
                <w:bottom w:val="none" w:sz="0" w:space="0" w:color="auto"/>
                <w:right w:val="none" w:sz="0" w:space="0" w:color="auto"/>
              </w:divBdr>
            </w:div>
          </w:divsChild>
        </w:div>
        <w:div w:id="153684370">
          <w:marLeft w:val="0"/>
          <w:marRight w:val="0"/>
          <w:marTop w:val="0"/>
          <w:marBottom w:val="0"/>
          <w:divBdr>
            <w:top w:val="none" w:sz="0" w:space="0" w:color="auto"/>
            <w:left w:val="none" w:sz="0" w:space="0" w:color="auto"/>
            <w:bottom w:val="none" w:sz="0" w:space="0" w:color="auto"/>
            <w:right w:val="none" w:sz="0" w:space="0" w:color="auto"/>
          </w:divBdr>
          <w:divsChild>
            <w:div w:id="1831363821">
              <w:marLeft w:val="0"/>
              <w:marRight w:val="0"/>
              <w:marTop w:val="0"/>
              <w:marBottom w:val="0"/>
              <w:divBdr>
                <w:top w:val="none" w:sz="0" w:space="0" w:color="auto"/>
                <w:left w:val="none" w:sz="0" w:space="0" w:color="auto"/>
                <w:bottom w:val="none" w:sz="0" w:space="0" w:color="auto"/>
                <w:right w:val="none" w:sz="0" w:space="0" w:color="auto"/>
              </w:divBdr>
            </w:div>
            <w:div w:id="1902711879">
              <w:marLeft w:val="0"/>
              <w:marRight w:val="0"/>
              <w:marTop w:val="0"/>
              <w:marBottom w:val="0"/>
              <w:divBdr>
                <w:top w:val="none" w:sz="0" w:space="0" w:color="auto"/>
                <w:left w:val="none" w:sz="0" w:space="0" w:color="auto"/>
                <w:bottom w:val="none" w:sz="0" w:space="0" w:color="auto"/>
                <w:right w:val="none" w:sz="0" w:space="0" w:color="auto"/>
              </w:divBdr>
              <w:divsChild>
                <w:div w:id="1477606969">
                  <w:marLeft w:val="0"/>
                  <w:marRight w:val="0"/>
                  <w:marTop w:val="30"/>
                  <w:marBottom w:val="30"/>
                  <w:divBdr>
                    <w:top w:val="none" w:sz="0" w:space="0" w:color="auto"/>
                    <w:left w:val="none" w:sz="0" w:space="0" w:color="auto"/>
                    <w:bottom w:val="none" w:sz="0" w:space="0" w:color="auto"/>
                    <w:right w:val="none" w:sz="0" w:space="0" w:color="auto"/>
                  </w:divBdr>
                  <w:divsChild>
                    <w:div w:id="975064867">
                      <w:marLeft w:val="0"/>
                      <w:marRight w:val="0"/>
                      <w:marTop w:val="0"/>
                      <w:marBottom w:val="0"/>
                      <w:divBdr>
                        <w:top w:val="none" w:sz="0" w:space="0" w:color="auto"/>
                        <w:left w:val="none" w:sz="0" w:space="0" w:color="auto"/>
                        <w:bottom w:val="none" w:sz="0" w:space="0" w:color="auto"/>
                        <w:right w:val="none" w:sz="0" w:space="0" w:color="auto"/>
                      </w:divBdr>
                      <w:divsChild>
                        <w:div w:id="139855961">
                          <w:marLeft w:val="0"/>
                          <w:marRight w:val="0"/>
                          <w:marTop w:val="0"/>
                          <w:marBottom w:val="0"/>
                          <w:divBdr>
                            <w:top w:val="none" w:sz="0" w:space="0" w:color="auto"/>
                            <w:left w:val="none" w:sz="0" w:space="0" w:color="auto"/>
                            <w:bottom w:val="none" w:sz="0" w:space="0" w:color="auto"/>
                            <w:right w:val="none" w:sz="0" w:space="0" w:color="auto"/>
                          </w:divBdr>
                        </w:div>
                      </w:divsChild>
                    </w:div>
                    <w:div w:id="1521235014">
                      <w:marLeft w:val="0"/>
                      <w:marRight w:val="0"/>
                      <w:marTop w:val="0"/>
                      <w:marBottom w:val="0"/>
                      <w:divBdr>
                        <w:top w:val="none" w:sz="0" w:space="0" w:color="auto"/>
                        <w:left w:val="none" w:sz="0" w:space="0" w:color="auto"/>
                        <w:bottom w:val="none" w:sz="0" w:space="0" w:color="auto"/>
                        <w:right w:val="none" w:sz="0" w:space="0" w:color="auto"/>
                      </w:divBdr>
                      <w:divsChild>
                        <w:div w:id="73204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65825">
          <w:marLeft w:val="0"/>
          <w:marRight w:val="0"/>
          <w:marTop w:val="0"/>
          <w:marBottom w:val="0"/>
          <w:divBdr>
            <w:top w:val="none" w:sz="0" w:space="0" w:color="auto"/>
            <w:left w:val="none" w:sz="0" w:space="0" w:color="auto"/>
            <w:bottom w:val="none" w:sz="0" w:space="0" w:color="auto"/>
            <w:right w:val="none" w:sz="0" w:space="0" w:color="auto"/>
          </w:divBdr>
          <w:divsChild>
            <w:div w:id="307592031">
              <w:marLeft w:val="0"/>
              <w:marRight w:val="0"/>
              <w:marTop w:val="0"/>
              <w:marBottom w:val="0"/>
              <w:divBdr>
                <w:top w:val="none" w:sz="0" w:space="0" w:color="auto"/>
                <w:left w:val="none" w:sz="0" w:space="0" w:color="auto"/>
                <w:bottom w:val="none" w:sz="0" w:space="0" w:color="auto"/>
                <w:right w:val="none" w:sz="0" w:space="0" w:color="auto"/>
              </w:divBdr>
            </w:div>
          </w:divsChild>
        </w:div>
        <w:div w:id="278679876">
          <w:marLeft w:val="0"/>
          <w:marRight w:val="0"/>
          <w:marTop w:val="0"/>
          <w:marBottom w:val="0"/>
          <w:divBdr>
            <w:top w:val="none" w:sz="0" w:space="0" w:color="auto"/>
            <w:left w:val="none" w:sz="0" w:space="0" w:color="auto"/>
            <w:bottom w:val="none" w:sz="0" w:space="0" w:color="auto"/>
            <w:right w:val="none" w:sz="0" w:space="0" w:color="auto"/>
          </w:divBdr>
          <w:divsChild>
            <w:div w:id="1017777243">
              <w:marLeft w:val="0"/>
              <w:marRight w:val="0"/>
              <w:marTop w:val="0"/>
              <w:marBottom w:val="0"/>
              <w:divBdr>
                <w:top w:val="none" w:sz="0" w:space="0" w:color="auto"/>
                <w:left w:val="none" w:sz="0" w:space="0" w:color="auto"/>
                <w:bottom w:val="none" w:sz="0" w:space="0" w:color="auto"/>
                <w:right w:val="none" w:sz="0" w:space="0" w:color="auto"/>
              </w:divBdr>
            </w:div>
          </w:divsChild>
        </w:div>
        <w:div w:id="521480957">
          <w:marLeft w:val="0"/>
          <w:marRight w:val="0"/>
          <w:marTop w:val="0"/>
          <w:marBottom w:val="0"/>
          <w:divBdr>
            <w:top w:val="none" w:sz="0" w:space="0" w:color="auto"/>
            <w:left w:val="none" w:sz="0" w:space="0" w:color="auto"/>
            <w:bottom w:val="none" w:sz="0" w:space="0" w:color="auto"/>
            <w:right w:val="none" w:sz="0" w:space="0" w:color="auto"/>
          </w:divBdr>
          <w:divsChild>
            <w:div w:id="397094783">
              <w:marLeft w:val="0"/>
              <w:marRight w:val="0"/>
              <w:marTop w:val="0"/>
              <w:marBottom w:val="0"/>
              <w:divBdr>
                <w:top w:val="none" w:sz="0" w:space="0" w:color="auto"/>
                <w:left w:val="none" w:sz="0" w:space="0" w:color="auto"/>
                <w:bottom w:val="none" w:sz="0" w:space="0" w:color="auto"/>
                <w:right w:val="none" w:sz="0" w:space="0" w:color="auto"/>
              </w:divBdr>
            </w:div>
          </w:divsChild>
        </w:div>
        <w:div w:id="803693110">
          <w:marLeft w:val="0"/>
          <w:marRight w:val="0"/>
          <w:marTop w:val="0"/>
          <w:marBottom w:val="0"/>
          <w:divBdr>
            <w:top w:val="none" w:sz="0" w:space="0" w:color="auto"/>
            <w:left w:val="none" w:sz="0" w:space="0" w:color="auto"/>
            <w:bottom w:val="none" w:sz="0" w:space="0" w:color="auto"/>
            <w:right w:val="none" w:sz="0" w:space="0" w:color="auto"/>
          </w:divBdr>
          <w:divsChild>
            <w:div w:id="2011365450">
              <w:marLeft w:val="0"/>
              <w:marRight w:val="0"/>
              <w:marTop w:val="0"/>
              <w:marBottom w:val="0"/>
              <w:divBdr>
                <w:top w:val="none" w:sz="0" w:space="0" w:color="auto"/>
                <w:left w:val="none" w:sz="0" w:space="0" w:color="auto"/>
                <w:bottom w:val="none" w:sz="0" w:space="0" w:color="auto"/>
                <w:right w:val="none" w:sz="0" w:space="0" w:color="auto"/>
              </w:divBdr>
            </w:div>
          </w:divsChild>
        </w:div>
        <w:div w:id="929311461">
          <w:marLeft w:val="0"/>
          <w:marRight w:val="0"/>
          <w:marTop w:val="0"/>
          <w:marBottom w:val="0"/>
          <w:divBdr>
            <w:top w:val="none" w:sz="0" w:space="0" w:color="auto"/>
            <w:left w:val="none" w:sz="0" w:space="0" w:color="auto"/>
            <w:bottom w:val="none" w:sz="0" w:space="0" w:color="auto"/>
            <w:right w:val="none" w:sz="0" w:space="0" w:color="auto"/>
          </w:divBdr>
          <w:divsChild>
            <w:div w:id="94983619">
              <w:marLeft w:val="0"/>
              <w:marRight w:val="0"/>
              <w:marTop w:val="0"/>
              <w:marBottom w:val="0"/>
              <w:divBdr>
                <w:top w:val="none" w:sz="0" w:space="0" w:color="auto"/>
                <w:left w:val="none" w:sz="0" w:space="0" w:color="auto"/>
                <w:bottom w:val="none" w:sz="0" w:space="0" w:color="auto"/>
                <w:right w:val="none" w:sz="0" w:space="0" w:color="auto"/>
              </w:divBdr>
            </w:div>
          </w:divsChild>
        </w:div>
        <w:div w:id="1612273634">
          <w:marLeft w:val="0"/>
          <w:marRight w:val="0"/>
          <w:marTop w:val="0"/>
          <w:marBottom w:val="0"/>
          <w:divBdr>
            <w:top w:val="none" w:sz="0" w:space="0" w:color="auto"/>
            <w:left w:val="none" w:sz="0" w:space="0" w:color="auto"/>
            <w:bottom w:val="none" w:sz="0" w:space="0" w:color="auto"/>
            <w:right w:val="none" w:sz="0" w:space="0" w:color="auto"/>
          </w:divBdr>
          <w:divsChild>
            <w:div w:id="1208839371">
              <w:marLeft w:val="0"/>
              <w:marRight w:val="0"/>
              <w:marTop w:val="0"/>
              <w:marBottom w:val="0"/>
              <w:divBdr>
                <w:top w:val="none" w:sz="0" w:space="0" w:color="auto"/>
                <w:left w:val="none" w:sz="0" w:space="0" w:color="auto"/>
                <w:bottom w:val="none" w:sz="0" w:space="0" w:color="auto"/>
                <w:right w:val="none" w:sz="0" w:space="0" w:color="auto"/>
              </w:divBdr>
            </w:div>
          </w:divsChild>
        </w:div>
        <w:div w:id="2039622723">
          <w:marLeft w:val="0"/>
          <w:marRight w:val="0"/>
          <w:marTop w:val="0"/>
          <w:marBottom w:val="0"/>
          <w:divBdr>
            <w:top w:val="none" w:sz="0" w:space="0" w:color="auto"/>
            <w:left w:val="none" w:sz="0" w:space="0" w:color="auto"/>
            <w:bottom w:val="none" w:sz="0" w:space="0" w:color="auto"/>
            <w:right w:val="none" w:sz="0" w:space="0" w:color="auto"/>
          </w:divBdr>
          <w:divsChild>
            <w:div w:id="10223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1278">
      <w:bodyDiv w:val="1"/>
      <w:marLeft w:val="0"/>
      <w:marRight w:val="0"/>
      <w:marTop w:val="0"/>
      <w:marBottom w:val="0"/>
      <w:divBdr>
        <w:top w:val="none" w:sz="0" w:space="0" w:color="auto"/>
        <w:left w:val="none" w:sz="0" w:space="0" w:color="auto"/>
        <w:bottom w:val="none" w:sz="0" w:space="0" w:color="auto"/>
        <w:right w:val="none" w:sz="0" w:space="0" w:color="auto"/>
      </w:divBdr>
      <w:divsChild>
        <w:div w:id="278805611">
          <w:marLeft w:val="0"/>
          <w:marRight w:val="0"/>
          <w:marTop w:val="0"/>
          <w:marBottom w:val="0"/>
          <w:divBdr>
            <w:top w:val="none" w:sz="0" w:space="0" w:color="auto"/>
            <w:left w:val="none" w:sz="0" w:space="0" w:color="auto"/>
            <w:bottom w:val="none" w:sz="0" w:space="0" w:color="auto"/>
            <w:right w:val="none" w:sz="0" w:space="0" w:color="auto"/>
          </w:divBdr>
          <w:divsChild>
            <w:div w:id="1138374847">
              <w:marLeft w:val="0"/>
              <w:marRight w:val="0"/>
              <w:marTop w:val="0"/>
              <w:marBottom w:val="0"/>
              <w:divBdr>
                <w:top w:val="none" w:sz="0" w:space="0" w:color="auto"/>
                <w:left w:val="none" w:sz="0" w:space="0" w:color="auto"/>
                <w:bottom w:val="none" w:sz="0" w:space="0" w:color="auto"/>
                <w:right w:val="none" w:sz="0" w:space="0" w:color="auto"/>
              </w:divBdr>
            </w:div>
          </w:divsChild>
        </w:div>
        <w:div w:id="885338143">
          <w:marLeft w:val="0"/>
          <w:marRight w:val="0"/>
          <w:marTop w:val="0"/>
          <w:marBottom w:val="0"/>
          <w:divBdr>
            <w:top w:val="none" w:sz="0" w:space="0" w:color="auto"/>
            <w:left w:val="none" w:sz="0" w:space="0" w:color="auto"/>
            <w:bottom w:val="none" w:sz="0" w:space="0" w:color="auto"/>
            <w:right w:val="none" w:sz="0" w:space="0" w:color="auto"/>
          </w:divBdr>
          <w:divsChild>
            <w:div w:id="1479301888">
              <w:marLeft w:val="0"/>
              <w:marRight w:val="0"/>
              <w:marTop w:val="0"/>
              <w:marBottom w:val="0"/>
              <w:divBdr>
                <w:top w:val="none" w:sz="0" w:space="0" w:color="auto"/>
                <w:left w:val="none" w:sz="0" w:space="0" w:color="auto"/>
                <w:bottom w:val="none" w:sz="0" w:space="0" w:color="auto"/>
                <w:right w:val="none" w:sz="0" w:space="0" w:color="auto"/>
              </w:divBdr>
            </w:div>
          </w:divsChild>
        </w:div>
        <w:div w:id="1087580888">
          <w:marLeft w:val="0"/>
          <w:marRight w:val="0"/>
          <w:marTop w:val="0"/>
          <w:marBottom w:val="0"/>
          <w:divBdr>
            <w:top w:val="none" w:sz="0" w:space="0" w:color="auto"/>
            <w:left w:val="none" w:sz="0" w:space="0" w:color="auto"/>
            <w:bottom w:val="none" w:sz="0" w:space="0" w:color="auto"/>
            <w:right w:val="none" w:sz="0" w:space="0" w:color="auto"/>
          </w:divBdr>
          <w:divsChild>
            <w:div w:id="1464346489">
              <w:marLeft w:val="0"/>
              <w:marRight w:val="0"/>
              <w:marTop w:val="0"/>
              <w:marBottom w:val="0"/>
              <w:divBdr>
                <w:top w:val="none" w:sz="0" w:space="0" w:color="auto"/>
                <w:left w:val="none" w:sz="0" w:space="0" w:color="auto"/>
                <w:bottom w:val="none" w:sz="0" w:space="0" w:color="auto"/>
                <w:right w:val="none" w:sz="0" w:space="0" w:color="auto"/>
              </w:divBdr>
              <w:divsChild>
                <w:div w:id="855390731">
                  <w:marLeft w:val="0"/>
                  <w:marRight w:val="0"/>
                  <w:marTop w:val="30"/>
                  <w:marBottom w:val="30"/>
                  <w:divBdr>
                    <w:top w:val="none" w:sz="0" w:space="0" w:color="auto"/>
                    <w:left w:val="none" w:sz="0" w:space="0" w:color="auto"/>
                    <w:bottom w:val="none" w:sz="0" w:space="0" w:color="auto"/>
                    <w:right w:val="none" w:sz="0" w:space="0" w:color="auto"/>
                  </w:divBdr>
                  <w:divsChild>
                    <w:div w:id="157502866">
                      <w:marLeft w:val="0"/>
                      <w:marRight w:val="0"/>
                      <w:marTop w:val="0"/>
                      <w:marBottom w:val="0"/>
                      <w:divBdr>
                        <w:top w:val="none" w:sz="0" w:space="0" w:color="auto"/>
                        <w:left w:val="none" w:sz="0" w:space="0" w:color="auto"/>
                        <w:bottom w:val="none" w:sz="0" w:space="0" w:color="auto"/>
                        <w:right w:val="none" w:sz="0" w:space="0" w:color="auto"/>
                      </w:divBdr>
                      <w:divsChild>
                        <w:div w:id="148403001">
                          <w:marLeft w:val="0"/>
                          <w:marRight w:val="0"/>
                          <w:marTop w:val="0"/>
                          <w:marBottom w:val="0"/>
                          <w:divBdr>
                            <w:top w:val="none" w:sz="0" w:space="0" w:color="auto"/>
                            <w:left w:val="none" w:sz="0" w:space="0" w:color="auto"/>
                            <w:bottom w:val="none" w:sz="0" w:space="0" w:color="auto"/>
                            <w:right w:val="none" w:sz="0" w:space="0" w:color="auto"/>
                          </w:divBdr>
                        </w:div>
                      </w:divsChild>
                    </w:div>
                    <w:div w:id="848914396">
                      <w:marLeft w:val="0"/>
                      <w:marRight w:val="0"/>
                      <w:marTop w:val="0"/>
                      <w:marBottom w:val="0"/>
                      <w:divBdr>
                        <w:top w:val="none" w:sz="0" w:space="0" w:color="auto"/>
                        <w:left w:val="none" w:sz="0" w:space="0" w:color="auto"/>
                        <w:bottom w:val="none" w:sz="0" w:space="0" w:color="auto"/>
                        <w:right w:val="none" w:sz="0" w:space="0" w:color="auto"/>
                      </w:divBdr>
                      <w:divsChild>
                        <w:div w:id="1346247880">
                          <w:marLeft w:val="0"/>
                          <w:marRight w:val="0"/>
                          <w:marTop w:val="0"/>
                          <w:marBottom w:val="0"/>
                          <w:divBdr>
                            <w:top w:val="none" w:sz="0" w:space="0" w:color="auto"/>
                            <w:left w:val="none" w:sz="0" w:space="0" w:color="auto"/>
                            <w:bottom w:val="none" w:sz="0" w:space="0" w:color="auto"/>
                            <w:right w:val="none" w:sz="0" w:space="0" w:color="auto"/>
                          </w:divBdr>
                        </w:div>
                      </w:divsChild>
                    </w:div>
                    <w:div w:id="1412896426">
                      <w:marLeft w:val="0"/>
                      <w:marRight w:val="0"/>
                      <w:marTop w:val="0"/>
                      <w:marBottom w:val="0"/>
                      <w:divBdr>
                        <w:top w:val="none" w:sz="0" w:space="0" w:color="auto"/>
                        <w:left w:val="none" w:sz="0" w:space="0" w:color="auto"/>
                        <w:bottom w:val="none" w:sz="0" w:space="0" w:color="auto"/>
                        <w:right w:val="none" w:sz="0" w:space="0" w:color="auto"/>
                      </w:divBdr>
                      <w:divsChild>
                        <w:div w:id="1873685409">
                          <w:marLeft w:val="0"/>
                          <w:marRight w:val="0"/>
                          <w:marTop w:val="0"/>
                          <w:marBottom w:val="0"/>
                          <w:divBdr>
                            <w:top w:val="none" w:sz="0" w:space="0" w:color="auto"/>
                            <w:left w:val="none" w:sz="0" w:space="0" w:color="auto"/>
                            <w:bottom w:val="none" w:sz="0" w:space="0" w:color="auto"/>
                            <w:right w:val="none" w:sz="0" w:space="0" w:color="auto"/>
                          </w:divBdr>
                        </w:div>
                      </w:divsChild>
                    </w:div>
                    <w:div w:id="1447122231">
                      <w:marLeft w:val="0"/>
                      <w:marRight w:val="0"/>
                      <w:marTop w:val="0"/>
                      <w:marBottom w:val="0"/>
                      <w:divBdr>
                        <w:top w:val="none" w:sz="0" w:space="0" w:color="auto"/>
                        <w:left w:val="none" w:sz="0" w:space="0" w:color="auto"/>
                        <w:bottom w:val="none" w:sz="0" w:space="0" w:color="auto"/>
                        <w:right w:val="none" w:sz="0" w:space="0" w:color="auto"/>
                      </w:divBdr>
                      <w:divsChild>
                        <w:div w:id="94372556">
                          <w:marLeft w:val="0"/>
                          <w:marRight w:val="0"/>
                          <w:marTop w:val="0"/>
                          <w:marBottom w:val="0"/>
                          <w:divBdr>
                            <w:top w:val="none" w:sz="0" w:space="0" w:color="auto"/>
                            <w:left w:val="none" w:sz="0" w:space="0" w:color="auto"/>
                            <w:bottom w:val="none" w:sz="0" w:space="0" w:color="auto"/>
                            <w:right w:val="none" w:sz="0" w:space="0" w:color="auto"/>
                          </w:divBdr>
                        </w:div>
                      </w:divsChild>
                    </w:div>
                    <w:div w:id="1529105564">
                      <w:marLeft w:val="0"/>
                      <w:marRight w:val="0"/>
                      <w:marTop w:val="0"/>
                      <w:marBottom w:val="0"/>
                      <w:divBdr>
                        <w:top w:val="none" w:sz="0" w:space="0" w:color="auto"/>
                        <w:left w:val="none" w:sz="0" w:space="0" w:color="auto"/>
                        <w:bottom w:val="none" w:sz="0" w:space="0" w:color="auto"/>
                        <w:right w:val="none" w:sz="0" w:space="0" w:color="auto"/>
                      </w:divBdr>
                      <w:divsChild>
                        <w:div w:id="1395935650">
                          <w:marLeft w:val="0"/>
                          <w:marRight w:val="0"/>
                          <w:marTop w:val="0"/>
                          <w:marBottom w:val="0"/>
                          <w:divBdr>
                            <w:top w:val="none" w:sz="0" w:space="0" w:color="auto"/>
                            <w:left w:val="none" w:sz="0" w:space="0" w:color="auto"/>
                            <w:bottom w:val="none" w:sz="0" w:space="0" w:color="auto"/>
                            <w:right w:val="none" w:sz="0" w:space="0" w:color="auto"/>
                          </w:divBdr>
                        </w:div>
                      </w:divsChild>
                    </w:div>
                    <w:div w:id="2063362272">
                      <w:marLeft w:val="0"/>
                      <w:marRight w:val="0"/>
                      <w:marTop w:val="0"/>
                      <w:marBottom w:val="0"/>
                      <w:divBdr>
                        <w:top w:val="none" w:sz="0" w:space="0" w:color="auto"/>
                        <w:left w:val="none" w:sz="0" w:space="0" w:color="auto"/>
                        <w:bottom w:val="none" w:sz="0" w:space="0" w:color="auto"/>
                        <w:right w:val="none" w:sz="0" w:space="0" w:color="auto"/>
                      </w:divBdr>
                      <w:divsChild>
                        <w:div w:id="20086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096628">
              <w:marLeft w:val="0"/>
              <w:marRight w:val="0"/>
              <w:marTop w:val="0"/>
              <w:marBottom w:val="0"/>
              <w:divBdr>
                <w:top w:val="none" w:sz="0" w:space="0" w:color="auto"/>
                <w:left w:val="none" w:sz="0" w:space="0" w:color="auto"/>
                <w:bottom w:val="none" w:sz="0" w:space="0" w:color="auto"/>
                <w:right w:val="none" w:sz="0" w:space="0" w:color="auto"/>
              </w:divBdr>
            </w:div>
          </w:divsChild>
        </w:div>
        <w:div w:id="1219245180">
          <w:marLeft w:val="0"/>
          <w:marRight w:val="0"/>
          <w:marTop w:val="0"/>
          <w:marBottom w:val="0"/>
          <w:divBdr>
            <w:top w:val="none" w:sz="0" w:space="0" w:color="auto"/>
            <w:left w:val="none" w:sz="0" w:space="0" w:color="auto"/>
            <w:bottom w:val="none" w:sz="0" w:space="0" w:color="auto"/>
            <w:right w:val="none" w:sz="0" w:space="0" w:color="auto"/>
          </w:divBdr>
          <w:divsChild>
            <w:div w:id="197858741">
              <w:marLeft w:val="0"/>
              <w:marRight w:val="0"/>
              <w:marTop w:val="0"/>
              <w:marBottom w:val="0"/>
              <w:divBdr>
                <w:top w:val="none" w:sz="0" w:space="0" w:color="auto"/>
                <w:left w:val="none" w:sz="0" w:space="0" w:color="auto"/>
                <w:bottom w:val="none" w:sz="0" w:space="0" w:color="auto"/>
                <w:right w:val="none" w:sz="0" w:space="0" w:color="auto"/>
              </w:divBdr>
            </w:div>
          </w:divsChild>
        </w:div>
        <w:div w:id="1439251793">
          <w:marLeft w:val="0"/>
          <w:marRight w:val="0"/>
          <w:marTop w:val="0"/>
          <w:marBottom w:val="0"/>
          <w:divBdr>
            <w:top w:val="none" w:sz="0" w:space="0" w:color="auto"/>
            <w:left w:val="none" w:sz="0" w:space="0" w:color="auto"/>
            <w:bottom w:val="none" w:sz="0" w:space="0" w:color="auto"/>
            <w:right w:val="none" w:sz="0" w:space="0" w:color="auto"/>
          </w:divBdr>
          <w:divsChild>
            <w:div w:id="565996760">
              <w:marLeft w:val="0"/>
              <w:marRight w:val="0"/>
              <w:marTop w:val="0"/>
              <w:marBottom w:val="0"/>
              <w:divBdr>
                <w:top w:val="none" w:sz="0" w:space="0" w:color="auto"/>
                <w:left w:val="none" w:sz="0" w:space="0" w:color="auto"/>
                <w:bottom w:val="none" w:sz="0" w:space="0" w:color="auto"/>
                <w:right w:val="none" w:sz="0" w:space="0" w:color="auto"/>
              </w:divBdr>
            </w:div>
          </w:divsChild>
        </w:div>
        <w:div w:id="1578397746">
          <w:marLeft w:val="0"/>
          <w:marRight w:val="0"/>
          <w:marTop w:val="0"/>
          <w:marBottom w:val="0"/>
          <w:divBdr>
            <w:top w:val="none" w:sz="0" w:space="0" w:color="auto"/>
            <w:left w:val="none" w:sz="0" w:space="0" w:color="auto"/>
            <w:bottom w:val="none" w:sz="0" w:space="0" w:color="auto"/>
            <w:right w:val="none" w:sz="0" w:space="0" w:color="auto"/>
          </w:divBdr>
          <w:divsChild>
            <w:div w:id="52969132">
              <w:marLeft w:val="0"/>
              <w:marRight w:val="0"/>
              <w:marTop w:val="0"/>
              <w:marBottom w:val="0"/>
              <w:divBdr>
                <w:top w:val="none" w:sz="0" w:space="0" w:color="auto"/>
                <w:left w:val="none" w:sz="0" w:space="0" w:color="auto"/>
                <w:bottom w:val="none" w:sz="0" w:space="0" w:color="auto"/>
                <w:right w:val="none" w:sz="0" w:space="0" w:color="auto"/>
              </w:divBdr>
            </w:div>
          </w:divsChild>
        </w:div>
        <w:div w:id="1910917252">
          <w:marLeft w:val="0"/>
          <w:marRight w:val="0"/>
          <w:marTop w:val="0"/>
          <w:marBottom w:val="0"/>
          <w:divBdr>
            <w:top w:val="none" w:sz="0" w:space="0" w:color="auto"/>
            <w:left w:val="none" w:sz="0" w:space="0" w:color="auto"/>
            <w:bottom w:val="none" w:sz="0" w:space="0" w:color="auto"/>
            <w:right w:val="none" w:sz="0" w:space="0" w:color="auto"/>
          </w:divBdr>
          <w:divsChild>
            <w:div w:id="584924140">
              <w:marLeft w:val="0"/>
              <w:marRight w:val="0"/>
              <w:marTop w:val="0"/>
              <w:marBottom w:val="0"/>
              <w:divBdr>
                <w:top w:val="none" w:sz="0" w:space="0" w:color="auto"/>
                <w:left w:val="none" w:sz="0" w:space="0" w:color="auto"/>
                <w:bottom w:val="none" w:sz="0" w:space="0" w:color="auto"/>
                <w:right w:val="none" w:sz="0" w:space="0" w:color="auto"/>
              </w:divBdr>
            </w:div>
          </w:divsChild>
        </w:div>
        <w:div w:id="1917662490">
          <w:marLeft w:val="0"/>
          <w:marRight w:val="0"/>
          <w:marTop w:val="0"/>
          <w:marBottom w:val="0"/>
          <w:divBdr>
            <w:top w:val="none" w:sz="0" w:space="0" w:color="auto"/>
            <w:left w:val="none" w:sz="0" w:space="0" w:color="auto"/>
            <w:bottom w:val="none" w:sz="0" w:space="0" w:color="auto"/>
            <w:right w:val="none" w:sz="0" w:space="0" w:color="auto"/>
          </w:divBdr>
          <w:divsChild>
            <w:div w:id="19957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4093">
      <w:bodyDiv w:val="1"/>
      <w:marLeft w:val="0"/>
      <w:marRight w:val="0"/>
      <w:marTop w:val="0"/>
      <w:marBottom w:val="0"/>
      <w:divBdr>
        <w:top w:val="none" w:sz="0" w:space="0" w:color="auto"/>
        <w:left w:val="none" w:sz="0" w:space="0" w:color="auto"/>
        <w:bottom w:val="none" w:sz="0" w:space="0" w:color="auto"/>
        <w:right w:val="none" w:sz="0" w:space="0" w:color="auto"/>
      </w:divBdr>
      <w:divsChild>
        <w:div w:id="37826839">
          <w:marLeft w:val="0"/>
          <w:marRight w:val="0"/>
          <w:marTop w:val="0"/>
          <w:marBottom w:val="0"/>
          <w:divBdr>
            <w:top w:val="none" w:sz="0" w:space="0" w:color="auto"/>
            <w:left w:val="none" w:sz="0" w:space="0" w:color="auto"/>
            <w:bottom w:val="none" w:sz="0" w:space="0" w:color="auto"/>
            <w:right w:val="none" w:sz="0" w:space="0" w:color="auto"/>
          </w:divBdr>
          <w:divsChild>
            <w:div w:id="1160265889">
              <w:marLeft w:val="0"/>
              <w:marRight w:val="0"/>
              <w:marTop w:val="0"/>
              <w:marBottom w:val="0"/>
              <w:divBdr>
                <w:top w:val="none" w:sz="0" w:space="0" w:color="auto"/>
                <w:left w:val="none" w:sz="0" w:space="0" w:color="auto"/>
                <w:bottom w:val="none" w:sz="0" w:space="0" w:color="auto"/>
                <w:right w:val="none" w:sz="0" w:space="0" w:color="auto"/>
              </w:divBdr>
            </w:div>
            <w:div w:id="1255894045">
              <w:marLeft w:val="0"/>
              <w:marRight w:val="0"/>
              <w:marTop w:val="0"/>
              <w:marBottom w:val="0"/>
              <w:divBdr>
                <w:top w:val="none" w:sz="0" w:space="0" w:color="auto"/>
                <w:left w:val="none" w:sz="0" w:space="0" w:color="auto"/>
                <w:bottom w:val="none" w:sz="0" w:space="0" w:color="auto"/>
                <w:right w:val="none" w:sz="0" w:space="0" w:color="auto"/>
              </w:divBdr>
              <w:divsChild>
                <w:div w:id="96874007">
                  <w:marLeft w:val="0"/>
                  <w:marRight w:val="0"/>
                  <w:marTop w:val="30"/>
                  <w:marBottom w:val="30"/>
                  <w:divBdr>
                    <w:top w:val="none" w:sz="0" w:space="0" w:color="auto"/>
                    <w:left w:val="none" w:sz="0" w:space="0" w:color="auto"/>
                    <w:bottom w:val="none" w:sz="0" w:space="0" w:color="auto"/>
                    <w:right w:val="none" w:sz="0" w:space="0" w:color="auto"/>
                  </w:divBdr>
                  <w:divsChild>
                    <w:div w:id="640768810">
                      <w:marLeft w:val="0"/>
                      <w:marRight w:val="0"/>
                      <w:marTop w:val="0"/>
                      <w:marBottom w:val="0"/>
                      <w:divBdr>
                        <w:top w:val="none" w:sz="0" w:space="0" w:color="auto"/>
                        <w:left w:val="none" w:sz="0" w:space="0" w:color="auto"/>
                        <w:bottom w:val="none" w:sz="0" w:space="0" w:color="auto"/>
                        <w:right w:val="none" w:sz="0" w:space="0" w:color="auto"/>
                      </w:divBdr>
                      <w:divsChild>
                        <w:div w:id="985823058">
                          <w:marLeft w:val="0"/>
                          <w:marRight w:val="0"/>
                          <w:marTop w:val="0"/>
                          <w:marBottom w:val="0"/>
                          <w:divBdr>
                            <w:top w:val="none" w:sz="0" w:space="0" w:color="auto"/>
                            <w:left w:val="none" w:sz="0" w:space="0" w:color="auto"/>
                            <w:bottom w:val="none" w:sz="0" w:space="0" w:color="auto"/>
                            <w:right w:val="none" w:sz="0" w:space="0" w:color="auto"/>
                          </w:divBdr>
                        </w:div>
                      </w:divsChild>
                    </w:div>
                    <w:div w:id="779684656">
                      <w:marLeft w:val="0"/>
                      <w:marRight w:val="0"/>
                      <w:marTop w:val="0"/>
                      <w:marBottom w:val="0"/>
                      <w:divBdr>
                        <w:top w:val="none" w:sz="0" w:space="0" w:color="auto"/>
                        <w:left w:val="none" w:sz="0" w:space="0" w:color="auto"/>
                        <w:bottom w:val="none" w:sz="0" w:space="0" w:color="auto"/>
                        <w:right w:val="none" w:sz="0" w:space="0" w:color="auto"/>
                      </w:divBdr>
                      <w:divsChild>
                        <w:div w:id="100389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01093">
          <w:marLeft w:val="0"/>
          <w:marRight w:val="0"/>
          <w:marTop w:val="0"/>
          <w:marBottom w:val="0"/>
          <w:divBdr>
            <w:top w:val="none" w:sz="0" w:space="0" w:color="auto"/>
            <w:left w:val="none" w:sz="0" w:space="0" w:color="auto"/>
            <w:bottom w:val="none" w:sz="0" w:space="0" w:color="auto"/>
            <w:right w:val="none" w:sz="0" w:space="0" w:color="auto"/>
          </w:divBdr>
          <w:divsChild>
            <w:div w:id="1349871790">
              <w:marLeft w:val="0"/>
              <w:marRight w:val="0"/>
              <w:marTop w:val="0"/>
              <w:marBottom w:val="0"/>
              <w:divBdr>
                <w:top w:val="none" w:sz="0" w:space="0" w:color="auto"/>
                <w:left w:val="none" w:sz="0" w:space="0" w:color="auto"/>
                <w:bottom w:val="none" w:sz="0" w:space="0" w:color="auto"/>
                <w:right w:val="none" w:sz="0" w:space="0" w:color="auto"/>
              </w:divBdr>
            </w:div>
          </w:divsChild>
        </w:div>
        <w:div w:id="635375801">
          <w:marLeft w:val="0"/>
          <w:marRight w:val="0"/>
          <w:marTop w:val="0"/>
          <w:marBottom w:val="0"/>
          <w:divBdr>
            <w:top w:val="none" w:sz="0" w:space="0" w:color="auto"/>
            <w:left w:val="none" w:sz="0" w:space="0" w:color="auto"/>
            <w:bottom w:val="none" w:sz="0" w:space="0" w:color="auto"/>
            <w:right w:val="none" w:sz="0" w:space="0" w:color="auto"/>
          </w:divBdr>
          <w:divsChild>
            <w:div w:id="453334366">
              <w:marLeft w:val="0"/>
              <w:marRight w:val="0"/>
              <w:marTop w:val="0"/>
              <w:marBottom w:val="0"/>
              <w:divBdr>
                <w:top w:val="none" w:sz="0" w:space="0" w:color="auto"/>
                <w:left w:val="none" w:sz="0" w:space="0" w:color="auto"/>
                <w:bottom w:val="none" w:sz="0" w:space="0" w:color="auto"/>
                <w:right w:val="none" w:sz="0" w:space="0" w:color="auto"/>
              </w:divBdr>
            </w:div>
          </w:divsChild>
        </w:div>
        <w:div w:id="785469630">
          <w:marLeft w:val="0"/>
          <w:marRight w:val="0"/>
          <w:marTop w:val="0"/>
          <w:marBottom w:val="0"/>
          <w:divBdr>
            <w:top w:val="none" w:sz="0" w:space="0" w:color="auto"/>
            <w:left w:val="none" w:sz="0" w:space="0" w:color="auto"/>
            <w:bottom w:val="none" w:sz="0" w:space="0" w:color="auto"/>
            <w:right w:val="none" w:sz="0" w:space="0" w:color="auto"/>
          </w:divBdr>
          <w:divsChild>
            <w:div w:id="966550826">
              <w:marLeft w:val="0"/>
              <w:marRight w:val="0"/>
              <w:marTop w:val="0"/>
              <w:marBottom w:val="0"/>
              <w:divBdr>
                <w:top w:val="none" w:sz="0" w:space="0" w:color="auto"/>
                <w:left w:val="none" w:sz="0" w:space="0" w:color="auto"/>
                <w:bottom w:val="none" w:sz="0" w:space="0" w:color="auto"/>
                <w:right w:val="none" w:sz="0" w:space="0" w:color="auto"/>
              </w:divBdr>
            </w:div>
          </w:divsChild>
        </w:div>
        <w:div w:id="1170604767">
          <w:marLeft w:val="0"/>
          <w:marRight w:val="0"/>
          <w:marTop w:val="0"/>
          <w:marBottom w:val="0"/>
          <w:divBdr>
            <w:top w:val="none" w:sz="0" w:space="0" w:color="auto"/>
            <w:left w:val="none" w:sz="0" w:space="0" w:color="auto"/>
            <w:bottom w:val="none" w:sz="0" w:space="0" w:color="auto"/>
            <w:right w:val="none" w:sz="0" w:space="0" w:color="auto"/>
          </w:divBdr>
          <w:divsChild>
            <w:div w:id="2107848876">
              <w:marLeft w:val="0"/>
              <w:marRight w:val="0"/>
              <w:marTop w:val="0"/>
              <w:marBottom w:val="0"/>
              <w:divBdr>
                <w:top w:val="none" w:sz="0" w:space="0" w:color="auto"/>
                <w:left w:val="none" w:sz="0" w:space="0" w:color="auto"/>
                <w:bottom w:val="none" w:sz="0" w:space="0" w:color="auto"/>
                <w:right w:val="none" w:sz="0" w:space="0" w:color="auto"/>
              </w:divBdr>
            </w:div>
          </w:divsChild>
        </w:div>
        <w:div w:id="1240290894">
          <w:marLeft w:val="0"/>
          <w:marRight w:val="0"/>
          <w:marTop w:val="0"/>
          <w:marBottom w:val="0"/>
          <w:divBdr>
            <w:top w:val="none" w:sz="0" w:space="0" w:color="auto"/>
            <w:left w:val="none" w:sz="0" w:space="0" w:color="auto"/>
            <w:bottom w:val="none" w:sz="0" w:space="0" w:color="auto"/>
            <w:right w:val="none" w:sz="0" w:space="0" w:color="auto"/>
          </w:divBdr>
          <w:divsChild>
            <w:div w:id="1934391580">
              <w:marLeft w:val="0"/>
              <w:marRight w:val="0"/>
              <w:marTop w:val="0"/>
              <w:marBottom w:val="0"/>
              <w:divBdr>
                <w:top w:val="none" w:sz="0" w:space="0" w:color="auto"/>
                <w:left w:val="none" w:sz="0" w:space="0" w:color="auto"/>
                <w:bottom w:val="none" w:sz="0" w:space="0" w:color="auto"/>
                <w:right w:val="none" w:sz="0" w:space="0" w:color="auto"/>
              </w:divBdr>
            </w:div>
            <w:div w:id="2055301484">
              <w:marLeft w:val="0"/>
              <w:marRight w:val="0"/>
              <w:marTop w:val="0"/>
              <w:marBottom w:val="0"/>
              <w:divBdr>
                <w:top w:val="none" w:sz="0" w:space="0" w:color="auto"/>
                <w:left w:val="none" w:sz="0" w:space="0" w:color="auto"/>
                <w:bottom w:val="none" w:sz="0" w:space="0" w:color="auto"/>
                <w:right w:val="none" w:sz="0" w:space="0" w:color="auto"/>
              </w:divBdr>
              <w:divsChild>
                <w:div w:id="1924022506">
                  <w:marLeft w:val="0"/>
                  <w:marRight w:val="0"/>
                  <w:marTop w:val="30"/>
                  <w:marBottom w:val="30"/>
                  <w:divBdr>
                    <w:top w:val="none" w:sz="0" w:space="0" w:color="auto"/>
                    <w:left w:val="none" w:sz="0" w:space="0" w:color="auto"/>
                    <w:bottom w:val="none" w:sz="0" w:space="0" w:color="auto"/>
                    <w:right w:val="none" w:sz="0" w:space="0" w:color="auto"/>
                  </w:divBdr>
                  <w:divsChild>
                    <w:div w:id="238249643">
                      <w:marLeft w:val="0"/>
                      <w:marRight w:val="0"/>
                      <w:marTop w:val="0"/>
                      <w:marBottom w:val="0"/>
                      <w:divBdr>
                        <w:top w:val="none" w:sz="0" w:space="0" w:color="auto"/>
                        <w:left w:val="none" w:sz="0" w:space="0" w:color="auto"/>
                        <w:bottom w:val="none" w:sz="0" w:space="0" w:color="auto"/>
                        <w:right w:val="none" w:sz="0" w:space="0" w:color="auto"/>
                      </w:divBdr>
                      <w:divsChild>
                        <w:div w:id="720133907">
                          <w:marLeft w:val="0"/>
                          <w:marRight w:val="0"/>
                          <w:marTop w:val="0"/>
                          <w:marBottom w:val="0"/>
                          <w:divBdr>
                            <w:top w:val="none" w:sz="0" w:space="0" w:color="auto"/>
                            <w:left w:val="none" w:sz="0" w:space="0" w:color="auto"/>
                            <w:bottom w:val="none" w:sz="0" w:space="0" w:color="auto"/>
                            <w:right w:val="none" w:sz="0" w:space="0" w:color="auto"/>
                          </w:divBdr>
                        </w:div>
                      </w:divsChild>
                    </w:div>
                    <w:div w:id="262884208">
                      <w:marLeft w:val="0"/>
                      <w:marRight w:val="0"/>
                      <w:marTop w:val="0"/>
                      <w:marBottom w:val="0"/>
                      <w:divBdr>
                        <w:top w:val="none" w:sz="0" w:space="0" w:color="auto"/>
                        <w:left w:val="none" w:sz="0" w:space="0" w:color="auto"/>
                        <w:bottom w:val="none" w:sz="0" w:space="0" w:color="auto"/>
                        <w:right w:val="none" w:sz="0" w:space="0" w:color="auto"/>
                      </w:divBdr>
                      <w:divsChild>
                        <w:div w:id="11927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857978">
          <w:marLeft w:val="0"/>
          <w:marRight w:val="0"/>
          <w:marTop w:val="0"/>
          <w:marBottom w:val="0"/>
          <w:divBdr>
            <w:top w:val="none" w:sz="0" w:space="0" w:color="auto"/>
            <w:left w:val="none" w:sz="0" w:space="0" w:color="auto"/>
            <w:bottom w:val="none" w:sz="0" w:space="0" w:color="auto"/>
            <w:right w:val="none" w:sz="0" w:space="0" w:color="auto"/>
          </w:divBdr>
          <w:divsChild>
            <w:div w:id="2098208322">
              <w:marLeft w:val="0"/>
              <w:marRight w:val="0"/>
              <w:marTop w:val="0"/>
              <w:marBottom w:val="0"/>
              <w:divBdr>
                <w:top w:val="none" w:sz="0" w:space="0" w:color="auto"/>
                <w:left w:val="none" w:sz="0" w:space="0" w:color="auto"/>
                <w:bottom w:val="none" w:sz="0" w:space="0" w:color="auto"/>
                <w:right w:val="none" w:sz="0" w:space="0" w:color="auto"/>
              </w:divBdr>
            </w:div>
          </w:divsChild>
        </w:div>
        <w:div w:id="1826315022">
          <w:marLeft w:val="0"/>
          <w:marRight w:val="0"/>
          <w:marTop w:val="0"/>
          <w:marBottom w:val="0"/>
          <w:divBdr>
            <w:top w:val="none" w:sz="0" w:space="0" w:color="auto"/>
            <w:left w:val="none" w:sz="0" w:space="0" w:color="auto"/>
            <w:bottom w:val="none" w:sz="0" w:space="0" w:color="auto"/>
            <w:right w:val="none" w:sz="0" w:space="0" w:color="auto"/>
          </w:divBdr>
          <w:divsChild>
            <w:div w:id="67006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7570">
      <w:bodyDiv w:val="1"/>
      <w:marLeft w:val="0"/>
      <w:marRight w:val="0"/>
      <w:marTop w:val="0"/>
      <w:marBottom w:val="0"/>
      <w:divBdr>
        <w:top w:val="none" w:sz="0" w:space="0" w:color="auto"/>
        <w:left w:val="none" w:sz="0" w:space="0" w:color="auto"/>
        <w:bottom w:val="none" w:sz="0" w:space="0" w:color="auto"/>
        <w:right w:val="none" w:sz="0" w:space="0" w:color="auto"/>
      </w:divBdr>
      <w:divsChild>
        <w:div w:id="105395696">
          <w:marLeft w:val="0"/>
          <w:marRight w:val="0"/>
          <w:marTop w:val="0"/>
          <w:marBottom w:val="0"/>
          <w:divBdr>
            <w:top w:val="none" w:sz="0" w:space="0" w:color="auto"/>
            <w:left w:val="none" w:sz="0" w:space="0" w:color="auto"/>
            <w:bottom w:val="none" w:sz="0" w:space="0" w:color="auto"/>
            <w:right w:val="none" w:sz="0" w:space="0" w:color="auto"/>
          </w:divBdr>
        </w:div>
        <w:div w:id="373432805">
          <w:marLeft w:val="0"/>
          <w:marRight w:val="0"/>
          <w:marTop w:val="0"/>
          <w:marBottom w:val="0"/>
          <w:divBdr>
            <w:top w:val="none" w:sz="0" w:space="0" w:color="auto"/>
            <w:left w:val="none" w:sz="0" w:space="0" w:color="auto"/>
            <w:bottom w:val="none" w:sz="0" w:space="0" w:color="auto"/>
            <w:right w:val="none" w:sz="0" w:space="0" w:color="auto"/>
          </w:divBdr>
        </w:div>
        <w:div w:id="648021536">
          <w:marLeft w:val="0"/>
          <w:marRight w:val="0"/>
          <w:marTop w:val="0"/>
          <w:marBottom w:val="0"/>
          <w:divBdr>
            <w:top w:val="none" w:sz="0" w:space="0" w:color="auto"/>
            <w:left w:val="none" w:sz="0" w:space="0" w:color="auto"/>
            <w:bottom w:val="none" w:sz="0" w:space="0" w:color="auto"/>
            <w:right w:val="none" w:sz="0" w:space="0" w:color="auto"/>
          </w:divBdr>
        </w:div>
        <w:div w:id="773595169">
          <w:marLeft w:val="0"/>
          <w:marRight w:val="0"/>
          <w:marTop w:val="0"/>
          <w:marBottom w:val="0"/>
          <w:divBdr>
            <w:top w:val="none" w:sz="0" w:space="0" w:color="auto"/>
            <w:left w:val="none" w:sz="0" w:space="0" w:color="auto"/>
            <w:bottom w:val="none" w:sz="0" w:space="0" w:color="auto"/>
            <w:right w:val="none" w:sz="0" w:space="0" w:color="auto"/>
          </w:divBdr>
        </w:div>
        <w:div w:id="1764955607">
          <w:marLeft w:val="0"/>
          <w:marRight w:val="0"/>
          <w:marTop w:val="0"/>
          <w:marBottom w:val="0"/>
          <w:divBdr>
            <w:top w:val="none" w:sz="0" w:space="0" w:color="auto"/>
            <w:left w:val="none" w:sz="0" w:space="0" w:color="auto"/>
            <w:bottom w:val="none" w:sz="0" w:space="0" w:color="auto"/>
            <w:right w:val="none" w:sz="0" w:space="0" w:color="auto"/>
          </w:divBdr>
        </w:div>
        <w:div w:id="1864242732">
          <w:marLeft w:val="0"/>
          <w:marRight w:val="0"/>
          <w:marTop w:val="0"/>
          <w:marBottom w:val="0"/>
          <w:divBdr>
            <w:top w:val="none" w:sz="0" w:space="0" w:color="auto"/>
            <w:left w:val="none" w:sz="0" w:space="0" w:color="auto"/>
            <w:bottom w:val="none" w:sz="0" w:space="0" w:color="auto"/>
            <w:right w:val="none" w:sz="0" w:space="0" w:color="auto"/>
          </w:divBdr>
        </w:div>
        <w:div w:id="1897202031">
          <w:marLeft w:val="0"/>
          <w:marRight w:val="0"/>
          <w:marTop w:val="0"/>
          <w:marBottom w:val="0"/>
          <w:divBdr>
            <w:top w:val="none" w:sz="0" w:space="0" w:color="auto"/>
            <w:left w:val="none" w:sz="0" w:space="0" w:color="auto"/>
            <w:bottom w:val="none" w:sz="0" w:space="0" w:color="auto"/>
            <w:right w:val="none" w:sz="0" w:space="0" w:color="auto"/>
          </w:divBdr>
        </w:div>
      </w:divsChild>
    </w:div>
    <w:div w:id="1138186887">
      <w:bodyDiv w:val="1"/>
      <w:marLeft w:val="0"/>
      <w:marRight w:val="0"/>
      <w:marTop w:val="0"/>
      <w:marBottom w:val="0"/>
      <w:divBdr>
        <w:top w:val="none" w:sz="0" w:space="0" w:color="auto"/>
        <w:left w:val="none" w:sz="0" w:space="0" w:color="auto"/>
        <w:bottom w:val="none" w:sz="0" w:space="0" w:color="auto"/>
        <w:right w:val="none" w:sz="0" w:space="0" w:color="auto"/>
      </w:divBdr>
      <w:divsChild>
        <w:div w:id="217060690">
          <w:marLeft w:val="0"/>
          <w:marRight w:val="0"/>
          <w:marTop w:val="0"/>
          <w:marBottom w:val="0"/>
          <w:divBdr>
            <w:top w:val="none" w:sz="0" w:space="0" w:color="auto"/>
            <w:left w:val="none" w:sz="0" w:space="0" w:color="auto"/>
            <w:bottom w:val="none" w:sz="0" w:space="0" w:color="auto"/>
            <w:right w:val="none" w:sz="0" w:space="0" w:color="auto"/>
          </w:divBdr>
          <w:divsChild>
            <w:div w:id="1735472362">
              <w:marLeft w:val="0"/>
              <w:marRight w:val="0"/>
              <w:marTop w:val="0"/>
              <w:marBottom w:val="0"/>
              <w:divBdr>
                <w:top w:val="none" w:sz="0" w:space="0" w:color="auto"/>
                <w:left w:val="none" w:sz="0" w:space="0" w:color="auto"/>
                <w:bottom w:val="none" w:sz="0" w:space="0" w:color="auto"/>
                <w:right w:val="none" w:sz="0" w:space="0" w:color="auto"/>
              </w:divBdr>
            </w:div>
          </w:divsChild>
        </w:div>
        <w:div w:id="469321580">
          <w:marLeft w:val="0"/>
          <w:marRight w:val="0"/>
          <w:marTop w:val="0"/>
          <w:marBottom w:val="0"/>
          <w:divBdr>
            <w:top w:val="none" w:sz="0" w:space="0" w:color="auto"/>
            <w:left w:val="none" w:sz="0" w:space="0" w:color="auto"/>
            <w:bottom w:val="none" w:sz="0" w:space="0" w:color="auto"/>
            <w:right w:val="none" w:sz="0" w:space="0" w:color="auto"/>
          </w:divBdr>
          <w:divsChild>
            <w:div w:id="317462857">
              <w:marLeft w:val="0"/>
              <w:marRight w:val="0"/>
              <w:marTop w:val="0"/>
              <w:marBottom w:val="0"/>
              <w:divBdr>
                <w:top w:val="none" w:sz="0" w:space="0" w:color="auto"/>
                <w:left w:val="none" w:sz="0" w:space="0" w:color="auto"/>
                <w:bottom w:val="none" w:sz="0" w:space="0" w:color="auto"/>
                <w:right w:val="none" w:sz="0" w:space="0" w:color="auto"/>
              </w:divBdr>
            </w:div>
          </w:divsChild>
        </w:div>
        <w:div w:id="565604882">
          <w:marLeft w:val="0"/>
          <w:marRight w:val="0"/>
          <w:marTop w:val="0"/>
          <w:marBottom w:val="0"/>
          <w:divBdr>
            <w:top w:val="none" w:sz="0" w:space="0" w:color="auto"/>
            <w:left w:val="none" w:sz="0" w:space="0" w:color="auto"/>
            <w:bottom w:val="none" w:sz="0" w:space="0" w:color="auto"/>
            <w:right w:val="none" w:sz="0" w:space="0" w:color="auto"/>
          </w:divBdr>
          <w:divsChild>
            <w:div w:id="407383617">
              <w:marLeft w:val="0"/>
              <w:marRight w:val="0"/>
              <w:marTop w:val="0"/>
              <w:marBottom w:val="0"/>
              <w:divBdr>
                <w:top w:val="none" w:sz="0" w:space="0" w:color="auto"/>
                <w:left w:val="none" w:sz="0" w:space="0" w:color="auto"/>
                <w:bottom w:val="none" w:sz="0" w:space="0" w:color="auto"/>
                <w:right w:val="none" w:sz="0" w:space="0" w:color="auto"/>
              </w:divBdr>
              <w:divsChild>
                <w:div w:id="1186872054">
                  <w:marLeft w:val="0"/>
                  <w:marRight w:val="0"/>
                  <w:marTop w:val="30"/>
                  <w:marBottom w:val="30"/>
                  <w:divBdr>
                    <w:top w:val="none" w:sz="0" w:space="0" w:color="auto"/>
                    <w:left w:val="none" w:sz="0" w:space="0" w:color="auto"/>
                    <w:bottom w:val="none" w:sz="0" w:space="0" w:color="auto"/>
                    <w:right w:val="none" w:sz="0" w:space="0" w:color="auto"/>
                  </w:divBdr>
                  <w:divsChild>
                    <w:div w:id="853223512">
                      <w:marLeft w:val="0"/>
                      <w:marRight w:val="0"/>
                      <w:marTop w:val="0"/>
                      <w:marBottom w:val="0"/>
                      <w:divBdr>
                        <w:top w:val="none" w:sz="0" w:space="0" w:color="auto"/>
                        <w:left w:val="none" w:sz="0" w:space="0" w:color="auto"/>
                        <w:bottom w:val="none" w:sz="0" w:space="0" w:color="auto"/>
                        <w:right w:val="none" w:sz="0" w:space="0" w:color="auto"/>
                      </w:divBdr>
                      <w:divsChild>
                        <w:div w:id="1907111224">
                          <w:marLeft w:val="0"/>
                          <w:marRight w:val="0"/>
                          <w:marTop w:val="0"/>
                          <w:marBottom w:val="0"/>
                          <w:divBdr>
                            <w:top w:val="none" w:sz="0" w:space="0" w:color="auto"/>
                            <w:left w:val="none" w:sz="0" w:space="0" w:color="auto"/>
                            <w:bottom w:val="none" w:sz="0" w:space="0" w:color="auto"/>
                            <w:right w:val="none" w:sz="0" w:space="0" w:color="auto"/>
                          </w:divBdr>
                        </w:div>
                      </w:divsChild>
                    </w:div>
                    <w:div w:id="1665356011">
                      <w:marLeft w:val="0"/>
                      <w:marRight w:val="0"/>
                      <w:marTop w:val="0"/>
                      <w:marBottom w:val="0"/>
                      <w:divBdr>
                        <w:top w:val="none" w:sz="0" w:space="0" w:color="auto"/>
                        <w:left w:val="none" w:sz="0" w:space="0" w:color="auto"/>
                        <w:bottom w:val="none" w:sz="0" w:space="0" w:color="auto"/>
                        <w:right w:val="none" w:sz="0" w:space="0" w:color="auto"/>
                      </w:divBdr>
                      <w:divsChild>
                        <w:div w:id="17143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07991">
              <w:marLeft w:val="0"/>
              <w:marRight w:val="0"/>
              <w:marTop w:val="0"/>
              <w:marBottom w:val="0"/>
              <w:divBdr>
                <w:top w:val="none" w:sz="0" w:space="0" w:color="auto"/>
                <w:left w:val="none" w:sz="0" w:space="0" w:color="auto"/>
                <w:bottom w:val="none" w:sz="0" w:space="0" w:color="auto"/>
                <w:right w:val="none" w:sz="0" w:space="0" w:color="auto"/>
              </w:divBdr>
            </w:div>
          </w:divsChild>
        </w:div>
        <w:div w:id="894193896">
          <w:marLeft w:val="0"/>
          <w:marRight w:val="0"/>
          <w:marTop w:val="0"/>
          <w:marBottom w:val="0"/>
          <w:divBdr>
            <w:top w:val="none" w:sz="0" w:space="0" w:color="auto"/>
            <w:left w:val="none" w:sz="0" w:space="0" w:color="auto"/>
            <w:bottom w:val="none" w:sz="0" w:space="0" w:color="auto"/>
            <w:right w:val="none" w:sz="0" w:space="0" w:color="auto"/>
          </w:divBdr>
          <w:divsChild>
            <w:div w:id="616642802">
              <w:marLeft w:val="0"/>
              <w:marRight w:val="0"/>
              <w:marTop w:val="0"/>
              <w:marBottom w:val="0"/>
              <w:divBdr>
                <w:top w:val="none" w:sz="0" w:space="0" w:color="auto"/>
                <w:left w:val="none" w:sz="0" w:space="0" w:color="auto"/>
                <w:bottom w:val="none" w:sz="0" w:space="0" w:color="auto"/>
                <w:right w:val="none" w:sz="0" w:space="0" w:color="auto"/>
              </w:divBdr>
            </w:div>
          </w:divsChild>
        </w:div>
        <w:div w:id="1320185003">
          <w:marLeft w:val="0"/>
          <w:marRight w:val="0"/>
          <w:marTop w:val="0"/>
          <w:marBottom w:val="0"/>
          <w:divBdr>
            <w:top w:val="none" w:sz="0" w:space="0" w:color="auto"/>
            <w:left w:val="none" w:sz="0" w:space="0" w:color="auto"/>
            <w:bottom w:val="none" w:sz="0" w:space="0" w:color="auto"/>
            <w:right w:val="none" w:sz="0" w:space="0" w:color="auto"/>
          </w:divBdr>
          <w:divsChild>
            <w:div w:id="1566984860">
              <w:marLeft w:val="0"/>
              <w:marRight w:val="0"/>
              <w:marTop w:val="0"/>
              <w:marBottom w:val="0"/>
              <w:divBdr>
                <w:top w:val="none" w:sz="0" w:space="0" w:color="auto"/>
                <w:left w:val="none" w:sz="0" w:space="0" w:color="auto"/>
                <w:bottom w:val="none" w:sz="0" w:space="0" w:color="auto"/>
                <w:right w:val="none" w:sz="0" w:space="0" w:color="auto"/>
              </w:divBdr>
            </w:div>
          </w:divsChild>
        </w:div>
        <w:div w:id="1505436166">
          <w:marLeft w:val="0"/>
          <w:marRight w:val="0"/>
          <w:marTop w:val="0"/>
          <w:marBottom w:val="0"/>
          <w:divBdr>
            <w:top w:val="none" w:sz="0" w:space="0" w:color="auto"/>
            <w:left w:val="none" w:sz="0" w:space="0" w:color="auto"/>
            <w:bottom w:val="none" w:sz="0" w:space="0" w:color="auto"/>
            <w:right w:val="none" w:sz="0" w:space="0" w:color="auto"/>
          </w:divBdr>
          <w:divsChild>
            <w:div w:id="1905145115">
              <w:marLeft w:val="0"/>
              <w:marRight w:val="0"/>
              <w:marTop w:val="0"/>
              <w:marBottom w:val="0"/>
              <w:divBdr>
                <w:top w:val="none" w:sz="0" w:space="0" w:color="auto"/>
                <w:left w:val="none" w:sz="0" w:space="0" w:color="auto"/>
                <w:bottom w:val="none" w:sz="0" w:space="0" w:color="auto"/>
                <w:right w:val="none" w:sz="0" w:space="0" w:color="auto"/>
              </w:divBdr>
            </w:div>
          </w:divsChild>
        </w:div>
        <w:div w:id="1514102330">
          <w:marLeft w:val="0"/>
          <w:marRight w:val="0"/>
          <w:marTop w:val="0"/>
          <w:marBottom w:val="0"/>
          <w:divBdr>
            <w:top w:val="none" w:sz="0" w:space="0" w:color="auto"/>
            <w:left w:val="none" w:sz="0" w:space="0" w:color="auto"/>
            <w:bottom w:val="none" w:sz="0" w:space="0" w:color="auto"/>
            <w:right w:val="none" w:sz="0" w:space="0" w:color="auto"/>
          </w:divBdr>
          <w:divsChild>
            <w:div w:id="211962624">
              <w:marLeft w:val="0"/>
              <w:marRight w:val="0"/>
              <w:marTop w:val="0"/>
              <w:marBottom w:val="0"/>
              <w:divBdr>
                <w:top w:val="none" w:sz="0" w:space="0" w:color="auto"/>
                <w:left w:val="none" w:sz="0" w:space="0" w:color="auto"/>
                <w:bottom w:val="none" w:sz="0" w:space="0" w:color="auto"/>
                <w:right w:val="none" w:sz="0" w:space="0" w:color="auto"/>
              </w:divBdr>
            </w:div>
          </w:divsChild>
        </w:div>
        <w:div w:id="2086608464">
          <w:marLeft w:val="0"/>
          <w:marRight w:val="0"/>
          <w:marTop w:val="0"/>
          <w:marBottom w:val="0"/>
          <w:divBdr>
            <w:top w:val="none" w:sz="0" w:space="0" w:color="auto"/>
            <w:left w:val="none" w:sz="0" w:space="0" w:color="auto"/>
            <w:bottom w:val="none" w:sz="0" w:space="0" w:color="auto"/>
            <w:right w:val="none" w:sz="0" w:space="0" w:color="auto"/>
          </w:divBdr>
          <w:divsChild>
            <w:div w:id="369496978">
              <w:marLeft w:val="0"/>
              <w:marRight w:val="0"/>
              <w:marTop w:val="0"/>
              <w:marBottom w:val="0"/>
              <w:divBdr>
                <w:top w:val="none" w:sz="0" w:space="0" w:color="auto"/>
                <w:left w:val="none" w:sz="0" w:space="0" w:color="auto"/>
                <w:bottom w:val="none" w:sz="0" w:space="0" w:color="auto"/>
                <w:right w:val="none" w:sz="0" w:space="0" w:color="auto"/>
              </w:divBdr>
              <w:divsChild>
                <w:div w:id="1559395584">
                  <w:marLeft w:val="0"/>
                  <w:marRight w:val="0"/>
                  <w:marTop w:val="30"/>
                  <w:marBottom w:val="30"/>
                  <w:divBdr>
                    <w:top w:val="none" w:sz="0" w:space="0" w:color="auto"/>
                    <w:left w:val="none" w:sz="0" w:space="0" w:color="auto"/>
                    <w:bottom w:val="none" w:sz="0" w:space="0" w:color="auto"/>
                    <w:right w:val="none" w:sz="0" w:space="0" w:color="auto"/>
                  </w:divBdr>
                  <w:divsChild>
                    <w:div w:id="1802263249">
                      <w:marLeft w:val="0"/>
                      <w:marRight w:val="0"/>
                      <w:marTop w:val="0"/>
                      <w:marBottom w:val="0"/>
                      <w:divBdr>
                        <w:top w:val="none" w:sz="0" w:space="0" w:color="auto"/>
                        <w:left w:val="none" w:sz="0" w:space="0" w:color="auto"/>
                        <w:bottom w:val="none" w:sz="0" w:space="0" w:color="auto"/>
                        <w:right w:val="none" w:sz="0" w:space="0" w:color="auto"/>
                      </w:divBdr>
                      <w:divsChild>
                        <w:div w:id="2004162367">
                          <w:marLeft w:val="0"/>
                          <w:marRight w:val="0"/>
                          <w:marTop w:val="0"/>
                          <w:marBottom w:val="0"/>
                          <w:divBdr>
                            <w:top w:val="none" w:sz="0" w:space="0" w:color="auto"/>
                            <w:left w:val="none" w:sz="0" w:space="0" w:color="auto"/>
                            <w:bottom w:val="none" w:sz="0" w:space="0" w:color="auto"/>
                            <w:right w:val="none" w:sz="0" w:space="0" w:color="auto"/>
                          </w:divBdr>
                        </w:div>
                      </w:divsChild>
                    </w:div>
                    <w:div w:id="1965960398">
                      <w:marLeft w:val="0"/>
                      <w:marRight w:val="0"/>
                      <w:marTop w:val="0"/>
                      <w:marBottom w:val="0"/>
                      <w:divBdr>
                        <w:top w:val="none" w:sz="0" w:space="0" w:color="auto"/>
                        <w:left w:val="none" w:sz="0" w:space="0" w:color="auto"/>
                        <w:bottom w:val="none" w:sz="0" w:space="0" w:color="auto"/>
                        <w:right w:val="none" w:sz="0" w:space="0" w:color="auto"/>
                      </w:divBdr>
                      <w:divsChild>
                        <w:div w:id="9648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5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1996">
      <w:bodyDiv w:val="1"/>
      <w:marLeft w:val="0"/>
      <w:marRight w:val="0"/>
      <w:marTop w:val="0"/>
      <w:marBottom w:val="0"/>
      <w:divBdr>
        <w:top w:val="none" w:sz="0" w:space="0" w:color="auto"/>
        <w:left w:val="none" w:sz="0" w:space="0" w:color="auto"/>
        <w:bottom w:val="none" w:sz="0" w:space="0" w:color="auto"/>
        <w:right w:val="none" w:sz="0" w:space="0" w:color="auto"/>
      </w:divBdr>
      <w:divsChild>
        <w:div w:id="9184950">
          <w:marLeft w:val="0"/>
          <w:marRight w:val="0"/>
          <w:marTop w:val="0"/>
          <w:marBottom w:val="0"/>
          <w:divBdr>
            <w:top w:val="none" w:sz="0" w:space="0" w:color="auto"/>
            <w:left w:val="none" w:sz="0" w:space="0" w:color="auto"/>
            <w:bottom w:val="none" w:sz="0" w:space="0" w:color="auto"/>
            <w:right w:val="none" w:sz="0" w:space="0" w:color="auto"/>
          </w:divBdr>
          <w:divsChild>
            <w:div w:id="411784274">
              <w:marLeft w:val="0"/>
              <w:marRight w:val="0"/>
              <w:marTop w:val="0"/>
              <w:marBottom w:val="0"/>
              <w:divBdr>
                <w:top w:val="none" w:sz="0" w:space="0" w:color="auto"/>
                <w:left w:val="none" w:sz="0" w:space="0" w:color="auto"/>
                <w:bottom w:val="none" w:sz="0" w:space="0" w:color="auto"/>
                <w:right w:val="none" w:sz="0" w:space="0" w:color="auto"/>
              </w:divBdr>
            </w:div>
          </w:divsChild>
        </w:div>
        <w:div w:id="250821253">
          <w:marLeft w:val="0"/>
          <w:marRight w:val="0"/>
          <w:marTop w:val="0"/>
          <w:marBottom w:val="0"/>
          <w:divBdr>
            <w:top w:val="none" w:sz="0" w:space="0" w:color="auto"/>
            <w:left w:val="none" w:sz="0" w:space="0" w:color="auto"/>
            <w:bottom w:val="none" w:sz="0" w:space="0" w:color="auto"/>
            <w:right w:val="none" w:sz="0" w:space="0" w:color="auto"/>
          </w:divBdr>
          <w:divsChild>
            <w:div w:id="1142044259">
              <w:marLeft w:val="0"/>
              <w:marRight w:val="0"/>
              <w:marTop w:val="0"/>
              <w:marBottom w:val="0"/>
              <w:divBdr>
                <w:top w:val="none" w:sz="0" w:space="0" w:color="auto"/>
                <w:left w:val="none" w:sz="0" w:space="0" w:color="auto"/>
                <w:bottom w:val="none" w:sz="0" w:space="0" w:color="auto"/>
                <w:right w:val="none" w:sz="0" w:space="0" w:color="auto"/>
              </w:divBdr>
            </w:div>
          </w:divsChild>
        </w:div>
        <w:div w:id="507184347">
          <w:marLeft w:val="0"/>
          <w:marRight w:val="0"/>
          <w:marTop w:val="0"/>
          <w:marBottom w:val="0"/>
          <w:divBdr>
            <w:top w:val="none" w:sz="0" w:space="0" w:color="auto"/>
            <w:left w:val="none" w:sz="0" w:space="0" w:color="auto"/>
            <w:bottom w:val="none" w:sz="0" w:space="0" w:color="auto"/>
            <w:right w:val="none" w:sz="0" w:space="0" w:color="auto"/>
          </w:divBdr>
          <w:divsChild>
            <w:div w:id="369572344">
              <w:marLeft w:val="0"/>
              <w:marRight w:val="0"/>
              <w:marTop w:val="0"/>
              <w:marBottom w:val="0"/>
              <w:divBdr>
                <w:top w:val="none" w:sz="0" w:space="0" w:color="auto"/>
                <w:left w:val="none" w:sz="0" w:space="0" w:color="auto"/>
                <w:bottom w:val="none" w:sz="0" w:space="0" w:color="auto"/>
                <w:right w:val="none" w:sz="0" w:space="0" w:color="auto"/>
              </w:divBdr>
              <w:divsChild>
                <w:div w:id="360134210">
                  <w:marLeft w:val="0"/>
                  <w:marRight w:val="0"/>
                  <w:marTop w:val="30"/>
                  <w:marBottom w:val="30"/>
                  <w:divBdr>
                    <w:top w:val="none" w:sz="0" w:space="0" w:color="auto"/>
                    <w:left w:val="none" w:sz="0" w:space="0" w:color="auto"/>
                    <w:bottom w:val="none" w:sz="0" w:space="0" w:color="auto"/>
                    <w:right w:val="none" w:sz="0" w:space="0" w:color="auto"/>
                  </w:divBdr>
                  <w:divsChild>
                    <w:div w:id="626545897">
                      <w:marLeft w:val="0"/>
                      <w:marRight w:val="0"/>
                      <w:marTop w:val="0"/>
                      <w:marBottom w:val="0"/>
                      <w:divBdr>
                        <w:top w:val="none" w:sz="0" w:space="0" w:color="auto"/>
                        <w:left w:val="none" w:sz="0" w:space="0" w:color="auto"/>
                        <w:bottom w:val="none" w:sz="0" w:space="0" w:color="auto"/>
                        <w:right w:val="none" w:sz="0" w:space="0" w:color="auto"/>
                      </w:divBdr>
                      <w:divsChild>
                        <w:div w:id="945424325">
                          <w:marLeft w:val="0"/>
                          <w:marRight w:val="0"/>
                          <w:marTop w:val="0"/>
                          <w:marBottom w:val="0"/>
                          <w:divBdr>
                            <w:top w:val="none" w:sz="0" w:space="0" w:color="auto"/>
                            <w:left w:val="none" w:sz="0" w:space="0" w:color="auto"/>
                            <w:bottom w:val="none" w:sz="0" w:space="0" w:color="auto"/>
                            <w:right w:val="none" w:sz="0" w:space="0" w:color="auto"/>
                          </w:divBdr>
                        </w:div>
                      </w:divsChild>
                    </w:div>
                    <w:div w:id="1459572066">
                      <w:marLeft w:val="0"/>
                      <w:marRight w:val="0"/>
                      <w:marTop w:val="0"/>
                      <w:marBottom w:val="0"/>
                      <w:divBdr>
                        <w:top w:val="none" w:sz="0" w:space="0" w:color="auto"/>
                        <w:left w:val="none" w:sz="0" w:space="0" w:color="auto"/>
                        <w:bottom w:val="none" w:sz="0" w:space="0" w:color="auto"/>
                        <w:right w:val="none" w:sz="0" w:space="0" w:color="auto"/>
                      </w:divBdr>
                      <w:divsChild>
                        <w:div w:id="15496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155531">
              <w:marLeft w:val="0"/>
              <w:marRight w:val="0"/>
              <w:marTop w:val="0"/>
              <w:marBottom w:val="0"/>
              <w:divBdr>
                <w:top w:val="none" w:sz="0" w:space="0" w:color="auto"/>
                <w:left w:val="none" w:sz="0" w:space="0" w:color="auto"/>
                <w:bottom w:val="none" w:sz="0" w:space="0" w:color="auto"/>
                <w:right w:val="none" w:sz="0" w:space="0" w:color="auto"/>
              </w:divBdr>
            </w:div>
          </w:divsChild>
        </w:div>
        <w:div w:id="832913581">
          <w:marLeft w:val="0"/>
          <w:marRight w:val="0"/>
          <w:marTop w:val="0"/>
          <w:marBottom w:val="0"/>
          <w:divBdr>
            <w:top w:val="none" w:sz="0" w:space="0" w:color="auto"/>
            <w:left w:val="none" w:sz="0" w:space="0" w:color="auto"/>
            <w:bottom w:val="none" w:sz="0" w:space="0" w:color="auto"/>
            <w:right w:val="none" w:sz="0" w:space="0" w:color="auto"/>
          </w:divBdr>
          <w:divsChild>
            <w:div w:id="576670656">
              <w:marLeft w:val="0"/>
              <w:marRight w:val="0"/>
              <w:marTop w:val="0"/>
              <w:marBottom w:val="0"/>
              <w:divBdr>
                <w:top w:val="none" w:sz="0" w:space="0" w:color="auto"/>
                <w:left w:val="none" w:sz="0" w:space="0" w:color="auto"/>
                <w:bottom w:val="none" w:sz="0" w:space="0" w:color="auto"/>
                <w:right w:val="none" w:sz="0" w:space="0" w:color="auto"/>
              </w:divBdr>
            </w:div>
          </w:divsChild>
        </w:div>
        <w:div w:id="970132596">
          <w:marLeft w:val="0"/>
          <w:marRight w:val="0"/>
          <w:marTop w:val="0"/>
          <w:marBottom w:val="0"/>
          <w:divBdr>
            <w:top w:val="none" w:sz="0" w:space="0" w:color="auto"/>
            <w:left w:val="none" w:sz="0" w:space="0" w:color="auto"/>
            <w:bottom w:val="none" w:sz="0" w:space="0" w:color="auto"/>
            <w:right w:val="none" w:sz="0" w:space="0" w:color="auto"/>
          </w:divBdr>
          <w:divsChild>
            <w:div w:id="1414161763">
              <w:marLeft w:val="0"/>
              <w:marRight w:val="0"/>
              <w:marTop w:val="0"/>
              <w:marBottom w:val="0"/>
              <w:divBdr>
                <w:top w:val="none" w:sz="0" w:space="0" w:color="auto"/>
                <w:left w:val="none" w:sz="0" w:space="0" w:color="auto"/>
                <w:bottom w:val="none" w:sz="0" w:space="0" w:color="auto"/>
                <w:right w:val="none" w:sz="0" w:space="0" w:color="auto"/>
              </w:divBdr>
            </w:div>
          </w:divsChild>
        </w:div>
        <w:div w:id="1031341685">
          <w:marLeft w:val="0"/>
          <w:marRight w:val="0"/>
          <w:marTop w:val="0"/>
          <w:marBottom w:val="0"/>
          <w:divBdr>
            <w:top w:val="none" w:sz="0" w:space="0" w:color="auto"/>
            <w:left w:val="none" w:sz="0" w:space="0" w:color="auto"/>
            <w:bottom w:val="none" w:sz="0" w:space="0" w:color="auto"/>
            <w:right w:val="none" w:sz="0" w:space="0" w:color="auto"/>
          </w:divBdr>
          <w:divsChild>
            <w:div w:id="22448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7742">
      <w:bodyDiv w:val="1"/>
      <w:marLeft w:val="0"/>
      <w:marRight w:val="0"/>
      <w:marTop w:val="0"/>
      <w:marBottom w:val="0"/>
      <w:divBdr>
        <w:top w:val="none" w:sz="0" w:space="0" w:color="auto"/>
        <w:left w:val="none" w:sz="0" w:space="0" w:color="auto"/>
        <w:bottom w:val="none" w:sz="0" w:space="0" w:color="auto"/>
        <w:right w:val="none" w:sz="0" w:space="0" w:color="auto"/>
      </w:divBdr>
      <w:divsChild>
        <w:div w:id="8921533">
          <w:marLeft w:val="0"/>
          <w:marRight w:val="0"/>
          <w:marTop w:val="0"/>
          <w:marBottom w:val="0"/>
          <w:divBdr>
            <w:top w:val="none" w:sz="0" w:space="0" w:color="auto"/>
            <w:left w:val="none" w:sz="0" w:space="0" w:color="auto"/>
            <w:bottom w:val="none" w:sz="0" w:space="0" w:color="auto"/>
            <w:right w:val="none" w:sz="0" w:space="0" w:color="auto"/>
          </w:divBdr>
        </w:div>
        <w:div w:id="154731902">
          <w:marLeft w:val="0"/>
          <w:marRight w:val="0"/>
          <w:marTop w:val="0"/>
          <w:marBottom w:val="0"/>
          <w:divBdr>
            <w:top w:val="none" w:sz="0" w:space="0" w:color="auto"/>
            <w:left w:val="none" w:sz="0" w:space="0" w:color="auto"/>
            <w:bottom w:val="none" w:sz="0" w:space="0" w:color="auto"/>
            <w:right w:val="none" w:sz="0" w:space="0" w:color="auto"/>
          </w:divBdr>
        </w:div>
        <w:div w:id="790902544">
          <w:marLeft w:val="0"/>
          <w:marRight w:val="0"/>
          <w:marTop w:val="0"/>
          <w:marBottom w:val="0"/>
          <w:divBdr>
            <w:top w:val="none" w:sz="0" w:space="0" w:color="auto"/>
            <w:left w:val="none" w:sz="0" w:space="0" w:color="auto"/>
            <w:bottom w:val="none" w:sz="0" w:space="0" w:color="auto"/>
            <w:right w:val="none" w:sz="0" w:space="0" w:color="auto"/>
          </w:divBdr>
        </w:div>
        <w:div w:id="831290555">
          <w:marLeft w:val="0"/>
          <w:marRight w:val="0"/>
          <w:marTop w:val="0"/>
          <w:marBottom w:val="0"/>
          <w:divBdr>
            <w:top w:val="none" w:sz="0" w:space="0" w:color="auto"/>
            <w:left w:val="none" w:sz="0" w:space="0" w:color="auto"/>
            <w:bottom w:val="none" w:sz="0" w:space="0" w:color="auto"/>
            <w:right w:val="none" w:sz="0" w:space="0" w:color="auto"/>
          </w:divBdr>
        </w:div>
        <w:div w:id="1156218739">
          <w:marLeft w:val="0"/>
          <w:marRight w:val="0"/>
          <w:marTop w:val="0"/>
          <w:marBottom w:val="0"/>
          <w:divBdr>
            <w:top w:val="none" w:sz="0" w:space="0" w:color="auto"/>
            <w:left w:val="none" w:sz="0" w:space="0" w:color="auto"/>
            <w:bottom w:val="none" w:sz="0" w:space="0" w:color="auto"/>
            <w:right w:val="none" w:sz="0" w:space="0" w:color="auto"/>
          </w:divBdr>
        </w:div>
        <w:div w:id="1328703925">
          <w:marLeft w:val="0"/>
          <w:marRight w:val="0"/>
          <w:marTop w:val="0"/>
          <w:marBottom w:val="0"/>
          <w:divBdr>
            <w:top w:val="none" w:sz="0" w:space="0" w:color="auto"/>
            <w:left w:val="none" w:sz="0" w:space="0" w:color="auto"/>
            <w:bottom w:val="none" w:sz="0" w:space="0" w:color="auto"/>
            <w:right w:val="none" w:sz="0" w:space="0" w:color="auto"/>
          </w:divBdr>
        </w:div>
        <w:div w:id="1497840346">
          <w:marLeft w:val="0"/>
          <w:marRight w:val="0"/>
          <w:marTop w:val="0"/>
          <w:marBottom w:val="0"/>
          <w:divBdr>
            <w:top w:val="none" w:sz="0" w:space="0" w:color="auto"/>
            <w:left w:val="none" w:sz="0" w:space="0" w:color="auto"/>
            <w:bottom w:val="none" w:sz="0" w:space="0" w:color="auto"/>
            <w:right w:val="none" w:sz="0" w:space="0" w:color="auto"/>
          </w:divBdr>
        </w:div>
        <w:div w:id="1512332457">
          <w:marLeft w:val="0"/>
          <w:marRight w:val="0"/>
          <w:marTop w:val="0"/>
          <w:marBottom w:val="0"/>
          <w:divBdr>
            <w:top w:val="none" w:sz="0" w:space="0" w:color="auto"/>
            <w:left w:val="none" w:sz="0" w:space="0" w:color="auto"/>
            <w:bottom w:val="none" w:sz="0" w:space="0" w:color="auto"/>
            <w:right w:val="none" w:sz="0" w:space="0" w:color="auto"/>
          </w:divBdr>
        </w:div>
        <w:div w:id="1705014549">
          <w:marLeft w:val="0"/>
          <w:marRight w:val="0"/>
          <w:marTop w:val="0"/>
          <w:marBottom w:val="0"/>
          <w:divBdr>
            <w:top w:val="none" w:sz="0" w:space="0" w:color="auto"/>
            <w:left w:val="none" w:sz="0" w:space="0" w:color="auto"/>
            <w:bottom w:val="none" w:sz="0" w:space="0" w:color="auto"/>
            <w:right w:val="none" w:sz="0" w:space="0" w:color="auto"/>
          </w:divBdr>
        </w:div>
        <w:div w:id="1787773799">
          <w:marLeft w:val="0"/>
          <w:marRight w:val="0"/>
          <w:marTop w:val="0"/>
          <w:marBottom w:val="0"/>
          <w:divBdr>
            <w:top w:val="none" w:sz="0" w:space="0" w:color="auto"/>
            <w:left w:val="none" w:sz="0" w:space="0" w:color="auto"/>
            <w:bottom w:val="none" w:sz="0" w:space="0" w:color="auto"/>
            <w:right w:val="none" w:sz="0" w:space="0" w:color="auto"/>
          </w:divBdr>
        </w:div>
      </w:divsChild>
    </w:div>
    <w:div w:id="1158182021">
      <w:bodyDiv w:val="1"/>
      <w:marLeft w:val="0"/>
      <w:marRight w:val="0"/>
      <w:marTop w:val="0"/>
      <w:marBottom w:val="0"/>
      <w:divBdr>
        <w:top w:val="none" w:sz="0" w:space="0" w:color="auto"/>
        <w:left w:val="none" w:sz="0" w:space="0" w:color="auto"/>
        <w:bottom w:val="none" w:sz="0" w:space="0" w:color="auto"/>
        <w:right w:val="none" w:sz="0" w:space="0" w:color="auto"/>
      </w:divBdr>
      <w:divsChild>
        <w:div w:id="33895805">
          <w:marLeft w:val="0"/>
          <w:marRight w:val="0"/>
          <w:marTop w:val="0"/>
          <w:marBottom w:val="0"/>
          <w:divBdr>
            <w:top w:val="none" w:sz="0" w:space="0" w:color="auto"/>
            <w:left w:val="none" w:sz="0" w:space="0" w:color="auto"/>
            <w:bottom w:val="none" w:sz="0" w:space="0" w:color="auto"/>
            <w:right w:val="none" w:sz="0" w:space="0" w:color="auto"/>
          </w:divBdr>
          <w:divsChild>
            <w:div w:id="74669486">
              <w:marLeft w:val="0"/>
              <w:marRight w:val="0"/>
              <w:marTop w:val="0"/>
              <w:marBottom w:val="0"/>
              <w:divBdr>
                <w:top w:val="none" w:sz="0" w:space="0" w:color="auto"/>
                <w:left w:val="none" w:sz="0" w:space="0" w:color="auto"/>
                <w:bottom w:val="none" w:sz="0" w:space="0" w:color="auto"/>
                <w:right w:val="none" w:sz="0" w:space="0" w:color="auto"/>
              </w:divBdr>
            </w:div>
          </w:divsChild>
        </w:div>
        <w:div w:id="174998919">
          <w:marLeft w:val="0"/>
          <w:marRight w:val="0"/>
          <w:marTop w:val="0"/>
          <w:marBottom w:val="0"/>
          <w:divBdr>
            <w:top w:val="none" w:sz="0" w:space="0" w:color="auto"/>
            <w:left w:val="none" w:sz="0" w:space="0" w:color="auto"/>
            <w:bottom w:val="none" w:sz="0" w:space="0" w:color="auto"/>
            <w:right w:val="none" w:sz="0" w:space="0" w:color="auto"/>
          </w:divBdr>
          <w:divsChild>
            <w:div w:id="471603222">
              <w:marLeft w:val="0"/>
              <w:marRight w:val="0"/>
              <w:marTop w:val="0"/>
              <w:marBottom w:val="0"/>
              <w:divBdr>
                <w:top w:val="none" w:sz="0" w:space="0" w:color="auto"/>
                <w:left w:val="none" w:sz="0" w:space="0" w:color="auto"/>
                <w:bottom w:val="none" w:sz="0" w:space="0" w:color="auto"/>
                <w:right w:val="none" w:sz="0" w:space="0" w:color="auto"/>
              </w:divBdr>
            </w:div>
          </w:divsChild>
        </w:div>
        <w:div w:id="667943462">
          <w:marLeft w:val="0"/>
          <w:marRight w:val="0"/>
          <w:marTop w:val="0"/>
          <w:marBottom w:val="0"/>
          <w:divBdr>
            <w:top w:val="none" w:sz="0" w:space="0" w:color="auto"/>
            <w:left w:val="none" w:sz="0" w:space="0" w:color="auto"/>
            <w:bottom w:val="none" w:sz="0" w:space="0" w:color="auto"/>
            <w:right w:val="none" w:sz="0" w:space="0" w:color="auto"/>
          </w:divBdr>
          <w:divsChild>
            <w:div w:id="1696032775">
              <w:marLeft w:val="0"/>
              <w:marRight w:val="0"/>
              <w:marTop w:val="0"/>
              <w:marBottom w:val="0"/>
              <w:divBdr>
                <w:top w:val="none" w:sz="0" w:space="0" w:color="auto"/>
                <w:left w:val="none" w:sz="0" w:space="0" w:color="auto"/>
                <w:bottom w:val="none" w:sz="0" w:space="0" w:color="auto"/>
                <w:right w:val="none" w:sz="0" w:space="0" w:color="auto"/>
              </w:divBdr>
              <w:divsChild>
                <w:div w:id="828061986">
                  <w:marLeft w:val="0"/>
                  <w:marRight w:val="0"/>
                  <w:marTop w:val="30"/>
                  <w:marBottom w:val="30"/>
                  <w:divBdr>
                    <w:top w:val="none" w:sz="0" w:space="0" w:color="auto"/>
                    <w:left w:val="none" w:sz="0" w:space="0" w:color="auto"/>
                    <w:bottom w:val="none" w:sz="0" w:space="0" w:color="auto"/>
                    <w:right w:val="none" w:sz="0" w:space="0" w:color="auto"/>
                  </w:divBdr>
                  <w:divsChild>
                    <w:div w:id="403797697">
                      <w:marLeft w:val="0"/>
                      <w:marRight w:val="0"/>
                      <w:marTop w:val="0"/>
                      <w:marBottom w:val="0"/>
                      <w:divBdr>
                        <w:top w:val="none" w:sz="0" w:space="0" w:color="auto"/>
                        <w:left w:val="none" w:sz="0" w:space="0" w:color="auto"/>
                        <w:bottom w:val="none" w:sz="0" w:space="0" w:color="auto"/>
                        <w:right w:val="none" w:sz="0" w:space="0" w:color="auto"/>
                      </w:divBdr>
                      <w:divsChild>
                        <w:div w:id="1811358066">
                          <w:marLeft w:val="0"/>
                          <w:marRight w:val="0"/>
                          <w:marTop w:val="0"/>
                          <w:marBottom w:val="0"/>
                          <w:divBdr>
                            <w:top w:val="none" w:sz="0" w:space="0" w:color="auto"/>
                            <w:left w:val="none" w:sz="0" w:space="0" w:color="auto"/>
                            <w:bottom w:val="none" w:sz="0" w:space="0" w:color="auto"/>
                            <w:right w:val="none" w:sz="0" w:space="0" w:color="auto"/>
                          </w:divBdr>
                        </w:div>
                      </w:divsChild>
                    </w:div>
                    <w:div w:id="1730880515">
                      <w:marLeft w:val="0"/>
                      <w:marRight w:val="0"/>
                      <w:marTop w:val="0"/>
                      <w:marBottom w:val="0"/>
                      <w:divBdr>
                        <w:top w:val="none" w:sz="0" w:space="0" w:color="auto"/>
                        <w:left w:val="none" w:sz="0" w:space="0" w:color="auto"/>
                        <w:bottom w:val="none" w:sz="0" w:space="0" w:color="auto"/>
                        <w:right w:val="none" w:sz="0" w:space="0" w:color="auto"/>
                      </w:divBdr>
                      <w:divsChild>
                        <w:div w:id="17336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61811">
              <w:marLeft w:val="0"/>
              <w:marRight w:val="0"/>
              <w:marTop w:val="0"/>
              <w:marBottom w:val="0"/>
              <w:divBdr>
                <w:top w:val="none" w:sz="0" w:space="0" w:color="auto"/>
                <w:left w:val="none" w:sz="0" w:space="0" w:color="auto"/>
                <w:bottom w:val="none" w:sz="0" w:space="0" w:color="auto"/>
                <w:right w:val="none" w:sz="0" w:space="0" w:color="auto"/>
              </w:divBdr>
            </w:div>
          </w:divsChild>
        </w:div>
        <w:div w:id="670648249">
          <w:marLeft w:val="0"/>
          <w:marRight w:val="0"/>
          <w:marTop w:val="0"/>
          <w:marBottom w:val="0"/>
          <w:divBdr>
            <w:top w:val="none" w:sz="0" w:space="0" w:color="auto"/>
            <w:left w:val="none" w:sz="0" w:space="0" w:color="auto"/>
            <w:bottom w:val="none" w:sz="0" w:space="0" w:color="auto"/>
            <w:right w:val="none" w:sz="0" w:space="0" w:color="auto"/>
          </w:divBdr>
          <w:divsChild>
            <w:div w:id="63721652">
              <w:marLeft w:val="0"/>
              <w:marRight w:val="0"/>
              <w:marTop w:val="0"/>
              <w:marBottom w:val="0"/>
              <w:divBdr>
                <w:top w:val="none" w:sz="0" w:space="0" w:color="auto"/>
                <w:left w:val="none" w:sz="0" w:space="0" w:color="auto"/>
                <w:bottom w:val="none" w:sz="0" w:space="0" w:color="auto"/>
                <w:right w:val="none" w:sz="0" w:space="0" w:color="auto"/>
              </w:divBdr>
            </w:div>
          </w:divsChild>
        </w:div>
        <w:div w:id="728646948">
          <w:marLeft w:val="0"/>
          <w:marRight w:val="0"/>
          <w:marTop w:val="0"/>
          <w:marBottom w:val="0"/>
          <w:divBdr>
            <w:top w:val="none" w:sz="0" w:space="0" w:color="auto"/>
            <w:left w:val="none" w:sz="0" w:space="0" w:color="auto"/>
            <w:bottom w:val="none" w:sz="0" w:space="0" w:color="auto"/>
            <w:right w:val="none" w:sz="0" w:space="0" w:color="auto"/>
          </w:divBdr>
          <w:divsChild>
            <w:div w:id="346685468">
              <w:marLeft w:val="0"/>
              <w:marRight w:val="0"/>
              <w:marTop w:val="0"/>
              <w:marBottom w:val="0"/>
              <w:divBdr>
                <w:top w:val="none" w:sz="0" w:space="0" w:color="auto"/>
                <w:left w:val="none" w:sz="0" w:space="0" w:color="auto"/>
                <w:bottom w:val="none" w:sz="0" w:space="0" w:color="auto"/>
                <w:right w:val="none" w:sz="0" w:space="0" w:color="auto"/>
              </w:divBdr>
            </w:div>
          </w:divsChild>
        </w:div>
        <w:div w:id="858198320">
          <w:marLeft w:val="0"/>
          <w:marRight w:val="0"/>
          <w:marTop w:val="0"/>
          <w:marBottom w:val="0"/>
          <w:divBdr>
            <w:top w:val="none" w:sz="0" w:space="0" w:color="auto"/>
            <w:left w:val="none" w:sz="0" w:space="0" w:color="auto"/>
            <w:bottom w:val="none" w:sz="0" w:space="0" w:color="auto"/>
            <w:right w:val="none" w:sz="0" w:space="0" w:color="auto"/>
          </w:divBdr>
          <w:divsChild>
            <w:div w:id="949164052">
              <w:marLeft w:val="0"/>
              <w:marRight w:val="0"/>
              <w:marTop w:val="0"/>
              <w:marBottom w:val="0"/>
              <w:divBdr>
                <w:top w:val="none" w:sz="0" w:space="0" w:color="auto"/>
                <w:left w:val="none" w:sz="0" w:space="0" w:color="auto"/>
                <w:bottom w:val="none" w:sz="0" w:space="0" w:color="auto"/>
                <w:right w:val="none" w:sz="0" w:space="0" w:color="auto"/>
              </w:divBdr>
              <w:divsChild>
                <w:div w:id="252402739">
                  <w:marLeft w:val="0"/>
                  <w:marRight w:val="0"/>
                  <w:marTop w:val="30"/>
                  <w:marBottom w:val="30"/>
                  <w:divBdr>
                    <w:top w:val="none" w:sz="0" w:space="0" w:color="auto"/>
                    <w:left w:val="none" w:sz="0" w:space="0" w:color="auto"/>
                    <w:bottom w:val="none" w:sz="0" w:space="0" w:color="auto"/>
                    <w:right w:val="none" w:sz="0" w:space="0" w:color="auto"/>
                  </w:divBdr>
                  <w:divsChild>
                    <w:div w:id="532352224">
                      <w:marLeft w:val="0"/>
                      <w:marRight w:val="0"/>
                      <w:marTop w:val="0"/>
                      <w:marBottom w:val="0"/>
                      <w:divBdr>
                        <w:top w:val="none" w:sz="0" w:space="0" w:color="auto"/>
                        <w:left w:val="none" w:sz="0" w:space="0" w:color="auto"/>
                        <w:bottom w:val="none" w:sz="0" w:space="0" w:color="auto"/>
                        <w:right w:val="none" w:sz="0" w:space="0" w:color="auto"/>
                      </w:divBdr>
                      <w:divsChild>
                        <w:div w:id="57441863">
                          <w:marLeft w:val="0"/>
                          <w:marRight w:val="0"/>
                          <w:marTop w:val="0"/>
                          <w:marBottom w:val="0"/>
                          <w:divBdr>
                            <w:top w:val="none" w:sz="0" w:space="0" w:color="auto"/>
                            <w:left w:val="none" w:sz="0" w:space="0" w:color="auto"/>
                            <w:bottom w:val="none" w:sz="0" w:space="0" w:color="auto"/>
                            <w:right w:val="none" w:sz="0" w:space="0" w:color="auto"/>
                          </w:divBdr>
                        </w:div>
                      </w:divsChild>
                    </w:div>
                    <w:div w:id="1629428600">
                      <w:marLeft w:val="0"/>
                      <w:marRight w:val="0"/>
                      <w:marTop w:val="0"/>
                      <w:marBottom w:val="0"/>
                      <w:divBdr>
                        <w:top w:val="none" w:sz="0" w:space="0" w:color="auto"/>
                        <w:left w:val="none" w:sz="0" w:space="0" w:color="auto"/>
                        <w:bottom w:val="none" w:sz="0" w:space="0" w:color="auto"/>
                        <w:right w:val="none" w:sz="0" w:space="0" w:color="auto"/>
                      </w:divBdr>
                      <w:divsChild>
                        <w:div w:id="188529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1292">
              <w:marLeft w:val="0"/>
              <w:marRight w:val="0"/>
              <w:marTop w:val="0"/>
              <w:marBottom w:val="0"/>
              <w:divBdr>
                <w:top w:val="none" w:sz="0" w:space="0" w:color="auto"/>
                <w:left w:val="none" w:sz="0" w:space="0" w:color="auto"/>
                <w:bottom w:val="none" w:sz="0" w:space="0" w:color="auto"/>
                <w:right w:val="none" w:sz="0" w:space="0" w:color="auto"/>
              </w:divBdr>
            </w:div>
          </w:divsChild>
        </w:div>
        <w:div w:id="1018970303">
          <w:marLeft w:val="0"/>
          <w:marRight w:val="0"/>
          <w:marTop w:val="0"/>
          <w:marBottom w:val="0"/>
          <w:divBdr>
            <w:top w:val="none" w:sz="0" w:space="0" w:color="auto"/>
            <w:left w:val="none" w:sz="0" w:space="0" w:color="auto"/>
            <w:bottom w:val="none" w:sz="0" w:space="0" w:color="auto"/>
            <w:right w:val="none" w:sz="0" w:space="0" w:color="auto"/>
          </w:divBdr>
          <w:divsChild>
            <w:div w:id="1793397099">
              <w:marLeft w:val="0"/>
              <w:marRight w:val="0"/>
              <w:marTop w:val="0"/>
              <w:marBottom w:val="0"/>
              <w:divBdr>
                <w:top w:val="none" w:sz="0" w:space="0" w:color="auto"/>
                <w:left w:val="none" w:sz="0" w:space="0" w:color="auto"/>
                <w:bottom w:val="none" w:sz="0" w:space="0" w:color="auto"/>
                <w:right w:val="none" w:sz="0" w:space="0" w:color="auto"/>
              </w:divBdr>
            </w:div>
          </w:divsChild>
        </w:div>
        <w:div w:id="1067916997">
          <w:marLeft w:val="0"/>
          <w:marRight w:val="0"/>
          <w:marTop w:val="0"/>
          <w:marBottom w:val="0"/>
          <w:divBdr>
            <w:top w:val="none" w:sz="0" w:space="0" w:color="auto"/>
            <w:left w:val="none" w:sz="0" w:space="0" w:color="auto"/>
            <w:bottom w:val="none" w:sz="0" w:space="0" w:color="auto"/>
            <w:right w:val="none" w:sz="0" w:space="0" w:color="auto"/>
          </w:divBdr>
          <w:divsChild>
            <w:div w:id="557128951">
              <w:marLeft w:val="0"/>
              <w:marRight w:val="0"/>
              <w:marTop w:val="0"/>
              <w:marBottom w:val="0"/>
              <w:divBdr>
                <w:top w:val="none" w:sz="0" w:space="0" w:color="auto"/>
                <w:left w:val="none" w:sz="0" w:space="0" w:color="auto"/>
                <w:bottom w:val="none" w:sz="0" w:space="0" w:color="auto"/>
                <w:right w:val="none" w:sz="0" w:space="0" w:color="auto"/>
              </w:divBdr>
            </w:div>
          </w:divsChild>
        </w:div>
        <w:div w:id="1268584222">
          <w:marLeft w:val="0"/>
          <w:marRight w:val="0"/>
          <w:marTop w:val="0"/>
          <w:marBottom w:val="0"/>
          <w:divBdr>
            <w:top w:val="none" w:sz="0" w:space="0" w:color="auto"/>
            <w:left w:val="none" w:sz="0" w:space="0" w:color="auto"/>
            <w:bottom w:val="none" w:sz="0" w:space="0" w:color="auto"/>
            <w:right w:val="none" w:sz="0" w:space="0" w:color="auto"/>
          </w:divBdr>
          <w:divsChild>
            <w:div w:id="1418671486">
              <w:marLeft w:val="0"/>
              <w:marRight w:val="0"/>
              <w:marTop w:val="0"/>
              <w:marBottom w:val="0"/>
              <w:divBdr>
                <w:top w:val="none" w:sz="0" w:space="0" w:color="auto"/>
                <w:left w:val="none" w:sz="0" w:space="0" w:color="auto"/>
                <w:bottom w:val="none" w:sz="0" w:space="0" w:color="auto"/>
                <w:right w:val="none" w:sz="0" w:space="0" w:color="auto"/>
              </w:divBdr>
            </w:div>
          </w:divsChild>
        </w:div>
        <w:div w:id="2138528762">
          <w:marLeft w:val="0"/>
          <w:marRight w:val="0"/>
          <w:marTop w:val="0"/>
          <w:marBottom w:val="0"/>
          <w:divBdr>
            <w:top w:val="none" w:sz="0" w:space="0" w:color="auto"/>
            <w:left w:val="none" w:sz="0" w:space="0" w:color="auto"/>
            <w:bottom w:val="none" w:sz="0" w:space="0" w:color="auto"/>
            <w:right w:val="none" w:sz="0" w:space="0" w:color="auto"/>
          </w:divBdr>
          <w:divsChild>
            <w:div w:id="766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8664">
      <w:bodyDiv w:val="1"/>
      <w:marLeft w:val="0"/>
      <w:marRight w:val="0"/>
      <w:marTop w:val="0"/>
      <w:marBottom w:val="0"/>
      <w:divBdr>
        <w:top w:val="none" w:sz="0" w:space="0" w:color="auto"/>
        <w:left w:val="none" w:sz="0" w:space="0" w:color="auto"/>
        <w:bottom w:val="none" w:sz="0" w:space="0" w:color="auto"/>
        <w:right w:val="none" w:sz="0" w:space="0" w:color="auto"/>
      </w:divBdr>
      <w:divsChild>
        <w:div w:id="54548318">
          <w:marLeft w:val="0"/>
          <w:marRight w:val="0"/>
          <w:marTop w:val="0"/>
          <w:marBottom w:val="0"/>
          <w:divBdr>
            <w:top w:val="none" w:sz="0" w:space="0" w:color="auto"/>
            <w:left w:val="none" w:sz="0" w:space="0" w:color="auto"/>
            <w:bottom w:val="none" w:sz="0" w:space="0" w:color="auto"/>
            <w:right w:val="none" w:sz="0" w:space="0" w:color="auto"/>
          </w:divBdr>
        </w:div>
        <w:div w:id="229853739">
          <w:marLeft w:val="0"/>
          <w:marRight w:val="0"/>
          <w:marTop w:val="0"/>
          <w:marBottom w:val="0"/>
          <w:divBdr>
            <w:top w:val="none" w:sz="0" w:space="0" w:color="auto"/>
            <w:left w:val="none" w:sz="0" w:space="0" w:color="auto"/>
            <w:bottom w:val="none" w:sz="0" w:space="0" w:color="auto"/>
            <w:right w:val="none" w:sz="0" w:space="0" w:color="auto"/>
          </w:divBdr>
        </w:div>
        <w:div w:id="716663654">
          <w:marLeft w:val="0"/>
          <w:marRight w:val="0"/>
          <w:marTop w:val="0"/>
          <w:marBottom w:val="0"/>
          <w:divBdr>
            <w:top w:val="none" w:sz="0" w:space="0" w:color="auto"/>
            <w:left w:val="none" w:sz="0" w:space="0" w:color="auto"/>
            <w:bottom w:val="none" w:sz="0" w:space="0" w:color="auto"/>
            <w:right w:val="none" w:sz="0" w:space="0" w:color="auto"/>
          </w:divBdr>
        </w:div>
        <w:div w:id="1150564143">
          <w:marLeft w:val="0"/>
          <w:marRight w:val="0"/>
          <w:marTop w:val="0"/>
          <w:marBottom w:val="0"/>
          <w:divBdr>
            <w:top w:val="none" w:sz="0" w:space="0" w:color="auto"/>
            <w:left w:val="none" w:sz="0" w:space="0" w:color="auto"/>
            <w:bottom w:val="none" w:sz="0" w:space="0" w:color="auto"/>
            <w:right w:val="none" w:sz="0" w:space="0" w:color="auto"/>
          </w:divBdr>
        </w:div>
        <w:div w:id="1546798025">
          <w:marLeft w:val="0"/>
          <w:marRight w:val="0"/>
          <w:marTop w:val="0"/>
          <w:marBottom w:val="0"/>
          <w:divBdr>
            <w:top w:val="none" w:sz="0" w:space="0" w:color="auto"/>
            <w:left w:val="none" w:sz="0" w:space="0" w:color="auto"/>
            <w:bottom w:val="none" w:sz="0" w:space="0" w:color="auto"/>
            <w:right w:val="none" w:sz="0" w:space="0" w:color="auto"/>
          </w:divBdr>
        </w:div>
        <w:div w:id="2039353716">
          <w:marLeft w:val="0"/>
          <w:marRight w:val="0"/>
          <w:marTop w:val="0"/>
          <w:marBottom w:val="0"/>
          <w:divBdr>
            <w:top w:val="none" w:sz="0" w:space="0" w:color="auto"/>
            <w:left w:val="none" w:sz="0" w:space="0" w:color="auto"/>
            <w:bottom w:val="none" w:sz="0" w:space="0" w:color="auto"/>
            <w:right w:val="none" w:sz="0" w:space="0" w:color="auto"/>
          </w:divBdr>
        </w:div>
      </w:divsChild>
    </w:div>
    <w:div w:id="1162818942">
      <w:bodyDiv w:val="1"/>
      <w:marLeft w:val="0"/>
      <w:marRight w:val="0"/>
      <w:marTop w:val="0"/>
      <w:marBottom w:val="0"/>
      <w:divBdr>
        <w:top w:val="none" w:sz="0" w:space="0" w:color="auto"/>
        <w:left w:val="none" w:sz="0" w:space="0" w:color="auto"/>
        <w:bottom w:val="none" w:sz="0" w:space="0" w:color="auto"/>
        <w:right w:val="none" w:sz="0" w:space="0" w:color="auto"/>
      </w:divBdr>
      <w:divsChild>
        <w:div w:id="367144736">
          <w:marLeft w:val="0"/>
          <w:marRight w:val="0"/>
          <w:marTop w:val="0"/>
          <w:marBottom w:val="0"/>
          <w:divBdr>
            <w:top w:val="none" w:sz="0" w:space="0" w:color="auto"/>
            <w:left w:val="none" w:sz="0" w:space="0" w:color="auto"/>
            <w:bottom w:val="none" w:sz="0" w:space="0" w:color="auto"/>
            <w:right w:val="none" w:sz="0" w:space="0" w:color="auto"/>
          </w:divBdr>
          <w:divsChild>
            <w:div w:id="1882933630">
              <w:marLeft w:val="0"/>
              <w:marRight w:val="0"/>
              <w:marTop w:val="0"/>
              <w:marBottom w:val="0"/>
              <w:divBdr>
                <w:top w:val="none" w:sz="0" w:space="0" w:color="auto"/>
                <w:left w:val="none" w:sz="0" w:space="0" w:color="auto"/>
                <w:bottom w:val="none" w:sz="0" w:space="0" w:color="auto"/>
                <w:right w:val="none" w:sz="0" w:space="0" w:color="auto"/>
              </w:divBdr>
            </w:div>
          </w:divsChild>
        </w:div>
        <w:div w:id="746999037">
          <w:marLeft w:val="0"/>
          <w:marRight w:val="0"/>
          <w:marTop w:val="0"/>
          <w:marBottom w:val="0"/>
          <w:divBdr>
            <w:top w:val="none" w:sz="0" w:space="0" w:color="auto"/>
            <w:left w:val="none" w:sz="0" w:space="0" w:color="auto"/>
            <w:bottom w:val="none" w:sz="0" w:space="0" w:color="auto"/>
            <w:right w:val="none" w:sz="0" w:space="0" w:color="auto"/>
          </w:divBdr>
          <w:divsChild>
            <w:div w:id="837577536">
              <w:marLeft w:val="0"/>
              <w:marRight w:val="0"/>
              <w:marTop w:val="0"/>
              <w:marBottom w:val="0"/>
              <w:divBdr>
                <w:top w:val="none" w:sz="0" w:space="0" w:color="auto"/>
                <w:left w:val="none" w:sz="0" w:space="0" w:color="auto"/>
                <w:bottom w:val="none" w:sz="0" w:space="0" w:color="auto"/>
                <w:right w:val="none" w:sz="0" w:space="0" w:color="auto"/>
              </w:divBdr>
            </w:div>
          </w:divsChild>
        </w:div>
        <w:div w:id="1015110709">
          <w:marLeft w:val="0"/>
          <w:marRight w:val="0"/>
          <w:marTop w:val="0"/>
          <w:marBottom w:val="0"/>
          <w:divBdr>
            <w:top w:val="none" w:sz="0" w:space="0" w:color="auto"/>
            <w:left w:val="none" w:sz="0" w:space="0" w:color="auto"/>
            <w:bottom w:val="none" w:sz="0" w:space="0" w:color="auto"/>
            <w:right w:val="none" w:sz="0" w:space="0" w:color="auto"/>
          </w:divBdr>
          <w:divsChild>
            <w:div w:id="411899273">
              <w:marLeft w:val="0"/>
              <w:marRight w:val="0"/>
              <w:marTop w:val="0"/>
              <w:marBottom w:val="0"/>
              <w:divBdr>
                <w:top w:val="none" w:sz="0" w:space="0" w:color="auto"/>
                <w:left w:val="none" w:sz="0" w:space="0" w:color="auto"/>
                <w:bottom w:val="none" w:sz="0" w:space="0" w:color="auto"/>
                <w:right w:val="none" w:sz="0" w:space="0" w:color="auto"/>
              </w:divBdr>
            </w:div>
          </w:divsChild>
        </w:div>
        <w:div w:id="1101533614">
          <w:marLeft w:val="0"/>
          <w:marRight w:val="0"/>
          <w:marTop w:val="0"/>
          <w:marBottom w:val="0"/>
          <w:divBdr>
            <w:top w:val="none" w:sz="0" w:space="0" w:color="auto"/>
            <w:left w:val="none" w:sz="0" w:space="0" w:color="auto"/>
            <w:bottom w:val="none" w:sz="0" w:space="0" w:color="auto"/>
            <w:right w:val="none" w:sz="0" w:space="0" w:color="auto"/>
          </w:divBdr>
          <w:divsChild>
            <w:div w:id="1832983876">
              <w:marLeft w:val="0"/>
              <w:marRight w:val="0"/>
              <w:marTop w:val="0"/>
              <w:marBottom w:val="0"/>
              <w:divBdr>
                <w:top w:val="none" w:sz="0" w:space="0" w:color="auto"/>
                <w:left w:val="none" w:sz="0" w:space="0" w:color="auto"/>
                <w:bottom w:val="none" w:sz="0" w:space="0" w:color="auto"/>
                <w:right w:val="none" w:sz="0" w:space="0" w:color="auto"/>
              </w:divBdr>
            </w:div>
          </w:divsChild>
        </w:div>
        <w:div w:id="1199127908">
          <w:marLeft w:val="0"/>
          <w:marRight w:val="0"/>
          <w:marTop w:val="0"/>
          <w:marBottom w:val="0"/>
          <w:divBdr>
            <w:top w:val="none" w:sz="0" w:space="0" w:color="auto"/>
            <w:left w:val="none" w:sz="0" w:space="0" w:color="auto"/>
            <w:bottom w:val="none" w:sz="0" w:space="0" w:color="auto"/>
            <w:right w:val="none" w:sz="0" w:space="0" w:color="auto"/>
          </w:divBdr>
          <w:divsChild>
            <w:div w:id="100342981">
              <w:marLeft w:val="0"/>
              <w:marRight w:val="0"/>
              <w:marTop w:val="0"/>
              <w:marBottom w:val="0"/>
              <w:divBdr>
                <w:top w:val="none" w:sz="0" w:space="0" w:color="auto"/>
                <w:left w:val="none" w:sz="0" w:space="0" w:color="auto"/>
                <w:bottom w:val="none" w:sz="0" w:space="0" w:color="auto"/>
                <w:right w:val="none" w:sz="0" w:space="0" w:color="auto"/>
              </w:divBdr>
            </w:div>
          </w:divsChild>
        </w:div>
        <w:div w:id="1231503726">
          <w:marLeft w:val="0"/>
          <w:marRight w:val="0"/>
          <w:marTop w:val="0"/>
          <w:marBottom w:val="0"/>
          <w:divBdr>
            <w:top w:val="none" w:sz="0" w:space="0" w:color="auto"/>
            <w:left w:val="none" w:sz="0" w:space="0" w:color="auto"/>
            <w:bottom w:val="none" w:sz="0" w:space="0" w:color="auto"/>
            <w:right w:val="none" w:sz="0" w:space="0" w:color="auto"/>
          </w:divBdr>
          <w:divsChild>
            <w:div w:id="1839689277">
              <w:marLeft w:val="0"/>
              <w:marRight w:val="0"/>
              <w:marTop w:val="0"/>
              <w:marBottom w:val="0"/>
              <w:divBdr>
                <w:top w:val="none" w:sz="0" w:space="0" w:color="auto"/>
                <w:left w:val="none" w:sz="0" w:space="0" w:color="auto"/>
                <w:bottom w:val="none" w:sz="0" w:space="0" w:color="auto"/>
                <w:right w:val="none" w:sz="0" w:space="0" w:color="auto"/>
              </w:divBdr>
            </w:div>
          </w:divsChild>
        </w:div>
        <w:div w:id="1286889458">
          <w:marLeft w:val="0"/>
          <w:marRight w:val="0"/>
          <w:marTop w:val="0"/>
          <w:marBottom w:val="0"/>
          <w:divBdr>
            <w:top w:val="none" w:sz="0" w:space="0" w:color="auto"/>
            <w:left w:val="none" w:sz="0" w:space="0" w:color="auto"/>
            <w:bottom w:val="none" w:sz="0" w:space="0" w:color="auto"/>
            <w:right w:val="none" w:sz="0" w:space="0" w:color="auto"/>
          </w:divBdr>
          <w:divsChild>
            <w:div w:id="1368599463">
              <w:marLeft w:val="0"/>
              <w:marRight w:val="0"/>
              <w:marTop w:val="0"/>
              <w:marBottom w:val="0"/>
              <w:divBdr>
                <w:top w:val="none" w:sz="0" w:space="0" w:color="auto"/>
                <w:left w:val="none" w:sz="0" w:space="0" w:color="auto"/>
                <w:bottom w:val="none" w:sz="0" w:space="0" w:color="auto"/>
                <w:right w:val="none" w:sz="0" w:space="0" w:color="auto"/>
              </w:divBdr>
            </w:div>
          </w:divsChild>
        </w:div>
        <w:div w:id="1441490334">
          <w:marLeft w:val="0"/>
          <w:marRight w:val="0"/>
          <w:marTop w:val="0"/>
          <w:marBottom w:val="0"/>
          <w:divBdr>
            <w:top w:val="none" w:sz="0" w:space="0" w:color="auto"/>
            <w:left w:val="none" w:sz="0" w:space="0" w:color="auto"/>
            <w:bottom w:val="none" w:sz="0" w:space="0" w:color="auto"/>
            <w:right w:val="none" w:sz="0" w:space="0" w:color="auto"/>
          </w:divBdr>
          <w:divsChild>
            <w:div w:id="11882497">
              <w:marLeft w:val="0"/>
              <w:marRight w:val="0"/>
              <w:marTop w:val="0"/>
              <w:marBottom w:val="0"/>
              <w:divBdr>
                <w:top w:val="none" w:sz="0" w:space="0" w:color="auto"/>
                <w:left w:val="none" w:sz="0" w:space="0" w:color="auto"/>
                <w:bottom w:val="none" w:sz="0" w:space="0" w:color="auto"/>
                <w:right w:val="none" w:sz="0" w:space="0" w:color="auto"/>
              </w:divBdr>
            </w:div>
          </w:divsChild>
        </w:div>
        <w:div w:id="1484741111">
          <w:marLeft w:val="0"/>
          <w:marRight w:val="0"/>
          <w:marTop w:val="0"/>
          <w:marBottom w:val="0"/>
          <w:divBdr>
            <w:top w:val="none" w:sz="0" w:space="0" w:color="auto"/>
            <w:left w:val="none" w:sz="0" w:space="0" w:color="auto"/>
            <w:bottom w:val="none" w:sz="0" w:space="0" w:color="auto"/>
            <w:right w:val="none" w:sz="0" w:space="0" w:color="auto"/>
          </w:divBdr>
          <w:divsChild>
            <w:div w:id="1687318933">
              <w:marLeft w:val="0"/>
              <w:marRight w:val="0"/>
              <w:marTop w:val="0"/>
              <w:marBottom w:val="0"/>
              <w:divBdr>
                <w:top w:val="none" w:sz="0" w:space="0" w:color="auto"/>
                <w:left w:val="none" w:sz="0" w:space="0" w:color="auto"/>
                <w:bottom w:val="none" w:sz="0" w:space="0" w:color="auto"/>
                <w:right w:val="none" w:sz="0" w:space="0" w:color="auto"/>
              </w:divBdr>
              <w:divsChild>
                <w:div w:id="1985041907">
                  <w:marLeft w:val="0"/>
                  <w:marRight w:val="0"/>
                  <w:marTop w:val="30"/>
                  <w:marBottom w:val="30"/>
                  <w:divBdr>
                    <w:top w:val="none" w:sz="0" w:space="0" w:color="auto"/>
                    <w:left w:val="none" w:sz="0" w:space="0" w:color="auto"/>
                    <w:bottom w:val="none" w:sz="0" w:space="0" w:color="auto"/>
                    <w:right w:val="none" w:sz="0" w:space="0" w:color="auto"/>
                  </w:divBdr>
                  <w:divsChild>
                    <w:div w:id="220167909">
                      <w:marLeft w:val="0"/>
                      <w:marRight w:val="0"/>
                      <w:marTop w:val="0"/>
                      <w:marBottom w:val="0"/>
                      <w:divBdr>
                        <w:top w:val="none" w:sz="0" w:space="0" w:color="auto"/>
                        <w:left w:val="none" w:sz="0" w:space="0" w:color="auto"/>
                        <w:bottom w:val="none" w:sz="0" w:space="0" w:color="auto"/>
                        <w:right w:val="none" w:sz="0" w:space="0" w:color="auto"/>
                      </w:divBdr>
                      <w:divsChild>
                        <w:div w:id="79527548">
                          <w:marLeft w:val="0"/>
                          <w:marRight w:val="0"/>
                          <w:marTop w:val="0"/>
                          <w:marBottom w:val="0"/>
                          <w:divBdr>
                            <w:top w:val="none" w:sz="0" w:space="0" w:color="auto"/>
                            <w:left w:val="none" w:sz="0" w:space="0" w:color="auto"/>
                            <w:bottom w:val="none" w:sz="0" w:space="0" w:color="auto"/>
                            <w:right w:val="none" w:sz="0" w:space="0" w:color="auto"/>
                          </w:divBdr>
                        </w:div>
                      </w:divsChild>
                    </w:div>
                    <w:div w:id="1705670366">
                      <w:marLeft w:val="0"/>
                      <w:marRight w:val="0"/>
                      <w:marTop w:val="0"/>
                      <w:marBottom w:val="0"/>
                      <w:divBdr>
                        <w:top w:val="none" w:sz="0" w:space="0" w:color="auto"/>
                        <w:left w:val="none" w:sz="0" w:space="0" w:color="auto"/>
                        <w:bottom w:val="none" w:sz="0" w:space="0" w:color="auto"/>
                        <w:right w:val="none" w:sz="0" w:space="0" w:color="auto"/>
                      </w:divBdr>
                      <w:divsChild>
                        <w:div w:id="9846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020406">
              <w:marLeft w:val="0"/>
              <w:marRight w:val="0"/>
              <w:marTop w:val="0"/>
              <w:marBottom w:val="0"/>
              <w:divBdr>
                <w:top w:val="none" w:sz="0" w:space="0" w:color="auto"/>
                <w:left w:val="none" w:sz="0" w:space="0" w:color="auto"/>
                <w:bottom w:val="none" w:sz="0" w:space="0" w:color="auto"/>
                <w:right w:val="none" w:sz="0" w:space="0" w:color="auto"/>
              </w:divBdr>
            </w:div>
          </w:divsChild>
        </w:div>
        <w:div w:id="1574386748">
          <w:marLeft w:val="0"/>
          <w:marRight w:val="0"/>
          <w:marTop w:val="0"/>
          <w:marBottom w:val="0"/>
          <w:divBdr>
            <w:top w:val="none" w:sz="0" w:space="0" w:color="auto"/>
            <w:left w:val="none" w:sz="0" w:space="0" w:color="auto"/>
            <w:bottom w:val="none" w:sz="0" w:space="0" w:color="auto"/>
            <w:right w:val="none" w:sz="0" w:space="0" w:color="auto"/>
          </w:divBdr>
          <w:divsChild>
            <w:div w:id="293560229">
              <w:marLeft w:val="0"/>
              <w:marRight w:val="0"/>
              <w:marTop w:val="0"/>
              <w:marBottom w:val="0"/>
              <w:divBdr>
                <w:top w:val="none" w:sz="0" w:space="0" w:color="auto"/>
                <w:left w:val="none" w:sz="0" w:space="0" w:color="auto"/>
                <w:bottom w:val="none" w:sz="0" w:space="0" w:color="auto"/>
                <w:right w:val="none" w:sz="0" w:space="0" w:color="auto"/>
              </w:divBdr>
            </w:div>
            <w:div w:id="429081535">
              <w:marLeft w:val="0"/>
              <w:marRight w:val="0"/>
              <w:marTop w:val="0"/>
              <w:marBottom w:val="0"/>
              <w:divBdr>
                <w:top w:val="none" w:sz="0" w:space="0" w:color="auto"/>
                <w:left w:val="none" w:sz="0" w:space="0" w:color="auto"/>
                <w:bottom w:val="none" w:sz="0" w:space="0" w:color="auto"/>
                <w:right w:val="none" w:sz="0" w:space="0" w:color="auto"/>
              </w:divBdr>
              <w:divsChild>
                <w:div w:id="1031342712">
                  <w:marLeft w:val="0"/>
                  <w:marRight w:val="0"/>
                  <w:marTop w:val="30"/>
                  <w:marBottom w:val="30"/>
                  <w:divBdr>
                    <w:top w:val="none" w:sz="0" w:space="0" w:color="auto"/>
                    <w:left w:val="none" w:sz="0" w:space="0" w:color="auto"/>
                    <w:bottom w:val="none" w:sz="0" w:space="0" w:color="auto"/>
                    <w:right w:val="none" w:sz="0" w:space="0" w:color="auto"/>
                  </w:divBdr>
                  <w:divsChild>
                    <w:div w:id="395973564">
                      <w:marLeft w:val="0"/>
                      <w:marRight w:val="0"/>
                      <w:marTop w:val="0"/>
                      <w:marBottom w:val="0"/>
                      <w:divBdr>
                        <w:top w:val="none" w:sz="0" w:space="0" w:color="auto"/>
                        <w:left w:val="none" w:sz="0" w:space="0" w:color="auto"/>
                        <w:bottom w:val="none" w:sz="0" w:space="0" w:color="auto"/>
                        <w:right w:val="none" w:sz="0" w:space="0" w:color="auto"/>
                      </w:divBdr>
                      <w:divsChild>
                        <w:div w:id="1120494856">
                          <w:marLeft w:val="0"/>
                          <w:marRight w:val="0"/>
                          <w:marTop w:val="0"/>
                          <w:marBottom w:val="0"/>
                          <w:divBdr>
                            <w:top w:val="none" w:sz="0" w:space="0" w:color="auto"/>
                            <w:left w:val="none" w:sz="0" w:space="0" w:color="auto"/>
                            <w:bottom w:val="none" w:sz="0" w:space="0" w:color="auto"/>
                            <w:right w:val="none" w:sz="0" w:space="0" w:color="auto"/>
                          </w:divBdr>
                        </w:div>
                      </w:divsChild>
                    </w:div>
                    <w:div w:id="585962776">
                      <w:marLeft w:val="0"/>
                      <w:marRight w:val="0"/>
                      <w:marTop w:val="0"/>
                      <w:marBottom w:val="0"/>
                      <w:divBdr>
                        <w:top w:val="none" w:sz="0" w:space="0" w:color="auto"/>
                        <w:left w:val="none" w:sz="0" w:space="0" w:color="auto"/>
                        <w:bottom w:val="none" w:sz="0" w:space="0" w:color="auto"/>
                        <w:right w:val="none" w:sz="0" w:space="0" w:color="auto"/>
                      </w:divBdr>
                      <w:divsChild>
                        <w:div w:id="634258883">
                          <w:marLeft w:val="0"/>
                          <w:marRight w:val="0"/>
                          <w:marTop w:val="0"/>
                          <w:marBottom w:val="0"/>
                          <w:divBdr>
                            <w:top w:val="none" w:sz="0" w:space="0" w:color="auto"/>
                            <w:left w:val="none" w:sz="0" w:space="0" w:color="auto"/>
                            <w:bottom w:val="none" w:sz="0" w:space="0" w:color="auto"/>
                            <w:right w:val="none" w:sz="0" w:space="0" w:color="auto"/>
                          </w:divBdr>
                        </w:div>
                      </w:divsChild>
                    </w:div>
                    <w:div w:id="722020639">
                      <w:marLeft w:val="0"/>
                      <w:marRight w:val="0"/>
                      <w:marTop w:val="0"/>
                      <w:marBottom w:val="0"/>
                      <w:divBdr>
                        <w:top w:val="none" w:sz="0" w:space="0" w:color="auto"/>
                        <w:left w:val="none" w:sz="0" w:space="0" w:color="auto"/>
                        <w:bottom w:val="none" w:sz="0" w:space="0" w:color="auto"/>
                        <w:right w:val="none" w:sz="0" w:space="0" w:color="auto"/>
                      </w:divBdr>
                      <w:divsChild>
                        <w:div w:id="1222904760">
                          <w:marLeft w:val="0"/>
                          <w:marRight w:val="0"/>
                          <w:marTop w:val="0"/>
                          <w:marBottom w:val="0"/>
                          <w:divBdr>
                            <w:top w:val="none" w:sz="0" w:space="0" w:color="auto"/>
                            <w:left w:val="none" w:sz="0" w:space="0" w:color="auto"/>
                            <w:bottom w:val="none" w:sz="0" w:space="0" w:color="auto"/>
                            <w:right w:val="none" w:sz="0" w:space="0" w:color="auto"/>
                          </w:divBdr>
                        </w:div>
                      </w:divsChild>
                    </w:div>
                    <w:div w:id="757140075">
                      <w:marLeft w:val="0"/>
                      <w:marRight w:val="0"/>
                      <w:marTop w:val="0"/>
                      <w:marBottom w:val="0"/>
                      <w:divBdr>
                        <w:top w:val="none" w:sz="0" w:space="0" w:color="auto"/>
                        <w:left w:val="none" w:sz="0" w:space="0" w:color="auto"/>
                        <w:bottom w:val="none" w:sz="0" w:space="0" w:color="auto"/>
                        <w:right w:val="none" w:sz="0" w:space="0" w:color="auto"/>
                      </w:divBdr>
                      <w:divsChild>
                        <w:div w:id="776798523">
                          <w:marLeft w:val="0"/>
                          <w:marRight w:val="0"/>
                          <w:marTop w:val="0"/>
                          <w:marBottom w:val="0"/>
                          <w:divBdr>
                            <w:top w:val="none" w:sz="0" w:space="0" w:color="auto"/>
                            <w:left w:val="none" w:sz="0" w:space="0" w:color="auto"/>
                            <w:bottom w:val="none" w:sz="0" w:space="0" w:color="auto"/>
                            <w:right w:val="none" w:sz="0" w:space="0" w:color="auto"/>
                          </w:divBdr>
                        </w:div>
                      </w:divsChild>
                    </w:div>
                    <w:div w:id="1407530853">
                      <w:marLeft w:val="0"/>
                      <w:marRight w:val="0"/>
                      <w:marTop w:val="0"/>
                      <w:marBottom w:val="0"/>
                      <w:divBdr>
                        <w:top w:val="none" w:sz="0" w:space="0" w:color="auto"/>
                        <w:left w:val="none" w:sz="0" w:space="0" w:color="auto"/>
                        <w:bottom w:val="none" w:sz="0" w:space="0" w:color="auto"/>
                        <w:right w:val="none" w:sz="0" w:space="0" w:color="auto"/>
                      </w:divBdr>
                      <w:divsChild>
                        <w:div w:id="356203523">
                          <w:marLeft w:val="0"/>
                          <w:marRight w:val="0"/>
                          <w:marTop w:val="0"/>
                          <w:marBottom w:val="0"/>
                          <w:divBdr>
                            <w:top w:val="none" w:sz="0" w:space="0" w:color="auto"/>
                            <w:left w:val="none" w:sz="0" w:space="0" w:color="auto"/>
                            <w:bottom w:val="none" w:sz="0" w:space="0" w:color="auto"/>
                            <w:right w:val="none" w:sz="0" w:space="0" w:color="auto"/>
                          </w:divBdr>
                        </w:div>
                      </w:divsChild>
                    </w:div>
                    <w:div w:id="1509903399">
                      <w:marLeft w:val="0"/>
                      <w:marRight w:val="0"/>
                      <w:marTop w:val="0"/>
                      <w:marBottom w:val="0"/>
                      <w:divBdr>
                        <w:top w:val="none" w:sz="0" w:space="0" w:color="auto"/>
                        <w:left w:val="none" w:sz="0" w:space="0" w:color="auto"/>
                        <w:bottom w:val="none" w:sz="0" w:space="0" w:color="auto"/>
                        <w:right w:val="none" w:sz="0" w:space="0" w:color="auto"/>
                      </w:divBdr>
                      <w:divsChild>
                        <w:div w:id="8384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6939748">
      <w:bodyDiv w:val="1"/>
      <w:marLeft w:val="0"/>
      <w:marRight w:val="0"/>
      <w:marTop w:val="0"/>
      <w:marBottom w:val="0"/>
      <w:divBdr>
        <w:top w:val="none" w:sz="0" w:space="0" w:color="auto"/>
        <w:left w:val="none" w:sz="0" w:space="0" w:color="auto"/>
        <w:bottom w:val="none" w:sz="0" w:space="0" w:color="auto"/>
        <w:right w:val="none" w:sz="0" w:space="0" w:color="auto"/>
      </w:divBdr>
      <w:divsChild>
        <w:div w:id="197277103">
          <w:marLeft w:val="0"/>
          <w:marRight w:val="0"/>
          <w:marTop w:val="0"/>
          <w:marBottom w:val="0"/>
          <w:divBdr>
            <w:top w:val="none" w:sz="0" w:space="0" w:color="auto"/>
            <w:left w:val="none" w:sz="0" w:space="0" w:color="auto"/>
            <w:bottom w:val="none" w:sz="0" w:space="0" w:color="auto"/>
            <w:right w:val="none" w:sz="0" w:space="0" w:color="auto"/>
          </w:divBdr>
          <w:divsChild>
            <w:div w:id="522088226">
              <w:marLeft w:val="0"/>
              <w:marRight w:val="0"/>
              <w:marTop w:val="0"/>
              <w:marBottom w:val="0"/>
              <w:divBdr>
                <w:top w:val="none" w:sz="0" w:space="0" w:color="auto"/>
                <w:left w:val="none" w:sz="0" w:space="0" w:color="auto"/>
                <w:bottom w:val="none" w:sz="0" w:space="0" w:color="auto"/>
                <w:right w:val="none" w:sz="0" w:space="0" w:color="auto"/>
              </w:divBdr>
            </w:div>
          </w:divsChild>
        </w:div>
        <w:div w:id="585579186">
          <w:marLeft w:val="0"/>
          <w:marRight w:val="0"/>
          <w:marTop w:val="0"/>
          <w:marBottom w:val="0"/>
          <w:divBdr>
            <w:top w:val="none" w:sz="0" w:space="0" w:color="auto"/>
            <w:left w:val="none" w:sz="0" w:space="0" w:color="auto"/>
            <w:bottom w:val="none" w:sz="0" w:space="0" w:color="auto"/>
            <w:right w:val="none" w:sz="0" w:space="0" w:color="auto"/>
          </w:divBdr>
          <w:divsChild>
            <w:div w:id="2072194586">
              <w:marLeft w:val="0"/>
              <w:marRight w:val="0"/>
              <w:marTop w:val="0"/>
              <w:marBottom w:val="0"/>
              <w:divBdr>
                <w:top w:val="none" w:sz="0" w:space="0" w:color="auto"/>
                <w:left w:val="none" w:sz="0" w:space="0" w:color="auto"/>
                <w:bottom w:val="none" w:sz="0" w:space="0" w:color="auto"/>
                <w:right w:val="none" w:sz="0" w:space="0" w:color="auto"/>
              </w:divBdr>
            </w:div>
          </w:divsChild>
        </w:div>
        <w:div w:id="615060334">
          <w:marLeft w:val="0"/>
          <w:marRight w:val="0"/>
          <w:marTop w:val="0"/>
          <w:marBottom w:val="0"/>
          <w:divBdr>
            <w:top w:val="none" w:sz="0" w:space="0" w:color="auto"/>
            <w:left w:val="none" w:sz="0" w:space="0" w:color="auto"/>
            <w:bottom w:val="none" w:sz="0" w:space="0" w:color="auto"/>
            <w:right w:val="none" w:sz="0" w:space="0" w:color="auto"/>
          </w:divBdr>
          <w:divsChild>
            <w:div w:id="1017854405">
              <w:marLeft w:val="0"/>
              <w:marRight w:val="0"/>
              <w:marTop w:val="0"/>
              <w:marBottom w:val="0"/>
              <w:divBdr>
                <w:top w:val="none" w:sz="0" w:space="0" w:color="auto"/>
                <w:left w:val="none" w:sz="0" w:space="0" w:color="auto"/>
                <w:bottom w:val="none" w:sz="0" w:space="0" w:color="auto"/>
                <w:right w:val="none" w:sz="0" w:space="0" w:color="auto"/>
              </w:divBdr>
              <w:divsChild>
                <w:div w:id="1628581636">
                  <w:marLeft w:val="0"/>
                  <w:marRight w:val="0"/>
                  <w:marTop w:val="30"/>
                  <w:marBottom w:val="30"/>
                  <w:divBdr>
                    <w:top w:val="none" w:sz="0" w:space="0" w:color="auto"/>
                    <w:left w:val="none" w:sz="0" w:space="0" w:color="auto"/>
                    <w:bottom w:val="none" w:sz="0" w:space="0" w:color="auto"/>
                    <w:right w:val="none" w:sz="0" w:space="0" w:color="auto"/>
                  </w:divBdr>
                  <w:divsChild>
                    <w:div w:id="532495354">
                      <w:marLeft w:val="0"/>
                      <w:marRight w:val="0"/>
                      <w:marTop w:val="0"/>
                      <w:marBottom w:val="0"/>
                      <w:divBdr>
                        <w:top w:val="none" w:sz="0" w:space="0" w:color="auto"/>
                        <w:left w:val="none" w:sz="0" w:space="0" w:color="auto"/>
                        <w:bottom w:val="none" w:sz="0" w:space="0" w:color="auto"/>
                        <w:right w:val="none" w:sz="0" w:space="0" w:color="auto"/>
                      </w:divBdr>
                      <w:divsChild>
                        <w:div w:id="323971660">
                          <w:marLeft w:val="0"/>
                          <w:marRight w:val="0"/>
                          <w:marTop w:val="0"/>
                          <w:marBottom w:val="0"/>
                          <w:divBdr>
                            <w:top w:val="none" w:sz="0" w:space="0" w:color="auto"/>
                            <w:left w:val="none" w:sz="0" w:space="0" w:color="auto"/>
                            <w:bottom w:val="none" w:sz="0" w:space="0" w:color="auto"/>
                            <w:right w:val="none" w:sz="0" w:space="0" w:color="auto"/>
                          </w:divBdr>
                        </w:div>
                      </w:divsChild>
                    </w:div>
                    <w:div w:id="544409152">
                      <w:marLeft w:val="0"/>
                      <w:marRight w:val="0"/>
                      <w:marTop w:val="0"/>
                      <w:marBottom w:val="0"/>
                      <w:divBdr>
                        <w:top w:val="none" w:sz="0" w:space="0" w:color="auto"/>
                        <w:left w:val="none" w:sz="0" w:space="0" w:color="auto"/>
                        <w:bottom w:val="none" w:sz="0" w:space="0" w:color="auto"/>
                        <w:right w:val="none" w:sz="0" w:space="0" w:color="auto"/>
                      </w:divBdr>
                      <w:divsChild>
                        <w:div w:id="896892644">
                          <w:marLeft w:val="0"/>
                          <w:marRight w:val="0"/>
                          <w:marTop w:val="0"/>
                          <w:marBottom w:val="0"/>
                          <w:divBdr>
                            <w:top w:val="none" w:sz="0" w:space="0" w:color="auto"/>
                            <w:left w:val="none" w:sz="0" w:space="0" w:color="auto"/>
                            <w:bottom w:val="none" w:sz="0" w:space="0" w:color="auto"/>
                            <w:right w:val="none" w:sz="0" w:space="0" w:color="auto"/>
                          </w:divBdr>
                        </w:div>
                      </w:divsChild>
                    </w:div>
                    <w:div w:id="653292231">
                      <w:marLeft w:val="0"/>
                      <w:marRight w:val="0"/>
                      <w:marTop w:val="0"/>
                      <w:marBottom w:val="0"/>
                      <w:divBdr>
                        <w:top w:val="none" w:sz="0" w:space="0" w:color="auto"/>
                        <w:left w:val="none" w:sz="0" w:space="0" w:color="auto"/>
                        <w:bottom w:val="none" w:sz="0" w:space="0" w:color="auto"/>
                        <w:right w:val="none" w:sz="0" w:space="0" w:color="auto"/>
                      </w:divBdr>
                      <w:divsChild>
                        <w:div w:id="1690375941">
                          <w:marLeft w:val="0"/>
                          <w:marRight w:val="0"/>
                          <w:marTop w:val="0"/>
                          <w:marBottom w:val="0"/>
                          <w:divBdr>
                            <w:top w:val="none" w:sz="0" w:space="0" w:color="auto"/>
                            <w:left w:val="none" w:sz="0" w:space="0" w:color="auto"/>
                            <w:bottom w:val="none" w:sz="0" w:space="0" w:color="auto"/>
                            <w:right w:val="none" w:sz="0" w:space="0" w:color="auto"/>
                          </w:divBdr>
                        </w:div>
                      </w:divsChild>
                    </w:div>
                    <w:div w:id="717054018">
                      <w:marLeft w:val="0"/>
                      <w:marRight w:val="0"/>
                      <w:marTop w:val="0"/>
                      <w:marBottom w:val="0"/>
                      <w:divBdr>
                        <w:top w:val="none" w:sz="0" w:space="0" w:color="auto"/>
                        <w:left w:val="none" w:sz="0" w:space="0" w:color="auto"/>
                        <w:bottom w:val="none" w:sz="0" w:space="0" w:color="auto"/>
                        <w:right w:val="none" w:sz="0" w:space="0" w:color="auto"/>
                      </w:divBdr>
                      <w:divsChild>
                        <w:div w:id="2137722905">
                          <w:marLeft w:val="0"/>
                          <w:marRight w:val="0"/>
                          <w:marTop w:val="0"/>
                          <w:marBottom w:val="0"/>
                          <w:divBdr>
                            <w:top w:val="none" w:sz="0" w:space="0" w:color="auto"/>
                            <w:left w:val="none" w:sz="0" w:space="0" w:color="auto"/>
                            <w:bottom w:val="none" w:sz="0" w:space="0" w:color="auto"/>
                            <w:right w:val="none" w:sz="0" w:space="0" w:color="auto"/>
                          </w:divBdr>
                        </w:div>
                      </w:divsChild>
                    </w:div>
                    <w:div w:id="1474759106">
                      <w:marLeft w:val="0"/>
                      <w:marRight w:val="0"/>
                      <w:marTop w:val="0"/>
                      <w:marBottom w:val="0"/>
                      <w:divBdr>
                        <w:top w:val="none" w:sz="0" w:space="0" w:color="auto"/>
                        <w:left w:val="none" w:sz="0" w:space="0" w:color="auto"/>
                        <w:bottom w:val="none" w:sz="0" w:space="0" w:color="auto"/>
                        <w:right w:val="none" w:sz="0" w:space="0" w:color="auto"/>
                      </w:divBdr>
                      <w:divsChild>
                        <w:div w:id="1647390816">
                          <w:marLeft w:val="0"/>
                          <w:marRight w:val="0"/>
                          <w:marTop w:val="0"/>
                          <w:marBottom w:val="0"/>
                          <w:divBdr>
                            <w:top w:val="none" w:sz="0" w:space="0" w:color="auto"/>
                            <w:left w:val="none" w:sz="0" w:space="0" w:color="auto"/>
                            <w:bottom w:val="none" w:sz="0" w:space="0" w:color="auto"/>
                            <w:right w:val="none" w:sz="0" w:space="0" w:color="auto"/>
                          </w:divBdr>
                        </w:div>
                      </w:divsChild>
                    </w:div>
                    <w:div w:id="1749301553">
                      <w:marLeft w:val="0"/>
                      <w:marRight w:val="0"/>
                      <w:marTop w:val="0"/>
                      <w:marBottom w:val="0"/>
                      <w:divBdr>
                        <w:top w:val="none" w:sz="0" w:space="0" w:color="auto"/>
                        <w:left w:val="none" w:sz="0" w:space="0" w:color="auto"/>
                        <w:bottom w:val="none" w:sz="0" w:space="0" w:color="auto"/>
                        <w:right w:val="none" w:sz="0" w:space="0" w:color="auto"/>
                      </w:divBdr>
                      <w:divsChild>
                        <w:div w:id="190814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11018">
              <w:marLeft w:val="0"/>
              <w:marRight w:val="0"/>
              <w:marTop w:val="0"/>
              <w:marBottom w:val="0"/>
              <w:divBdr>
                <w:top w:val="none" w:sz="0" w:space="0" w:color="auto"/>
                <w:left w:val="none" w:sz="0" w:space="0" w:color="auto"/>
                <w:bottom w:val="none" w:sz="0" w:space="0" w:color="auto"/>
                <w:right w:val="none" w:sz="0" w:space="0" w:color="auto"/>
              </w:divBdr>
            </w:div>
          </w:divsChild>
        </w:div>
        <w:div w:id="733312839">
          <w:marLeft w:val="0"/>
          <w:marRight w:val="0"/>
          <w:marTop w:val="0"/>
          <w:marBottom w:val="0"/>
          <w:divBdr>
            <w:top w:val="none" w:sz="0" w:space="0" w:color="auto"/>
            <w:left w:val="none" w:sz="0" w:space="0" w:color="auto"/>
            <w:bottom w:val="none" w:sz="0" w:space="0" w:color="auto"/>
            <w:right w:val="none" w:sz="0" w:space="0" w:color="auto"/>
          </w:divBdr>
          <w:divsChild>
            <w:div w:id="1452363145">
              <w:marLeft w:val="0"/>
              <w:marRight w:val="0"/>
              <w:marTop w:val="0"/>
              <w:marBottom w:val="0"/>
              <w:divBdr>
                <w:top w:val="none" w:sz="0" w:space="0" w:color="auto"/>
                <w:left w:val="none" w:sz="0" w:space="0" w:color="auto"/>
                <w:bottom w:val="none" w:sz="0" w:space="0" w:color="auto"/>
                <w:right w:val="none" w:sz="0" w:space="0" w:color="auto"/>
              </w:divBdr>
            </w:div>
          </w:divsChild>
        </w:div>
        <w:div w:id="1377587089">
          <w:marLeft w:val="0"/>
          <w:marRight w:val="0"/>
          <w:marTop w:val="0"/>
          <w:marBottom w:val="0"/>
          <w:divBdr>
            <w:top w:val="none" w:sz="0" w:space="0" w:color="auto"/>
            <w:left w:val="none" w:sz="0" w:space="0" w:color="auto"/>
            <w:bottom w:val="none" w:sz="0" w:space="0" w:color="auto"/>
            <w:right w:val="none" w:sz="0" w:space="0" w:color="auto"/>
          </w:divBdr>
          <w:divsChild>
            <w:div w:id="1998655528">
              <w:marLeft w:val="0"/>
              <w:marRight w:val="0"/>
              <w:marTop w:val="0"/>
              <w:marBottom w:val="0"/>
              <w:divBdr>
                <w:top w:val="none" w:sz="0" w:space="0" w:color="auto"/>
                <w:left w:val="none" w:sz="0" w:space="0" w:color="auto"/>
                <w:bottom w:val="none" w:sz="0" w:space="0" w:color="auto"/>
                <w:right w:val="none" w:sz="0" w:space="0" w:color="auto"/>
              </w:divBdr>
            </w:div>
          </w:divsChild>
        </w:div>
        <w:div w:id="1724980017">
          <w:marLeft w:val="0"/>
          <w:marRight w:val="0"/>
          <w:marTop w:val="0"/>
          <w:marBottom w:val="0"/>
          <w:divBdr>
            <w:top w:val="none" w:sz="0" w:space="0" w:color="auto"/>
            <w:left w:val="none" w:sz="0" w:space="0" w:color="auto"/>
            <w:bottom w:val="none" w:sz="0" w:space="0" w:color="auto"/>
            <w:right w:val="none" w:sz="0" w:space="0" w:color="auto"/>
          </w:divBdr>
          <w:divsChild>
            <w:div w:id="170723605">
              <w:marLeft w:val="0"/>
              <w:marRight w:val="0"/>
              <w:marTop w:val="0"/>
              <w:marBottom w:val="0"/>
              <w:divBdr>
                <w:top w:val="none" w:sz="0" w:space="0" w:color="auto"/>
                <w:left w:val="none" w:sz="0" w:space="0" w:color="auto"/>
                <w:bottom w:val="none" w:sz="0" w:space="0" w:color="auto"/>
                <w:right w:val="none" w:sz="0" w:space="0" w:color="auto"/>
              </w:divBdr>
            </w:div>
            <w:div w:id="1117798371">
              <w:marLeft w:val="0"/>
              <w:marRight w:val="0"/>
              <w:marTop w:val="0"/>
              <w:marBottom w:val="0"/>
              <w:divBdr>
                <w:top w:val="none" w:sz="0" w:space="0" w:color="auto"/>
                <w:left w:val="none" w:sz="0" w:space="0" w:color="auto"/>
                <w:bottom w:val="none" w:sz="0" w:space="0" w:color="auto"/>
                <w:right w:val="none" w:sz="0" w:space="0" w:color="auto"/>
              </w:divBdr>
              <w:divsChild>
                <w:div w:id="1719473155">
                  <w:marLeft w:val="0"/>
                  <w:marRight w:val="0"/>
                  <w:marTop w:val="30"/>
                  <w:marBottom w:val="30"/>
                  <w:divBdr>
                    <w:top w:val="none" w:sz="0" w:space="0" w:color="auto"/>
                    <w:left w:val="none" w:sz="0" w:space="0" w:color="auto"/>
                    <w:bottom w:val="none" w:sz="0" w:space="0" w:color="auto"/>
                    <w:right w:val="none" w:sz="0" w:space="0" w:color="auto"/>
                  </w:divBdr>
                  <w:divsChild>
                    <w:div w:id="528421019">
                      <w:marLeft w:val="0"/>
                      <w:marRight w:val="0"/>
                      <w:marTop w:val="0"/>
                      <w:marBottom w:val="0"/>
                      <w:divBdr>
                        <w:top w:val="none" w:sz="0" w:space="0" w:color="auto"/>
                        <w:left w:val="none" w:sz="0" w:space="0" w:color="auto"/>
                        <w:bottom w:val="none" w:sz="0" w:space="0" w:color="auto"/>
                        <w:right w:val="none" w:sz="0" w:space="0" w:color="auto"/>
                      </w:divBdr>
                      <w:divsChild>
                        <w:div w:id="1500581469">
                          <w:marLeft w:val="0"/>
                          <w:marRight w:val="0"/>
                          <w:marTop w:val="0"/>
                          <w:marBottom w:val="0"/>
                          <w:divBdr>
                            <w:top w:val="none" w:sz="0" w:space="0" w:color="auto"/>
                            <w:left w:val="none" w:sz="0" w:space="0" w:color="auto"/>
                            <w:bottom w:val="none" w:sz="0" w:space="0" w:color="auto"/>
                            <w:right w:val="none" w:sz="0" w:space="0" w:color="auto"/>
                          </w:divBdr>
                        </w:div>
                      </w:divsChild>
                    </w:div>
                    <w:div w:id="1726023759">
                      <w:marLeft w:val="0"/>
                      <w:marRight w:val="0"/>
                      <w:marTop w:val="0"/>
                      <w:marBottom w:val="0"/>
                      <w:divBdr>
                        <w:top w:val="none" w:sz="0" w:space="0" w:color="auto"/>
                        <w:left w:val="none" w:sz="0" w:space="0" w:color="auto"/>
                        <w:bottom w:val="none" w:sz="0" w:space="0" w:color="auto"/>
                        <w:right w:val="none" w:sz="0" w:space="0" w:color="auto"/>
                      </w:divBdr>
                      <w:divsChild>
                        <w:div w:id="5954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375885">
          <w:marLeft w:val="0"/>
          <w:marRight w:val="0"/>
          <w:marTop w:val="0"/>
          <w:marBottom w:val="0"/>
          <w:divBdr>
            <w:top w:val="none" w:sz="0" w:space="0" w:color="auto"/>
            <w:left w:val="none" w:sz="0" w:space="0" w:color="auto"/>
            <w:bottom w:val="none" w:sz="0" w:space="0" w:color="auto"/>
            <w:right w:val="none" w:sz="0" w:space="0" w:color="auto"/>
          </w:divBdr>
          <w:divsChild>
            <w:div w:id="1430007037">
              <w:marLeft w:val="0"/>
              <w:marRight w:val="0"/>
              <w:marTop w:val="0"/>
              <w:marBottom w:val="0"/>
              <w:divBdr>
                <w:top w:val="none" w:sz="0" w:space="0" w:color="auto"/>
                <w:left w:val="none" w:sz="0" w:space="0" w:color="auto"/>
                <w:bottom w:val="none" w:sz="0" w:space="0" w:color="auto"/>
                <w:right w:val="none" w:sz="0" w:space="0" w:color="auto"/>
              </w:divBdr>
            </w:div>
          </w:divsChild>
        </w:div>
        <w:div w:id="1806968403">
          <w:marLeft w:val="0"/>
          <w:marRight w:val="0"/>
          <w:marTop w:val="0"/>
          <w:marBottom w:val="0"/>
          <w:divBdr>
            <w:top w:val="none" w:sz="0" w:space="0" w:color="auto"/>
            <w:left w:val="none" w:sz="0" w:space="0" w:color="auto"/>
            <w:bottom w:val="none" w:sz="0" w:space="0" w:color="auto"/>
            <w:right w:val="none" w:sz="0" w:space="0" w:color="auto"/>
          </w:divBdr>
          <w:divsChild>
            <w:div w:id="1834836798">
              <w:marLeft w:val="0"/>
              <w:marRight w:val="0"/>
              <w:marTop w:val="0"/>
              <w:marBottom w:val="0"/>
              <w:divBdr>
                <w:top w:val="none" w:sz="0" w:space="0" w:color="auto"/>
                <w:left w:val="none" w:sz="0" w:space="0" w:color="auto"/>
                <w:bottom w:val="none" w:sz="0" w:space="0" w:color="auto"/>
                <w:right w:val="none" w:sz="0" w:space="0" w:color="auto"/>
              </w:divBdr>
            </w:div>
          </w:divsChild>
        </w:div>
        <w:div w:id="1830364345">
          <w:marLeft w:val="0"/>
          <w:marRight w:val="0"/>
          <w:marTop w:val="0"/>
          <w:marBottom w:val="0"/>
          <w:divBdr>
            <w:top w:val="none" w:sz="0" w:space="0" w:color="auto"/>
            <w:left w:val="none" w:sz="0" w:space="0" w:color="auto"/>
            <w:bottom w:val="none" w:sz="0" w:space="0" w:color="auto"/>
            <w:right w:val="none" w:sz="0" w:space="0" w:color="auto"/>
          </w:divBdr>
          <w:divsChild>
            <w:div w:id="1363822183">
              <w:marLeft w:val="0"/>
              <w:marRight w:val="0"/>
              <w:marTop w:val="0"/>
              <w:marBottom w:val="0"/>
              <w:divBdr>
                <w:top w:val="none" w:sz="0" w:space="0" w:color="auto"/>
                <w:left w:val="none" w:sz="0" w:space="0" w:color="auto"/>
                <w:bottom w:val="none" w:sz="0" w:space="0" w:color="auto"/>
                <w:right w:val="none" w:sz="0" w:space="0" w:color="auto"/>
              </w:divBdr>
            </w:div>
          </w:divsChild>
        </w:div>
        <w:div w:id="1872109173">
          <w:marLeft w:val="0"/>
          <w:marRight w:val="0"/>
          <w:marTop w:val="0"/>
          <w:marBottom w:val="0"/>
          <w:divBdr>
            <w:top w:val="none" w:sz="0" w:space="0" w:color="auto"/>
            <w:left w:val="none" w:sz="0" w:space="0" w:color="auto"/>
            <w:bottom w:val="none" w:sz="0" w:space="0" w:color="auto"/>
            <w:right w:val="none" w:sz="0" w:space="0" w:color="auto"/>
          </w:divBdr>
          <w:divsChild>
            <w:div w:id="1801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6268">
      <w:bodyDiv w:val="1"/>
      <w:marLeft w:val="0"/>
      <w:marRight w:val="0"/>
      <w:marTop w:val="0"/>
      <w:marBottom w:val="0"/>
      <w:divBdr>
        <w:top w:val="none" w:sz="0" w:space="0" w:color="auto"/>
        <w:left w:val="none" w:sz="0" w:space="0" w:color="auto"/>
        <w:bottom w:val="none" w:sz="0" w:space="0" w:color="auto"/>
        <w:right w:val="none" w:sz="0" w:space="0" w:color="auto"/>
      </w:divBdr>
      <w:divsChild>
        <w:div w:id="633995987">
          <w:marLeft w:val="0"/>
          <w:marRight w:val="0"/>
          <w:marTop w:val="0"/>
          <w:marBottom w:val="0"/>
          <w:divBdr>
            <w:top w:val="none" w:sz="0" w:space="0" w:color="auto"/>
            <w:left w:val="none" w:sz="0" w:space="0" w:color="auto"/>
            <w:bottom w:val="none" w:sz="0" w:space="0" w:color="auto"/>
            <w:right w:val="none" w:sz="0" w:space="0" w:color="auto"/>
          </w:divBdr>
          <w:divsChild>
            <w:div w:id="1608537335">
              <w:marLeft w:val="0"/>
              <w:marRight w:val="0"/>
              <w:marTop w:val="0"/>
              <w:marBottom w:val="0"/>
              <w:divBdr>
                <w:top w:val="none" w:sz="0" w:space="0" w:color="auto"/>
                <w:left w:val="none" w:sz="0" w:space="0" w:color="auto"/>
                <w:bottom w:val="none" w:sz="0" w:space="0" w:color="auto"/>
                <w:right w:val="none" w:sz="0" w:space="0" w:color="auto"/>
              </w:divBdr>
            </w:div>
          </w:divsChild>
        </w:div>
        <w:div w:id="807934624">
          <w:marLeft w:val="0"/>
          <w:marRight w:val="0"/>
          <w:marTop w:val="0"/>
          <w:marBottom w:val="0"/>
          <w:divBdr>
            <w:top w:val="none" w:sz="0" w:space="0" w:color="auto"/>
            <w:left w:val="none" w:sz="0" w:space="0" w:color="auto"/>
            <w:bottom w:val="none" w:sz="0" w:space="0" w:color="auto"/>
            <w:right w:val="none" w:sz="0" w:space="0" w:color="auto"/>
          </w:divBdr>
          <w:divsChild>
            <w:div w:id="1756785422">
              <w:marLeft w:val="0"/>
              <w:marRight w:val="0"/>
              <w:marTop w:val="0"/>
              <w:marBottom w:val="0"/>
              <w:divBdr>
                <w:top w:val="none" w:sz="0" w:space="0" w:color="auto"/>
                <w:left w:val="none" w:sz="0" w:space="0" w:color="auto"/>
                <w:bottom w:val="none" w:sz="0" w:space="0" w:color="auto"/>
                <w:right w:val="none" w:sz="0" w:space="0" w:color="auto"/>
              </w:divBdr>
            </w:div>
          </w:divsChild>
        </w:div>
        <w:div w:id="1140612842">
          <w:marLeft w:val="0"/>
          <w:marRight w:val="0"/>
          <w:marTop w:val="0"/>
          <w:marBottom w:val="0"/>
          <w:divBdr>
            <w:top w:val="none" w:sz="0" w:space="0" w:color="auto"/>
            <w:left w:val="none" w:sz="0" w:space="0" w:color="auto"/>
            <w:bottom w:val="none" w:sz="0" w:space="0" w:color="auto"/>
            <w:right w:val="none" w:sz="0" w:space="0" w:color="auto"/>
          </w:divBdr>
          <w:divsChild>
            <w:div w:id="671220521">
              <w:marLeft w:val="0"/>
              <w:marRight w:val="0"/>
              <w:marTop w:val="0"/>
              <w:marBottom w:val="0"/>
              <w:divBdr>
                <w:top w:val="none" w:sz="0" w:space="0" w:color="auto"/>
                <w:left w:val="none" w:sz="0" w:space="0" w:color="auto"/>
                <w:bottom w:val="none" w:sz="0" w:space="0" w:color="auto"/>
                <w:right w:val="none" w:sz="0" w:space="0" w:color="auto"/>
              </w:divBdr>
            </w:div>
          </w:divsChild>
        </w:div>
        <w:div w:id="1481265597">
          <w:marLeft w:val="0"/>
          <w:marRight w:val="0"/>
          <w:marTop w:val="0"/>
          <w:marBottom w:val="0"/>
          <w:divBdr>
            <w:top w:val="none" w:sz="0" w:space="0" w:color="auto"/>
            <w:left w:val="none" w:sz="0" w:space="0" w:color="auto"/>
            <w:bottom w:val="none" w:sz="0" w:space="0" w:color="auto"/>
            <w:right w:val="none" w:sz="0" w:space="0" w:color="auto"/>
          </w:divBdr>
          <w:divsChild>
            <w:div w:id="1979803407">
              <w:marLeft w:val="0"/>
              <w:marRight w:val="0"/>
              <w:marTop w:val="0"/>
              <w:marBottom w:val="0"/>
              <w:divBdr>
                <w:top w:val="none" w:sz="0" w:space="0" w:color="auto"/>
                <w:left w:val="none" w:sz="0" w:space="0" w:color="auto"/>
                <w:bottom w:val="none" w:sz="0" w:space="0" w:color="auto"/>
                <w:right w:val="none" w:sz="0" w:space="0" w:color="auto"/>
              </w:divBdr>
            </w:div>
          </w:divsChild>
        </w:div>
        <w:div w:id="1482194809">
          <w:marLeft w:val="0"/>
          <w:marRight w:val="0"/>
          <w:marTop w:val="0"/>
          <w:marBottom w:val="0"/>
          <w:divBdr>
            <w:top w:val="none" w:sz="0" w:space="0" w:color="auto"/>
            <w:left w:val="none" w:sz="0" w:space="0" w:color="auto"/>
            <w:bottom w:val="none" w:sz="0" w:space="0" w:color="auto"/>
            <w:right w:val="none" w:sz="0" w:space="0" w:color="auto"/>
          </w:divBdr>
          <w:divsChild>
            <w:div w:id="1377657982">
              <w:marLeft w:val="0"/>
              <w:marRight w:val="0"/>
              <w:marTop w:val="0"/>
              <w:marBottom w:val="0"/>
              <w:divBdr>
                <w:top w:val="none" w:sz="0" w:space="0" w:color="auto"/>
                <w:left w:val="none" w:sz="0" w:space="0" w:color="auto"/>
                <w:bottom w:val="none" w:sz="0" w:space="0" w:color="auto"/>
                <w:right w:val="none" w:sz="0" w:space="0" w:color="auto"/>
              </w:divBdr>
            </w:div>
          </w:divsChild>
        </w:div>
        <w:div w:id="2097625981">
          <w:marLeft w:val="0"/>
          <w:marRight w:val="0"/>
          <w:marTop w:val="0"/>
          <w:marBottom w:val="0"/>
          <w:divBdr>
            <w:top w:val="none" w:sz="0" w:space="0" w:color="auto"/>
            <w:left w:val="none" w:sz="0" w:space="0" w:color="auto"/>
            <w:bottom w:val="none" w:sz="0" w:space="0" w:color="auto"/>
            <w:right w:val="none" w:sz="0" w:space="0" w:color="auto"/>
          </w:divBdr>
          <w:divsChild>
            <w:div w:id="220756029">
              <w:marLeft w:val="0"/>
              <w:marRight w:val="0"/>
              <w:marTop w:val="0"/>
              <w:marBottom w:val="0"/>
              <w:divBdr>
                <w:top w:val="none" w:sz="0" w:space="0" w:color="auto"/>
                <w:left w:val="none" w:sz="0" w:space="0" w:color="auto"/>
                <w:bottom w:val="none" w:sz="0" w:space="0" w:color="auto"/>
                <w:right w:val="none" w:sz="0" w:space="0" w:color="auto"/>
              </w:divBdr>
              <w:divsChild>
                <w:div w:id="135876727">
                  <w:marLeft w:val="0"/>
                  <w:marRight w:val="0"/>
                  <w:marTop w:val="30"/>
                  <w:marBottom w:val="30"/>
                  <w:divBdr>
                    <w:top w:val="none" w:sz="0" w:space="0" w:color="auto"/>
                    <w:left w:val="none" w:sz="0" w:space="0" w:color="auto"/>
                    <w:bottom w:val="none" w:sz="0" w:space="0" w:color="auto"/>
                    <w:right w:val="none" w:sz="0" w:space="0" w:color="auto"/>
                  </w:divBdr>
                  <w:divsChild>
                    <w:div w:id="215818764">
                      <w:marLeft w:val="0"/>
                      <w:marRight w:val="0"/>
                      <w:marTop w:val="0"/>
                      <w:marBottom w:val="0"/>
                      <w:divBdr>
                        <w:top w:val="none" w:sz="0" w:space="0" w:color="auto"/>
                        <w:left w:val="none" w:sz="0" w:space="0" w:color="auto"/>
                        <w:bottom w:val="none" w:sz="0" w:space="0" w:color="auto"/>
                        <w:right w:val="none" w:sz="0" w:space="0" w:color="auto"/>
                      </w:divBdr>
                      <w:divsChild>
                        <w:div w:id="1544058081">
                          <w:marLeft w:val="0"/>
                          <w:marRight w:val="0"/>
                          <w:marTop w:val="0"/>
                          <w:marBottom w:val="0"/>
                          <w:divBdr>
                            <w:top w:val="none" w:sz="0" w:space="0" w:color="auto"/>
                            <w:left w:val="none" w:sz="0" w:space="0" w:color="auto"/>
                            <w:bottom w:val="none" w:sz="0" w:space="0" w:color="auto"/>
                            <w:right w:val="none" w:sz="0" w:space="0" w:color="auto"/>
                          </w:divBdr>
                        </w:div>
                      </w:divsChild>
                    </w:div>
                    <w:div w:id="1825049219">
                      <w:marLeft w:val="0"/>
                      <w:marRight w:val="0"/>
                      <w:marTop w:val="0"/>
                      <w:marBottom w:val="0"/>
                      <w:divBdr>
                        <w:top w:val="none" w:sz="0" w:space="0" w:color="auto"/>
                        <w:left w:val="none" w:sz="0" w:space="0" w:color="auto"/>
                        <w:bottom w:val="none" w:sz="0" w:space="0" w:color="auto"/>
                        <w:right w:val="none" w:sz="0" w:space="0" w:color="auto"/>
                      </w:divBdr>
                      <w:divsChild>
                        <w:div w:id="122074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2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3408">
      <w:bodyDiv w:val="1"/>
      <w:marLeft w:val="0"/>
      <w:marRight w:val="0"/>
      <w:marTop w:val="0"/>
      <w:marBottom w:val="0"/>
      <w:divBdr>
        <w:top w:val="none" w:sz="0" w:space="0" w:color="auto"/>
        <w:left w:val="none" w:sz="0" w:space="0" w:color="auto"/>
        <w:bottom w:val="none" w:sz="0" w:space="0" w:color="auto"/>
        <w:right w:val="none" w:sz="0" w:space="0" w:color="auto"/>
      </w:divBdr>
      <w:divsChild>
        <w:div w:id="41027410">
          <w:marLeft w:val="0"/>
          <w:marRight w:val="0"/>
          <w:marTop w:val="0"/>
          <w:marBottom w:val="0"/>
          <w:divBdr>
            <w:top w:val="none" w:sz="0" w:space="0" w:color="auto"/>
            <w:left w:val="none" w:sz="0" w:space="0" w:color="auto"/>
            <w:bottom w:val="none" w:sz="0" w:space="0" w:color="auto"/>
            <w:right w:val="none" w:sz="0" w:space="0" w:color="auto"/>
          </w:divBdr>
          <w:divsChild>
            <w:div w:id="536813397">
              <w:marLeft w:val="0"/>
              <w:marRight w:val="0"/>
              <w:marTop w:val="0"/>
              <w:marBottom w:val="0"/>
              <w:divBdr>
                <w:top w:val="none" w:sz="0" w:space="0" w:color="auto"/>
                <w:left w:val="none" w:sz="0" w:space="0" w:color="auto"/>
                <w:bottom w:val="none" w:sz="0" w:space="0" w:color="auto"/>
                <w:right w:val="none" w:sz="0" w:space="0" w:color="auto"/>
              </w:divBdr>
            </w:div>
            <w:div w:id="792209925">
              <w:marLeft w:val="0"/>
              <w:marRight w:val="0"/>
              <w:marTop w:val="0"/>
              <w:marBottom w:val="0"/>
              <w:divBdr>
                <w:top w:val="none" w:sz="0" w:space="0" w:color="auto"/>
                <w:left w:val="none" w:sz="0" w:space="0" w:color="auto"/>
                <w:bottom w:val="none" w:sz="0" w:space="0" w:color="auto"/>
                <w:right w:val="none" w:sz="0" w:space="0" w:color="auto"/>
              </w:divBdr>
              <w:divsChild>
                <w:div w:id="1382555765">
                  <w:marLeft w:val="0"/>
                  <w:marRight w:val="0"/>
                  <w:marTop w:val="30"/>
                  <w:marBottom w:val="30"/>
                  <w:divBdr>
                    <w:top w:val="none" w:sz="0" w:space="0" w:color="auto"/>
                    <w:left w:val="none" w:sz="0" w:space="0" w:color="auto"/>
                    <w:bottom w:val="none" w:sz="0" w:space="0" w:color="auto"/>
                    <w:right w:val="none" w:sz="0" w:space="0" w:color="auto"/>
                  </w:divBdr>
                  <w:divsChild>
                    <w:div w:id="275066784">
                      <w:marLeft w:val="0"/>
                      <w:marRight w:val="0"/>
                      <w:marTop w:val="0"/>
                      <w:marBottom w:val="0"/>
                      <w:divBdr>
                        <w:top w:val="none" w:sz="0" w:space="0" w:color="auto"/>
                        <w:left w:val="none" w:sz="0" w:space="0" w:color="auto"/>
                        <w:bottom w:val="none" w:sz="0" w:space="0" w:color="auto"/>
                        <w:right w:val="none" w:sz="0" w:space="0" w:color="auto"/>
                      </w:divBdr>
                      <w:divsChild>
                        <w:div w:id="1245990818">
                          <w:marLeft w:val="0"/>
                          <w:marRight w:val="0"/>
                          <w:marTop w:val="0"/>
                          <w:marBottom w:val="0"/>
                          <w:divBdr>
                            <w:top w:val="none" w:sz="0" w:space="0" w:color="auto"/>
                            <w:left w:val="none" w:sz="0" w:space="0" w:color="auto"/>
                            <w:bottom w:val="none" w:sz="0" w:space="0" w:color="auto"/>
                            <w:right w:val="none" w:sz="0" w:space="0" w:color="auto"/>
                          </w:divBdr>
                        </w:div>
                      </w:divsChild>
                    </w:div>
                    <w:div w:id="505747633">
                      <w:marLeft w:val="0"/>
                      <w:marRight w:val="0"/>
                      <w:marTop w:val="0"/>
                      <w:marBottom w:val="0"/>
                      <w:divBdr>
                        <w:top w:val="none" w:sz="0" w:space="0" w:color="auto"/>
                        <w:left w:val="none" w:sz="0" w:space="0" w:color="auto"/>
                        <w:bottom w:val="none" w:sz="0" w:space="0" w:color="auto"/>
                        <w:right w:val="none" w:sz="0" w:space="0" w:color="auto"/>
                      </w:divBdr>
                      <w:divsChild>
                        <w:div w:id="2005861437">
                          <w:marLeft w:val="0"/>
                          <w:marRight w:val="0"/>
                          <w:marTop w:val="0"/>
                          <w:marBottom w:val="0"/>
                          <w:divBdr>
                            <w:top w:val="none" w:sz="0" w:space="0" w:color="auto"/>
                            <w:left w:val="none" w:sz="0" w:space="0" w:color="auto"/>
                            <w:bottom w:val="none" w:sz="0" w:space="0" w:color="auto"/>
                            <w:right w:val="none" w:sz="0" w:space="0" w:color="auto"/>
                          </w:divBdr>
                        </w:div>
                      </w:divsChild>
                    </w:div>
                    <w:div w:id="639726858">
                      <w:marLeft w:val="0"/>
                      <w:marRight w:val="0"/>
                      <w:marTop w:val="0"/>
                      <w:marBottom w:val="0"/>
                      <w:divBdr>
                        <w:top w:val="none" w:sz="0" w:space="0" w:color="auto"/>
                        <w:left w:val="none" w:sz="0" w:space="0" w:color="auto"/>
                        <w:bottom w:val="none" w:sz="0" w:space="0" w:color="auto"/>
                        <w:right w:val="none" w:sz="0" w:space="0" w:color="auto"/>
                      </w:divBdr>
                      <w:divsChild>
                        <w:div w:id="542055624">
                          <w:marLeft w:val="0"/>
                          <w:marRight w:val="0"/>
                          <w:marTop w:val="0"/>
                          <w:marBottom w:val="0"/>
                          <w:divBdr>
                            <w:top w:val="none" w:sz="0" w:space="0" w:color="auto"/>
                            <w:left w:val="none" w:sz="0" w:space="0" w:color="auto"/>
                            <w:bottom w:val="none" w:sz="0" w:space="0" w:color="auto"/>
                            <w:right w:val="none" w:sz="0" w:space="0" w:color="auto"/>
                          </w:divBdr>
                        </w:div>
                      </w:divsChild>
                    </w:div>
                    <w:div w:id="900796660">
                      <w:marLeft w:val="0"/>
                      <w:marRight w:val="0"/>
                      <w:marTop w:val="0"/>
                      <w:marBottom w:val="0"/>
                      <w:divBdr>
                        <w:top w:val="none" w:sz="0" w:space="0" w:color="auto"/>
                        <w:left w:val="none" w:sz="0" w:space="0" w:color="auto"/>
                        <w:bottom w:val="none" w:sz="0" w:space="0" w:color="auto"/>
                        <w:right w:val="none" w:sz="0" w:space="0" w:color="auto"/>
                      </w:divBdr>
                      <w:divsChild>
                        <w:div w:id="1138064044">
                          <w:marLeft w:val="0"/>
                          <w:marRight w:val="0"/>
                          <w:marTop w:val="0"/>
                          <w:marBottom w:val="0"/>
                          <w:divBdr>
                            <w:top w:val="none" w:sz="0" w:space="0" w:color="auto"/>
                            <w:left w:val="none" w:sz="0" w:space="0" w:color="auto"/>
                            <w:bottom w:val="none" w:sz="0" w:space="0" w:color="auto"/>
                            <w:right w:val="none" w:sz="0" w:space="0" w:color="auto"/>
                          </w:divBdr>
                        </w:div>
                      </w:divsChild>
                    </w:div>
                    <w:div w:id="1488011169">
                      <w:marLeft w:val="0"/>
                      <w:marRight w:val="0"/>
                      <w:marTop w:val="0"/>
                      <w:marBottom w:val="0"/>
                      <w:divBdr>
                        <w:top w:val="none" w:sz="0" w:space="0" w:color="auto"/>
                        <w:left w:val="none" w:sz="0" w:space="0" w:color="auto"/>
                        <w:bottom w:val="none" w:sz="0" w:space="0" w:color="auto"/>
                        <w:right w:val="none" w:sz="0" w:space="0" w:color="auto"/>
                      </w:divBdr>
                      <w:divsChild>
                        <w:div w:id="440489819">
                          <w:marLeft w:val="0"/>
                          <w:marRight w:val="0"/>
                          <w:marTop w:val="0"/>
                          <w:marBottom w:val="0"/>
                          <w:divBdr>
                            <w:top w:val="none" w:sz="0" w:space="0" w:color="auto"/>
                            <w:left w:val="none" w:sz="0" w:space="0" w:color="auto"/>
                            <w:bottom w:val="none" w:sz="0" w:space="0" w:color="auto"/>
                            <w:right w:val="none" w:sz="0" w:space="0" w:color="auto"/>
                          </w:divBdr>
                        </w:div>
                      </w:divsChild>
                    </w:div>
                    <w:div w:id="1851020268">
                      <w:marLeft w:val="0"/>
                      <w:marRight w:val="0"/>
                      <w:marTop w:val="0"/>
                      <w:marBottom w:val="0"/>
                      <w:divBdr>
                        <w:top w:val="none" w:sz="0" w:space="0" w:color="auto"/>
                        <w:left w:val="none" w:sz="0" w:space="0" w:color="auto"/>
                        <w:bottom w:val="none" w:sz="0" w:space="0" w:color="auto"/>
                        <w:right w:val="none" w:sz="0" w:space="0" w:color="auto"/>
                      </w:divBdr>
                      <w:divsChild>
                        <w:div w:id="3979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47841">
          <w:marLeft w:val="0"/>
          <w:marRight w:val="0"/>
          <w:marTop w:val="0"/>
          <w:marBottom w:val="0"/>
          <w:divBdr>
            <w:top w:val="none" w:sz="0" w:space="0" w:color="auto"/>
            <w:left w:val="none" w:sz="0" w:space="0" w:color="auto"/>
            <w:bottom w:val="none" w:sz="0" w:space="0" w:color="auto"/>
            <w:right w:val="none" w:sz="0" w:space="0" w:color="auto"/>
          </w:divBdr>
          <w:divsChild>
            <w:div w:id="1033578435">
              <w:marLeft w:val="0"/>
              <w:marRight w:val="0"/>
              <w:marTop w:val="0"/>
              <w:marBottom w:val="0"/>
              <w:divBdr>
                <w:top w:val="none" w:sz="0" w:space="0" w:color="auto"/>
                <w:left w:val="none" w:sz="0" w:space="0" w:color="auto"/>
                <w:bottom w:val="none" w:sz="0" w:space="0" w:color="auto"/>
                <w:right w:val="none" w:sz="0" w:space="0" w:color="auto"/>
              </w:divBdr>
            </w:div>
          </w:divsChild>
        </w:div>
        <w:div w:id="616376028">
          <w:marLeft w:val="0"/>
          <w:marRight w:val="0"/>
          <w:marTop w:val="0"/>
          <w:marBottom w:val="0"/>
          <w:divBdr>
            <w:top w:val="none" w:sz="0" w:space="0" w:color="auto"/>
            <w:left w:val="none" w:sz="0" w:space="0" w:color="auto"/>
            <w:bottom w:val="none" w:sz="0" w:space="0" w:color="auto"/>
            <w:right w:val="none" w:sz="0" w:space="0" w:color="auto"/>
          </w:divBdr>
          <w:divsChild>
            <w:div w:id="411970647">
              <w:marLeft w:val="0"/>
              <w:marRight w:val="0"/>
              <w:marTop w:val="0"/>
              <w:marBottom w:val="0"/>
              <w:divBdr>
                <w:top w:val="none" w:sz="0" w:space="0" w:color="auto"/>
                <w:left w:val="none" w:sz="0" w:space="0" w:color="auto"/>
                <w:bottom w:val="none" w:sz="0" w:space="0" w:color="auto"/>
                <w:right w:val="none" w:sz="0" w:space="0" w:color="auto"/>
              </w:divBdr>
            </w:div>
          </w:divsChild>
        </w:div>
        <w:div w:id="680622210">
          <w:marLeft w:val="0"/>
          <w:marRight w:val="0"/>
          <w:marTop w:val="0"/>
          <w:marBottom w:val="0"/>
          <w:divBdr>
            <w:top w:val="none" w:sz="0" w:space="0" w:color="auto"/>
            <w:left w:val="none" w:sz="0" w:space="0" w:color="auto"/>
            <w:bottom w:val="none" w:sz="0" w:space="0" w:color="auto"/>
            <w:right w:val="none" w:sz="0" w:space="0" w:color="auto"/>
          </w:divBdr>
          <w:divsChild>
            <w:div w:id="69811188">
              <w:marLeft w:val="0"/>
              <w:marRight w:val="0"/>
              <w:marTop w:val="0"/>
              <w:marBottom w:val="0"/>
              <w:divBdr>
                <w:top w:val="none" w:sz="0" w:space="0" w:color="auto"/>
                <w:left w:val="none" w:sz="0" w:space="0" w:color="auto"/>
                <w:bottom w:val="none" w:sz="0" w:space="0" w:color="auto"/>
                <w:right w:val="none" w:sz="0" w:space="0" w:color="auto"/>
              </w:divBdr>
            </w:div>
          </w:divsChild>
        </w:div>
        <w:div w:id="726415132">
          <w:marLeft w:val="0"/>
          <w:marRight w:val="0"/>
          <w:marTop w:val="0"/>
          <w:marBottom w:val="0"/>
          <w:divBdr>
            <w:top w:val="none" w:sz="0" w:space="0" w:color="auto"/>
            <w:left w:val="none" w:sz="0" w:space="0" w:color="auto"/>
            <w:bottom w:val="none" w:sz="0" w:space="0" w:color="auto"/>
            <w:right w:val="none" w:sz="0" w:space="0" w:color="auto"/>
          </w:divBdr>
          <w:divsChild>
            <w:div w:id="1460145281">
              <w:marLeft w:val="0"/>
              <w:marRight w:val="0"/>
              <w:marTop w:val="0"/>
              <w:marBottom w:val="0"/>
              <w:divBdr>
                <w:top w:val="none" w:sz="0" w:space="0" w:color="auto"/>
                <w:left w:val="none" w:sz="0" w:space="0" w:color="auto"/>
                <w:bottom w:val="none" w:sz="0" w:space="0" w:color="auto"/>
                <w:right w:val="none" w:sz="0" w:space="0" w:color="auto"/>
              </w:divBdr>
            </w:div>
          </w:divsChild>
        </w:div>
        <w:div w:id="1577402003">
          <w:marLeft w:val="0"/>
          <w:marRight w:val="0"/>
          <w:marTop w:val="0"/>
          <w:marBottom w:val="0"/>
          <w:divBdr>
            <w:top w:val="none" w:sz="0" w:space="0" w:color="auto"/>
            <w:left w:val="none" w:sz="0" w:space="0" w:color="auto"/>
            <w:bottom w:val="none" w:sz="0" w:space="0" w:color="auto"/>
            <w:right w:val="none" w:sz="0" w:space="0" w:color="auto"/>
          </w:divBdr>
          <w:divsChild>
            <w:div w:id="1930458099">
              <w:marLeft w:val="0"/>
              <w:marRight w:val="0"/>
              <w:marTop w:val="0"/>
              <w:marBottom w:val="0"/>
              <w:divBdr>
                <w:top w:val="none" w:sz="0" w:space="0" w:color="auto"/>
                <w:left w:val="none" w:sz="0" w:space="0" w:color="auto"/>
                <w:bottom w:val="none" w:sz="0" w:space="0" w:color="auto"/>
                <w:right w:val="none" w:sz="0" w:space="0" w:color="auto"/>
              </w:divBdr>
            </w:div>
            <w:div w:id="2015452673">
              <w:marLeft w:val="0"/>
              <w:marRight w:val="0"/>
              <w:marTop w:val="0"/>
              <w:marBottom w:val="0"/>
              <w:divBdr>
                <w:top w:val="none" w:sz="0" w:space="0" w:color="auto"/>
                <w:left w:val="none" w:sz="0" w:space="0" w:color="auto"/>
                <w:bottom w:val="none" w:sz="0" w:space="0" w:color="auto"/>
                <w:right w:val="none" w:sz="0" w:space="0" w:color="auto"/>
              </w:divBdr>
              <w:divsChild>
                <w:div w:id="459149460">
                  <w:marLeft w:val="0"/>
                  <w:marRight w:val="0"/>
                  <w:marTop w:val="30"/>
                  <w:marBottom w:val="30"/>
                  <w:divBdr>
                    <w:top w:val="none" w:sz="0" w:space="0" w:color="auto"/>
                    <w:left w:val="none" w:sz="0" w:space="0" w:color="auto"/>
                    <w:bottom w:val="none" w:sz="0" w:space="0" w:color="auto"/>
                    <w:right w:val="none" w:sz="0" w:space="0" w:color="auto"/>
                  </w:divBdr>
                  <w:divsChild>
                    <w:div w:id="1502157424">
                      <w:marLeft w:val="0"/>
                      <w:marRight w:val="0"/>
                      <w:marTop w:val="0"/>
                      <w:marBottom w:val="0"/>
                      <w:divBdr>
                        <w:top w:val="none" w:sz="0" w:space="0" w:color="auto"/>
                        <w:left w:val="none" w:sz="0" w:space="0" w:color="auto"/>
                        <w:bottom w:val="none" w:sz="0" w:space="0" w:color="auto"/>
                        <w:right w:val="none" w:sz="0" w:space="0" w:color="auto"/>
                      </w:divBdr>
                      <w:divsChild>
                        <w:div w:id="1310596978">
                          <w:marLeft w:val="0"/>
                          <w:marRight w:val="0"/>
                          <w:marTop w:val="0"/>
                          <w:marBottom w:val="0"/>
                          <w:divBdr>
                            <w:top w:val="none" w:sz="0" w:space="0" w:color="auto"/>
                            <w:left w:val="none" w:sz="0" w:space="0" w:color="auto"/>
                            <w:bottom w:val="none" w:sz="0" w:space="0" w:color="auto"/>
                            <w:right w:val="none" w:sz="0" w:space="0" w:color="auto"/>
                          </w:divBdr>
                        </w:div>
                      </w:divsChild>
                    </w:div>
                    <w:div w:id="2146578959">
                      <w:marLeft w:val="0"/>
                      <w:marRight w:val="0"/>
                      <w:marTop w:val="0"/>
                      <w:marBottom w:val="0"/>
                      <w:divBdr>
                        <w:top w:val="none" w:sz="0" w:space="0" w:color="auto"/>
                        <w:left w:val="none" w:sz="0" w:space="0" w:color="auto"/>
                        <w:bottom w:val="none" w:sz="0" w:space="0" w:color="auto"/>
                        <w:right w:val="none" w:sz="0" w:space="0" w:color="auto"/>
                      </w:divBdr>
                      <w:divsChild>
                        <w:div w:id="101195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840418">
          <w:marLeft w:val="0"/>
          <w:marRight w:val="0"/>
          <w:marTop w:val="0"/>
          <w:marBottom w:val="0"/>
          <w:divBdr>
            <w:top w:val="none" w:sz="0" w:space="0" w:color="auto"/>
            <w:left w:val="none" w:sz="0" w:space="0" w:color="auto"/>
            <w:bottom w:val="none" w:sz="0" w:space="0" w:color="auto"/>
            <w:right w:val="none" w:sz="0" w:space="0" w:color="auto"/>
          </w:divBdr>
          <w:divsChild>
            <w:div w:id="967861932">
              <w:marLeft w:val="0"/>
              <w:marRight w:val="0"/>
              <w:marTop w:val="0"/>
              <w:marBottom w:val="0"/>
              <w:divBdr>
                <w:top w:val="none" w:sz="0" w:space="0" w:color="auto"/>
                <w:left w:val="none" w:sz="0" w:space="0" w:color="auto"/>
                <w:bottom w:val="none" w:sz="0" w:space="0" w:color="auto"/>
                <w:right w:val="none" w:sz="0" w:space="0" w:color="auto"/>
              </w:divBdr>
            </w:div>
          </w:divsChild>
        </w:div>
        <w:div w:id="2100133410">
          <w:marLeft w:val="0"/>
          <w:marRight w:val="0"/>
          <w:marTop w:val="0"/>
          <w:marBottom w:val="0"/>
          <w:divBdr>
            <w:top w:val="none" w:sz="0" w:space="0" w:color="auto"/>
            <w:left w:val="none" w:sz="0" w:space="0" w:color="auto"/>
            <w:bottom w:val="none" w:sz="0" w:space="0" w:color="auto"/>
            <w:right w:val="none" w:sz="0" w:space="0" w:color="auto"/>
          </w:divBdr>
          <w:divsChild>
            <w:div w:id="14025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6535">
      <w:bodyDiv w:val="1"/>
      <w:marLeft w:val="0"/>
      <w:marRight w:val="0"/>
      <w:marTop w:val="0"/>
      <w:marBottom w:val="0"/>
      <w:divBdr>
        <w:top w:val="none" w:sz="0" w:space="0" w:color="auto"/>
        <w:left w:val="none" w:sz="0" w:space="0" w:color="auto"/>
        <w:bottom w:val="none" w:sz="0" w:space="0" w:color="auto"/>
        <w:right w:val="none" w:sz="0" w:space="0" w:color="auto"/>
      </w:divBdr>
      <w:divsChild>
        <w:div w:id="505219120">
          <w:marLeft w:val="0"/>
          <w:marRight w:val="0"/>
          <w:marTop w:val="0"/>
          <w:marBottom w:val="0"/>
          <w:divBdr>
            <w:top w:val="none" w:sz="0" w:space="0" w:color="auto"/>
            <w:left w:val="none" w:sz="0" w:space="0" w:color="auto"/>
            <w:bottom w:val="none" w:sz="0" w:space="0" w:color="auto"/>
            <w:right w:val="none" w:sz="0" w:space="0" w:color="auto"/>
          </w:divBdr>
          <w:divsChild>
            <w:div w:id="59645554">
              <w:marLeft w:val="0"/>
              <w:marRight w:val="0"/>
              <w:marTop w:val="0"/>
              <w:marBottom w:val="0"/>
              <w:divBdr>
                <w:top w:val="none" w:sz="0" w:space="0" w:color="auto"/>
                <w:left w:val="none" w:sz="0" w:space="0" w:color="auto"/>
                <w:bottom w:val="none" w:sz="0" w:space="0" w:color="auto"/>
                <w:right w:val="none" w:sz="0" w:space="0" w:color="auto"/>
              </w:divBdr>
            </w:div>
            <w:div w:id="88813456">
              <w:marLeft w:val="0"/>
              <w:marRight w:val="0"/>
              <w:marTop w:val="0"/>
              <w:marBottom w:val="0"/>
              <w:divBdr>
                <w:top w:val="none" w:sz="0" w:space="0" w:color="auto"/>
                <w:left w:val="none" w:sz="0" w:space="0" w:color="auto"/>
                <w:bottom w:val="none" w:sz="0" w:space="0" w:color="auto"/>
                <w:right w:val="none" w:sz="0" w:space="0" w:color="auto"/>
              </w:divBdr>
            </w:div>
            <w:div w:id="825167102">
              <w:marLeft w:val="0"/>
              <w:marRight w:val="0"/>
              <w:marTop w:val="0"/>
              <w:marBottom w:val="0"/>
              <w:divBdr>
                <w:top w:val="none" w:sz="0" w:space="0" w:color="auto"/>
                <w:left w:val="none" w:sz="0" w:space="0" w:color="auto"/>
                <w:bottom w:val="none" w:sz="0" w:space="0" w:color="auto"/>
                <w:right w:val="none" w:sz="0" w:space="0" w:color="auto"/>
              </w:divBdr>
            </w:div>
          </w:divsChild>
        </w:div>
        <w:div w:id="1394885552">
          <w:marLeft w:val="0"/>
          <w:marRight w:val="0"/>
          <w:marTop w:val="0"/>
          <w:marBottom w:val="0"/>
          <w:divBdr>
            <w:top w:val="none" w:sz="0" w:space="0" w:color="auto"/>
            <w:left w:val="none" w:sz="0" w:space="0" w:color="auto"/>
            <w:bottom w:val="none" w:sz="0" w:space="0" w:color="auto"/>
            <w:right w:val="none" w:sz="0" w:space="0" w:color="auto"/>
          </w:divBdr>
          <w:divsChild>
            <w:div w:id="1231428089">
              <w:marLeft w:val="0"/>
              <w:marRight w:val="0"/>
              <w:marTop w:val="0"/>
              <w:marBottom w:val="0"/>
              <w:divBdr>
                <w:top w:val="none" w:sz="0" w:space="0" w:color="auto"/>
                <w:left w:val="none" w:sz="0" w:space="0" w:color="auto"/>
                <w:bottom w:val="none" w:sz="0" w:space="0" w:color="auto"/>
                <w:right w:val="none" w:sz="0" w:space="0" w:color="auto"/>
              </w:divBdr>
            </w:div>
            <w:div w:id="1480270495">
              <w:marLeft w:val="0"/>
              <w:marRight w:val="0"/>
              <w:marTop w:val="0"/>
              <w:marBottom w:val="0"/>
              <w:divBdr>
                <w:top w:val="none" w:sz="0" w:space="0" w:color="auto"/>
                <w:left w:val="none" w:sz="0" w:space="0" w:color="auto"/>
                <w:bottom w:val="none" w:sz="0" w:space="0" w:color="auto"/>
                <w:right w:val="none" w:sz="0" w:space="0" w:color="auto"/>
              </w:divBdr>
            </w:div>
            <w:div w:id="18689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0850">
      <w:bodyDiv w:val="1"/>
      <w:marLeft w:val="0"/>
      <w:marRight w:val="0"/>
      <w:marTop w:val="0"/>
      <w:marBottom w:val="0"/>
      <w:divBdr>
        <w:top w:val="none" w:sz="0" w:space="0" w:color="auto"/>
        <w:left w:val="none" w:sz="0" w:space="0" w:color="auto"/>
        <w:bottom w:val="none" w:sz="0" w:space="0" w:color="auto"/>
        <w:right w:val="none" w:sz="0" w:space="0" w:color="auto"/>
      </w:divBdr>
      <w:divsChild>
        <w:div w:id="113641713">
          <w:marLeft w:val="0"/>
          <w:marRight w:val="0"/>
          <w:marTop w:val="0"/>
          <w:marBottom w:val="0"/>
          <w:divBdr>
            <w:top w:val="none" w:sz="0" w:space="0" w:color="auto"/>
            <w:left w:val="none" w:sz="0" w:space="0" w:color="auto"/>
            <w:bottom w:val="none" w:sz="0" w:space="0" w:color="auto"/>
            <w:right w:val="none" w:sz="0" w:space="0" w:color="auto"/>
          </w:divBdr>
          <w:divsChild>
            <w:div w:id="738330254">
              <w:marLeft w:val="0"/>
              <w:marRight w:val="0"/>
              <w:marTop w:val="0"/>
              <w:marBottom w:val="0"/>
              <w:divBdr>
                <w:top w:val="none" w:sz="0" w:space="0" w:color="auto"/>
                <w:left w:val="none" w:sz="0" w:space="0" w:color="auto"/>
                <w:bottom w:val="none" w:sz="0" w:space="0" w:color="auto"/>
                <w:right w:val="none" w:sz="0" w:space="0" w:color="auto"/>
              </w:divBdr>
            </w:div>
          </w:divsChild>
        </w:div>
        <w:div w:id="156697697">
          <w:marLeft w:val="0"/>
          <w:marRight w:val="0"/>
          <w:marTop w:val="0"/>
          <w:marBottom w:val="0"/>
          <w:divBdr>
            <w:top w:val="none" w:sz="0" w:space="0" w:color="auto"/>
            <w:left w:val="none" w:sz="0" w:space="0" w:color="auto"/>
            <w:bottom w:val="none" w:sz="0" w:space="0" w:color="auto"/>
            <w:right w:val="none" w:sz="0" w:space="0" w:color="auto"/>
          </w:divBdr>
          <w:divsChild>
            <w:div w:id="1281491314">
              <w:marLeft w:val="0"/>
              <w:marRight w:val="0"/>
              <w:marTop w:val="0"/>
              <w:marBottom w:val="0"/>
              <w:divBdr>
                <w:top w:val="none" w:sz="0" w:space="0" w:color="auto"/>
                <w:left w:val="none" w:sz="0" w:space="0" w:color="auto"/>
                <w:bottom w:val="none" w:sz="0" w:space="0" w:color="auto"/>
                <w:right w:val="none" w:sz="0" w:space="0" w:color="auto"/>
              </w:divBdr>
            </w:div>
          </w:divsChild>
        </w:div>
        <w:div w:id="299267538">
          <w:marLeft w:val="0"/>
          <w:marRight w:val="0"/>
          <w:marTop w:val="0"/>
          <w:marBottom w:val="0"/>
          <w:divBdr>
            <w:top w:val="none" w:sz="0" w:space="0" w:color="auto"/>
            <w:left w:val="none" w:sz="0" w:space="0" w:color="auto"/>
            <w:bottom w:val="none" w:sz="0" w:space="0" w:color="auto"/>
            <w:right w:val="none" w:sz="0" w:space="0" w:color="auto"/>
          </w:divBdr>
          <w:divsChild>
            <w:div w:id="2031493179">
              <w:marLeft w:val="0"/>
              <w:marRight w:val="0"/>
              <w:marTop w:val="0"/>
              <w:marBottom w:val="0"/>
              <w:divBdr>
                <w:top w:val="none" w:sz="0" w:space="0" w:color="auto"/>
                <w:left w:val="none" w:sz="0" w:space="0" w:color="auto"/>
                <w:bottom w:val="none" w:sz="0" w:space="0" w:color="auto"/>
                <w:right w:val="none" w:sz="0" w:space="0" w:color="auto"/>
              </w:divBdr>
            </w:div>
          </w:divsChild>
        </w:div>
        <w:div w:id="351566895">
          <w:marLeft w:val="0"/>
          <w:marRight w:val="0"/>
          <w:marTop w:val="0"/>
          <w:marBottom w:val="0"/>
          <w:divBdr>
            <w:top w:val="none" w:sz="0" w:space="0" w:color="auto"/>
            <w:left w:val="none" w:sz="0" w:space="0" w:color="auto"/>
            <w:bottom w:val="none" w:sz="0" w:space="0" w:color="auto"/>
            <w:right w:val="none" w:sz="0" w:space="0" w:color="auto"/>
          </w:divBdr>
          <w:divsChild>
            <w:div w:id="373696732">
              <w:marLeft w:val="0"/>
              <w:marRight w:val="0"/>
              <w:marTop w:val="0"/>
              <w:marBottom w:val="0"/>
              <w:divBdr>
                <w:top w:val="none" w:sz="0" w:space="0" w:color="auto"/>
                <w:left w:val="none" w:sz="0" w:space="0" w:color="auto"/>
                <w:bottom w:val="none" w:sz="0" w:space="0" w:color="auto"/>
                <w:right w:val="none" w:sz="0" w:space="0" w:color="auto"/>
              </w:divBdr>
            </w:div>
          </w:divsChild>
        </w:div>
        <w:div w:id="740099373">
          <w:marLeft w:val="0"/>
          <w:marRight w:val="0"/>
          <w:marTop w:val="0"/>
          <w:marBottom w:val="0"/>
          <w:divBdr>
            <w:top w:val="none" w:sz="0" w:space="0" w:color="auto"/>
            <w:left w:val="none" w:sz="0" w:space="0" w:color="auto"/>
            <w:bottom w:val="none" w:sz="0" w:space="0" w:color="auto"/>
            <w:right w:val="none" w:sz="0" w:space="0" w:color="auto"/>
          </w:divBdr>
          <w:divsChild>
            <w:div w:id="702024917">
              <w:marLeft w:val="0"/>
              <w:marRight w:val="0"/>
              <w:marTop w:val="0"/>
              <w:marBottom w:val="0"/>
              <w:divBdr>
                <w:top w:val="none" w:sz="0" w:space="0" w:color="auto"/>
                <w:left w:val="none" w:sz="0" w:space="0" w:color="auto"/>
                <w:bottom w:val="none" w:sz="0" w:space="0" w:color="auto"/>
                <w:right w:val="none" w:sz="0" w:space="0" w:color="auto"/>
              </w:divBdr>
              <w:divsChild>
                <w:div w:id="1218011801">
                  <w:marLeft w:val="0"/>
                  <w:marRight w:val="0"/>
                  <w:marTop w:val="30"/>
                  <w:marBottom w:val="30"/>
                  <w:divBdr>
                    <w:top w:val="none" w:sz="0" w:space="0" w:color="auto"/>
                    <w:left w:val="none" w:sz="0" w:space="0" w:color="auto"/>
                    <w:bottom w:val="none" w:sz="0" w:space="0" w:color="auto"/>
                    <w:right w:val="none" w:sz="0" w:space="0" w:color="auto"/>
                  </w:divBdr>
                  <w:divsChild>
                    <w:div w:id="591284896">
                      <w:marLeft w:val="0"/>
                      <w:marRight w:val="0"/>
                      <w:marTop w:val="0"/>
                      <w:marBottom w:val="0"/>
                      <w:divBdr>
                        <w:top w:val="none" w:sz="0" w:space="0" w:color="auto"/>
                        <w:left w:val="none" w:sz="0" w:space="0" w:color="auto"/>
                        <w:bottom w:val="none" w:sz="0" w:space="0" w:color="auto"/>
                        <w:right w:val="none" w:sz="0" w:space="0" w:color="auto"/>
                      </w:divBdr>
                      <w:divsChild>
                        <w:div w:id="394011071">
                          <w:marLeft w:val="0"/>
                          <w:marRight w:val="0"/>
                          <w:marTop w:val="0"/>
                          <w:marBottom w:val="0"/>
                          <w:divBdr>
                            <w:top w:val="none" w:sz="0" w:space="0" w:color="auto"/>
                            <w:left w:val="none" w:sz="0" w:space="0" w:color="auto"/>
                            <w:bottom w:val="none" w:sz="0" w:space="0" w:color="auto"/>
                            <w:right w:val="none" w:sz="0" w:space="0" w:color="auto"/>
                          </w:divBdr>
                        </w:div>
                      </w:divsChild>
                    </w:div>
                    <w:div w:id="1531993762">
                      <w:marLeft w:val="0"/>
                      <w:marRight w:val="0"/>
                      <w:marTop w:val="0"/>
                      <w:marBottom w:val="0"/>
                      <w:divBdr>
                        <w:top w:val="none" w:sz="0" w:space="0" w:color="auto"/>
                        <w:left w:val="none" w:sz="0" w:space="0" w:color="auto"/>
                        <w:bottom w:val="none" w:sz="0" w:space="0" w:color="auto"/>
                        <w:right w:val="none" w:sz="0" w:space="0" w:color="auto"/>
                      </w:divBdr>
                      <w:divsChild>
                        <w:div w:id="2110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719962">
              <w:marLeft w:val="0"/>
              <w:marRight w:val="0"/>
              <w:marTop w:val="0"/>
              <w:marBottom w:val="0"/>
              <w:divBdr>
                <w:top w:val="none" w:sz="0" w:space="0" w:color="auto"/>
                <w:left w:val="none" w:sz="0" w:space="0" w:color="auto"/>
                <w:bottom w:val="none" w:sz="0" w:space="0" w:color="auto"/>
                <w:right w:val="none" w:sz="0" w:space="0" w:color="auto"/>
              </w:divBdr>
            </w:div>
          </w:divsChild>
        </w:div>
        <w:div w:id="824706816">
          <w:marLeft w:val="0"/>
          <w:marRight w:val="0"/>
          <w:marTop w:val="0"/>
          <w:marBottom w:val="0"/>
          <w:divBdr>
            <w:top w:val="none" w:sz="0" w:space="0" w:color="auto"/>
            <w:left w:val="none" w:sz="0" w:space="0" w:color="auto"/>
            <w:bottom w:val="none" w:sz="0" w:space="0" w:color="auto"/>
            <w:right w:val="none" w:sz="0" w:space="0" w:color="auto"/>
          </w:divBdr>
          <w:divsChild>
            <w:div w:id="256448204">
              <w:marLeft w:val="0"/>
              <w:marRight w:val="0"/>
              <w:marTop w:val="0"/>
              <w:marBottom w:val="0"/>
              <w:divBdr>
                <w:top w:val="none" w:sz="0" w:space="0" w:color="auto"/>
                <w:left w:val="none" w:sz="0" w:space="0" w:color="auto"/>
                <w:bottom w:val="none" w:sz="0" w:space="0" w:color="auto"/>
                <w:right w:val="none" w:sz="0" w:space="0" w:color="auto"/>
              </w:divBdr>
            </w:div>
          </w:divsChild>
        </w:div>
        <w:div w:id="1375615337">
          <w:marLeft w:val="0"/>
          <w:marRight w:val="0"/>
          <w:marTop w:val="0"/>
          <w:marBottom w:val="0"/>
          <w:divBdr>
            <w:top w:val="none" w:sz="0" w:space="0" w:color="auto"/>
            <w:left w:val="none" w:sz="0" w:space="0" w:color="auto"/>
            <w:bottom w:val="none" w:sz="0" w:space="0" w:color="auto"/>
            <w:right w:val="none" w:sz="0" w:space="0" w:color="auto"/>
          </w:divBdr>
          <w:divsChild>
            <w:div w:id="290134563">
              <w:marLeft w:val="0"/>
              <w:marRight w:val="0"/>
              <w:marTop w:val="0"/>
              <w:marBottom w:val="0"/>
              <w:divBdr>
                <w:top w:val="none" w:sz="0" w:space="0" w:color="auto"/>
                <w:left w:val="none" w:sz="0" w:space="0" w:color="auto"/>
                <w:bottom w:val="none" w:sz="0" w:space="0" w:color="auto"/>
                <w:right w:val="none" w:sz="0" w:space="0" w:color="auto"/>
              </w:divBdr>
            </w:div>
          </w:divsChild>
        </w:div>
        <w:div w:id="1673290119">
          <w:marLeft w:val="0"/>
          <w:marRight w:val="0"/>
          <w:marTop w:val="0"/>
          <w:marBottom w:val="0"/>
          <w:divBdr>
            <w:top w:val="none" w:sz="0" w:space="0" w:color="auto"/>
            <w:left w:val="none" w:sz="0" w:space="0" w:color="auto"/>
            <w:bottom w:val="none" w:sz="0" w:space="0" w:color="auto"/>
            <w:right w:val="none" w:sz="0" w:space="0" w:color="auto"/>
          </w:divBdr>
          <w:divsChild>
            <w:div w:id="1265458065">
              <w:marLeft w:val="0"/>
              <w:marRight w:val="0"/>
              <w:marTop w:val="0"/>
              <w:marBottom w:val="0"/>
              <w:divBdr>
                <w:top w:val="none" w:sz="0" w:space="0" w:color="auto"/>
                <w:left w:val="none" w:sz="0" w:space="0" w:color="auto"/>
                <w:bottom w:val="none" w:sz="0" w:space="0" w:color="auto"/>
                <w:right w:val="none" w:sz="0" w:space="0" w:color="auto"/>
              </w:divBdr>
            </w:div>
            <w:div w:id="1917860887">
              <w:marLeft w:val="0"/>
              <w:marRight w:val="0"/>
              <w:marTop w:val="0"/>
              <w:marBottom w:val="0"/>
              <w:divBdr>
                <w:top w:val="none" w:sz="0" w:space="0" w:color="auto"/>
                <w:left w:val="none" w:sz="0" w:space="0" w:color="auto"/>
                <w:bottom w:val="none" w:sz="0" w:space="0" w:color="auto"/>
                <w:right w:val="none" w:sz="0" w:space="0" w:color="auto"/>
              </w:divBdr>
              <w:divsChild>
                <w:div w:id="1162426111">
                  <w:marLeft w:val="0"/>
                  <w:marRight w:val="0"/>
                  <w:marTop w:val="30"/>
                  <w:marBottom w:val="30"/>
                  <w:divBdr>
                    <w:top w:val="none" w:sz="0" w:space="0" w:color="auto"/>
                    <w:left w:val="none" w:sz="0" w:space="0" w:color="auto"/>
                    <w:bottom w:val="none" w:sz="0" w:space="0" w:color="auto"/>
                    <w:right w:val="none" w:sz="0" w:space="0" w:color="auto"/>
                  </w:divBdr>
                  <w:divsChild>
                    <w:div w:id="1154030120">
                      <w:marLeft w:val="0"/>
                      <w:marRight w:val="0"/>
                      <w:marTop w:val="0"/>
                      <w:marBottom w:val="0"/>
                      <w:divBdr>
                        <w:top w:val="none" w:sz="0" w:space="0" w:color="auto"/>
                        <w:left w:val="none" w:sz="0" w:space="0" w:color="auto"/>
                        <w:bottom w:val="none" w:sz="0" w:space="0" w:color="auto"/>
                        <w:right w:val="none" w:sz="0" w:space="0" w:color="auto"/>
                      </w:divBdr>
                      <w:divsChild>
                        <w:div w:id="402413542">
                          <w:marLeft w:val="0"/>
                          <w:marRight w:val="0"/>
                          <w:marTop w:val="0"/>
                          <w:marBottom w:val="0"/>
                          <w:divBdr>
                            <w:top w:val="none" w:sz="0" w:space="0" w:color="auto"/>
                            <w:left w:val="none" w:sz="0" w:space="0" w:color="auto"/>
                            <w:bottom w:val="none" w:sz="0" w:space="0" w:color="auto"/>
                            <w:right w:val="none" w:sz="0" w:space="0" w:color="auto"/>
                          </w:divBdr>
                        </w:div>
                      </w:divsChild>
                    </w:div>
                    <w:div w:id="1348755019">
                      <w:marLeft w:val="0"/>
                      <w:marRight w:val="0"/>
                      <w:marTop w:val="0"/>
                      <w:marBottom w:val="0"/>
                      <w:divBdr>
                        <w:top w:val="none" w:sz="0" w:space="0" w:color="auto"/>
                        <w:left w:val="none" w:sz="0" w:space="0" w:color="auto"/>
                        <w:bottom w:val="none" w:sz="0" w:space="0" w:color="auto"/>
                        <w:right w:val="none" w:sz="0" w:space="0" w:color="auto"/>
                      </w:divBdr>
                      <w:divsChild>
                        <w:div w:id="63938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0191137">
      <w:bodyDiv w:val="1"/>
      <w:marLeft w:val="0"/>
      <w:marRight w:val="0"/>
      <w:marTop w:val="0"/>
      <w:marBottom w:val="0"/>
      <w:divBdr>
        <w:top w:val="none" w:sz="0" w:space="0" w:color="auto"/>
        <w:left w:val="none" w:sz="0" w:space="0" w:color="auto"/>
        <w:bottom w:val="none" w:sz="0" w:space="0" w:color="auto"/>
        <w:right w:val="none" w:sz="0" w:space="0" w:color="auto"/>
      </w:divBdr>
      <w:divsChild>
        <w:div w:id="488328775">
          <w:marLeft w:val="0"/>
          <w:marRight w:val="0"/>
          <w:marTop w:val="0"/>
          <w:marBottom w:val="0"/>
          <w:divBdr>
            <w:top w:val="none" w:sz="0" w:space="0" w:color="auto"/>
            <w:left w:val="none" w:sz="0" w:space="0" w:color="auto"/>
            <w:bottom w:val="none" w:sz="0" w:space="0" w:color="auto"/>
            <w:right w:val="none" w:sz="0" w:space="0" w:color="auto"/>
          </w:divBdr>
          <w:divsChild>
            <w:div w:id="1577089914">
              <w:marLeft w:val="0"/>
              <w:marRight w:val="0"/>
              <w:marTop w:val="0"/>
              <w:marBottom w:val="0"/>
              <w:divBdr>
                <w:top w:val="none" w:sz="0" w:space="0" w:color="auto"/>
                <w:left w:val="none" w:sz="0" w:space="0" w:color="auto"/>
                <w:bottom w:val="none" w:sz="0" w:space="0" w:color="auto"/>
                <w:right w:val="none" w:sz="0" w:space="0" w:color="auto"/>
              </w:divBdr>
            </w:div>
          </w:divsChild>
        </w:div>
        <w:div w:id="655450989">
          <w:marLeft w:val="0"/>
          <w:marRight w:val="0"/>
          <w:marTop w:val="0"/>
          <w:marBottom w:val="0"/>
          <w:divBdr>
            <w:top w:val="none" w:sz="0" w:space="0" w:color="auto"/>
            <w:left w:val="none" w:sz="0" w:space="0" w:color="auto"/>
            <w:bottom w:val="none" w:sz="0" w:space="0" w:color="auto"/>
            <w:right w:val="none" w:sz="0" w:space="0" w:color="auto"/>
          </w:divBdr>
          <w:divsChild>
            <w:div w:id="169685550">
              <w:marLeft w:val="0"/>
              <w:marRight w:val="0"/>
              <w:marTop w:val="0"/>
              <w:marBottom w:val="0"/>
              <w:divBdr>
                <w:top w:val="none" w:sz="0" w:space="0" w:color="auto"/>
                <w:left w:val="none" w:sz="0" w:space="0" w:color="auto"/>
                <w:bottom w:val="none" w:sz="0" w:space="0" w:color="auto"/>
                <w:right w:val="none" w:sz="0" w:space="0" w:color="auto"/>
              </w:divBdr>
            </w:div>
          </w:divsChild>
        </w:div>
        <w:div w:id="751240278">
          <w:marLeft w:val="0"/>
          <w:marRight w:val="0"/>
          <w:marTop w:val="0"/>
          <w:marBottom w:val="0"/>
          <w:divBdr>
            <w:top w:val="none" w:sz="0" w:space="0" w:color="auto"/>
            <w:left w:val="none" w:sz="0" w:space="0" w:color="auto"/>
            <w:bottom w:val="none" w:sz="0" w:space="0" w:color="auto"/>
            <w:right w:val="none" w:sz="0" w:space="0" w:color="auto"/>
          </w:divBdr>
          <w:divsChild>
            <w:div w:id="1996832920">
              <w:marLeft w:val="0"/>
              <w:marRight w:val="0"/>
              <w:marTop w:val="0"/>
              <w:marBottom w:val="0"/>
              <w:divBdr>
                <w:top w:val="none" w:sz="0" w:space="0" w:color="auto"/>
                <w:left w:val="none" w:sz="0" w:space="0" w:color="auto"/>
                <w:bottom w:val="none" w:sz="0" w:space="0" w:color="auto"/>
                <w:right w:val="none" w:sz="0" w:space="0" w:color="auto"/>
              </w:divBdr>
            </w:div>
          </w:divsChild>
        </w:div>
        <w:div w:id="928655673">
          <w:marLeft w:val="0"/>
          <w:marRight w:val="0"/>
          <w:marTop w:val="0"/>
          <w:marBottom w:val="0"/>
          <w:divBdr>
            <w:top w:val="none" w:sz="0" w:space="0" w:color="auto"/>
            <w:left w:val="none" w:sz="0" w:space="0" w:color="auto"/>
            <w:bottom w:val="none" w:sz="0" w:space="0" w:color="auto"/>
            <w:right w:val="none" w:sz="0" w:space="0" w:color="auto"/>
          </w:divBdr>
          <w:divsChild>
            <w:div w:id="720010463">
              <w:marLeft w:val="0"/>
              <w:marRight w:val="0"/>
              <w:marTop w:val="0"/>
              <w:marBottom w:val="0"/>
              <w:divBdr>
                <w:top w:val="none" w:sz="0" w:space="0" w:color="auto"/>
                <w:left w:val="none" w:sz="0" w:space="0" w:color="auto"/>
                <w:bottom w:val="none" w:sz="0" w:space="0" w:color="auto"/>
                <w:right w:val="none" w:sz="0" w:space="0" w:color="auto"/>
              </w:divBdr>
            </w:div>
          </w:divsChild>
        </w:div>
        <w:div w:id="983201637">
          <w:marLeft w:val="0"/>
          <w:marRight w:val="0"/>
          <w:marTop w:val="0"/>
          <w:marBottom w:val="0"/>
          <w:divBdr>
            <w:top w:val="none" w:sz="0" w:space="0" w:color="auto"/>
            <w:left w:val="none" w:sz="0" w:space="0" w:color="auto"/>
            <w:bottom w:val="none" w:sz="0" w:space="0" w:color="auto"/>
            <w:right w:val="none" w:sz="0" w:space="0" w:color="auto"/>
          </w:divBdr>
          <w:divsChild>
            <w:div w:id="196623272">
              <w:marLeft w:val="0"/>
              <w:marRight w:val="0"/>
              <w:marTop w:val="0"/>
              <w:marBottom w:val="0"/>
              <w:divBdr>
                <w:top w:val="none" w:sz="0" w:space="0" w:color="auto"/>
                <w:left w:val="none" w:sz="0" w:space="0" w:color="auto"/>
                <w:bottom w:val="none" w:sz="0" w:space="0" w:color="auto"/>
                <w:right w:val="none" w:sz="0" w:space="0" w:color="auto"/>
              </w:divBdr>
            </w:div>
          </w:divsChild>
        </w:div>
        <w:div w:id="1054309201">
          <w:marLeft w:val="0"/>
          <w:marRight w:val="0"/>
          <w:marTop w:val="0"/>
          <w:marBottom w:val="0"/>
          <w:divBdr>
            <w:top w:val="none" w:sz="0" w:space="0" w:color="auto"/>
            <w:left w:val="none" w:sz="0" w:space="0" w:color="auto"/>
            <w:bottom w:val="none" w:sz="0" w:space="0" w:color="auto"/>
            <w:right w:val="none" w:sz="0" w:space="0" w:color="auto"/>
          </w:divBdr>
          <w:divsChild>
            <w:div w:id="762645111">
              <w:marLeft w:val="0"/>
              <w:marRight w:val="0"/>
              <w:marTop w:val="0"/>
              <w:marBottom w:val="0"/>
              <w:divBdr>
                <w:top w:val="none" w:sz="0" w:space="0" w:color="auto"/>
                <w:left w:val="none" w:sz="0" w:space="0" w:color="auto"/>
                <w:bottom w:val="none" w:sz="0" w:space="0" w:color="auto"/>
                <w:right w:val="none" w:sz="0" w:space="0" w:color="auto"/>
              </w:divBdr>
              <w:divsChild>
                <w:div w:id="1077939005">
                  <w:marLeft w:val="0"/>
                  <w:marRight w:val="0"/>
                  <w:marTop w:val="30"/>
                  <w:marBottom w:val="30"/>
                  <w:divBdr>
                    <w:top w:val="none" w:sz="0" w:space="0" w:color="auto"/>
                    <w:left w:val="none" w:sz="0" w:space="0" w:color="auto"/>
                    <w:bottom w:val="none" w:sz="0" w:space="0" w:color="auto"/>
                    <w:right w:val="none" w:sz="0" w:space="0" w:color="auto"/>
                  </w:divBdr>
                  <w:divsChild>
                    <w:div w:id="587664989">
                      <w:marLeft w:val="0"/>
                      <w:marRight w:val="0"/>
                      <w:marTop w:val="0"/>
                      <w:marBottom w:val="0"/>
                      <w:divBdr>
                        <w:top w:val="none" w:sz="0" w:space="0" w:color="auto"/>
                        <w:left w:val="none" w:sz="0" w:space="0" w:color="auto"/>
                        <w:bottom w:val="none" w:sz="0" w:space="0" w:color="auto"/>
                        <w:right w:val="none" w:sz="0" w:space="0" w:color="auto"/>
                      </w:divBdr>
                      <w:divsChild>
                        <w:div w:id="443111378">
                          <w:marLeft w:val="0"/>
                          <w:marRight w:val="0"/>
                          <w:marTop w:val="0"/>
                          <w:marBottom w:val="0"/>
                          <w:divBdr>
                            <w:top w:val="none" w:sz="0" w:space="0" w:color="auto"/>
                            <w:left w:val="none" w:sz="0" w:space="0" w:color="auto"/>
                            <w:bottom w:val="none" w:sz="0" w:space="0" w:color="auto"/>
                            <w:right w:val="none" w:sz="0" w:space="0" w:color="auto"/>
                          </w:divBdr>
                        </w:div>
                      </w:divsChild>
                    </w:div>
                    <w:div w:id="748431740">
                      <w:marLeft w:val="0"/>
                      <w:marRight w:val="0"/>
                      <w:marTop w:val="0"/>
                      <w:marBottom w:val="0"/>
                      <w:divBdr>
                        <w:top w:val="none" w:sz="0" w:space="0" w:color="auto"/>
                        <w:left w:val="none" w:sz="0" w:space="0" w:color="auto"/>
                        <w:bottom w:val="none" w:sz="0" w:space="0" w:color="auto"/>
                        <w:right w:val="none" w:sz="0" w:space="0" w:color="auto"/>
                      </w:divBdr>
                      <w:divsChild>
                        <w:div w:id="257640681">
                          <w:marLeft w:val="0"/>
                          <w:marRight w:val="0"/>
                          <w:marTop w:val="0"/>
                          <w:marBottom w:val="0"/>
                          <w:divBdr>
                            <w:top w:val="none" w:sz="0" w:space="0" w:color="auto"/>
                            <w:left w:val="none" w:sz="0" w:space="0" w:color="auto"/>
                            <w:bottom w:val="none" w:sz="0" w:space="0" w:color="auto"/>
                            <w:right w:val="none" w:sz="0" w:space="0" w:color="auto"/>
                          </w:divBdr>
                        </w:div>
                      </w:divsChild>
                    </w:div>
                    <w:div w:id="1039665273">
                      <w:marLeft w:val="0"/>
                      <w:marRight w:val="0"/>
                      <w:marTop w:val="0"/>
                      <w:marBottom w:val="0"/>
                      <w:divBdr>
                        <w:top w:val="none" w:sz="0" w:space="0" w:color="auto"/>
                        <w:left w:val="none" w:sz="0" w:space="0" w:color="auto"/>
                        <w:bottom w:val="none" w:sz="0" w:space="0" w:color="auto"/>
                        <w:right w:val="none" w:sz="0" w:space="0" w:color="auto"/>
                      </w:divBdr>
                      <w:divsChild>
                        <w:div w:id="34892032">
                          <w:marLeft w:val="0"/>
                          <w:marRight w:val="0"/>
                          <w:marTop w:val="0"/>
                          <w:marBottom w:val="0"/>
                          <w:divBdr>
                            <w:top w:val="none" w:sz="0" w:space="0" w:color="auto"/>
                            <w:left w:val="none" w:sz="0" w:space="0" w:color="auto"/>
                            <w:bottom w:val="none" w:sz="0" w:space="0" w:color="auto"/>
                            <w:right w:val="none" w:sz="0" w:space="0" w:color="auto"/>
                          </w:divBdr>
                        </w:div>
                      </w:divsChild>
                    </w:div>
                    <w:div w:id="1503541921">
                      <w:marLeft w:val="0"/>
                      <w:marRight w:val="0"/>
                      <w:marTop w:val="0"/>
                      <w:marBottom w:val="0"/>
                      <w:divBdr>
                        <w:top w:val="none" w:sz="0" w:space="0" w:color="auto"/>
                        <w:left w:val="none" w:sz="0" w:space="0" w:color="auto"/>
                        <w:bottom w:val="none" w:sz="0" w:space="0" w:color="auto"/>
                        <w:right w:val="none" w:sz="0" w:space="0" w:color="auto"/>
                      </w:divBdr>
                      <w:divsChild>
                        <w:div w:id="435756113">
                          <w:marLeft w:val="0"/>
                          <w:marRight w:val="0"/>
                          <w:marTop w:val="0"/>
                          <w:marBottom w:val="0"/>
                          <w:divBdr>
                            <w:top w:val="none" w:sz="0" w:space="0" w:color="auto"/>
                            <w:left w:val="none" w:sz="0" w:space="0" w:color="auto"/>
                            <w:bottom w:val="none" w:sz="0" w:space="0" w:color="auto"/>
                            <w:right w:val="none" w:sz="0" w:space="0" w:color="auto"/>
                          </w:divBdr>
                        </w:div>
                      </w:divsChild>
                    </w:div>
                    <w:div w:id="1734038744">
                      <w:marLeft w:val="0"/>
                      <w:marRight w:val="0"/>
                      <w:marTop w:val="0"/>
                      <w:marBottom w:val="0"/>
                      <w:divBdr>
                        <w:top w:val="none" w:sz="0" w:space="0" w:color="auto"/>
                        <w:left w:val="none" w:sz="0" w:space="0" w:color="auto"/>
                        <w:bottom w:val="none" w:sz="0" w:space="0" w:color="auto"/>
                        <w:right w:val="none" w:sz="0" w:space="0" w:color="auto"/>
                      </w:divBdr>
                      <w:divsChild>
                        <w:div w:id="374617998">
                          <w:marLeft w:val="0"/>
                          <w:marRight w:val="0"/>
                          <w:marTop w:val="0"/>
                          <w:marBottom w:val="0"/>
                          <w:divBdr>
                            <w:top w:val="none" w:sz="0" w:space="0" w:color="auto"/>
                            <w:left w:val="none" w:sz="0" w:space="0" w:color="auto"/>
                            <w:bottom w:val="none" w:sz="0" w:space="0" w:color="auto"/>
                            <w:right w:val="none" w:sz="0" w:space="0" w:color="auto"/>
                          </w:divBdr>
                        </w:div>
                      </w:divsChild>
                    </w:div>
                    <w:div w:id="2125222985">
                      <w:marLeft w:val="0"/>
                      <w:marRight w:val="0"/>
                      <w:marTop w:val="0"/>
                      <w:marBottom w:val="0"/>
                      <w:divBdr>
                        <w:top w:val="none" w:sz="0" w:space="0" w:color="auto"/>
                        <w:left w:val="none" w:sz="0" w:space="0" w:color="auto"/>
                        <w:bottom w:val="none" w:sz="0" w:space="0" w:color="auto"/>
                        <w:right w:val="none" w:sz="0" w:space="0" w:color="auto"/>
                      </w:divBdr>
                      <w:divsChild>
                        <w:div w:id="13464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94904">
              <w:marLeft w:val="0"/>
              <w:marRight w:val="0"/>
              <w:marTop w:val="0"/>
              <w:marBottom w:val="0"/>
              <w:divBdr>
                <w:top w:val="none" w:sz="0" w:space="0" w:color="auto"/>
                <w:left w:val="none" w:sz="0" w:space="0" w:color="auto"/>
                <w:bottom w:val="none" w:sz="0" w:space="0" w:color="auto"/>
                <w:right w:val="none" w:sz="0" w:space="0" w:color="auto"/>
              </w:divBdr>
            </w:div>
          </w:divsChild>
        </w:div>
        <w:div w:id="1319382251">
          <w:marLeft w:val="0"/>
          <w:marRight w:val="0"/>
          <w:marTop w:val="0"/>
          <w:marBottom w:val="0"/>
          <w:divBdr>
            <w:top w:val="none" w:sz="0" w:space="0" w:color="auto"/>
            <w:left w:val="none" w:sz="0" w:space="0" w:color="auto"/>
            <w:bottom w:val="none" w:sz="0" w:space="0" w:color="auto"/>
            <w:right w:val="none" w:sz="0" w:space="0" w:color="auto"/>
          </w:divBdr>
          <w:divsChild>
            <w:div w:id="86729810">
              <w:marLeft w:val="0"/>
              <w:marRight w:val="0"/>
              <w:marTop w:val="0"/>
              <w:marBottom w:val="0"/>
              <w:divBdr>
                <w:top w:val="none" w:sz="0" w:space="0" w:color="auto"/>
                <w:left w:val="none" w:sz="0" w:space="0" w:color="auto"/>
                <w:bottom w:val="none" w:sz="0" w:space="0" w:color="auto"/>
                <w:right w:val="none" w:sz="0" w:space="0" w:color="auto"/>
              </w:divBdr>
              <w:divsChild>
                <w:div w:id="904536123">
                  <w:marLeft w:val="0"/>
                  <w:marRight w:val="0"/>
                  <w:marTop w:val="30"/>
                  <w:marBottom w:val="30"/>
                  <w:divBdr>
                    <w:top w:val="none" w:sz="0" w:space="0" w:color="auto"/>
                    <w:left w:val="none" w:sz="0" w:space="0" w:color="auto"/>
                    <w:bottom w:val="none" w:sz="0" w:space="0" w:color="auto"/>
                    <w:right w:val="none" w:sz="0" w:space="0" w:color="auto"/>
                  </w:divBdr>
                  <w:divsChild>
                    <w:div w:id="919679365">
                      <w:marLeft w:val="0"/>
                      <w:marRight w:val="0"/>
                      <w:marTop w:val="0"/>
                      <w:marBottom w:val="0"/>
                      <w:divBdr>
                        <w:top w:val="none" w:sz="0" w:space="0" w:color="auto"/>
                        <w:left w:val="none" w:sz="0" w:space="0" w:color="auto"/>
                        <w:bottom w:val="none" w:sz="0" w:space="0" w:color="auto"/>
                        <w:right w:val="none" w:sz="0" w:space="0" w:color="auto"/>
                      </w:divBdr>
                      <w:divsChild>
                        <w:div w:id="1742437102">
                          <w:marLeft w:val="0"/>
                          <w:marRight w:val="0"/>
                          <w:marTop w:val="0"/>
                          <w:marBottom w:val="0"/>
                          <w:divBdr>
                            <w:top w:val="none" w:sz="0" w:space="0" w:color="auto"/>
                            <w:left w:val="none" w:sz="0" w:space="0" w:color="auto"/>
                            <w:bottom w:val="none" w:sz="0" w:space="0" w:color="auto"/>
                            <w:right w:val="none" w:sz="0" w:space="0" w:color="auto"/>
                          </w:divBdr>
                        </w:div>
                      </w:divsChild>
                    </w:div>
                    <w:div w:id="1247347888">
                      <w:marLeft w:val="0"/>
                      <w:marRight w:val="0"/>
                      <w:marTop w:val="0"/>
                      <w:marBottom w:val="0"/>
                      <w:divBdr>
                        <w:top w:val="none" w:sz="0" w:space="0" w:color="auto"/>
                        <w:left w:val="none" w:sz="0" w:space="0" w:color="auto"/>
                        <w:bottom w:val="none" w:sz="0" w:space="0" w:color="auto"/>
                        <w:right w:val="none" w:sz="0" w:space="0" w:color="auto"/>
                      </w:divBdr>
                      <w:divsChild>
                        <w:div w:id="1627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00478">
              <w:marLeft w:val="0"/>
              <w:marRight w:val="0"/>
              <w:marTop w:val="0"/>
              <w:marBottom w:val="0"/>
              <w:divBdr>
                <w:top w:val="none" w:sz="0" w:space="0" w:color="auto"/>
                <w:left w:val="none" w:sz="0" w:space="0" w:color="auto"/>
                <w:bottom w:val="none" w:sz="0" w:space="0" w:color="auto"/>
                <w:right w:val="none" w:sz="0" w:space="0" w:color="auto"/>
              </w:divBdr>
            </w:div>
          </w:divsChild>
        </w:div>
        <w:div w:id="1482235332">
          <w:marLeft w:val="0"/>
          <w:marRight w:val="0"/>
          <w:marTop w:val="0"/>
          <w:marBottom w:val="0"/>
          <w:divBdr>
            <w:top w:val="none" w:sz="0" w:space="0" w:color="auto"/>
            <w:left w:val="none" w:sz="0" w:space="0" w:color="auto"/>
            <w:bottom w:val="none" w:sz="0" w:space="0" w:color="auto"/>
            <w:right w:val="none" w:sz="0" w:space="0" w:color="auto"/>
          </w:divBdr>
          <w:divsChild>
            <w:div w:id="180897869">
              <w:marLeft w:val="0"/>
              <w:marRight w:val="0"/>
              <w:marTop w:val="0"/>
              <w:marBottom w:val="0"/>
              <w:divBdr>
                <w:top w:val="none" w:sz="0" w:space="0" w:color="auto"/>
                <w:left w:val="none" w:sz="0" w:space="0" w:color="auto"/>
                <w:bottom w:val="none" w:sz="0" w:space="0" w:color="auto"/>
                <w:right w:val="none" w:sz="0" w:space="0" w:color="auto"/>
              </w:divBdr>
            </w:div>
          </w:divsChild>
        </w:div>
        <w:div w:id="1906790676">
          <w:marLeft w:val="0"/>
          <w:marRight w:val="0"/>
          <w:marTop w:val="0"/>
          <w:marBottom w:val="0"/>
          <w:divBdr>
            <w:top w:val="none" w:sz="0" w:space="0" w:color="auto"/>
            <w:left w:val="none" w:sz="0" w:space="0" w:color="auto"/>
            <w:bottom w:val="none" w:sz="0" w:space="0" w:color="auto"/>
            <w:right w:val="none" w:sz="0" w:space="0" w:color="auto"/>
          </w:divBdr>
          <w:divsChild>
            <w:div w:id="2134205316">
              <w:marLeft w:val="0"/>
              <w:marRight w:val="0"/>
              <w:marTop w:val="0"/>
              <w:marBottom w:val="0"/>
              <w:divBdr>
                <w:top w:val="none" w:sz="0" w:space="0" w:color="auto"/>
                <w:left w:val="none" w:sz="0" w:space="0" w:color="auto"/>
                <w:bottom w:val="none" w:sz="0" w:space="0" w:color="auto"/>
                <w:right w:val="none" w:sz="0" w:space="0" w:color="auto"/>
              </w:divBdr>
            </w:div>
          </w:divsChild>
        </w:div>
        <w:div w:id="2106267918">
          <w:marLeft w:val="0"/>
          <w:marRight w:val="0"/>
          <w:marTop w:val="0"/>
          <w:marBottom w:val="0"/>
          <w:divBdr>
            <w:top w:val="none" w:sz="0" w:space="0" w:color="auto"/>
            <w:left w:val="none" w:sz="0" w:space="0" w:color="auto"/>
            <w:bottom w:val="none" w:sz="0" w:space="0" w:color="auto"/>
            <w:right w:val="none" w:sz="0" w:space="0" w:color="auto"/>
          </w:divBdr>
          <w:divsChild>
            <w:div w:id="17572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0632">
      <w:bodyDiv w:val="1"/>
      <w:marLeft w:val="0"/>
      <w:marRight w:val="0"/>
      <w:marTop w:val="0"/>
      <w:marBottom w:val="0"/>
      <w:divBdr>
        <w:top w:val="none" w:sz="0" w:space="0" w:color="auto"/>
        <w:left w:val="none" w:sz="0" w:space="0" w:color="auto"/>
        <w:bottom w:val="none" w:sz="0" w:space="0" w:color="auto"/>
        <w:right w:val="none" w:sz="0" w:space="0" w:color="auto"/>
      </w:divBdr>
      <w:divsChild>
        <w:div w:id="747194658">
          <w:marLeft w:val="0"/>
          <w:marRight w:val="0"/>
          <w:marTop w:val="0"/>
          <w:marBottom w:val="0"/>
          <w:divBdr>
            <w:top w:val="none" w:sz="0" w:space="0" w:color="auto"/>
            <w:left w:val="none" w:sz="0" w:space="0" w:color="auto"/>
            <w:bottom w:val="none" w:sz="0" w:space="0" w:color="auto"/>
            <w:right w:val="none" w:sz="0" w:space="0" w:color="auto"/>
          </w:divBdr>
        </w:div>
        <w:div w:id="983192230">
          <w:marLeft w:val="0"/>
          <w:marRight w:val="0"/>
          <w:marTop w:val="0"/>
          <w:marBottom w:val="0"/>
          <w:divBdr>
            <w:top w:val="none" w:sz="0" w:space="0" w:color="auto"/>
            <w:left w:val="none" w:sz="0" w:space="0" w:color="auto"/>
            <w:bottom w:val="none" w:sz="0" w:space="0" w:color="auto"/>
            <w:right w:val="none" w:sz="0" w:space="0" w:color="auto"/>
          </w:divBdr>
        </w:div>
        <w:div w:id="1315337143">
          <w:marLeft w:val="0"/>
          <w:marRight w:val="0"/>
          <w:marTop w:val="0"/>
          <w:marBottom w:val="0"/>
          <w:divBdr>
            <w:top w:val="none" w:sz="0" w:space="0" w:color="auto"/>
            <w:left w:val="none" w:sz="0" w:space="0" w:color="auto"/>
            <w:bottom w:val="none" w:sz="0" w:space="0" w:color="auto"/>
            <w:right w:val="none" w:sz="0" w:space="0" w:color="auto"/>
          </w:divBdr>
        </w:div>
        <w:div w:id="1430393746">
          <w:marLeft w:val="0"/>
          <w:marRight w:val="0"/>
          <w:marTop w:val="0"/>
          <w:marBottom w:val="0"/>
          <w:divBdr>
            <w:top w:val="none" w:sz="0" w:space="0" w:color="auto"/>
            <w:left w:val="none" w:sz="0" w:space="0" w:color="auto"/>
            <w:bottom w:val="none" w:sz="0" w:space="0" w:color="auto"/>
            <w:right w:val="none" w:sz="0" w:space="0" w:color="auto"/>
          </w:divBdr>
        </w:div>
      </w:divsChild>
    </w:div>
    <w:div w:id="1301572750">
      <w:bodyDiv w:val="1"/>
      <w:marLeft w:val="0"/>
      <w:marRight w:val="0"/>
      <w:marTop w:val="0"/>
      <w:marBottom w:val="0"/>
      <w:divBdr>
        <w:top w:val="none" w:sz="0" w:space="0" w:color="auto"/>
        <w:left w:val="none" w:sz="0" w:space="0" w:color="auto"/>
        <w:bottom w:val="none" w:sz="0" w:space="0" w:color="auto"/>
        <w:right w:val="none" w:sz="0" w:space="0" w:color="auto"/>
      </w:divBdr>
      <w:divsChild>
        <w:div w:id="92749033">
          <w:marLeft w:val="0"/>
          <w:marRight w:val="0"/>
          <w:marTop w:val="0"/>
          <w:marBottom w:val="0"/>
          <w:divBdr>
            <w:top w:val="none" w:sz="0" w:space="0" w:color="auto"/>
            <w:left w:val="none" w:sz="0" w:space="0" w:color="auto"/>
            <w:bottom w:val="none" w:sz="0" w:space="0" w:color="auto"/>
            <w:right w:val="none" w:sz="0" w:space="0" w:color="auto"/>
          </w:divBdr>
          <w:divsChild>
            <w:div w:id="929267170">
              <w:marLeft w:val="0"/>
              <w:marRight w:val="0"/>
              <w:marTop w:val="30"/>
              <w:marBottom w:val="30"/>
              <w:divBdr>
                <w:top w:val="none" w:sz="0" w:space="0" w:color="auto"/>
                <w:left w:val="none" w:sz="0" w:space="0" w:color="auto"/>
                <w:bottom w:val="none" w:sz="0" w:space="0" w:color="auto"/>
                <w:right w:val="none" w:sz="0" w:space="0" w:color="auto"/>
              </w:divBdr>
              <w:divsChild>
                <w:div w:id="18288666">
                  <w:marLeft w:val="0"/>
                  <w:marRight w:val="0"/>
                  <w:marTop w:val="0"/>
                  <w:marBottom w:val="0"/>
                  <w:divBdr>
                    <w:top w:val="none" w:sz="0" w:space="0" w:color="auto"/>
                    <w:left w:val="none" w:sz="0" w:space="0" w:color="auto"/>
                    <w:bottom w:val="none" w:sz="0" w:space="0" w:color="auto"/>
                    <w:right w:val="none" w:sz="0" w:space="0" w:color="auto"/>
                  </w:divBdr>
                  <w:divsChild>
                    <w:div w:id="1237398278">
                      <w:marLeft w:val="0"/>
                      <w:marRight w:val="0"/>
                      <w:marTop w:val="0"/>
                      <w:marBottom w:val="0"/>
                      <w:divBdr>
                        <w:top w:val="none" w:sz="0" w:space="0" w:color="auto"/>
                        <w:left w:val="none" w:sz="0" w:space="0" w:color="auto"/>
                        <w:bottom w:val="none" w:sz="0" w:space="0" w:color="auto"/>
                        <w:right w:val="none" w:sz="0" w:space="0" w:color="auto"/>
                      </w:divBdr>
                    </w:div>
                  </w:divsChild>
                </w:div>
                <w:div w:id="47849278">
                  <w:marLeft w:val="0"/>
                  <w:marRight w:val="0"/>
                  <w:marTop w:val="0"/>
                  <w:marBottom w:val="0"/>
                  <w:divBdr>
                    <w:top w:val="none" w:sz="0" w:space="0" w:color="auto"/>
                    <w:left w:val="none" w:sz="0" w:space="0" w:color="auto"/>
                    <w:bottom w:val="none" w:sz="0" w:space="0" w:color="auto"/>
                    <w:right w:val="none" w:sz="0" w:space="0" w:color="auto"/>
                  </w:divBdr>
                  <w:divsChild>
                    <w:div w:id="1252156997">
                      <w:marLeft w:val="0"/>
                      <w:marRight w:val="0"/>
                      <w:marTop w:val="0"/>
                      <w:marBottom w:val="0"/>
                      <w:divBdr>
                        <w:top w:val="none" w:sz="0" w:space="0" w:color="auto"/>
                        <w:left w:val="none" w:sz="0" w:space="0" w:color="auto"/>
                        <w:bottom w:val="none" w:sz="0" w:space="0" w:color="auto"/>
                        <w:right w:val="none" w:sz="0" w:space="0" w:color="auto"/>
                      </w:divBdr>
                    </w:div>
                  </w:divsChild>
                </w:div>
                <w:div w:id="115024086">
                  <w:marLeft w:val="0"/>
                  <w:marRight w:val="0"/>
                  <w:marTop w:val="0"/>
                  <w:marBottom w:val="0"/>
                  <w:divBdr>
                    <w:top w:val="none" w:sz="0" w:space="0" w:color="auto"/>
                    <w:left w:val="none" w:sz="0" w:space="0" w:color="auto"/>
                    <w:bottom w:val="none" w:sz="0" w:space="0" w:color="auto"/>
                    <w:right w:val="none" w:sz="0" w:space="0" w:color="auto"/>
                  </w:divBdr>
                  <w:divsChild>
                    <w:div w:id="424376398">
                      <w:marLeft w:val="0"/>
                      <w:marRight w:val="0"/>
                      <w:marTop w:val="0"/>
                      <w:marBottom w:val="0"/>
                      <w:divBdr>
                        <w:top w:val="none" w:sz="0" w:space="0" w:color="auto"/>
                        <w:left w:val="none" w:sz="0" w:space="0" w:color="auto"/>
                        <w:bottom w:val="none" w:sz="0" w:space="0" w:color="auto"/>
                        <w:right w:val="none" w:sz="0" w:space="0" w:color="auto"/>
                      </w:divBdr>
                    </w:div>
                  </w:divsChild>
                </w:div>
                <w:div w:id="198125786">
                  <w:marLeft w:val="0"/>
                  <w:marRight w:val="0"/>
                  <w:marTop w:val="0"/>
                  <w:marBottom w:val="0"/>
                  <w:divBdr>
                    <w:top w:val="none" w:sz="0" w:space="0" w:color="auto"/>
                    <w:left w:val="none" w:sz="0" w:space="0" w:color="auto"/>
                    <w:bottom w:val="none" w:sz="0" w:space="0" w:color="auto"/>
                    <w:right w:val="none" w:sz="0" w:space="0" w:color="auto"/>
                  </w:divBdr>
                  <w:divsChild>
                    <w:div w:id="407927677">
                      <w:marLeft w:val="0"/>
                      <w:marRight w:val="0"/>
                      <w:marTop w:val="0"/>
                      <w:marBottom w:val="0"/>
                      <w:divBdr>
                        <w:top w:val="none" w:sz="0" w:space="0" w:color="auto"/>
                        <w:left w:val="none" w:sz="0" w:space="0" w:color="auto"/>
                        <w:bottom w:val="none" w:sz="0" w:space="0" w:color="auto"/>
                        <w:right w:val="none" w:sz="0" w:space="0" w:color="auto"/>
                      </w:divBdr>
                    </w:div>
                  </w:divsChild>
                </w:div>
                <w:div w:id="267353769">
                  <w:marLeft w:val="0"/>
                  <w:marRight w:val="0"/>
                  <w:marTop w:val="0"/>
                  <w:marBottom w:val="0"/>
                  <w:divBdr>
                    <w:top w:val="none" w:sz="0" w:space="0" w:color="auto"/>
                    <w:left w:val="none" w:sz="0" w:space="0" w:color="auto"/>
                    <w:bottom w:val="none" w:sz="0" w:space="0" w:color="auto"/>
                    <w:right w:val="none" w:sz="0" w:space="0" w:color="auto"/>
                  </w:divBdr>
                  <w:divsChild>
                    <w:div w:id="1224411968">
                      <w:marLeft w:val="0"/>
                      <w:marRight w:val="0"/>
                      <w:marTop w:val="0"/>
                      <w:marBottom w:val="0"/>
                      <w:divBdr>
                        <w:top w:val="none" w:sz="0" w:space="0" w:color="auto"/>
                        <w:left w:val="none" w:sz="0" w:space="0" w:color="auto"/>
                        <w:bottom w:val="none" w:sz="0" w:space="0" w:color="auto"/>
                        <w:right w:val="none" w:sz="0" w:space="0" w:color="auto"/>
                      </w:divBdr>
                    </w:div>
                  </w:divsChild>
                </w:div>
                <w:div w:id="544296310">
                  <w:marLeft w:val="0"/>
                  <w:marRight w:val="0"/>
                  <w:marTop w:val="0"/>
                  <w:marBottom w:val="0"/>
                  <w:divBdr>
                    <w:top w:val="none" w:sz="0" w:space="0" w:color="auto"/>
                    <w:left w:val="none" w:sz="0" w:space="0" w:color="auto"/>
                    <w:bottom w:val="none" w:sz="0" w:space="0" w:color="auto"/>
                    <w:right w:val="none" w:sz="0" w:space="0" w:color="auto"/>
                  </w:divBdr>
                  <w:divsChild>
                    <w:div w:id="284428906">
                      <w:marLeft w:val="0"/>
                      <w:marRight w:val="0"/>
                      <w:marTop w:val="0"/>
                      <w:marBottom w:val="0"/>
                      <w:divBdr>
                        <w:top w:val="none" w:sz="0" w:space="0" w:color="auto"/>
                        <w:left w:val="none" w:sz="0" w:space="0" w:color="auto"/>
                        <w:bottom w:val="none" w:sz="0" w:space="0" w:color="auto"/>
                        <w:right w:val="none" w:sz="0" w:space="0" w:color="auto"/>
                      </w:divBdr>
                    </w:div>
                  </w:divsChild>
                </w:div>
                <w:div w:id="605039164">
                  <w:marLeft w:val="0"/>
                  <w:marRight w:val="0"/>
                  <w:marTop w:val="0"/>
                  <w:marBottom w:val="0"/>
                  <w:divBdr>
                    <w:top w:val="none" w:sz="0" w:space="0" w:color="auto"/>
                    <w:left w:val="none" w:sz="0" w:space="0" w:color="auto"/>
                    <w:bottom w:val="none" w:sz="0" w:space="0" w:color="auto"/>
                    <w:right w:val="none" w:sz="0" w:space="0" w:color="auto"/>
                  </w:divBdr>
                  <w:divsChild>
                    <w:div w:id="1859655889">
                      <w:marLeft w:val="0"/>
                      <w:marRight w:val="0"/>
                      <w:marTop w:val="0"/>
                      <w:marBottom w:val="0"/>
                      <w:divBdr>
                        <w:top w:val="none" w:sz="0" w:space="0" w:color="auto"/>
                        <w:left w:val="none" w:sz="0" w:space="0" w:color="auto"/>
                        <w:bottom w:val="none" w:sz="0" w:space="0" w:color="auto"/>
                        <w:right w:val="none" w:sz="0" w:space="0" w:color="auto"/>
                      </w:divBdr>
                    </w:div>
                  </w:divsChild>
                </w:div>
                <w:div w:id="612982039">
                  <w:marLeft w:val="0"/>
                  <w:marRight w:val="0"/>
                  <w:marTop w:val="0"/>
                  <w:marBottom w:val="0"/>
                  <w:divBdr>
                    <w:top w:val="none" w:sz="0" w:space="0" w:color="auto"/>
                    <w:left w:val="none" w:sz="0" w:space="0" w:color="auto"/>
                    <w:bottom w:val="none" w:sz="0" w:space="0" w:color="auto"/>
                    <w:right w:val="none" w:sz="0" w:space="0" w:color="auto"/>
                  </w:divBdr>
                  <w:divsChild>
                    <w:div w:id="1608194724">
                      <w:marLeft w:val="0"/>
                      <w:marRight w:val="0"/>
                      <w:marTop w:val="0"/>
                      <w:marBottom w:val="0"/>
                      <w:divBdr>
                        <w:top w:val="none" w:sz="0" w:space="0" w:color="auto"/>
                        <w:left w:val="none" w:sz="0" w:space="0" w:color="auto"/>
                        <w:bottom w:val="none" w:sz="0" w:space="0" w:color="auto"/>
                        <w:right w:val="none" w:sz="0" w:space="0" w:color="auto"/>
                      </w:divBdr>
                    </w:div>
                  </w:divsChild>
                </w:div>
                <w:div w:id="650603019">
                  <w:marLeft w:val="0"/>
                  <w:marRight w:val="0"/>
                  <w:marTop w:val="0"/>
                  <w:marBottom w:val="0"/>
                  <w:divBdr>
                    <w:top w:val="none" w:sz="0" w:space="0" w:color="auto"/>
                    <w:left w:val="none" w:sz="0" w:space="0" w:color="auto"/>
                    <w:bottom w:val="none" w:sz="0" w:space="0" w:color="auto"/>
                    <w:right w:val="none" w:sz="0" w:space="0" w:color="auto"/>
                  </w:divBdr>
                  <w:divsChild>
                    <w:div w:id="1321930324">
                      <w:marLeft w:val="0"/>
                      <w:marRight w:val="0"/>
                      <w:marTop w:val="0"/>
                      <w:marBottom w:val="0"/>
                      <w:divBdr>
                        <w:top w:val="none" w:sz="0" w:space="0" w:color="auto"/>
                        <w:left w:val="none" w:sz="0" w:space="0" w:color="auto"/>
                        <w:bottom w:val="none" w:sz="0" w:space="0" w:color="auto"/>
                        <w:right w:val="none" w:sz="0" w:space="0" w:color="auto"/>
                      </w:divBdr>
                    </w:div>
                  </w:divsChild>
                </w:div>
                <w:div w:id="665062268">
                  <w:marLeft w:val="0"/>
                  <w:marRight w:val="0"/>
                  <w:marTop w:val="0"/>
                  <w:marBottom w:val="0"/>
                  <w:divBdr>
                    <w:top w:val="none" w:sz="0" w:space="0" w:color="auto"/>
                    <w:left w:val="none" w:sz="0" w:space="0" w:color="auto"/>
                    <w:bottom w:val="none" w:sz="0" w:space="0" w:color="auto"/>
                    <w:right w:val="none" w:sz="0" w:space="0" w:color="auto"/>
                  </w:divBdr>
                  <w:divsChild>
                    <w:div w:id="1620141578">
                      <w:marLeft w:val="0"/>
                      <w:marRight w:val="0"/>
                      <w:marTop w:val="0"/>
                      <w:marBottom w:val="0"/>
                      <w:divBdr>
                        <w:top w:val="none" w:sz="0" w:space="0" w:color="auto"/>
                        <w:left w:val="none" w:sz="0" w:space="0" w:color="auto"/>
                        <w:bottom w:val="none" w:sz="0" w:space="0" w:color="auto"/>
                        <w:right w:val="none" w:sz="0" w:space="0" w:color="auto"/>
                      </w:divBdr>
                    </w:div>
                  </w:divsChild>
                </w:div>
                <w:div w:id="743532859">
                  <w:marLeft w:val="0"/>
                  <w:marRight w:val="0"/>
                  <w:marTop w:val="0"/>
                  <w:marBottom w:val="0"/>
                  <w:divBdr>
                    <w:top w:val="none" w:sz="0" w:space="0" w:color="auto"/>
                    <w:left w:val="none" w:sz="0" w:space="0" w:color="auto"/>
                    <w:bottom w:val="none" w:sz="0" w:space="0" w:color="auto"/>
                    <w:right w:val="none" w:sz="0" w:space="0" w:color="auto"/>
                  </w:divBdr>
                  <w:divsChild>
                    <w:div w:id="1055008388">
                      <w:marLeft w:val="0"/>
                      <w:marRight w:val="0"/>
                      <w:marTop w:val="0"/>
                      <w:marBottom w:val="0"/>
                      <w:divBdr>
                        <w:top w:val="none" w:sz="0" w:space="0" w:color="auto"/>
                        <w:left w:val="none" w:sz="0" w:space="0" w:color="auto"/>
                        <w:bottom w:val="none" w:sz="0" w:space="0" w:color="auto"/>
                        <w:right w:val="none" w:sz="0" w:space="0" w:color="auto"/>
                      </w:divBdr>
                    </w:div>
                  </w:divsChild>
                </w:div>
                <w:div w:id="848568678">
                  <w:marLeft w:val="0"/>
                  <w:marRight w:val="0"/>
                  <w:marTop w:val="0"/>
                  <w:marBottom w:val="0"/>
                  <w:divBdr>
                    <w:top w:val="none" w:sz="0" w:space="0" w:color="auto"/>
                    <w:left w:val="none" w:sz="0" w:space="0" w:color="auto"/>
                    <w:bottom w:val="none" w:sz="0" w:space="0" w:color="auto"/>
                    <w:right w:val="none" w:sz="0" w:space="0" w:color="auto"/>
                  </w:divBdr>
                  <w:divsChild>
                    <w:div w:id="766391394">
                      <w:marLeft w:val="0"/>
                      <w:marRight w:val="0"/>
                      <w:marTop w:val="0"/>
                      <w:marBottom w:val="0"/>
                      <w:divBdr>
                        <w:top w:val="none" w:sz="0" w:space="0" w:color="auto"/>
                        <w:left w:val="none" w:sz="0" w:space="0" w:color="auto"/>
                        <w:bottom w:val="none" w:sz="0" w:space="0" w:color="auto"/>
                        <w:right w:val="none" w:sz="0" w:space="0" w:color="auto"/>
                      </w:divBdr>
                    </w:div>
                  </w:divsChild>
                </w:div>
                <w:div w:id="947658825">
                  <w:marLeft w:val="0"/>
                  <w:marRight w:val="0"/>
                  <w:marTop w:val="0"/>
                  <w:marBottom w:val="0"/>
                  <w:divBdr>
                    <w:top w:val="none" w:sz="0" w:space="0" w:color="auto"/>
                    <w:left w:val="none" w:sz="0" w:space="0" w:color="auto"/>
                    <w:bottom w:val="none" w:sz="0" w:space="0" w:color="auto"/>
                    <w:right w:val="none" w:sz="0" w:space="0" w:color="auto"/>
                  </w:divBdr>
                  <w:divsChild>
                    <w:div w:id="1942028870">
                      <w:marLeft w:val="0"/>
                      <w:marRight w:val="0"/>
                      <w:marTop w:val="0"/>
                      <w:marBottom w:val="0"/>
                      <w:divBdr>
                        <w:top w:val="none" w:sz="0" w:space="0" w:color="auto"/>
                        <w:left w:val="none" w:sz="0" w:space="0" w:color="auto"/>
                        <w:bottom w:val="none" w:sz="0" w:space="0" w:color="auto"/>
                        <w:right w:val="none" w:sz="0" w:space="0" w:color="auto"/>
                      </w:divBdr>
                    </w:div>
                  </w:divsChild>
                </w:div>
                <w:div w:id="1030228743">
                  <w:marLeft w:val="0"/>
                  <w:marRight w:val="0"/>
                  <w:marTop w:val="0"/>
                  <w:marBottom w:val="0"/>
                  <w:divBdr>
                    <w:top w:val="none" w:sz="0" w:space="0" w:color="auto"/>
                    <w:left w:val="none" w:sz="0" w:space="0" w:color="auto"/>
                    <w:bottom w:val="none" w:sz="0" w:space="0" w:color="auto"/>
                    <w:right w:val="none" w:sz="0" w:space="0" w:color="auto"/>
                  </w:divBdr>
                  <w:divsChild>
                    <w:div w:id="1559629002">
                      <w:marLeft w:val="0"/>
                      <w:marRight w:val="0"/>
                      <w:marTop w:val="0"/>
                      <w:marBottom w:val="0"/>
                      <w:divBdr>
                        <w:top w:val="none" w:sz="0" w:space="0" w:color="auto"/>
                        <w:left w:val="none" w:sz="0" w:space="0" w:color="auto"/>
                        <w:bottom w:val="none" w:sz="0" w:space="0" w:color="auto"/>
                        <w:right w:val="none" w:sz="0" w:space="0" w:color="auto"/>
                      </w:divBdr>
                    </w:div>
                  </w:divsChild>
                </w:div>
                <w:div w:id="1052656524">
                  <w:marLeft w:val="0"/>
                  <w:marRight w:val="0"/>
                  <w:marTop w:val="0"/>
                  <w:marBottom w:val="0"/>
                  <w:divBdr>
                    <w:top w:val="none" w:sz="0" w:space="0" w:color="auto"/>
                    <w:left w:val="none" w:sz="0" w:space="0" w:color="auto"/>
                    <w:bottom w:val="none" w:sz="0" w:space="0" w:color="auto"/>
                    <w:right w:val="none" w:sz="0" w:space="0" w:color="auto"/>
                  </w:divBdr>
                  <w:divsChild>
                    <w:div w:id="927733860">
                      <w:marLeft w:val="0"/>
                      <w:marRight w:val="0"/>
                      <w:marTop w:val="0"/>
                      <w:marBottom w:val="0"/>
                      <w:divBdr>
                        <w:top w:val="none" w:sz="0" w:space="0" w:color="auto"/>
                        <w:left w:val="none" w:sz="0" w:space="0" w:color="auto"/>
                        <w:bottom w:val="none" w:sz="0" w:space="0" w:color="auto"/>
                        <w:right w:val="none" w:sz="0" w:space="0" w:color="auto"/>
                      </w:divBdr>
                    </w:div>
                  </w:divsChild>
                </w:div>
                <w:div w:id="1206986031">
                  <w:marLeft w:val="0"/>
                  <w:marRight w:val="0"/>
                  <w:marTop w:val="0"/>
                  <w:marBottom w:val="0"/>
                  <w:divBdr>
                    <w:top w:val="none" w:sz="0" w:space="0" w:color="auto"/>
                    <w:left w:val="none" w:sz="0" w:space="0" w:color="auto"/>
                    <w:bottom w:val="none" w:sz="0" w:space="0" w:color="auto"/>
                    <w:right w:val="none" w:sz="0" w:space="0" w:color="auto"/>
                  </w:divBdr>
                  <w:divsChild>
                    <w:div w:id="649333993">
                      <w:marLeft w:val="0"/>
                      <w:marRight w:val="0"/>
                      <w:marTop w:val="0"/>
                      <w:marBottom w:val="0"/>
                      <w:divBdr>
                        <w:top w:val="none" w:sz="0" w:space="0" w:color="auto"/>
                        <w:left w:val="none" w:sz="0" w:space="0" w:color="auto"/>
                        <w:bottom w:val="none" w:sz="0" w:space="0" w:color="auto"/>
                        <w:right w:val="none" w:sz="0" w:space="0" w:color="auto"/>
                      </w:divBdr>
                    </w:div>
                  </w:divsChild>
                </w:div>
                <w:div w:id="1258440491">
                  <w:marLeft w:val="0"/>
                  <w:marRight w:val="0"/>
                  <w:marTop w:val="0"/>
                  <w:marBottom w:val="0"/>
                  <w:divBdr>
                    <w:top w:val="none" w:sz="0" w:space="0" w:color="auto"/>
                    <w:left w:val="none" w:sz="0" w:space="0" w:color="auto"/>
                    <w:bottom w:val="none" w:sz="0" w:space="0" w:color="auto"/>
                    <w:right w:val="none" w:sz="0" w:space="0" w:color="auto"/>
                  </w:divBdr>
                  <w:divsChild>
                    <w:div w:id="1157303846">
                      <w:marLeft w:val="0"/>
                      <w:marRight w:val="0"/>
                      <w:marTop w:val="0"/>
                      <w:marBottom w:val="0"/>
                      <w:divBdr>
                        <w:top w:val="none" w:sz="0" w:space="0" w:color="auto"/>
                        <w:left w:val="none" w:sz="0" w:space="0" w:color="auto"/>
                        <w:bottom w:val="none" w:sz="0" w:space="0" w:color="auto"/>
                        <w:right w:val="none" w:sz="0" w:space="0" w:color="auto"/>
                      </w:divBdr>
                    </w:div>
                  </w:divsChild>
                </w:div>
                <w:div w:id="1326014896">
                  <w:marLeft w:val="0"/>
                  <w:marRight w:val="0"/>
                  <w:marTop w:val="0"/>
                  <w:marBottom w:val="0"/>
                  <w:divBdr>
                    <w:top w:val="none" w:sz="0" w:space="0" w:color="auto"/>
                    <w:left w:val="none" w:sz="0" w:space="0" w:color="auto"/>
                    <w:bottom w:val="none" w:sz="0" w:space="0" w:color="auto"/>
                    <w:right w:val="none" w:sz="0" w:space="0" w:color="auto"/>
                  </w:divBdr>
                  <w:divsChild>
                    <w:div w:id="1807769719">
                      <w:marLeft w:val="0"/>
                      <w:marRight w:val="0"/>
                      <w:marTop w:val="0"/>
                      <w:marBottom w:val="0"/>
                      <w:divBdr>
                        <w:top w:val="none" w:sz="0" w:space="0" w:color="auto"/>
                        <w:left w:val="none" w:sz="0" w:space="0" w:color="auto"/>
                        <w:bottom w:val="none" w:sz="0" w:space="0" w:color="auto"/>
                        <w:right w:val="none" w:sz="0" w:space="0" w:color="auto"/>
                      </w:divBdr>
                    </w:div>
                  </w:divsChild>
                </w:div>
                <w:div w:id="1402870248">
                  <w:marLeft w:val="0"/>
                  <w:marRight w:val="0"/>
                  <w:marTop w:val="0"/>
                  <w:marBottom w:val="0"/>
                  <w:divBdr>
                    <w:top w:val="none" w:sz="0" w:space="0" w:color="auto"/>
                    <w:left w:val="none" w:sz="0" w:space="0" w:color="auto"/>
                    <w:bottom w:val="none" w:sz="0" w:space="0" w:color="auto"/>
                    <w:right w:val="none" w:sz="0" w:space="0" w:color="auto"/>
                  </w:divBdr>
                  <w:divsChild>
                    <w:div w:id="467166013">
                      <w:marLeft w:val="0"/>
                      <w:marRight w:val="0"/>
                      <w:marTop w:val="0"/>
                      <w:marBottom w:val="0"/>
                      <w:divBdr>
                        <w:top w:val="none" w:sz="0" w:space="0" w:color="auto"/>
                        <w:left w:val="none" w:sz="0" w:space="0" w:color="auto"/>
                        <w:bottom w:val="none" w:sz="0" w:space="0" w:color="auto"/>
                        <w:right w:val="none" w:sz="0" w:space="0" w:color="auto"/>
                      </w:divBdr>
                    </w:div>
                  </w:divsChild>
                </w:div>
                <w:div w:id="1477839267">
                  <w:marLeft w:val="0"/>
                  <w:marRight w:val="0"/>
                  <w:marTop w:val="0"/>
                  <w:marBottom w:val="0"/>
                  <w:divBdr>
                    <w:top w:val="none" w:sz="0" w:space="0" w:color="auto"/>
                    <w:left w:val="none" w:sz="0" w:space="0" w:color="auto"/>
                    <w:bottom w:val="none" w:sz="0" w:space="0" w:color="auto"/>
                    <w:right w:val="none" w:sz="0" w:space="0" w:color="auto"/>
                  </w:divBdr>
                  <w:divsChild>
                    <w:div w:id="662007598">
                      <w:marLeft w:val="0"/>
                      <w:marRight w:val="0"/>
                      <w:marTop w:val="0"/>
                      <w:marBottom w:val="0"/>
                      <w:divBdr>
                        <w:top w:val="none" w:sz="0" w:space="0" w:color="auto"/>
                        <w:left w:val="none" w:sz="0" w:space="0" w:color="auto"/>
                        <w:bottom w:val="none" w:sz="0" w:space="0" w:color="auto"/>
                        <w:right w:val="none" w:sz="0" w:space="0" w:color="auto"/>
                      </w:divBdr>
                    </w:div>
                  </w:divsChild>
                </w:div>
                <w:div w:id="1537542277">
                  <w:marLeft w:val="0"/>
                  <w:marRight w:val="0"/>
                  <w:marTop w:val="0"/>
                  <w:marBottom w:val="0"/>
                  <w:divBdr>
                    <w:top w:val="none" w:sz="0" w:space="0" w:color="auto"/>
                    <w:left w:val="none" w:sz="0" w:space="0" w:color="auto"/>
                    <w:bottom w:val="none" w:sz="0" w:space="0" w:color="auto"/>
                    <w:right w:val="none" w:sz="0" w:space="0" w:color="auto"/>
                  </w:divBdr>
                  <w:divsChild>
                    <w:div w:id="523446020">
                      <w:marLeft w:val="0"/>
                      <w:marRight w:val="0"/>
                      <w:marTop w:val="0"/>
                      <w:marBottom w:val="0"/>
                      <w:divBdr>
                        <w:top w:val="none" w:sz="0" w:space="0" w:color="auto"/>
                        <w:left w:val="none" w:sz="0" w:space="0" w:color="auto"/>
                        <w:bottom w:val="none" w:sz="0" w:space="0" w:color="auto"/>
                        <w:right w:val="none" w:sz="0" w:space="0" w:color="auto"/>
                      </w:divBdr>
                    </w:div>
                  </w:divsChild>
                </w:div>
                <w:div w:id="1569880824">
                  <w:marLeft w:val="0"/>
                  <w:marRight w:val="0"/>
                  <w:marTop w:val="0"/>
                  <w:marBottom w:val="0"/>
                  <w:divBdr>
                    <w:top w:val="none" w:sz="0" w:space="0" w:color="auto"/>
                    <w:left w:val="none" w:sz="0" w:space="0" w:color="auto"/>
                    <w:bottom w:val="none" w:sz="0" w:space="0" w:color="auto"/>
                    <w:right w:val="none" w:sz="0" w:space="0" w:color="auto"/>
                  </w:divBdr>
                  <w:divsChild>
                    <w:div w:id="990403286">
                      <w:marLeft w:val="0"/>
                      <w:marRight w:val="0"/>
                      <w:marTop w:val="0"/>
                      <w:marBottom w:val="0"/>
                      <w:divBdr>
                        <w:top w:val="none" w:sz="0" w:space="0" w:color="auto"/>
                        <w:left w:val="none" w:sz="0" w:space="0" w:color="auto"/>
                        <w:bottom w:val="none" w:sz="0" w:space="0" w:color="auto"/>
                        <w:right w:val="none" w:sz="0" w:space="0" w:color="auto"/>
                      </w:divBdr>
                    </w:div>
                  </w:divsChild>
                </w:div>
                <w:div w:id="1592857193">
                  <w:marLeft w:val="0"/>
                  <w:marRight w:val="0"/>
                  <w:marTop w:val="0"/>
                  <w:marBottom w:val="0"/>
                  <w:divBdr>
                    <w:top w:val="none" w:sz="0" w:space="0" w:color="auto"/>
                    <w:left w:val="none" w:sz="0" w:space="0" w:color="auto"/>
                    <w:bottom w:val="none" w:sz="0" w:space="0" w:color="auto"/>
                    <w:right w:val="none" w:sz="0" w:space="0" w:color="auto"/>
                  </w:divBdr>
                  <w:divsChild>
                    <w:div w:id="2011785776">
                      <w:marLeft w:val="0"/>
                      <w:marRight w:val="0"/>
                      <w:marTop w:val="0"/>
                      <w:marBottom w:val="0"/>
                      <w:divBdr>
                        <w:top w:val="none" w:sz="0" w:space="0" w:color="auto"/>
                        <w:left w:val="none" w:sz="0" w:space="0" w:color="auto"/>
                        <w:bottom w:val="none" w:sz="0" w:space="0" w:color="auto"/>
                        <w:right w:val="none" w:sz="0" w:space="0" w:color="auto"/>
                      </w:divBdr>
                    </w:div>
                  </w:divsChild>
                </w:div>
                <w:div w:id="1730155327">
                  <w:marLeft w:val="0"/>
                  <w:marRight w:val="0"/>
                  <w:marTop w:val="0"/>
                  <w:marBottom w:val="0"/>
                  <w:divBdr>
                    <w:top w:val="none" w:sz="0" w:space="0" w:color="auto"/>
                    <w:left w:val="none" w:sz="0" w:space="0" w:color="auto"/>
                    <w:bottom w:val="none" w:sz="0" w:space="0" w:color="auto"/>
                    <w:right w:val="none" w:sz="0" w:space="0" w:color="auto"/>
                  </w:divBdr>
                  <w:divsChild>
                    <w:div w:id="1288394400">
                      <w:marLeft w:val="0"/>
                      <w:marRight w:val="0"/>
                      <w:marTop w:val="0"/>
                      <w:marBottom w:val="0"/>
                      <w:divBdr>
                        <w:top w:val="none" w:sz="0" w:space="0" w:color="auto"/>
                        <w:left w:val="none" w:sz="0" w:space="0" w:color="auto"/>
                        <w:bottom w:val="none" w:sz="0" w:space="0" w:color="auto"/>
                        <w:right w:val="none" w:sz="0" w:space="0" w:color="auto"/>
                      </w:divBdr>
                    </w:div>
                  </w:divsChild>
                </w:div>
                <w:div w:id="1763257122">
                  <w:marLeft w:val="0"/>
                  <w:marRight w:val="0"/>
                  <w:marTop w:val="0"/>
                  <w:marBottom w:val="0"/>
                  <w:divBdr>
                    <w:top w:val="none" w:sz="0" w:space="0" w:color="auto"/>
                    <w:left w:val="none" w:sz="0" w:space="0" w:color="auto"/>
                    <w:bottom w:val="none" w:sz="0" w:space="0" w:color="auto"/>
                    <w:right w:val="none" w:sz="0" w:space="0" w:color="auto"/>
                  </w:divBdr>
                  <w:divsChild>
                    <w:div w:id="966590610">
                      <w:marLeft w:val="0"/>
                      <w:marRight w:val="0"/>
                      <w:marTop w:val="0"/>
                      <w:marBottom w:val="0"/>
                      <w:divBdr>
                        <w:top w:val="none" w:sz="0" w:space="0" w:color="auto"/>
                        <w:left w:val="none" w:sz="0" w:space="0" w:color="auto"/>
                        <w:bottom w:val="none" w:sz="0" w:space="0" w:color="auto"/>
                        <w:right w:val="none" w:sz="0" w:space="0" w:color="auto"/>
                      </w:divBdr>
                    </w:div>
                  </w:divsChild>
                </w:div>
                <w:div w:id="1796479864">
                  <w:marLeft w:val="0"/>
                  <w:marRight w:val="0"/>
                  <w:marTop w:val="0"/>
                  <w:marBottom w:val="0"/>
                  <w:divBdr>
                    <w:top w:val="none" w:sz="0" w:space="0" w:color="auto"/>
                    <w:left w:val="none" w:sz="0" w:space="0" w:color="auto"/>
                    <w:bottom w:val="none" w:sz="0" w:space="0" w:color="auto"/>
                    <w:right w:val="none" w:sz="0" w:space="0" w:color="auto"/>
                  </w:divBdr>
                  <w:divsChild>
                    <w:div w:id="2054579100">
                      <w:marLeft w:val="0"/>
                      <w:marRight w:val="0"/>
                      <w:marTop w:val="0"/>
                      <w:marBottom w:val="0"/>
                      <w:divBdr>
                        <w:top w:val="none" w:sz="0" w:space="0" w:color="auto"/>
                        <w:left w:val="none" w:sz="0" w:space="0" w:color="auto"/>
                        <w:bottom w:val="none" w:sz="0" w:space="0" w:color="auto"/>
                        <w:right w:val="none" w:sz="0" w:space="0" w:color="auto"/>
                      </w:divBdr>
                    </w:div>
                  </w:divsChild>
                </w:div>
                <w:div w:id="1801727860">
                  <w:marLeft w:val="0"/>
                  <w:marRight w:val="0"/>
                  <w:marTop w:val="0"/>
                  <w:marBottom w:val="0"/>
                  <w:divBdr>
                    <w:top w:val="none" w:sz="0" w:space="0" w:color="auto"/>
                    <w:left w:val="none" w:sz="0" w:space="0" w:color="auto"/>
                    <w:bottom w:val="none" w:sz="0" w:space="0" w:color="auto"/>
                    <w:right w:val="none" w:sz="0" w:space="0" w:color="auto"/>
                  </w:divBdr>
                  <w:divsChild>
                    <w:div w:id="2108039870">
                      <w:marLeft w:val="0"/>
                      <w:marRight w:val="0"/>
                      <w:marTop w:val="0"/>
                      <w:marBottom w:val="0"/>
                      <w:divBdr>
                        <w:top w:val="none" w:sz="0" w:space="0" w:color="auto"/>
                        <w:left w:val="none" w:sz="0" w:space="0" w:color="auto"/>
                        <w:bottom w:val="none" w:sz="0" w:space="0" w:color="auto"/>
                        <w:right w:val="none" w:sz="0" w:space="0" w:color="auto"/>
                      </w:divBdr>
                    </w:div>
                  </w:divsChild>
                </w:div>
                <w:div w:id="1839926656">
                  <w:marLeft w:val="0"/>
                  <w:marRight w:val="0"/>
                  <w:marTop w:val="0"/>
                  <w:marBottom w:val="0"/>
                  <w:divBdr>
                    <w:top w:val="none" w:sz="0" w:space="0" w:color="auto"/>
                    <w:left w:val="none" w:sz="0" w:space="0" w:color="auto"/>
                    <w:bottom w:val="none" w:sz="0" w:space="0" w:color="auto"/>
                    <w:right w:val="none" w:sz="0" w:space="0" w:color="auto"/>
                  </w:divBdr>
                  <w:divsChild>
                    <w:div w:id="533733628">
                      <w:marLeft w:val="0"/>
                      <w:marRight w:val="0"/>
                      <w:marTop w:val="0"/>
                      <w:marBottom w:val="0"/>
                      <w:divBdr>
                        <w:top w:val="none" w:sz="0" w:space="0" w:color="auto"/>
                        <w:left w:val="none" w:sz="0" w:space="0" w:color="auto"/>
                        <w:bottom w:val="none" w:sz="0" w:space="0" w:color="auto"/>
                        <w:right w:val="none" w:sz="0" w:space="0" w:color="auto"/>
                      </w:divBdr>
                    </w:div>
                  </w:divsChild>
                </w:div>
                <w:div w:id="1952741710">
                  <w:marLeft w:val="0"/>
                  <w:marRight w:val="0"/>
                  <w:marTop w:val="0"/>
                  <w:marBottom w:val="0"/>
                  <w:divBdr>
                    <w:top w:val="none" w:sz="0" w:space="0" w:color="auto"/>
                    <w:left w:val="none" w:sz="0" w:space="0" w:color="auto"/>
                    <w:bottom w:val="none" w:sz="0" w:space="0" w:color="auto"/>
                    <w:right w:val="none" w:sz="0" w:space="0" w:color="auto"/>
                  </w:divBdr>
                  <w:divsChild>
                    <w:div w:id="1340697584">
                      <w:marLeft w:val="0"/>
                      <w:marRight w:val="0"/>
                      <w:marTop w:val="0"/>
                      <w:marBottom w:val="0"/>
                      <w:divBdr>
                        <w:top w:val="none" w:sz="0" w:space="0" w:color="auto"/>
                        <w:left w:val="none" w:sz="0" w:space="0" w:color="auto"/>
                        <w:bottom w:val="none" w:sz="0" w:space="0" w:color="auto"/>
                        <w:right w:val="none" w:sz="0" w:space="0" w:color="auto"/>
                      </w:divBdr>
                    </w:div>
                  </w:divsChild>
                </w:div>
                <w:div w:id="1982422033">
                  <w:marLeft w:val="0"/>
                  <w:marRight w:val="0"/>
                  <w:marTop w:val="0"/>
                  <w:marBottom w:val="0"/>
                  <w:divBdr>
                    <w:top w:val="none" w:sz="0" w:space="0" w:color="auto"/>
                    <w:left w:val="none" w:sz="0" w:space="0" w:color="auto"/>
                    <w:bottom w:val="none" w:sz="0" w:space="0" w:color="auto"/>
                    <w:right w:val="none" w:sz="0" w:space="0" w:color="auto"/>
                  </w:divBdr>
                  <w:divsChild>
                    <w:div w:id="1543404035">
                      <w:marLeft w:val="0"/>
                      <w:marRight w:val="0"/>
                      <w:marTop w:val="0"/>
                      <w:marBottom w:val="0"/>
                      <w:divBdr>
                        <w:top w:val="none" w:sz="0" w:space="0" w:color="auto"/>
                        <w:left w:val="none" w:sz="0" w:space="0" w:color="auto"/>
                        <w:bottom w:val="none" w:sz="0" w:space="0" w:color="auto"/>
                        <w:right w:val="none" w:sz="0" w:space="0" w:color="auto"/>
                      </w:divBdr>
                    </w:div>
                  </w:divsChild>
                </w:div>
                <w:div w:id="2007513420">
                  <w:marLeft w:val="0"/>
                  <w:marRight w:val="0"/>
                  <w:marTop w:val="0"/>
                  <w:marBottom w:val="0"/>
                  <w:divBdr>
                    <w:top w:val="none" w:sz="0" w:space="0" w:color="auto"/>
                    <w:left w:val="none" w:sz="0" w:space="0" w:color="auto"/>
                    <w:bottom w:val="none" w:sz="0" w:space="0" w:color="auto"/>
                    <w:right w:val="none" w:sz="0" w:space="0" w:color="auto"/>
                  </w:divBdr>
                  <w:divsChild>
                    <w:div w:id="407268152">
                      <w:marLeft w:val="0"/>
                      <w:marRight w:val="0"/>
                      <w:marTop w:val="0"/>
                      <w:marBottom w:val="0"/>
                      <w:divBdr>
                        <w:top w:val="none" w:sz="0" w:space="0" w:color="auto"/>
                        <w:left w:val="none" w:sz="0" w:space="0" w:color="auto"/>
                        <w:bottom w:val="none" w:sz="0" w:space="0" w:color="auto"/>
                        <w:right w:val="none" w:sz="0" w:space="0" w:color="auto"/>
                      </w:divBdr>
                    </w:div>
                  </w:divsChild>
                </w:div>
                <w:div w:id="2032295315">
                  <w:marLeft w:val="0"/>
                  <w:marRight w:val="0"/>
                  <w:marTop w:val="0"/>
                  <w:marBottom w:val="0"/>
                  <w:divBdr>
                    <w:top w:val="none" w:sz="0" w:space="0" w:color="auto"/>
                    <w:left w:val="none" w:sz="0" w:space="0" w:color="auto"/>
                    <w:bottom w:val="none" w:sz="0" w:space="0" w:color="auto"/>
                    <w:right w:val="none" w:sz="0" w:space="0" w:color="auto"/>
                  </w:divBdr>
                  <w:divsChild>
                    <w:div w:id="1273322015">
                      <w:marLeft w:val="0"/>
                      <w:marRight w:val="0"/>
                      <w:marTop w:val="0"/>
                      <w:marBottom w:val="0"/>
                      <w:divBdr>
                        <w:top w:val="none" w:sz="0" w:space="0" w:color="auto"/>
                        <w:left w:val="none" w:sz="0" w:space="0" w:color="auto"/>
                        <w:bottom w:val="none" w:sz="0" w:space="0" w:color="auto"/>
                        <w:right w:val="none" w:sz="0" w:space="0" w:color="auto"/>
                      </w:divBdr>
                    </w:div>
                  </w:divsChild>
                </w:div>
                <w:div w:id="2054766719">
                  <w:marLeft w:val="0"/>
                  <w:marRight w:val="0"/>
                  <w:marTop w:val="0"/>
                  <w:marBottom w:val="0"/>
                  <w:divBdr>
                    <w:top w:val="none" w:sz="0" w:space="0" w:color="auto"/>
                    <w:left w:val="none" w:sz="0" w:space="0" w:color="auto"/>
                    <w:bottom w:val="none" w:sz="0" w:space="0" w:color="auto"/>
                    <w:right w:val="none" w:sz="0" w:space="0" w:color="auto"/>
                  </w:divBdr>
                  <w:divsChild>
                    <w:div w:id="18342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3904">
          <w:marLeft w:val="0"/>
          <w:marRight w:val="0"/>
          <w:marTop w:val="0"/>
          <w:marBottom w:val="0"/>
          <w:divBdr>
            <w:top w:val="none" w:sz="0" w:space="0" w:color="auto"/>
            <w:left w:val="none" w:sz="0" w:space="0" w:color="auto"/>
            <w:bottom w:val="none" w:sz="0" w:space="0" w:color="auto"/>
            <w:right w:val="none" w:sz="0" w:space="0" w:color="auto"/>
          </w:divBdr>
          <w:divsChild>
            <w:div w:id="1110583076">
              <w:marLeft w:val="0"/>
              <w:marRight w:val="0"/>
              <w:marTop w:val="0"/>
              <w:marBottom w:val="0"/>
              <w:divBdr>
                <w:top w:val="none" w:sz="0" w:space="0" w:color="auto"/>
                <w:left w:val="none" w:sz="0" w:space="0" w:color="auto"/>
                <w:bottom w:val="none" w:sz="0" w:space="0" w:color="auto"/>
                <w:right w:val="none" w:sz="0" w:space="0" w:color="auto"/>
              </w:divBdr>
            </w:div>
            <w:div w:id="1596286334">
              <w:marLeft w:val="0"/>
              <w:marRight w:val="0"/>
              <w:marTop w:val="0"/>
              <w:marBottom w:val="0"/>
              <w:divBdr>
                <w:top w:val="none" w:sz="0" w:space="0" w:color="auto"/>
                <w:left w:val="none" w:sz="0" w:space="0" w:color="auto"/>
                <w:bottom w:val="none" w:sz="0" w:space="0" w:color="auto"/>
                <w:right w:val="none" w:sz="0" w:space="0" w:color="auto"/>
              </w:divBdr>
            </w:div>
          </w:divsChild>
        </w:div>
        <w:div w:id="2051226881">
          <w:marLeft w:val="0"/>
          <w:marRight w:val="0"/>
          <w:marTop w:val="0"/>
          <w:marBottom w:val="0"/>
          <w:divBdr>
            <w:top w:val="none" w:sz="0" w:space="0" w:color="auto"/>
            <w:left w:val="none" w:sz="0" w:space="0" w:color="auto"/>
            <w:bottom w:val="none" w:sz="0" w:space="0" w:color="auto"/>
            <w:right w:val="none" w:sz="0" w:space="0" w:color="auto"/>
          </w:divBdr>
        </w:div>
      </w:divsChild>
    </w:div>
    <w:div w:id="1302228285">
      <w:bodyDiv w:val="1"/>
      <w:marLeft w:val="0"/>
      <w:marRight w:val="0"/>
      <w:marTop w:val="0"/>
      <w:marBottom w:val="0"/>
      <w:divBdr>
        <w:top w:val="none" w:sz="0" w:space="0" w:color="auto"/>
        <w:left w:val="none" w:sz="0" w:space="0" w:color="auto"/>
        <w:bottom w:val="none" w:sz="0" w:space="0" w:color="auto"/>
        <w:right w:val="none" w:sz="0" w:space="0" w:color="auto"/>
      </w:divBdr>
      <w:divsChild>
        <w:div w:id="38864263">
          <w:marLeft w:val="0"/>
          <w:marRight w:val="0"/>
          <w:marTop w:val="0"/>
          <w:marBottom w:val="0"/>
          <w:divBdr>
            <w:top w:val="none" w:sz="0" w:space="0" w:color="auto"/>
            <w:left w:val="none" w:sz="0" w:space="0" w:color="auto"/>
            <w:bottom w:val="none" w:sz="0" w:space="0" w:color="auto"/>
            <w:right w:val="none" w:sz="0" w:space="0" w:color="auto"/>
          </w:divBdr>
          <w:divsChild>
            <w:div w:id="1367293603">
              <w:marLeft w:val="0"/>
              <w:marRight w:val="0"/>
              <w:marTop w:val="0"/>
              <w:marBottom w:val="0"/>
              <w:divBdr>
                <w:top w:val="none" w:sz="0" w:space="0" w:color="auto"/>
                <w:left w:val="none" w:sz="0" w:space="0" w:color="auto"/>
                <w:bottom w:val="none" w:sz="0" w:space="0" w:color="auto"/>
                <w:right w:val="none" w:sz="0" w:space="0" w:color="auto"/>
              </w:divBdr>
            </w:div>
          </w:divsChild>
        </w:div>
        <w:div w:id="662582820">
          <w:marLeft w:val="0"/>
          <w:marRight w:val="0"/>
          <w:marTop w:val="0"/>
          <w:marBottom w:val="0"/>
          <w:divBdr>
            <w:top w:val="none" w:sz="0" w:space="0" w:color="auto"/>
            <w:left w:val="none" w:sz="0" w:space="0" w:color="auto"/>
            <w:bottom w:val="none" w:sz="0" w:space="0" w:color="auto"/>
            <w:right w:val="none" w:sz="0" w:space="0" w:color="auto"/>
          </w:divBdr>
          <w:divsChild>
            <w:div w:id="914049505">
              <w:marLeft w:val="0"/>
              <w:marRight w:val="0"/>
              <w:marTop w:val="0"/>
              <w:marBottom w:val="0"/>
              <w:divBdr>
                <w:top w:val="none" w:sz="0" w:space="0" w:color="auto"/>
                <w:left w:val="none" w:sz="0" w:space="0" w:color="auto"/>
                <w:bottom w:val="none" w:sz="0" w:space="0" w:color="auto"/>
                <w:right w:val="none" w:sz="0" w:space="0" w:color="auto"/>
              </w:divBdr>
              <w:divsChild>
                <w:div w:id="1025180764">
                  <w:marLeft w:val="0"/>
                  <w:marRight w:val="0"/>
                  <w:marTop w:val="30"/>
                  <w:marBottom w:val="30"/>
                  <w:divBdr>
                    <w:top w:val="none" w:sz="0" w:space="0" w:color="auto"/>
                    <w:left w:val="none" w:sz="0" w:space="0" w:color="auto"/>
                    <w:bottom w:val="none" w:sz="0" w:space="0" w:color="auto"/>
                    <w:right w:val="none" w:sz="0" w:space="0" w:color="auto"/>
                  </w:divBdr>
                  <w:divsChild>
                    <w:div w:id="53284177">
                      <w:marLeft w:val="0"/>
                      <w:marRight w:val="0"/>
                      <w:marTop w:val="0"/>
                      <w:marBottom w:val="0"/>
                      <w:divBdr>
                        <w:top w:val="none" w:sz="0" w:space="0" w:color="auto"/>
                        <w:left w:val="none" w:sz="0" w:space="0" w:color="auto"/>
                        <w:bottom w:val="none" w:sz="0" w:space="0" w:color="auto"/>
                        <w:right w:val="none" w:sz="0" w:space="0" w:color="auto"/>
                      </w:divBdr>
                      <w:divsChild>
                        <w:div w:id="304286744">
                          <w:marLeft w:val="0"/>
                          <w:marRight w:val="0"/>
                          <w:marTop w:val="0"/>
                          <w:marBottom w:val="0"/>
                          <w:divBdr>
                            <w:top w:val="none" w:sz="0" w:space="0" w:color="auto"/>
                            <w:left w:val="none" w:sz="0" w:space="0" w:color="auto"/>
                            <w:bottom w:val="none" w:sz="0" w:space="0" w:color="auto"/>
                            <w:right w:val="none" w:sz="0" w:space="0" w:color="auto"/>
                          </w:divBdr>
                        </w:div>
                      </w:divsChild>
                    </w:div>
                    <w:div w:id="1749419839">
                      <w:marLeft w:val="0"/>
                      <w:marRight w:val="0"/>
                      <w:marTop w:val="0"/>
                      <w:marBottom w:val="0"/>
                      <w:divBdr>
                        <w:top w:val="none" w:sz="0" w:space="0" w:color="auto"/>
                        <w:left w:val="none" w:sz="0" w:space="0" w:color="auto"/>
                        <w:bottom w:val="none" w:sz="0" w:space="0" w:color="auto"/>
                        <w:right w:val="none" w:sz="0" w:space="0" w:color="auto"/>
                      </w:divBdr>
                      <w:divsChild>
                        <w:div w:id="17624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890248">
              <w:marLeft w:val="0"/>
              <w:marRight w:val="0"/>
              <w:marTop w:val="0"/>
              <w:marBottom w:val="0"/>
              <w:divBdr>
                <w:top w:val="none" w:sz="0" w:space="0" w:color="auto"/>
                <w:left w:val="none" w:sz="0" w:space="0" w:color="auto"/>
                <w:bottom w:val="none" w:sz="0" w:space="0" w:color="auto"/>
                <w:right w:val="none" w:sz="0" w:space="0" w:color="auto"/>
              </w:divBdr>
            </w:div>
          </w:divsChild>
        </w:div>
        <w:div w:id="897517002">
          <w:marLeft w:val="0"/>
          <w:marRight w:val="0"/>
          <w:marTop w:val="0"/>
          <w:marBottom w:val="0"/>
          <w:divBdr>
            <w:top w:val="none" w:sz="0" w:space="0" w:color="auto"/>
            <w:left w:val="none" w:sz="0" w:space="0" w:color="auto"/>
            <w:bottom w:val="none" w:sz="0" w:space="0" w:color="auto"/>
            <w:right w:val="none" w:sz="0" w:space="0" w:color="auto"/>
          </w:divBdr>
          <w:divsChild>
            <w:div w:id="315036471">
              <w:marLeft w:val="0"/>
              <w:marRight w:val="0"/>
              <w:marTop w:val="0"/>
              <w:marBottom w:val="0"/>
              <w:divBdr>
                <w:top w:val="none" w:sz="0" w:space="0" w:color="auto"/>
                <w:left w:val="none" w:sz="0" w:space="0" w:color="auto"/>
                <w:bottom w:val="none" w:sz="0" w:space="0" w:color="auto"/>
                <w:right w:val="none" w:sz="0" w:space="0" w:color="auto"/>
              </w:divBdr>
            </w:div>
          </w:divsChild>
        </w:div>
        <w:div w:id="1094012679">
          <w:marLeft w:val="0"/>
          <w:marRight w:val="0"/>
          <w:marTop w:val="0"/>
          <w:marBottom w:val="0"/>
          <w:divBdr>
            <w:top w:val="none" w:sz="0" w:space="0" w:color="auto"/>
            <w:left w:val="none" w:sz="0" w:space="0" w:color="auto"/>
            <w:bottom w:val="none" w:sz="0" w:space="0" w:color="auto"/>
            <w:right w:val="none" w:sz="0" w:space="0" w:color="auto"/>
          </w:divBdr>
          <w:divsChild>
            <w:div w:id="1191645597">
              <w:marLeft w:val="0"/>
              <w:marRight w:val="0"/>
              <w:marTop w:val="0"/>
              <w:marBottom w:val="0"/>
              <w:divBdr>
                <w:top w:val="none" w:sz="0" w:space="0" w:color="auto"/>
                <w:left w:val="none" w:sz="0" w:space="0" w:color="auto"/>
                <w:bottom w:val="none" w:sz="0" w:space="0" w:color="auto"/>
                <w:right w:val="none" w:sz="0" w:space="0" w:color="auto"/>
              </w:divBdr>
            </w:div>
          </w:divsChild>
        </w:div>
        <w:div w:id="1228034753">
          <w:marLeft w:val="0"/>
          <w:marRight w:val="0"/>
          <w:marTop w:val="0"/>
          <w:marBottom w:val="0"/>
          <w:divBdr>
            <w:top w:val="none" w:sz="0" w:space="0" w:color="auto"/>
            <w:left w:val="none" w:sz="0" w:space="0" w:color="auto"/>
            <w:bottom w:val="none" w:sz="0" w:space="0" w:color="auto"/>
            <w:right w:val="none" w:sz="0" w:space="0" w:color="auto"/>
          </w:divBdr>
          <w:divsChild>
            <w:div w:id="1297295458">
              <w:marLeft w:val="0"/>
              <w:marRight w:val="0"/>
              <w:marTop w:val="0"/>
              <w:marBottom w:val="0"/>
              <w:divBdr>
                <w:top w:val="none" w:sz="0" w:space="0" w:color="auto"/>
                <w:left w:val="none" w:sz="0" w:space="0" w:color="auto"/>
                <w:bottom w:val="none" w:sz="0" w:space="0" w:color="auto"/>
                <w:right w:val="none" w:sz="0" w:space="0" w:color="auto"/>
              </w:divBdr>
            </w:div>
          </w:divsChild>
        </w:div>
        <w:div w:id="1868903986">
          <w:marLeft w:val="0"/>
          <w:marRight w:val="0"/>
          <w:marTop w:val="0"/>
          <w:marBottom w:val="0"/>
          <w:divBdr>
            <w:top w:val="none" w:sz="0" w:space="0" w:color="auto"/>
            <w:left w:val="none" w:sz="0" w:space="0" w:color="auto"/>
            <w:bottom w:val="none" w:sz="0" w:space="0" w:color="auto"/>
            <w:right w:val="none" w:sz="0" w:space="0" w:color="auto"/>
          </w:divBdr>
          <w:divsChild>
            <w:div w:id="37755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7786">
      <w:bodyDiv w:val="1"/>
      <w:marLeft w:val="0"/>
      <w:marRight w:val="0"/>
      <w:marTop w:val="0"/>
      <w:marBottom w:val="0"/>
      <w:divBdr>
        <w:top w:val="none" w:sz="0" w:space="0" w:color="auto"/>
        <w:left w:val="none" w:sz="0" w:space="0" w:color="auto"/>
        <w:bottom w:val="none" w:sz="0" w:space="0" w:color="auto"/>
        <w:right w:val="none" w:sz="0" w:space="0" w:color="auto"/>
      </w:divBdr>
      <w:divsChild>
        <w:div w:id="207228670">
          <w:marLeft w:val="0"/>
          <w:marRight w:val="0"/>
          <w:marTop w:val="0"/>
          <w:marBottom w:val="0"/>
          <w:divBdr>
            <w:top w:val="none" w:sz="0" w:space="0" w:color="auto"/>
            <w:left w:val="none" w:sz="0" w:space="0" w:color="auto"/>
            <w:bottom w:val="none" w:sz="0" w:space="0" w:color="auto"/>
            <w:right w:val="none" w:sz="0" w:space="0" w:color="auto"/>
          </w:divBdr>
        </w:div>
        <w:div w:id="473834449">
          <w:marLeft w:val="0"/>
          <w:marRight w:val="0"/>
          <w:marTop w:val="0"/>
          <w:marBottom w:val="0"/>
          <w:divBdr>
            <w:top w:val="none" w:sz="0" w:space="0" w:color="auto"/>
            <w:left w:val="none" w:sz="0" w:space="0" w:color="auto"/>
            <w:bottom w:val="none" w:sz="0" w:space="0" w:color="auto"/>
            <w:right w:val="none" w:sz="0" w:space="0" w:color="auto"/>
          </w:divBdr>
        </w:div>
        <w:div w:id="604116772">
          <w:marLeft w:val="0"/>
          <w:marRight w:val="0"/>
          <w:marTop w:val="0"/>
          <w:marBottom w:val="0"/>
          <w:divBdr>
            <w:top w:val="none" w:sz="0" w:space="0" w:color="auto"/>
            <w:left w:val="none" w:sz="0" w:space="0" w:color="auto"/>
            <w:bottom w:val="none" w:sz="0" w:space="0" w:color="auto"/>
            <w:right w:val="none" w:sz="0" w:space="0" w:color="auto"/>
          </w:divBdr>
        </w:div>
        <w:div w:id="642734117">
          <w:marLeft w:val="0"/>
          <w:marRight w:val="0"/>
          <w:marTop w:val="0"/>
          <w:marBottom w:val="0"/>
          <w:divBdr>
            <w:top w:val="none" w:sz="0" w:space="0" w:color="auto"/>
            <w:left w:val="none" w:sz="0" w:space="0" w:color="auto"/>
            <w:bottom w:val="none" w:sz="0" w:space="0" w:color="auto"/>
            <w:right w:val="none" w:sz="0" w:space="0" w:color="auto"/>
          </w:divBdr>
        </w:div>
        <w:div w:id="655912865">
          <w:marLeft w:val="0"/>
          <w:marRight w:val="0"/>
          <w:marTop w:val="0"/>
          <w:marBottom w:val="0"/>
          <w:divBdr>
            <w:top w:val="none" w:sz="0" w:space="0" w:color="auto"/>
            <w:left w:val="none" w:sz="0" w:space="0" w:color="auto"/>
            <w:bottom w:val="none" w:sz="0" w:space="0" w:color="auto"/>
            <w:right w:val="none" w:sz="0" w:space="0" w:color="auto"/>
          </w:divBdr>
        </w:div>
        <w:div w:id="671759926">
          <w:marLeft w:val="0"/>
          <w:marRight w:val="0"/>
          <w:marTop w:val="0"/>
          <w:marBottom w:val="0"/>
          <w:divBdr>
            <w:top w:val="none" w:sz="0" w:space="0" w:color="auto"/>
            <w:left w:val="none" w:sz="0" w:space="0" w:color="auto"/>
            <w:bottom w:val="none" w:sz="0" w:space="0" w:color="auto"/>
            <w:right w:val="none" w:sz="0" w:space="0" w:color="auto"/>
          </w:divBdr>
        </w:div>
        <w:div w:id="1335063445">
          <w:marLeft w:val="0"/>
          <w:marRight w:val="0"/>
          <w:marTop w:val="0"/>
          <w:marBottom w:val="0"/>
          <w:divBdr>
            <w:top w:val="none" w:sz="0" w:space="0" w:color="auto"/>
            <w:left w:val="none" w:sz="0" w:space="0" w:color="auto"/>
            <w:bottom w:val="none" w:sz="0" w:space="0" w:color="auto"/>
            <w:right w:val="none" w:sz="0" w:space="0" w:color="auto"/>
          </w:divBdr>
        </w:div>
      </w:divsChild>
    </w:div>
    <w:div w:id="1325545630">
      <w:bodyDiv w:val="1"/>
      <w:marLeft w:val="0"/>
      <w:marRight w:val="0"/>
      <w:marTop w:val="0"/>
      <w:marBottom w:val="0"/>
      <w:divBdr>
        <w:top w:val="none" w:sz="0" w:space="0" w:color="auto"/>
        <w:left w:val="none" w:sz="0" w:space="0" w:color="auto"/>
        <w:bottom w:val="none" w:sz="0" w:space="0" w:color="auto"/>
        <w:right w:val="none" w:sz="0" w:space="0" w:color="auto"/>
      </w:divBdr>
      <w:divsChild>
        <w:div w:id="173999020">
          <w:marLeft w:val="0"/>
          <w:marRight w:val="0"/>
          <w:marTop w:val="0"/>
          <w:marBottom w:val="0"/>
          <w:divBdr>
            <w:top w:val="none" w:sz="0" w:space="0" w:color="auto"/>
            <w:left w:val="none" w:sz="0" w:space="0" w:color="auto"/>
            <w:bottom w:val="none" w:sz="0" w:space="0" w:color="auto"/>
            <w:right w:val="none" w:sz="0" w:space="0" w:color="auto"/>
          </w:divBdr>
          <w:divsChild>
            <w:div w:id="671034988">
              <w:marLeft w:val="0"/>
              <w:marRight w:val="0"/>
              <w:marTop w:val="0"/>
              <w:marBottom w:val="0"/>
              <w:divBdr>
                <w:top w:val="none" w:sz="0" w:space="0" w:color="auto"/>
                <w:left w:val="none" w:sz="0" w:space="0" w:color="auto"/>
                <w:bottom w:val="none" w:sz="0" w:space="0" w:color="auto"/>
                <w:right w:val="none" w:sz="0" w:space="0" w:color="auto"/>
              </w:divBdr>
              <w:divsChild>
                <w:div w:id="1434932101">
                  <w:marLeft w:val="0"/>
                  <w:marRight w:val="0"/>
                  <w:marTop w:val="30"/>
                  <w:marBottom w:val="30"/>
                  <w:divBdr>
                    <w:top w:val="none" w:sz="0" w:space="0" w:color="auto"/>
                    <w:left w:val="none" w:sz="0" w:space="0" w:color="auto"/>
                    <w:bottom w:val="none" w:sz="0" w:space="0" w:color="auto"/>
                    <w:right w:val="none" w:sz="0" w:space="0" w:color="auto"/>
                  </w:divBdr>
                  <w:divsChild>
                    <w:div w:id="60058213">
                      <w:marLeft w:val="0"/>
                      <w:marRight w:val="0"/>
                      <w:marTop w:val="0"/>
                      <w:marBottom w:val="0"/>
                      <w:divBdr>
                        <w:top w:val="none" w:sz="0" w:space="0" w:color="auto"/>
                        <w:left w:val="none" w:sz="0" w:space="0" w:color="auto"/>
                        <w:bottom w:val="none" w:sz="0" w:space="0" w:color="auto"/>
                        <w:right w:val="none" w:sz="0" w:space="0" w:color="auto"/>
                      </w:divBdr>
                      <w:divsChild>
                        <w:div w:id="141893054">
                          <w:marLeft w:val="0"/>
                          <w:marRight w:val="0"/>
                          <w:marTop w:val="0"/>
                          <w:marBottom w:val="0"/>
                          <w:divBdr>
                            <w:top w:val="none" w:sz="0" w:space="0" w:color="auto"/>
                            <w:left w:val="none" w:sz="0" w:space="0" w:color="auto"/>
                            <w:bottom w:val="none" w:sz="0" w:space="0" w:color="auto"/>
                            <w:right w:val="none" w:sz="0" w:space="0" w:color="auto"/>
                          </w:divBdr>
                        </w:div>
                      </w:divsChild>
                    </w:div>
                    <w:div w:id="273753100">
                      <w:marLeft w:val="0"/>
                      <w:marRight w:val="0"/>
                      <w:marTop w:val="0"/>
                      <w:marBottom w:val="0"/>
                      <w:divBdr>
                        <w:top w:val="none" w:sz="0" w:space="0" w:color="auto"/>
                        <w:left w:val="none" w:sz="0" w:space="0" w:color="auto"/>
                        <w:bottom w:val="none" w:sz="0" w:space="0" w:color="auto"/>
                        <w:right w:val="none" w:sz="0" w:space="0" w:color="auto"/>
                      </w:divBdr>
                      <w:divsChild>
                        <w:div w:id="112303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416612">
              <w:marLeft w:val="0"/>
              <w:marRight w:val="0"/>
              <w:marTop w:val="0"/>
              <w:marBottom w:val="0"/>
              <w:divBdr>
                <w:top w:val="none" w:sz="0" w:space="0" w:color="auto"/>
                <w:left w:val="none" w:sz="0" w:space="0" w:color="auto"/>
                <w:bottom w:val="none" w:sz="0" w:space="0" w:color="auto"/>
                <w:right w:val="none" w:sz="0" w:space="0" w:color="auto"/>
              </w:divBdr>
            </w:div>
          </w:divsChild>
        </w:div>
        <w:div w:id="207953775">
          <w:marLeft w:val="0"/>
          <w:marRight w:val="0"/>
          <w:marTop w:val="0"/>
          <w:marBottom w:val="0"/>
          <w:divBdr>
            <w:top w:val="none" w:sz="0" w:space="0" w:color="auto"/>
            <w:left w:val="none" w:sz="0" w:space="0" w:color="auto"/>
            <w:bottom w:val="none" w:sz="0" w:space="0" w:color="auto"/>
            <w:right w:val="none" w:sz="0" w:space="0" w:color="auto"/>
          </w:divBdr>
          <w:divsChild>
            <w:div w:id="1636596468">
              <w:marLeft w:val="0"/>
              <w:marRight w:val="0"/>
              <w:marTop w:val="0"/>
              <w:marBottom w:val="0"/>
              <w:divBdr>
                <w:top w:val="none" w:sz="0" w:space="0" w:color="auto"/>
                <w:left w:val="none" w:sz="0" w:space="0" w:color="auto"/>
                <w:bottom w:val="none" w:sz="0" w:space="0" w:color="auto"/>
                <w:right w:val="none" w:sz="0" w:space="0" w:color="auto"/>
              </w:divBdr>
            </w:div>
          </w:divsChild>
        </w:div>
        <w:div w:id="390465606">
          <w:marLeft w:val="0"/>
          <w:marRight w:val="0"/>
          <w:marTop w:val="0"/>
          <w:marBottom w:val="0"/>
          <w:divBdr>
            <w:top w:val="none" w:sz="0" w:space="0" w:color="auto"/>
            <w:left w:val="none" w:sz="0" w:space="0" w:color="auto"/>
            <w:bottom w:val="none" w:sz="0" w:space="0" w:color="auto"/>
            <w:right w:val="none" w:sz="0" w:space="0" w:color="auto"/>
          </w:divBdr>
          <w:divsChild>
            <w:div w:id="1216354790">
              <w:marLeft w:val="0"/>
              <w:marRight w:val="0"/>
              <w:marTop w:val="0"/>
              <w:marBottom w:val="0"/>
              <w:divBdr>
                <w:top w:val="none" w:sz="0" w:space="0" w:color="auto"/>
                <w:left w:val="none" w:sz="0" w:space="0" w:color="auto"/>
                <w:bottom w:val="none" w:sz="0" w:space="0" w:color="auto"/>
                <w:right w:val="none" w:sz="0" w:space="0" w:color="auto"/>
              </w:divBdr>
            </w:div>
          </w:divsChild>
        </w:div>
        <w:div w:id="527530159">
          <w:marLeft w:val="0"/>
          <w:marRight w:val="0"/>
          <w:marTop w:val="0"/>
          <w:marBottom w:val="0"/>
          <w:divBdr>
            <w:top w:val="none" w:sz="0" w:space="0" w:color="auto"/>
            <w:left w:val="none" w:sz="0" w:space="0" w:color="auto"/>
            <w:bottom w:val="none" w:sz="0" w:space="0" w:color="auto"/>
            <w:right w:val="none" w:sz="0" w:space="0" w:color="auto"/>
          </w:divBdr>
          <w:divsChild>
            <w:div w:id="237207048">
              <w:marLeft w:val="0"/>
              <w:marRight w:val="0"/>
              <w:marTop w:val="0"/>
              <w:marBottom w:val="0"/>
              <w:divBdr>
                <w:top w:val="none" w:sz="0" w:space="0" w:color="auto"/>
                <w:left w:val="none" w:sz="0" w:space="0" w:color="auto"/>
                <w:bottom w:val="none" w:sz="0" w:space="0" w:color="auto"/>
                <w:right w:val="none" w:sz="0" w:space="0" w:color="auto"/>
              </w:divBdr>
            </w:div>
          </w:divsChild>
        </w:div>
        <w:div w:id="732701709">
          <w:marLeft w:val="0"/>
          <w:marRight w:val="0"/>
          <w:marTop w:val="0"/>
          <w:marBottom w:val="0"/>
          <w:divBdr>
            <w:top w:val="none" w:sz="0" w:space="0" w:color="auto"/>
            <w:left w:val="none" w:sz="0" w:space="0" w:color="auto"/>
            <w:bottom w:val="none" w:sz="0" w:space="0" w:color="auto"/>
            <w:right w:val="none" w:sz="0" w:space="0" w:color="auto"/>
          </w:divBdr>
          <w:divsChild>
            <w:div w:id="1955210220">
              <w:marLeft w:val="0"/>
              <w:marRight w:val="0"/>
              <w:marTop w:val="0"/>
              <w:marBottom w:val="0"/>
              <w:divBdr>
                <w:top w:val="none" w:sz="0" w:space="0" w:color="auto"/>
                <w:left w:val="none" w:sz="0" w:space="0" w:color="auto"/>
                <w:bottom w:val="none" w:sz="0" w:space="0" w:color="auto"/>
                <w:right w:val="none" w:sz="0" w:space="0" w:color="auto"/>
              </w:divBdr>
            </w:div>
          </w:divsChild>
        </w:div>
        <w:div w:id="1209075453">
          <w:marLeft w:val="0"/>
          <w:marRight w:val="0"/>
          <w:marTop w:val="0"/>
          <w:marBottom w:val="0"/>
          <w:divBdr>
            <w:top w:val="none" w:sz="0" w:space="0" w:color="auto"/>
            <w:left w:val="none" w:sz="0" w:space="0" w:color="auto"/>
            <w:bottom w:val="none" w:sz="0" w:space="0" w:color="auto"/>
            <w:right w:val="none" w:sz="0" w:space="0" w:color="auto"/>
          </w:divBdr>
          <w:divsChild>
            <w:div w:id="1416315580">
              <w:marLeft w:val="0"/>
              <w:marRight w:val="0"/>
              <w:marTop w:val="0"/>
              <w:marBottom w:val="0"/>
              <w:divBdr>
                <w:top w:val="none" w:sz="0" w:space="0" w:color="auto"/>
                <w:left w:val="none" w:sz="0" w:space="0" w:color="auto"/>
                <w:bottom w:val="none" w:sz="0" w:space="0" w:color="auto"/>
                <w:right w:val="none" w:sz="0" w:space="0" w:color="auto"/>
              </w:divBdr>
            </w:div>
            <w:div w:id="1624533028">
              <w:marLeft w:val="0"/>
              <w:marRight w:val="0"/>
              <w:marTop w:val="0"/>
              <w:marBottom w:val="0"/>
              <w:divBdr>
                <w:top w:val="none" w:sz="0" w:space="0" w:color="auto"/>
                <w:left w:val="none" w:sz="0" w:space="0" w:color="auto"/>
                <w:bottom w:val="none" w:sz="0" w:space="0" w:color="auto"/>
                <w:right w:val="none" w:sz="0" w:space="0" w:color="auto"/>
              </w:divBdr>
              <w:divsChild>
                <w:div w:id="2131364330">
                  <w:marLeft w:val="0"/>
                  <w:marRight w:val="0"/>
                  <w:marTop w:val="30"/>
                  <w:marBottom w:val="30"/>
                  <w:divBdr>
                    <w:top w:val="none" w:sz="0" w:space="0" w:color="auto"/>
                    <w:left w:val="none" w:sz="0" w:space="0" w:color="auto"/>
                    <w:bottom w:val="none" w:sz="0" w:space="0" w:color="auto"/>
                    <w:right w:val="none" w:sz="0" w:space="0" w:color="auto"/>
                  </w:divBdr>
                  <w:divsChild>
                    <w:div w:id="1641810394">
                      <w:marLeft w:val="0"/>
                      <w:marRight w:val="0"/>
                      <w:marTop w:val="0"/>
                      <w:marBottom w:val="0"/>
                      <w:divBdr>
                        <w:top w:val="none" w:sz="0" w:space="0" w:color="auto"/>
                        <w:left w:val="none" w:sz="0" w:space="0" w:color="auto"/>
                        <w:bottom w:val="none" w:sz="0" w:space="0" w:color="auto"/>
                        <w:right w:val="none" w:sz="0" w:space="0" w:color="auto"/>
                      </w:divBdr>
                      <w:divsChild>
                        <w:div w:id="433789886">
                          <w:marLeft w:val="0"/>
                          <w:marRight w:val="0"/>
                          <w:marTop w:val="0"/>
                          <w:marBottom w:val="0"/>
                          <w:divBdr>
                            <w:top w:val="none" w:sz="0" w:space="0" w:color="auto"/>
                            <w:left w:val="none" w:sz="0" w:space="0" w:color="auto"/>
                            <w:bottom w:val="none" w:sz="0" w:space="0" w:color="auto"/>
                            <w:right w:val="none" w:sz="0" w:space="0" w:color="auto"/>
                          </w:divBdr>
                        </w:div>
                      </w:divsChild>
                    </w:div>
                    <w:div w:id="1905988029">
                      <w:marLeft w:val="0"/>
                      <w:marRight w:val="0"/>
                      <w:marTop w:val="0"/>
                      <w:marBottom w:val="0"/>
                      <w:divBdr>
                        <w:top w:val="none" w:sz="0" w:space="0" w:color="auto"/>
                        <w:left w:val="none" w:sz="0" w:space="0" w:color="auto"/>
                        <w:bottom w:val="none" w:sz="0" w:space="0" w:color="auto"/>
                        <w:right w:val="none" w:sz="0" w:space="0" w:color="auto"/>
                      </w:divBdr>
                      <w:divsChild>
                        <w:div w:id="180095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906043">
          <w:marLeft w:val="0"/>
          <w:marRight w:val="0"/>
          <w:marTop w:val="0"/>
          <w:marBottom w:val="0"/>
          <w:divBdr>
            <w:top w:val="none" w:sz="0" w:space="0" w:color="auto"/>
            <w:left w:val="none" w:sz="0" w:space="0" w:color="auto"/>
            <w:bottom w:val="none" w:sz="0" w:space="0" w:color="auto"/>
            <w:right w:val="none" w:sz="0" w:space="0" w:color="auto"/>
          </w:divBdr>
          <w:divsChild>
            <w:div w:id="1637296536">
              <w:marLeft w:val="0"/>
              <w:marRight w:val="0"/>
              <w:marTop w:val="0"/>
              <w:marBottom w:val="0"/>
              <w:divBdr>
                <w:top w:val="none" w:sz="0" w:space="0" w:color="auto"/>
                <w:left w:val="none" w:sz="0" w:space="0" w:color="auto"/>
                <w:bottom w:val="none" w:sz="0" w:space="0" w:color="auto"/>
                <w:right w:val="none" w:sz="0" w:space="0" w:color="auto"/>
              </w:divBdr>
            </w:div>
          </w:divsChild>
        </w:div>
        <w:div w:id="1953508658">
          <w:marLeft w:val="0"/>
          <w:marRight w:val="0"/>
          <w:marTop w:val="0"/>
          <w:marBottom w:val="0"/>
          <w:divBdr>
            <w:top w:val="none" w:sz="0" w:space="0" w:color="auto"/>
            <w:left w:val="none" w:sz="0" w:space="0" w:color="auto"/>
            <w:bottom w:val="none" w:sz="0" w:space="0" w:color="auto"/>
            <w:right w:val="none" w:sz="0" w:space="0" w:color="auto"/>
          </w:divBdr>
          <w:divsChild>
            <w:div w:id="1422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1404">
      <w:bodyDiv w:val="1"/>
      <w:marLeft w:val="0"/>
      <w:marRight w:val="0"/>
      <w:marTop w:val="0"/>
      <w:marBottom w:val="0"/>
      <w:divBdr>
        <w:top w:val="none" w:sz="0" w:space="0" w:color="auto"/>
        <w:left w:val="none" w:sz="0" w:space="0" w:color="auto"/>
        <w:bottom w:val="none" w:sz="0" w:space="0" w:color="auto"/>
        <w:right w:val="none" w:sz="0" w:space="0" w:color="auto"/>
      </w:divBdr>
      <w:divsChild>
        <w:div w:id="468863716">
          <w:marLeft w:val="0"/>
          <w:marRight w:val="0"/>
          <w:marTop w:val="0"/>
          <w:marBottom w:val="0"/>
          <w:divBdr>
            <w:top w:val="none" w:sz="0" w:space="0" w:color="auto"/>
            <w:left w:val="none" w:sz="0" w:space="0" w:color="auto"/>
            <w:bottom w:val="none" w:sz="0" w:space="0" w:color="auto"/>
            <w:right w:val="none" w:sz="0" w:space="0" w:color="auto"/>
          </w:divBdr>
          <w:divsChild>
            <w:div w:id="1071586660">
              <w:marLeft w:val="0"/>
              <w:marRight w:val="0"/>
              <w:marTop w:val="0"/>
              <w:marBottom w:val="0"/>
              <w:divBdr>
                <w:top w:val="none" w:sz="0" w:space="0" w:color="auto"/>
                <w:left w:val="none" w:sz="0" w:space="0" w:color="auto"/>
                <w:bottom w:val="none" w:sz="0" w:space="0" w:color="auto"/>
                <w:right w:val="none" w:sz="0" w:space="0" w:color="auto"/>
              </w:divBdr>
            </w:div>
          </w:divsChild>
        </w:div>
        <w:div w:id="594363173">
          <w:marLeft w:val="0"/>
          <w:marRight w:val="0"/>
          <w:marTop w:val="0"/>
          <w:marBottom w:val="0"/>
          <w:divBdr>
            <w:top w:val="none" w:sz="0" w:space="0" w:color="auto"/>
            <w:left w:val="none" w:sz="0" w:space="0" w:color="auto"/>
            <w:bottom w:val="none" w:sz="0" w:space="0" w:color="auto"/>
            <w:right w:val="none" w:sz="0" w:space="0" w:color="auto"/>
          </w:divBdr>
          <w:divsChild>
            <w:div w:id="1455173189">
              <w:marLeft w:val="0"/>
              <w:marRight w:val="0"/>
              <w:marTop w:val="0"/>
              <w:marBottom w:val="0"/>
              <w:divBdr>
                <w:top w:val="none" w:sz="0" w:space="0" w:color="auto"/>
                <w:left w:val="none" w:sz="0" w:space="0" w:color="auto"/>
                <w:bottom w:val="none" w:sz="0" w:space="0" w:color="auto"/>
                <w:right w:val="none" w:sz="0" w:space="0" w:color="auto"/>
              </w:divBdr>
            </w:div>
            <w:div w:id="1531379981">
              <w:marLeft w:val="0"/>
              <w:marRight w:val="0"/>
              <w:marTop w:val="0"/>
              <w:marBottom w:val="0"/>
              <w:divBdr>
                <w:top w:val="none" w:sz="0" w:space="0" w:color="auto"/>
                <w:left w:val="none" w:sz="0" w:space="0" w:color="auto"/>
                <w:bottom w:val="none" w:sz="0" w:space="0" w:color="auto"/>
                <w:right w:val="none" w:sz="0" w:space="0" w:color="auto"/>
              </w:divBdr>
              <w:divsChild>
                <w:div w:id="571548240">
                  <w:marLeft w:val="0"/>
                  <w:marRight w:val="0"/>
                  <w:marTop w:val="30"/>
                  <w:marBottom w:val="30"/>
                  <w:divBdr>
                    <w:top w:val="none" w:sz="0" w:space="0" w:color="auto"/>
                    <w:left w:val="none" w:sz="0" w:space="0" w:color="auto"/>
                    <w:bottom w:val="none" w:sz="0" w:space="0" w:color="auto"/>
                    <w:right w:val="none" w:sz="0" w:space="0" w:color="auto"/>
                  </w:divBdr>
                  <w:divsChild>
                    <w:div w:id="1032724468">
                      <w:marLeft w:val="0"/>
                      <w:marRight w:val="0"/>
                      <w:marTop w:val="0"/>
                      <w:marBottom w:val="0"/>
                      <w:divBdr>
                        <w:top w:val="none" w:sz="0" w:space="0" w:color="auto"/>
                        <w:left w:val="none" w:sz="0" w:space="0" w:color="auto"/>
                        <w:bottom w:val="none" w:sz="0" w:space="0" w:color="auto"/>
                        <w:right w:val="none" w:sz="0" w:space="0" w:color="auto"/>
                      </w:divBdr>
                      <w:divsChild>
                        <w:div w:id="1778867081">
                          <w:marLeft w:val="0"/>
                          <w:marRight w:val="0"/>
                          <w:marTop w:val="0"/>
                          <w:marBottom w:val="0"/>
                          <w:divBdr>
                            <w:top w:val="none" w:sz="0" w:space="0" w:color="auto"/>
                            <w:left w:val="none" w:sz="0" w:space="0" w:color="auto"/>
                            <w:bottom w:val="none" w:sz="0" w:space="0" w:color="auto"/>
                            <w:right w:val="none" w:sz="0" w:space="0" w:color="auto"/>
                          </w:divBdr>
                        </w:div>
                      </w:divsChild>
                    </w:div>
                    <w:div w:id="1616445813">
                      <w:marLeft w:val="0"/>
                      <w:marRight w:val="0"/>
                      <w:marTop w:val="0"/>
                      <w:marBottom w:val="0"/>
                      <w:divBdr>
                        <w:top w:val="none" w:sz="0" w:space="0" w:color="auto"/>
                        <w:left w:val="none" w:sz="0" w:space="0" w:color="auto"/>
                        <w:bottom w:val="none" w:sz="0" w:space="0" w:color="auto"/>
                        <w:right w:val="none" w:sz="0" w:space="0" w:color="auto"/>
                      </w:divBdr>
                      <w:divsChild>
                        <w:div w:id="17640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860033">
          <w:marLeft w:val="0"/>
          <w:marRight w:val="0"/>
          <w:marTop w:val="0"/>
          <w:marBottom w:val="0"/>
          <w:divBdr>
            <w:top w:val="none" w:sz="0" w:space="0" w:color="auto"/>
            <w:left w:val="none" w:sz="0" w:space="0" w:color="auto"/>
            <w:bottom w:val="none" w:sz="0" w:space="0" w:color="auto"/>
            <w:right w:val="none" w:sz="0" w:space="0" w:color="auto"/>
          </w:divBdr>
          <w:divsChild>
            <w:div w:id="550699613">
              <w:marLeft w:val="0"/>
              <w:marRight w:val="0"/>
              <w:marTop w:val="0"/>
              <w:marBottom w:val="0"/>
              <w:divBdr>
                <w:top w:val="none" w:sz="0" w:space="0" w:color="auto"/>
                <w:left w:val="none" w:sz="0" w:space="0" w:color="auto"/>
                <w:bottom w:val="none" w:sz="0" w:space="0" w:color="auto"/>
                <w:right w:val="none" w:sz="0" w:space="0" w:color="auto"/>
              </w:divBdr>
            </w:div>
          </w:divsChild>
        </w:div>
        <w:div w:id="686448044">
          <w:marLeft w:val="0"/>
          <w:marRight w:val="0"/>
          <w:marTop w:val="0"/>
          <w:marBottom w:val="0"/>
          <w:divBdr>
            <w:top w:val="none" w:sz="0" w:space="0" w:color="auto"/>
            <w:left w:val="none" w:sz="0" w:space="0" w:color="auto"/>
            <w:bottom w:val="none" w:sz="0" w:space="0" w:color="auto"/>
            <w:right w:val="none" w:sz="0" w:space="0" w:color="auto"/>
          </w:divBdr>
          <w:divsChild>
            <w:div w:id="2125728423">
              <w:marLeft w:val="0"/>
              <w:marRight w:val="0"/>
              <w:marTop w:val="0"/>
              <w:marBottom w:val="0"/>
              <w:divBdr>
                <w:top w:val="none" w:sz="0" w:space="0" w:color="auto"/>
                <w:left w:val="none" w:sz="0" w:space="0" w:color="auto"/>
                <w:bottom w:val="none" w:sz="0" w:space="0" w:color="auto"/>
                <w:right w:val="none" w:sz="0" w:space="0" w:color="auto"/>
              </w:divBdr>
            </w:div>
          </w:divsChild>
        </w:div>
        <w:div w:id="1654917730">
          <w:marLeft w:val="0"/>
          <w:marRight w:val="0"/>
          <w:marTop w:val="0"/>
          <w:marBottom w:val="0"/>
          <w:divBdr>
            <w:top w:val="none" w:sz="0" w:space="0" w:color="auto"/>
            <w:left w:val="none" w:sz="0" w:space="0" w:color="auto"/>
            <w:bottom w:val="none" w:sz="0" w:space="0" w:color="auto"/>
            <w:right w:val="none" w:sz="0" w:space="0" w:color="auto"/>
          </w:divBdr>
          <w:divsChild>
            <w:div w:id="1048533888">
              <w:marLeft w:val="0"/>
              <w:marRight w:val="0"/>
              <w:marTop w:val="0"/>
              <w:marBottom w:val="0"/>
              <w:divBdr>
                <w:top w:val="none" w:sz="0" w:space="0" w:color="auto"/>
                <w:left w:val="none" w:sz="0" w:space="0" w:color="auto"/>
                <w:bottom w:val="none" w:sz="0" w:space="0" w:color="auto"/>
                <w:right w:val="none" w:sz="0" w:space="0" w:color="auto"/>
              </w:divBdr>
            </w:div>
          </w:divsChild>
        </w:div>
        <w:div w:id="2051609052">
          <w:marLeft w:val="0"/>
          <w:marRight w:val="0"/>
          <w:marTop w:val="0"/>
          <w:marBottom w:val="0"/>
          <w:divBdr>
            <w:top w:val="none" w:sz="0" w:space="0" w:color="auto"/>
            <w:left w:val="none" w:sz="0" w:space="0" w:color="auto"/>
            <w:bottom w:val="none" w:sz="0" w:space="0" w:color="auto"/>
            <w:right w:val="none" w:sz="0" w:space="0" w:color="auto"/>
          </w:divBdr>
          <w:divsChild>
            <w:div w:id="116339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20532">
      <w:bodyDiv w:val="1"/>
      <w:marLeft w:val="0"/>
      <w:marRight w:val="0"/>
      <w:marTop w:val="0"/>
      <w:marBottom w:val="0"/>
      <w:divBdr>
        <w:top w:val="none" w:sz="0" w:space="0" w:color="auto"/>
        <w:left w:val="none" w:sz="0" w:space="0" w:color="auto"/>
        <w:bottom w:val="none" w:sz="0" w:space="0" w:color="auto"/>
        <w:right w:val="none" w:sz="0" w:space="0" w:color="auto"/>
      </w:divBdr>
      <w:divsChild>
        <w:div w:id="387073885">
          <w:marLeft w:val="0"/>
          <w:marRight w:val="0"/>
          <w:marTop w:val="0"/>
          <w:marBottom w:val="0"/>
          <w:divBdr>
            <w:top w:val="none" w:sz="0" w:space="0" w:color="auto"/>
            <w:left w:val="none" w:sz="0" w:space="0" w:color="auto"/>
            <w:bottom w:val="none" w:sz="0" w:space="0" w:color="auto"/>
            <w:right w:val="none" w:sz="0" w:space="0" w:color="auto"/>
          </w:divBdr>
        </w:div>
        <w:div w:id="584993171">
          <w:marLeft w:val="0"/>
          <w:marRight w:val="0"/>
          <w:marTop w:val="0"/>
          <w:marBottom w:val="0"/>
          <w:divBdr>
            <w:top w:val="none" w:sz="0" w:space="0" w:color="auto"/>
            <w:left w:val="none" w:sz="0" w:space="0" w:color="auto"/>
            <w:bottom w:val="none" w:sz="0" w:space="0" w:color="auto"/>
            <w:right w:val="none" w:sz="0" w:space="0" w:color="auto"/>
          </w:divBdr>
          <w:divsChild>
            <w:div w:id="338772560">
              <w:marLeft w:val="0"/>
              <w:marRight w:val="0"/>
              <w:marTop w:val="0"/>
              <w:marBottom w:val="0"/>
              <w:divBdr>
                <w:top w:val="none" w:sz="0" w:space="0" w:color="auto"/>
                <w:left w:val="none" w:sz="0" w:space="0" w:color="auto"/>
                <w:bottom w:val="none" w:sz="0" w:space="0" w:color="auto"/>
                <w:right w:val="none" w:sz="0" w:space="0" w:color="auto"/>
              </w:divBdr>
            </w:div>
          </w:divsChild>
        </w:div>
        <w:div w:id="1174957237">
          <w:marLeft w:val="0"/>
          <w:marRight w:val="0"/>
          <w:marTop w:val="0"/>
          <w:marBottom w:val="0"/>
          <w:divBdr>
            <w:top w:val="none" w:sz="0" w:space="0" w:color="auto"/>
            <w:left w:val="none" w:sz="0" w:space="0" w:color="auto"/>
            <w:bottom w:val="none" w:sz="0" w:space="0" w:color="auto"/>
            <w:right w:val="none" w:sz="0" w:space="0" w:color="auto"/>
          </w:divBdr>
        </w:div>
        <w:div w:id="1277636773">
          <w:marLeft w:val="0"/>
          <w:marRight w:val="0"/>
          <w:marTop w:val="0"/>
          <w:marBottom w:val="0"/>
          <w:divBdr>
            <w:top w:val="none" w:sz="0" w:space="0" w:color="auto"/>
            <w:left w:val="none" w:sz="0" w:space="0" w:color="auto"/>
            <w:bottom w:val="none" w:sz="0" w:space="0" w:color="auto"/>
            <w:right w:val="none" w:sz="0" w:space="0" w:color="auto"/>
          </w:divBdr>
          <w:divsChild>
            <w:div w:id="1349941569">
              <w:marLeft w:val="0"/>
              <w:marRight w:val="0"/>
              <w:marTop w:val="0"/>
              <w:marBottom w:val="0"/>
              <w:divBdr>
                <w:top w:val="none" w:sz="0" w:space="0" w:color="auto"/>
                <w:left w:val="none" w:sz="0" w:space="0" w:color="auto"/>
                <w:bottom w:val="none" w:sz="0" w:space="0" w:color="auto"/>
                <w:right w:val="none" w:sz="0" w:space="0" w:color="auto"/>
              </w:divBdr>
            </w:div>
            <w:div w:id="1354310313">
              <w:marLeft w:val="0"/>
              <w:marRight w:val="0"/>
              <w:marTop w:val="0"/>
              <w:marBottom w:val="0"/>
              <w:divBdr>
                <w:top w:val="none" w:sz="0" w:space="0" w:color="auto"/>
                <w:left w:val="none" w:sz="0" w:space="0" w:color="auto"/>
                <w:bottom w:val="none" w:sz="0" w:space="0" w:color="auto"/>
                <w:right w:val="none" w:sz="0" w:space="0" w:color="auto"/>
              </w:divBdr>
            </w:div>
          </w:divsChild>
        </w:div>
        <w:div w:id="1505584913">
          <w:marLeft w:val="0"/>
          <w:marRight w:val="0"/>
          <w:marTop w:val="0"/>
          <w:marBottom w:val="0"/>
          <w:divBdr>
            <w:top w:val="none" w:sz="0" w:space="0" w:color="auto"/>
            <w:left w:val="none" w:sz="0" w:space="0" w:color="auto"/>
            <w:bottom w:val="none" w:sz="0" w:space="0" w:color="auto"/>
            <w:right w:val="none" w:sz="0" w:space="0" w:color="auto"/>
          </w:divBdr>
          <w:divsChild>
            <w:div w:id="1037701264">
              <w:marLeft w:val="0"/>
              <w:marRight w:val="0"/>
              <w:marTop w:val="0"/>
              <w:marBottom w:val="0"/>
              <w:divBdr>
                <w:top w:val="none" w:sz="0" w:space="0" w:color="auto"/>
                <w:left w:val="none" w:sz="0" w:space="0" w:color="auto"/>
                <w:bottom w:val="none" w:sz="0" w:space="0" w:color="auto"/>
                <w:right w:val="none" w:sz="0" w:space="0" w:color="auto"/>
              </w:divBdr>
            </w:div>
            <w:div w:id="1556116093">
              <w:marLeft w:val="0"/>
              <w:marRight w:val="0"/>
              <w:marTop w:val="0"/>
              <w:marBottom w:val="0"/>
              <w:divBdr>
                <w:top w:val="none" w:sz="0" w:space="0" w:color="auto"/>
                <w:left w:val="none" w:sz="0" w:space="0" w:color="auto"/>
                <w:bottom w:val="none" w:sz="0" w:space="0" w:color="auto"/>
                <w:right w:val="none" w:sz="0" w:space="0" w:color="auto"/>
              </w:divBdr>
            </w:div>
            <w:div w:id="1937444708">
              <w:marLeft w:val="0"/>
              <w:marRight w:val="0"/>
              <w:marTop w:val="0"/>
              <w:marBottom w:val="0"/>
              <w:divBdr>
                <w:top w:val="none" w:sz="0" w:space="0" w:color="auto"/>
                <w:left w:val="none" w:sz="0" w:space="0" w:color="auto"/>
                <w:bottom w:val="none" w:sz="0" w:space="0" w:color="auto"/>
                <w:right w:val="none" w:sz="0" w:space="0" w:color="auto"/>
              </w:divBdr>
            </w:div>
          </w:divsChild>
        </w:div>
        <w:div w:id="1665819428">
          <w:marLeft w:val="0"/>
          <w:marRight w:val="0"/>
          <w:marTop w:val="0"/>
          <w:marBottom w:val="0"/>
          <w:divBdr>
            <w:top w:val="none" w:sz="0" w:space="0" w:color="auto"/>
            <w:left w:val="none" w:sz="0" w:space="0" w:color="auto"/>
            <w:bottom w:val="none" w:sz="0" w:space="0" w:color="auto"/>
            <w:right w:val="none" w:sz="0" w:space="0" w:color="auto"/>
          </w:divBdr>
          <w:divsChild>
            <w:div w:id="1587550">
              <w:marLeft w:val="0"/>
              <w:marRight w:val="0"/>
              <w:marTop w:val="0"/>
              <w:marBottom w:val="0"/>
              <w:divBdr>
                <w:top w:val="none" w:sz="0" w:space="0" w:color="auto"/>
                <w:left w:val="none" w:sz="0" w:space="0" w:color="auto"/>
                <w:bottom w:val="none" w:sz="0" w:space="0" w:color="auto"/>
                <w:right w:val="none" w:sz="0" w:space="0" w:color="auto"/>
              </w:divBdr>
            </w:div>
            <w:div w:id="1450902609">
              <w:marLeft w:val="0"/>
              <w:marRight w:val="0"/>
              <w:marTop w:val="0"/>
              <w:marBottom w:val="0"/>
              <w:divBdr>
                <w:top w:val="none" w:sz="0" w:space="0" w:color="auto"/>
                <w:left w:val="none" w:sz="0" w:space="0" w:color="auto"/>
                <w:bottom w:val="none" w:sz="0" w:space="0" w:color="auto"/>
                <w:right w:val="none" w:sz="0" w:space="0" w:color="auto"/>
              </w:divBdr>
            </w:div>
            <w:div w:id="1691636701">
              <w:marLeft w:val="0"/>
              <w:marRight w:val="0"/>
              <w:marTop w:val="0"/>
              <w:marBottom w:val="0"/>
              <w:divBdr>
                <w:top w:val="none" w:sz="0" w:space="0" w:color="auto"/>
                <w:left w:val="none" w:sz="0" w:space="0" w:color="auto"/>
                <w:bottom w:val="none" w:sz="0" w:space="0" w:color="auto"/>
                <w:right w:val="none" w:sz="0" w:space="0" w:color="auto"/>
              </w:divBdr>
            </w:div>
          </w:divsChild>
        </w:div>
        <w:div w:id="1760448752">
          <w:marLeft w:val="0"/>
          <w:marRight w:val="0"/>
          <w:marTop w:val="0"/>
          <w:marBottom w:val="0"/>
          <w:divBdr>
            <w:top w:val="none" w:sz="0" w:space="0" w:color="auto"/>
            <w:left w:val="none" w:sz="0" w:space="0" w:color="auto"/>
            <w:bottom w:val="none" w:sz="0" w:space="0" w:color="auto"/>
            <w:right w:val="none" w:sz="0" w:space="0" w:color="auto"/>
          </w:divBdr>
          <w:divsChild>
            <w:div w:id="1042901366">
              <w:marLeft w:val="0"/>
              <w:marRight w:val="0"/>
              <w:marTop w:val="0"/>
              <w:marBottom w:val="0"/>
              <w:divBdr>
                <w:top w:val="none" w:sz="0" w:space="0" w:color="auto"/>
                <w:left w:val="none" w:sz="0" w:space="0" w:color="auto"/>
                <w:bottom w:val="none" w:sz="0" w:space="0" w:color="auto"/>
                <w:right w:val="none" w:sz="0" w:space="0" w:color="auto"/>
              </w:divBdr>
            </w:div>
            <w:div w:id="1559122596">
              <w:marLeft w:val="0"/>
              <w:marRight w:val="0"/>
              <w:marTop w:val="0"/>
              <w:marBottom w:val="0"/>
              <w:divBdr>
                <w:top w:val="none" w:sz="0" w:space="0" w:color="auto"/>
                <w:left w:val="none" w:sz="0" w:space="0" w:color="auto"/>
                <w:bottom w:val="none" w:sz="0" w:space="0" w:color="auto"/>
                <w:right w:val="none" w:sz="0" w:space="0" w:color="auto"/>
              </w:divBdr>
            </w:div>
            <w:div w:id="1685864458">
              <w:marLeft w:val="0"/>
              <w:marRight w:val="0"/>
              <w:marTop w:val="0"/>
              <w:marBottom w:val="0"/>
              <w:divBdr>
                <w:top w:val="none" w:sz="0" w:space="0" w:color="auto"/>
                <w:left w:val="none" w:sz="0" w:space="0" w:color="auto"/>
                <w:bottom w:val="none" w:sz="0" w:space="0" w:color="auto"/>
                <w:right w:val="none" w:sz="0" w:space="0" w:color="auto"/>
              </w:divBdr>
            </w:div>
            <w:div w:id="1704861825">
              <w:marLeft w:val="0"/>
              <w:marRight w:val="0"/>
              <w:marTop w:val="0"/>
              <w:marBottom w:val="0"/>
              <w:divBdr>
                <w:top w:val="none" w:sz="0" w:space="0" w:color="auto"/>
                <w:left w:val="none" w:sz="0" w:space="0" w:color="auto"/>
                <w:bottom w:val="none" w:sz="0" w:space="0" w:color="auto"/>
                <w:right w:val="none" w:sz="0" w:space="0" w:color="auto"/>
              </w:divBdr>
            </w:div>
            <w:div w:id="20559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5647">
      <w:bodyDiv w:val="1"/>
      <w:marLeft w:val="0"/>
      <w:marRight w:val="0"/>
      <w:marTop w:val="0"/>
      <w:marBottom w:val="0"/>
      <w:divBdr>
        <w:top w:val="none" w:sz="0" w:space="0" w:color="auto"/>
        <w:left w:val="none" w:sz="0" w:space="0" w:color="auto"/>
        <w:bottom w:val="none" w:sz="0" w:space="0" w:color="auto"/>
        <w:right w:val="none" w:sz="0" w:space="0" w:color="auto"/>
      </w:divBdr>
      <w:divsChild>
        <w:div w:id="404181069">
          <w:marLeft w:val="0"/>
          <w:marRight w:val="0"/>
          <w:marTop w:val="0"/>
          <w:marBottom w:val="0"/>
          <w:divBdr>
            <w:top w:val="none" w:sz="0" w:space="0" w:color="auto"/>
            <w:left w:val="none" w:sz="0" w:space="0" w:color="auto"/>
            <w:bottom w:val="none" w:sz="0" w:space="0" w:color="auto"/>
            <w:right w:val="none" w:sz="0" w:space="0" w:color="auto"/>
          </w:divBdr>
        </w:div>
        <w:div w:id="820002930">
          <w:marLeft w:val="0"/>
          <w:marRight w:val="0"/>
          <w:marTop w:val="0"/>
          <w:marBottom w:val="0"/>
          <w:divBdr>
            <w:top w:val="none" w:sz="0" w:space="0" w:color="auto"/>
            <w:left w:val="none" w:sz="0" w:space="0" w:color="auto"/>
            <w:bottom w:val="none" w:sz="0" w:space="0" w:color="auto"/>
            <w:right w:val="none" w:sz="0" w:space="0" w:color="auto"/>
          </w:divBdr>
        </w:div>
        <w:div w:id="1327057643">
          <w:marLeft w:val="0"/>
          <w:marRight w:val="0"/>
          <w:marTop w:val="0"/>
          <w:marBottom w:val="0"/>
          <w:divBdr>
            <w:top w:val="none" w:sz="0" w:space="0" w:color="auto"/>
            <w:left w:val="none" w:sz="0" w:space="0" w:color="auto"/>
            <w:bottom w:val="none" w:sz="0" w:space="0" w:color="auto"/>
            <w:right w:val="none" w:sz="0" w:space="0" w:color="auto"/>
          </w:divBdr>
        </w:div>
        <w:div w:id="1418095402">
          <w:marLeft w:val="0"/>
          <w:marRight w:val="0"/>
          <w:marTop w:val="0"/>
          <w:marBottom w:val="0"/>
          <w:divBdr>
            <w:top w:val="none" w:sz="0" w:space="0" w:color="auto"/>
            <w:left w:val="none" w:sz="0" w:space="0" w:color="auto"/>
            <w:bottom w:val="none" w:sz="0" w:space="0" w:color="auto"/>
            <w:right w:val="none" w:sz="0" w:space="0" w:color="auto"/>
          </w:divBdr>
        </w:div>
        <w:div w:id="1798792490">
          <w:marLeft w:val="0"/>
          <w:marRight w:val="0"/>
          <w:marTop w:val="0"/>
          <w:marBottom w:val="0"/>
          <w:divBdr>
            <w:top w:val="none" w:sz="0" w:space="0" w:color="auto"/>
            <w:left w:val="none" w:sz="0" w:space="0" w:color="auto"/>
            <w:bottom w:val="none" w:sz="0" w:space="0" w:color="auto"/>
            <w:right w:val="none" w:sz="0" w:space="0" w:color="auto"/>
          </w:divBdr>
        </w:div>
        <w:div w:id="1941375416">
          <w:marLeft w:val="0"/>
          <w:marRight w:val="0"/>
          <w:marTop w:val="0"/>
          <w:marBottom w:val="0"/>
          <w:divBdr>
            <w:top w:val="none" w:sz="0" w:space="0" w:color="auto"/>
            <w:left w:val="none" w:sz="0" w:space="0" w:color="auto"/>
            <w:bottom w:val="none" w:sz="0" w:space="0" w:color="auto"/>
            <w:right w:val="none" w:sz="0" w:space="0" w:color="auto"/>
          </w:divBdr>
        </w:div>
        <w:div w:id="1959604526">
          <w:marLeft w:val="0"/>
          <w:marRight w:val="0"/>
          <w:marTop w:val="0"/>
          <w:marBottom w:val="0"/>
          <w:divBdr>
            <w:top w:val="none" w:sz="0" w:space="0" w:color="auto"/>
            <w:left w:val="none" w:sz="0" w:space="0" w:color="auto"/>
            <w:bottom w:val="none" w:sz="0" w:space="0" w:color="auto"/>
            <w:right w:val="none" w:sz="0" w:space="0" w:color="auto"/>
          </w:divBdr>
        </w:div>
      </w:divsChild>
    </w:div>
    <w:div w:id="1435858918">
      <w:bodyDiv w:val="1"/>
      <w:marLeft w:val="0"/>
      <w:marRight w:val="0"/>
      <w:marTop w:val="0"/>
      <w:marBottom w:val="0"/>
      <w:divBdr>
        <w:top w:val="none" w:sz="0" w:space="0" w:color="auto"/>
        <w:left w:val="none" w:sz="0" w:space="0" w:color="auto"/>
        <w:bottom w:val="none" w:sz="0" w:space="0" w:color="auto"/>
        <w:right w:val="none" w:sz="0" w:space="0" w:color="auto"/>
      </w:divBdr>
      <w:divsChild>
        <w:div w:id="156114223">
          <w:marLeft w:val="0"/>
          <w:marRight w:val="0"/>
          <w:marTop w:val="0"/>
          <w:marBottom w:val="0"/>
          <w:divBdr>
            <w:top w:val="none" w:sz="0" w:space="0" w:color="auto"/>
            <w:left w:val="none" w:sz="0" w:space="0" w:color="auto"/>
            <w:bottom w:val="none" w:sz="0" w:space="0" w:color="auto"/>
            <w:right w:val="none" w:sz="0" w:space="0" w:color="auto"/>
          </w:divBdr>
          <w:divsChild>
            <w:div w:id="1802335073">
              <w:marLeft w:val="0"/>
              <w:marRight w:val="0"/>
              <w:marTop w:val="0"/>
              <w:marBottom w:val="0"/>
              <w:divBdr>
                <w:top w:val="none" w:sz="0" w:space="0" w:color="auto"/>
                <w:left w:val="none" w:sz="0" w:space="0" w:color="auto"/>
                <w:bottom w:val="none" w:sz="0" w:space="0" w:color="auto"/>
                <w:right w:val="none" w:sz="0" w:space="0" w:color="auto"/>
              </w:divBdr>
            </w:div>
          </w:divsChild>
        </w:div>
        <w:div w:id="454518521">
          <w:marLeft w:val="0"/>
          <w:marRight w:val="0"/>
          <w:marTop w:val="0"/>
          <w:marBottom w:val="0"/>
          <w:divBdr>
            <w:top w:val="none" w:sz="0" w:space="0" w:color="auto"/>
            <w:left w:val="none" w:sz="0" w:space="0" w:color="auto"/>
            <w:bottom w:val="none" w:sz="0" w:space="0" w:color="auto"/>
            <w:right w:val="none" w:sz="0" w:space="0" w:color="auto"/>
          </w:divBdr>
          <w:divsChild>
            <w:div w:id="1259951157">
              <w:marLeft w:val="0"/>
              <w:marRight w:val="0"/>
              <w:marTop w:val="0"/>
              <w:marBottom w:val="0"/>
              <w:divBdr>
                <w:top w:val="none" w:sz="0" w:space="0" w:color="auto"/>
                <w:left w:val="none" w:sz="0" w:space="0" w:color="auto"/>
                <w:bottom w:val="none" w:sz="0" w:space="0" w:color="auto"/>
                <w:right w:val="none" w:sz="0" w:space="0" w:color="auto"/>
              </w:divBdr>
            </w:div>
          </w:divsChild>
        </w:div>
        <w:div w:id="587081823">
          <w:marLeft w:val="0"/>
          <w:marRight w:val="0"/>
          <w:marTop w:val="0"/>
          <w:marBottom w:val="0"/>
          <w:divBdr>
            <w:top w:val="none" w:sz="0" w:space="0" w:color="auto"/>
            <w:left w:val="none" w:sz="0" w:space="0" w:color="auto"/>
            <w:bottom w:val="none" w:sz="0" w:space="0" w:color="auto"/>
            <w:right w:val="none" w:sz="0" w:space="0" w:color="auto"/>
          </w:divBdr>
          <w:divsChild>
            <w:div w:id="266469754">
              <w:marLeft w:val="0"/>
              <w:marRight w:val="0"/>
              <w:marTop w:val="0"/>
              <w:marBottom w:val="0"/>
              <w:divBdr>
                <w:top w:val="none" w:sz="0" w:space="0" w:color="auto"/>
                <w:left w:val="none" w:sz="0" w:space="0" w:color="auto"/>
                <w:bottom w:val="none" w:sz="0" w:space="0" w:color="auto"/>
                <w:right w:val="none" w:sz="0" w:space="0" w:color="auto"/>
              </w:divBdr>
            </w:div>
          </w:divsChild>
        </w:div>
        <w:div w:id="1636761920">
          <w:marLeft w:val="0"/>
          <w:marRight w:val="0"/>
          <w:marTop w:val="0"/>
          <w:marBottom w:val="0"/>
          <w:divBdr>
            <w:top w:val="none" w:sz="0" w:space="0" w:color="auto"/>
            <w:left w:val="none" w:sz="0" w:space="0" w:color="auto"/>
            <w:bottom w:val="none" w:sz="0" w:space="0" w:color="auto"/>
            <w:right w:val="none" w:sz="0" w:space="0" w:color="auto"/>
          </w:divBdr>
          <w:divsChild>
            <w:div w:id="290402252">
              <w:marLeft w:val="0"/>
              <w:marRight w:val="0"/>
              <w:marTop w:val="0"/>
              <w:marBottom w:val="0"/>
              <w:divBdr>
                <w:top w:val="none" w:sz="0" w:space="0" w:color="auto"/>
                <w:left w:val="none" w:sz="0" w:space="0" w:color="auto"/>
                <w:bottom w:val="none" w:sz="0" w:space="0" w:color="auto"/>
                <w:right w:val="none" w:sz="0" w:space="0" w:color="auto"/>
              </w:divBdr>
              <w:divsChild>
                <w:div w:id="1277638200">
                  <w:marLeft w:val="0"/>
                  <w:marRight w:val="0"/>
                  <w:marTop w:val="30"/>
                  <w:marBottom w:val="30"/>
                  <w:divBdr>
                    <w:top w:val="none" w:sz="0" w:space="0" w:color="auto"/>
                    <w:left w:val="none" w:sz="0" w:space="0" w:color="auto"/>
                    <w:bottom w:val="none" w:sz="0" w:space="0" w:color="auto"/>
                    <w:right w:val="none" w:sz="0" w:space="0" w:color="auto"/>
                  </w:divBdr>
                  <w:divsChild>
                    <w:div w:id="311450758">
                      <w:marLeft w:val="0"/>
                      <w:marRight w:val="0"/>
                      <w:marTop w:val="0"/>
                      <w:marBottom w:val="0"/>
                      <w:divBdr>
                        <w:top w:val="none" w:sz="0" w:space="0" w:color="auto"/>
                        <w:left w:val="none" w:sz="0" w:space="0" w:color="auto"/>
                        <w:bottom w:val="none" w:sz="0" w:space="0" w:color="auto"/>
                        <w:right w:val="none" w:sz="0" w:space="0" w:color="auto"/>
                      </w:divBdr>
                      <w:divsChild>
                        <w:div w:id="871652032">
                          <w:marLeft w:val="0"/>
                          <w:marRight w:val="0"/>
                          <w:marTop w:val="0"/>
                          <w:marBottom w:val="0"/>
                          <w:divBdr>
                            <w:top w:val="none" w:sz="0" w:space="0" w:color="auto"/>
                            <w:left w:val="none" w:sz="0" w:space="0" w:color="auto"/>
                            <w:bottom w:val="none" w:sz="0" w:space="0" w:color="auto"/>
                            <w:right w:val="none" w:sz="0" w:space="0" w:color="auto"/>
                          </w:divBdr>
                        </w:div>
                      </w:divsChild>
                    </w:div>
                    <w:div w:id="670255043">
                      <w:marLeft w:val="0"/>
                      <w:marRight w:val="0"/>
                      <w:marTop w:val="0"/>
                      <w:marBottom w:val="0"/>
                      <w:divBdr>
                        <w:top w:val="none" w:sz="0" w:space="0" w:color="auto"/>
                        <w:left w:val="none" w:sz="0" w:space="0" w:color="auto"/>
                        <w:bottom w:val="none" w:sz="0" w:space="0" w:color="auto"/>
                        <w:right w:val="none" w:sz="0" w:space="0" w:color="auto"/>
                      </w:divBdr>
                      <w:divsChild>
                        <w:div w:id="61605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44552">
              <w:marLeft w:val="0"/>
              <w:marRight w:val="0"/>
              <w:marTop w:val="0"/>
              <w:marBottom w:val="0"/>
              <w:divBdr>
                <w:top w:val="none" w:sz="0" w:space="0" w:color="auto"/>
                <w:left w:val="none" w:sz="0" w:space="0" w:color="auto"/>
                <w:bottom w:val="none" w:sz="0" w:space="0" w:color="auto"/>
                <w:right w:val="none" w:sz="0" w:space="0" w:color="auto"/>
              </w:divBdr>
            </w:div>
          </w:divsChild>
        </w:div>
        <w:div w:id="1913807247">
          <w:marLeft w:val="0"/>
          <w:marRight w:val="0"/>
          <w:marTop w:val="0"/>
          <w:marBottom w:val="0"/>
          <w:divBdr>
            <w:top w:val="none" w:sz="0" w:space="0" w:color="auto"/>
            <w:left w:val="none" w:sz="0" w:space="0" w:color="auto"/>
            <w:bottom w:val="none" w:sz="0" w:space="0" w:color="auto"/>
            <w:right w:val="none" w:sz="0" w:space="0" w:color="auto"/>
          </w:divBdr>
          <w:divsChild>
            <w:div w:id="622923616">
              <w:marLeft w:val="0"/>
              <w:marRight w:val="0"/>
              <w:marTop w:val="0"/>
              <w:marBottom w:val="0"/>
              <w:divBdr>
                <w:top w:val="none" w:sz="0" w:space="0" w:color="auto"/>
                <w:left w:val="none" w:sz="0" w:space="0" w:color="auto"/>
                <w:bottom w:val="none" w:sz="0" w:space="0" w:color="auto"/>
                <w:right w:val="none" w:sz="0" w:space="0" w:color="auto"/>
              </w:divBdr>
            </w:div>
          </w:divsChild>
        </w:div>
        <w:div w:id="2069062764">
          <w:marLeft w:val="0"/>
          <w:marRight w:val="0"/>
          <w:marTop w:val="0"/>
          <w:marBottom w:val="0"/>
          <w:divBdr>
            <w:top w:val="none" w:sz="0" w:space="0" w:color="auto"/>
            <w:left w:val="none" w:sz="0" w:space="0" w:color="auto"/>
            <w:bottom w:val="none" w:sz="0" w:space="0" w:color="auto"/>
            <w:right w:val="none" w:sz="0" w:space="0" w:color="auto"/>
          </w:divBdr>
          <w:divsChild>
            <w:div w:id="21442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1745">
      <w:bodyDiv w:val="1"/>
      <w:marLeft w:val="0"/>
      <w:marRight w:val="0"/>
      <w:marTop w:val="0"/>
      <w:marBottom w:val="0"/>
      <w:divBdr>
        <w:top w:val="none" w:sz="0" w:space="0" w:color="auto"/>
        <w:left w:val="none" w:sz="0" w:space="0" w:color="auto"/>
        <w:bottom w:val="none" w:sz="0" w:space="0" w:color="auto"/>
        <w:right w:val="none" w:sz="0" w:space="0" w:color="auto"/>
      </w:divBdr>
      <w:divsChild>
        <w:div w:id="533007935">
          <w:marLeft w:val="0"/>
          <w:marRight w:val="0"/>
          <w:marTop w:val="0"/>
          <w:marBottom w:val="0"/>
          <w:divBdr>
            <w:top w:val="none" w:sz="0" w:space="0" w:color="auto"/>
            <w:left w:val="none" w:sz="0" w:space="0" w:color="auto"/>
            <w:bottom w:val="none" w:sz="0" w:space="0" w:color="auto"/>
            <w:right w:val="none" w:sz="0" w:space="0" w:color="auto"/>
          </w:divBdr>
          <w:divsChild>
            <w:div w:id="1247418594">
              <w:marLeft w:val="0"/>
              <w:marRight w:val="0"/>
              <w:marTop w:val="0"/>
              <w:marBottom w:val="0"/>
              <w:divBdr>
                <w:top w:val="none" w:sz="0" w:space="0" w:color="auto"/>
                <w:left w:val="none" w:sz="0" w:space="0" w:color="auto"/>
                <w:bottom w:val="none" w:sz="0" w:space="0" w:color="auto"/>
                <w:right w:val="none" w:sz="0" w:space="0" w:color="auto"/>
              </w:divBdr>
            </w:div>
          </w:divsChild>
        </w:div>
        <w:div w:id="653412044">
          <w:marLeft w:val="0"/>
          <w:marRight w:val="0"/>
          <w:marTop w:val="0"/>
          <w:marBottom w:val="0"/>
          <w:divBdr>
            <w:top w:val="none" w:sz="0" w:space="0" w:color="auto"/>
            <w:left w:val="none" w:sz="0" w:space="0" w:color="auto"/>
            <w:bottom w:val="none" w:sz="0" w:space="0" w:color="auto"/>
            <w:right w:val="none" w:sz="0" w:space="0" w:color="auto"/>
          </w:divBdr>
          <w:divsChild>
            <w:div w:id="401221943">
              <w:marLeft w:val="0"/>
              <w:marRight w:val="0"/>
              <w:marTop w:val="0"/>
              <w:marBottom w:val="0"/>
              <w:divBdr>
                <w:top w:val="none" w:sz="0" w:space="0" w:color="auto"/>
                <w:left w:val="none" w:sz="0" w:space="0" w:color="auto"/>
                <w:bottom w:val="none" w:sz="0" w:space="0" w:color="auto"/>
                <w:right w:val="none" w:sz="0" w:space="0" w:color="auto"/>
              </w:divBdr>
            </w:div>
          </w:divsChild>
        </w:div>
        <w:div w:id="1072892510">
          <w:marLeft w:val="0"/>
          <w:marRight w:val="0"/>
          <w:marTop w:val="0"/>
          <w:marBottom w:val="0"/>
          <w:divBdr>
            <w:top w:val="none" w:sz="0" w:space="0" w:color="auto"/>
            <w:left w:val="none" w:sz="0" w:space="0" w:color="auto"/>
            <w:bottom w:val="none" w:sz="0" w:space="0" w:color="auto"/>
            <w:right w:val="none" w:sz="0" w:space="0" w:color="auto"/>
          </w:divBdr>
          <w:divsChild>
            <w:div w:id="300160580">
              <w:marLeft w:val="0"/>
              <w:marRight w:val="0"/>
              <w:marTop w:val="0"/>
              <w:marBottom w:val="0"/>
              <w:divBdr>
                <w:top w:val="none" w:sz="0" w:space="0" w:color="auto"/>
                <w:left w:val="none" w:sz="0" w:space="0" w:color="auto"/>
                <w:bottom w:val="none" w:sz="0" w:space="0" w:color="auto"/>
                <w:right w:val="none" w:sz="0" w:space="0" w:color="auto"/>
              </w:divBdr>
            </w:div>
          </w:divsChild>
        </w:div>
        <w:div w:id="1385836296">
          <w:marLeft w:val="0"/>
          <w:marRight w:val="0"/>
          <w:marTop w:val="0"/>
          <w:marBottom w:val="0"/>
          <w:divBdr>
            <w:top w:val="none" w:sz="0" w:space="0" w:color="auto"/>
            <w:left w:val="none" w:sz="0" w:space="0" w:color="auto"/>
            <w:bottom w:val="none" w:sz="0" w:space="0" w:color="auto"/>
            <w:right w:val="none" w:sz="0" w:space="0" w:color="auto"/>
          </w:divBdr>
          <w:divsChild>
            <w:div w:id="293415851">
              <w:marLeft w:val="0"/>
              <w:marRight w:val="0"/>
              <w:marTop w:val="0"/>
              <w:marBottom w:val="0"/>
              <w:divBdr>
                <w:top w:val="none" w:sz="0" w:space="0" w:color="auto"/>
                <w:left w:val="none" w:sz="0" w:space="0" w:color="auto"/>
                <w:bottom w:val="none" w:sz="0" w:space="0" w:color="auto"/>
                <w:right w:val="none" w:sz="0" w:space="0" w:color="auto"/>
              </w:divBdr>
            </w:div>
          </w:divsChild>
        </w:div>
        <w:div w:id="1410812530">
          <w:marLeft w:val="0"/>
          <w:marRight w:val="0"/>
          <w:marTop w:val="0"/>
          <w:marBottom w:val="0"/>
          <w:divBdr>
            <w:top w:val="none" w:sz="0" w:space="0" w:color="auto"/>
            <w:left w:val="none" w:sz="0" w:space="0" w:color="auto"/>
            <w:bottom w:val="none" w:sz="0" w:space="0" w:color="auto"/>
            <w:right w:val="none" w:sz="0" w:space="0" w:color="auto"/>
          </w:divBdr>
          <w:divsChild>
            <w:div w:id="696463629">
              <w:marLeft w:val="0"/>
              <w:marRight w:val="0"/>
              <w:marTop w:val="0"/>
              <w:marBottom w:val="0"/>
              <w:divBdr>
                <w:top w:val="none" w:sz="0" w:space="0" w:color="auto"/>
                <w:left w:val="none" w:sz="0" w:space="0" w:color="auto"/>
                <w:bottom w:val="none" w:sz="0" w:space="0" w:color="auto"/>
                <w:right w:val="none" w:sz="0" w:space="0" w:color="auto"/>
              </w:divBdr>
            </w:div>
            <w:div w:id="1642419907">
              <w:marLeft w:val="0"/>
              <w:marRight w:val="0"/>
              <w:marTop w:val="0"/>
              <w:marBottom w:val="0"/>
              <w:divBdr>
                <w:top w:val="none" w:sz="0" w:space="0" w:color="auto"/>
                <w:left w:val="none" w:sz="0" w:space="0" w:color="auto"/>
                <w:bottom w:val="none" w:sz="0" w:space="0" w:color="auto"/>
                <w:right w:val="none" w:sz="0" w:space="0" w:color="auto"/>
              </w:divBdr>
              <w:divsChild>
                <w:div w:id="34090100">
                  <w:marLeft w:val="0"/>
                  <w:marRight w:val="0"/>
                  <w:marTop w:val="30"/>
                  <w:marBottom w:val="30"/>
                  <w:divBdr>
                    <w:top w:val="none" w:sz="0" w:space="0" w:color="auto"/>
                    <w:left w:val="none" w:sz="0" w:space="0" w:color="auto"/>
                    <w:bottom w:val="none" w:sz="0" w:space="0" w:color="auto"/>
                    <w:right w:val="none" w:sz="0" w:space="0" w:color="auto"/>
                  </w:divBdr>
                  <w:divsChild>
                    <w:div w:id="194117962">
                      <w:marLeft w:val="0"/>
                      <w:marRight w:val="0"/>
                      <w:marTop w:val="0"/>
                      <w:marBottom w:val="0"/>
                      <w:divBdr>
                        <w:top w:val="none" w:sz="0" w:space="0" w:color="auto"/>
                        <w:left w:val="none" w:sz="0" w:space="0" w:color="auto"/>
                        <w:bottom w:val="none" w:sz="0" w:space="0" w:color="auto"/>
                        <w:right w:val="none" w:sz="0" w:space="0" w:color="auto"/>
                      </w:divBdr>
                      <w:divsChild>
                        <w:div w:id="352733910">
                          <w:marLeft w:val="0"/>
                          <w:marRight w:val="0"/>
                          <w:marTop w:val="0"/>
                          <w:marBottom w:val="0"/>
                          <w:divBdr>
                            <w:top w:val="none" w:sz="0" w:space="0" w:color="auto"/>
                            <w:left w:val="none" w:sz="0" w:space="0" w:color="auto"/>
                            <w:bottom w:val="none" w:sz="0" w:space="0" w:color="auto"/>
                            <w:right w:val="none" w:sz="0" w:space="0" w:color="auto"/>
                          </w:divBdr>
                        </w:div>
                      </w:divsChild>
                    </w:div>
                    <w:div w:id="486937814">
                      <w:marLeft w:val="0"/>
                      <w:marRight w:val="0"/>
                      <w:marTop w:val="0"/>
                      <w:marBottom w:val="0"/>
                      <w:divBdr>
                        <w:top w:val="none" w:sz="0" w:space="0" w:color="auto"/>
                        <w:left w:val="none" w:sz="0" w:space="0" w:color="auto"/>
                        <w:bottom w:val="none" w:sz="0" w:space="0" w:color="auto"/>
                        <w:right w:val="none" w:sz="0" w:space="0" w:color="auto"/>
                      </w:divBdr>
                      <w:divsChild>
                        <w:div w:id="669913927">
                          <w:marLeft w:val="0"/>
                          <w:marRight w:val="0"/>
                          <w:marTop w:val="0"/>
                          <w:marBottom w:val="0"/>
                          <w:divBdr>
                            <w:top w:val="none" w:sz="0" w:space="0" w:color="auto"/>
                            <w:left w:val="none" w:sz="0" w:space="0" w:color="auto"/>
                            <w:bottom w:val="none" w:sz="0" w:space="0" w:color="auto"/>
                            <w:right w:val="none" w:sz="0" w:space="0" w:color="auto"/>
                          </w:divBdr>
                        </w:div>
                      </w:divsChild>
                    </w:div>
                    <w:div w:id="724764773">
                      <w:marLeft w:val="0"/>
                      <w:marRight w:val="0"/>
                      <w:marTop w:val="0"/>
                      <w:marBottom w:val="0"/>
                      <w:divBdr>
                        <w:top w:val="none" w:sz="0" w:space="0" w:color="auto"/>
                        <w:left w:val="none" w:sz="0" w:space="0" w:color="auto"/>
                        <w:bottom w:val="none" w:sz="0" w:space="0" w:color="auto"/>
                        <w:right w:val="none" w:sz="0" w:space="0" w:color="auto"/>
                      </w:divBdr>
                      <w:divsChild>
                        <w:div w:id="2095585082">
                          <w:marLeft w:val="0"/>
                          <w:marRight w:val="0"/>
                          <w:marTop w:val="0"/>
                          <w:marBottom w:val="0"/>
                          <w:divBdr>
                            <w:top w:val="none" w:sz="0" w:space="0" w:color="auto"/>
                            <w:left w:val="none" w:sz="0" w:space="0" w:color="auto"/>
                            <w:bottom w:val="none" w:sz="0" w:space="0" w:color="auto"/>
                            <w:right w:val="none" w:sz="0" w:space="0" w:color="auto"/>
                          </w:divBdr>
                        </w:div>
                      </w:divsChild>
                    </w:div>
                    <w:div w:id="873465523">
                      <w:marLeft w:val="0"/>
                      <w:marRight w:val="0"/>
                      <w:marTop w:val="0"/>
                      <w:marBottom w:val="0"/>
                      <w:divBdr>
                        <w:top w:val="none" w:sz="0" w:space="0" w:color="auto"/>
                        <w:left w:val="none" w:sz="0" w:space="0" w:color="auto"/>
                        <w:bottom w:val="none" w:sz="0" w:space="0" w:color="auto"/>
                        <w:right w:val="none" w:sz="0" w:space="0" w:color="auto"/>
                      </w:divBdr>
                      <w:divsChild>
                        <w:div w:id="1366639412">
                          <w:marLeft w:val="0"/>
                          <w:marRight w:val="0"/>
                          <w:marTop w:val="0"/>
                          <w:marBottom w:val="0"/>
                          <w:divBdr>
                            <w:top w:val="none" w:sz="0" w:space="0" w:color="auto"/>
                            <w:left w:val="none" w:sz="0" w:space="0" w:color="auto"/>
                            <w:bottom w:val="none" w:sz="0" w:space="0" w:color="auto"/>
                            <w:right w:val="none" w:sz="0" w:space="0" w:color="auto"/>
                          </w:divBdr>
                        </w:div>
                      </w:divsChild>
                    </w:div>
                    <w:div w:id="1129981818">
                      <w:marLeft w:val="0"/>
                      <w:marRight w:val="0"/>
                      <w:marTop w:val="0"/>
                      <w:marBottom w:val="0"/>
                      <w:divBdr>
                        <w:top w:val="none" w:sz="0" w:space="0" w:color="auto"/>
                        <w:left w:val="none" w:sz="0" w:space="0" w:color="auto"/>
                        <w:bottom w:val="none" w:sz="0" w:space="0" w:color="auto"/>
                        <w:right w:val="none" w:sz="0" w:space="0" w:color="auto"/>
                      </w:divBdr>
                      <w:divsChild>
                        <w:div w:id="167257649">
                          <w:marLeft w:val="0"/>
                          <w:marRight w:val="0"/>
                          <w:marTop w:val="0"/>
                          <w:marBottom w:val="0"/>
                          <w:divBdr>
                            <w:top w:val="none" w:sz="0" w:space="0" w:color="auto"/>
                            <w:left w:val="none" w:sz="0" w:space="0" w:color="auto"/>
                            <w:bottom w:val="none" w:sz="0" w:space="0" w:color="auto"/>
                            <w:right w:val="none" w:sz="0" w:space="0" w:color="auto"/>
                          </w:divBdr>
                        </w:div>
                      </w:divsChild>
                    </w:div>
                    <w:div w:id="1909925767">
                      <w:marLeft w:val="0"/>
                      <w:marRight w:val="0"/>
                      <w:marTop w:val="0"/>
                      <w:marBottom w:val="0"/>
                      <w:divBdr>
                        <w:top w:val="none" w:sz="0" w:space="0" w:color="auto"/>
                        <w:left w:val="none" w:sz="0" w:space="0" w:color="auto"/>
                        <w:bottom w:val="none" w:sz="0" w:space="0" w:color="auto"/>
                        <w:right w:val="none" w:sz="0" w:space="0" w:color="auto"/>
                      </w:divBdr>
                      <w:divsChild>
                        <w:div w:id="1778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97683">
          <w:marLeft w:val="0"/>
          <w:marRight w:val="0"/>
          <w:marTop w:val="0"/>
          <w:marBottom w:val="0"/>
          <w:divBdr>
            <w:top w:val="none" w:sz="0" w:space="0" w:color="auto"/>
            <w:left w:val="none" w:sz="0" w:space="0" w:color="auto"/>
            <w:bottom w:val="none" w:sz="0" w:space="0" w:color="auto"/>
            <w:right w:val="none" w:sz="0" w:space="0" w:color="auto"/>
          </w:divBdr>
          <w:divsChild>
            <w:div w:id="5718013">
              <w:marLeft w:val="0"/>
              <w:marRight w:val="0"/>
              <w:marTop w:val="0"/>
              <w:marBottom w:val="0"/>
              <w:divBdr>
                <w:top w:val="none" w:sz="0" w:space="0" w:color="auto"/>
                <w:left w:val="none" w:sz="0" w:space="0" w:color="auto"/>
                <w:bottom w:val="none" w:sz="0" w:space="0" w:color="auto"/>
                <w:right w:val="none" w:sz="0" w:space="0" w:color="auto"/>
              </w:divBdr>
            </w:div>
          </w:divsChild>
        </w:div>
        <w:div w:id="1863519306">
          <w:marLeft w:val="0"/>
          <w:marRight w:val="0"/>
          <w:marTop w:val="0"/>
          <w:marBottom w:val="0"/>
          <w:divBdr>
            <w:top w:val="none" w:sz="0" w:space="0" w:color="auto"/>
            <w:left w:val="none" w:sz="0" w:space="0" w:color="auto"/>
            <w:bottom w:val="none" w:sz="0" w:space="0" w:color="auto"/>
            <w:right w:val="none" w:sz="0" w:space="0" w:color="auto"/>
          </w:divBdr>
          <w:divsChild>
            <w:div w:id="421224801">
              <w:marLeft w:val="0"/>
              <w:marRight w:val="0"/>
              <w:marTop w:val="0"/>
              <w:marBottom w:val="0"/>
              <w:divBdr>
                <w:top w:val="none" w:sz="0" w:space="0" w:color="auto"/>
                <w:left w:val="none" w:sz="0" w:space="0" w:color="auto"/>
                <w:bottom w:val="none" w:sz="0" w:space="0" w:color="auto"/>
                <w:right w:val="none" w:sz="0" w:space="0" w:color="auto"/>
              </w:divBdr>
            </w:div>
            <w:div w:id="1514959080">
              <w:marLeft w:val="0"/>
              <w:marRight w:val="0"/>
              <w:marTop w:val="0"/>
              <w:marBottom w:val="0"/>
              <w:divBdr>
                <w:top w:val="none" w:sz="0" w:space="0" w:color="auto"/>
                <w:left w:val="none" w:sz="0" w:space="0" w:color="auto"/>
                <w:bottom w:val="none" w:sz="0" w:space="0" w:color="auto"/>
                <w:right w:val="none" w:sz="0" w:space="0" w:color="auto"/>
              </w:divBdr>
              <w:divsChild>
                <w:div w:id="840268591">
                  <w:marLeft w:val="0"/>
                  <w:marRight w:val="0"/>
                  <w:marTop w:val="30"/>
                  <w:marBottom w:val="30"/>
                  <w:divBdr>
                    <w:top w:val="none" w:sz="0" w:space="0" w:color="auto"/>
                    <w:left w:val="none" w:sz="0" w:space="0" w:color="auto"/>
                    <w:bottom w:val="none" w:sz="0" w:space="0" w:color="auto"/>
                    <w:right w:val="none" w:sz="0" w:space="0" w:color="auto"/>
                  </w:divBdr>
                  <w:divsChild>
                    <w:div w:id="351033279">
                      <w:marLeft w:val="0"/>
                      <w:marRight w:val="0"/>
                      <w:marTop w:val="0"/>
                      <w:marBottom w:val="0"/>
                      <w:divBdr>
                        <w:top w:val="none" w:sz="0" w:space="0" w:color="auto"/>
                        <w:left w:val="none" w:sz="0" w:space="0" w:color="auto"/>
                        <w:bottom w:val="none" w:sz="0" w:space="0" w:color="auto"/>
                        <w:right w:val="none" w:sz="0" w:space="0" w:color="auto"/>
                      </w:divBdr>
                      <w:divsChild>
                        <w:div w:id="1922106255">
                          <w:marLeft w:val="0"/>
                          <w:marRight w:val="0"/>
                          <w:marTop w:val="0"/>
                          <w:marBottom w:val="0"/>
                          <w:divBdr>
                            <w:top w:val="none" w:sz="0" w:space="0" w:color="auto"/>
                            <w:left w:val="none" w:sz="0" w:space="0" w:color="auto"/>
                            <w:bottom w:val="none" w:sz="0" w:space="0" w:color="auto"/>
                            <w:right w:val="none" w:sz="0" w:space="0" w:color="auto"/>
                          </w:divBdr>
                        </w:div>
                      </w:divsChild>
                    </w:div>
                    <w:div w:id="1569456965">
                      <w:marLeft w:val="0"/>
                      <w:marRight w:val="0"/>
                      <w:marTop w:val="0"/>
                      <w:marBottom w:val="0"/>
                      <w:divBdr>
                        <w:top w:val="none" w:sz="0" w:space="0" w:color="auto"/>
                        <w:left w:val="none" w:sz="0" w:space="0" w:color="auto"/>
                        <w:bottom w:val="none" w:sz="0" w:space="0" w:color="auto"/>
                        <w:right w:val="none" w:sz="0" w:space="0" w:color="auto"/>
                      </w:divBdr>
                      <w:divsChild>
                        <w:div w:id="16409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324483">
          <w:marLeft w:val="0"/>
          <w:marRight w:val="0"/>
          <w:marTop w:val="0"/>
          <w:marBottom w:val="0"/>
          <w:divBdr>
            <w:top w:val="none" w:sz="0" w:space="0" w:color="auto"/>
            <w:left w:val="none" w:sz="0" w:space="0" w:color="auto"/>
            <w:bottom w:val="none" w:sz="0" w:space="0" w:color="auto"/>
            <w:right w:val="none" w:sz="0" w:space="0" w:color="auto"/>
          </w:divBdr>
          <w:divsChild>
            <w:div w:id="942104342">
              <w:marLeft w:val="0"/>
              <w:marRight w:val="0"/>
              <w:marTop w:val="0"/>
              <w:marBottom w:val="0"/>
              <w:divBdr>
                <w:top w:val="none" w:sz="0" w:space="0" w:color="auto"/>
                <w:left w:val="none" w:sz="0" w:space="0" w:color="auto"/>
                <w:bottom w:val="none" w:sz="0" w:space="0" w:color="auto"/>
                <w:right w:val="none" w:sz="0" w:space="0" w:color="auto"/>
              </w:divBdr>
            </w:div>
          </w:divsChild>
        </w:div>
        <w:div w:id="1941449772">
          <w:marLeft w:val="0"/>
          <w:marRight w:val="0"/>
          <w:marTop w:val="0"/>
          <w:marBottom w:val="0"/>
          <w:divBdr>
            <w:top w:val="none" w:sz="0" w:space="0" w:color="auto"/>
            <w:left w:val="none" w:sz="0" w:space="0" w:color="auto"/>
            <w:bottom w:val="none" w:sz="0" w:space="0" w:color="auto"/>
            <w:right w:val="none" w:sz="0" w:space="0" w:color="auto"/>
          </w:divBdr>
          <w:divsChild>
            <w:div w:id="1447045860">
              <w:marLeft w:val="0"/>
              <w:marRight w:val="0"/>
              <w:marTop w:val="0"/>
              <w:marBottom w:val="0"/>
              <w:divBdr>
                <w:top w:val="none" w:sz="0" w:space="0" w:color="auto"/>
                <w:left w:val="none" w:sz="0" w:space="0" w:color="auto"/>
                <w:bottom w:val="none" w:sz="0" w:space="0" w:color="auto"/>
                <w:right w:val="none" w:sz="0" w:space="0" w:color="auto"/>
              </w:divBdr>
            </w:div>
          </w:divsChild>
        </w:div>
        <w:div w:id="1955018556">
          <w:marLeft w:val="0"/>
          <w:marRight w:val="0"/>
          <w:marTop w:val="0"/>
          <w:marBottom w:val="0"/>
          <w:divBdr>
            <w:top w:val="none" w:sz="0" w:space="0" w:color="auto"/>
            <w:left w:val="none" w:sz="0" w:space="0" w:color="auto"/>
            <w:bottom w:val="none" w:sz="0" w:space="0" w:color="auto"/>
            <w:right w:val="none" w:sz="0" w:space="0" w:color="auto"/>
          </w:divBdr>
          <w:divsChild>
            <w:div w:id="13737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58652">
      <w:bodyDiv w:val="1"/>
      <w:marLeft w:val="0"/>
      <w:marRight w:val="0"/>
      <w:marTop w:val="0"/>
      <w:marBottom w:val="0"/>
      <w:divBdr>
        <w:top w:val="none" w:sz="0" w:space="0" w:color="auto"/>
        <w:left w:val="none" w:sz="0" w:space="0" w:color="auto"/>
        <w:bottom w:val="none" w:sz="0" w:space="0" w:color="auto"/>
        <w:right w:val="none" w:sz="0" w:space="0" w:color="auto"/>
      </w:divBdr>
      <w:divsChild>
        <w:div w:id="140192518">
          <w:marLeft w:val="0"/>
          <w:marRight w:val="0"/>
          <w:marTop w:val="0"/>
          <w:marBottom w:val="0"/>
          <w:divBdr>
            <w:top w:val="none" w:sz="0" w:space="0" w:color="auto"/>
            <w:left w:val="none" w:sz="0" w:space="0" w:color="auto"/>
            <w:bottom w:val="none" w:sz="0" w:space="0" w:color="auto"/>
            <w:right w:val="none" w:sz="0" w:space="0" w:color="auto"/>
          </w:divBdr>
          <w:divsChild>
            <w:div w:id="1562407107">
              <w:marLeft w:val="0"/>
              <w:marRight w:val="0"/>
              <w:marTop w:val="0"/>
              <w:marBottom w:val="0"/>
              <w:divBdr>
                <w:top w:val="none" w:sz="0" w:space="0" w:color="auto"/>
                <w:left w:val="none" w:sz="0" w:space="0" w:color="auto"/>
                <w:bottom w:val="none" w:sz="0" w:space="0" w:color="auto"/>
                <w:right w:val="none" w:sz="0" w:space="0" w:color="auto"/>
              </w:divBdr>
            </w:div>
          </w:divsChild>
        </w:div>
        <w:div w:id="277874509">
          <w:marLeft w:val="0"/>
          <w:marRight w:val="0"/>
          <w:marTop w:val="0"/>
          <w:marBottom w:val="0"/>
          <w:divBdr>
            <w:top w:val="none" w:sz="0" w:space="0" w:color="auto"/>
            <w:left w:val="none" w:sz="0" w:space="0" w:color="auto"/>
            <w:bottom w:val="none" w:sz="0" w:space="0" w:color="auto"/>
            <w:right w:val="none" w:sz="0" w:space="0" w:color="auto"/>
          </w:divBdr>
          <w:divsChild>
            <w:div w:id="189489406">
              <w:marLeft w:val="0"/>
              <w:marRight w:val="0"/>
              <w:marTop w:val="0"/>
              <w:marBottom w:val="0"/>
              <w:divBdr>
                <w:top w:val="none" w:sz="0" w:space="0" w:color="auto"/>
                <w:left w:val="none" w:sz="0" w:space="0" w:color="auto"/>
                <w:bottom w:val="none" w:sz="0" w:space="0" w:color="auto"/>
                <w:right w:val="none" w:sz="0" w:space="0" w:color="auto"/>
              </w:divBdr>
            </w:div>
          </w:divsChild>
        </w:div>
        <w:div w:id="837768217">
          <w:marLeft w:val="0"/>
          <w:marRight w:val="0"/>
          <w:marTop w:val="0"/>
          <w:marBottom w:val="0"/>
          <w:divBdr>
            <w:top w:val="none" w:sz="0" w:space="0" w:color="auto"/>
            <w:left w:val="none" w:sz="0" w:space="0" w:color="auto"/>
            <w:bottom w:val="none" w:sz="0" w:space="0" w:color="auto"/>
            <w:right w:val="none" w:sz="0" w:space="0" w:color="auto"/>
          </w:divBdr>
          <w:divsChild>
            <w:div w:id="1403868557">
              <w:marLeft w:val="0"/>
              <w:marRight w:val="0"/>
              <w:marTop w:val="0"/>
              <w:marBottom w:val="0"/>
              <w:divBdr>
                <w:top w:val="none" w:sz="0" w:space="0" w:color="auto"/>
                <w:left w:val="none" w:sz="0" w:space="0" w:color="auto"/>
                <w:bottom w:val="none" w:sz="0" w:space="0" w:color="auto"/>
                <w:right w:val="none" w:sz="0" w:space="0" w:color="auto"/>
              </w:divBdr>
            </w:div>
          </w:divsChild>
        </w:div>
        <w:div w:id="975720884">
          <w:marLeft w:val="0"/>
          <w:marRight w:val="0"/>
          <w:marTop w:val="0"/>
          <w:marBottom w:val="0"/>
          <w:divBdr>
            <w:top w:val="none" w:sz="0" w:space="0" w:color="auto"/>
            <w:left w:val="none" w:sz="0" w:space="0" w:color="auto"/>
            <w:bottom w:val="none" w:sz="0" w:space="0" w:color="auto"/>
            <w:right w:val="none" w:sz="0" w:space="0" w:color="auto"/>
          </w:divBdr>
          <w:divsChild>
            <w:div w:id="1241064302">
              <w:marLeft w:val="0"/>
              <w:marRight w:val="0"/>
              <w:marTop w:val="0"/>
              <w:marBottom w:val="0"/>
              <w:divBdr>
                <w:top w:val="none" w:sz="0" w:space="0" w:color="auto"/>
                <w:left w:val="none" w:sz="0" w:space="0" w:color="auto"/>
                <w:bottom w:val="none" w:sz="0" w:space="0" w:color="auto"/>
                <w:right w:val="none" w:sz="0" w:space="0" w:color="auto"/>
              </w:divBdr>
            </w:div>
          </w:divsChild>
        </w:div>
        <w:div w:id="1482427018">
          <w:marLeft w:val="0"/>
          <w:marRight w:val="0"/>
          <w:marTop w:val="0"/>
          <w:marBottom w:val="0"/>
          <w:divBdr>
            <w:top w:val="none" w:sz="0" w:space="0" w:color="auto"/>
            <w:left w:val="none" w:sz="0" w:space="0" w:color="auto"/>
            <w:bottom w:val="none" w:sz="0" w:space="0" w:color="auto"/>
            <w:right w:val="none" w:sz="0" w:space="0" w:color="auto"/>
          </w:divBdr>
          <w:divsChild>
            <w:div w:id="350448920">
              <w:marLeft w:val="0"/>
              <w:marRight w:val="0"/>
              <w:marTop w:val="0"/>
              <w:marBottom w:val="0"/>
              <w:divBdr>
                <w:top w:val="none" w:sz="0" w:space="0" w:color="auto"/>
                <w:left w:val="none" w:sz="0" w:space="0" w:color="auto"/>
                <w:bottom w:val="none" w:sz="0" w:space="0" w:color="auto"/>
                <w:right w:val="none" w:sz="0" w:space="0" w:color="auto"/>
              </w:divBdr>
            </w:div>
          </w:divsChild>
        </w:div>
        <w:div w:id="2009870950">
          <w:marLeft w:val="0"/>
          <w:marRight w:val="0"/>
          <w:marTop w:val="0"/>
          <w:marBottom w:val="0"/>
          <w:divBdr>
            <w:top w:val="none" w:sz="0" w:space="0" w:color="auto"/>
            <w:left w:val="none" w:sz="0" w:space="0" w:color="auto"/>
            <w:bottom w:val="none" w:sz="0" w:space="0" w:color="auto"/>
            <w:right w:val="none" w:sz="0" w:space="0" w:color="auto"/>
          </w:divBdr>
          <w:divsChild>
            <w:div w:id="162546499">
              <w:marLeft w:val="0"/>
              <w:marRight w:val="0"/>
              <w:marTop w:val="0"/>
              <w:marBottom w:val="0"/>
              <w:divBdr>
                <w:top w:val="none" w:sz="0" w:space="0" w:color="auto"/>
                <w:left w:val="none" w:sz="0" w:space="0" w:color="auto"/>
                <w:bottom w:val="none" w:sz="0" w:space="0" w:color="auto"/>
                <w:right w:val="none" w:sz="0" w:space="0" w:color="auto"/>
              </w:divBdr>
            </w:div>
            <w:div w:id="612248436">
              <w:marLeft w:val="0"/>
              <w:marRight w:val="0"/>
              <w:marTop w:val="0"/>
              <w:marBottom w:val="0"/>
              <w:divBdr>
                <w:top w:val="none" w:sz="0" w:space="0" w:color="auto"/>
                <w:left w:val="none" w:sz="0" w:space="0" w:color="auto"/>
                <w:bottom w:val="none" w:sz="0" w:space="0" w:color="auto"/>
                <w:right w:val="none" w:sz="0" w:space="0" w:color="auto"/>
              </w:divBdr>
              <w:divsChild>
                <w:div w:id="1578515444">
                  <w:marLeft w:val="0"/>
                  <w:marRight w:val="0"/>
                  <w:marTop w:val="30"/>
                  <w:marBottom w:val="30"/>
                  <w:divBdr>
                    <w:top w:val="none" w:sz="0" w:space="0" w:color="auto"/>
                    <w:left w:val="none" w:sz="0" w:space="0" w:color="auto"/>
                    <w:bottom w:val="none" w:sz="0" w:space="0" w:color="auto"/>
                    <w:right w:val="none" w:sz="0" w:space="0" w:color="auto"/>
                  </w:divBdr>
                  <w:divsChild>
                    <w:div w:id="800001264">
                      <w:marLeft w:val="0"/>
                      <w:marRight w:val="0"/>
                      <w:marTop w:val="0"/>
                      <w:marBottom w:val="0"/>
                      <w:divBdr>
                        <w:top w:val="none" w:sz="0" w:space="0" w:color="auto"/>
                        <w:left w:val="none" w:sz="0" w:space="0" w:color="auto"/>
                        <w:bottom w:val="none" w:sz="0" w:space="0" w:color="auto"/>
                        <w:right w:val="none" w:sz="0" w:space="0" w:color="auto"/>
                      </w:divBdr>
                      <w:divsChild>
                        <w:div w:id="207881808">
                          <w:marLeft w:val="0"/>
                          <w:marRight w:val="0"/>
                          <w:marTop w:val="0"/>
                          <w:marBottom w:val="0"/>
                          <w:divBdr>
                            <w:top w:val="none" w:sz="0" w:space="0" w:color="auto"/>
                            <w:left w:val="none" w:sz="0" w:space="0" w:color="auto"/>
                            <w:bottom w:val="none" w:sz="0" w:space="0" w:color="auto"/>
                            <w:right w:val="none" w:sz="0" w:space="0" w:color="auto"/>
                          </w:divBdr>
                        </w:div>
                      </w:divsChild>
                    </w:div>
                    <w:div w:id="850334018">
                      <w:marLeft w:val="0"/>
                      <w:marRight w:val="0"/>
                      <w:marTop w:val="0"/>
                      <w:marBottom w:val="0"/>
                      <w:divBdr>
                        <w:top w:val="none" w:sz="0" w:space="0" w:color="auto"/>
                        <w:left w:val="none" w:sz="0" w:space="0" w:color="auto"/>
                        <w:bottom w:val="none" w:sz="0" w:space="0" w:color="auto"/>
                        <w:right w:val="none" w:sz="0" w:space="0" w:color="auto"/>
                      </w:divBdr>
                      <w:divsChild>
                        <w:div w:id="15111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736502">
      <w:bodyDiv w:val="1"/>
      <w:marLeft w:val="0"/>
      <w:marRight w:val="0"/>
      <w:marTop w:val="0"/>
      <w:marBottom w:val="0"/>
      <w:divBdr>
        <w:top w:val="none" w:sz="0" w:space="0" w:color="auto"/>
        <w:left w:val="none" w:sz="0" w:space="0" w:color="auto"/>
        <w:bottom w:val="none" w:sz="0" w:space="0" w:color="auto"/>
        <w:right w:val="none" w:sz="0" w:space="0" w:color="auto"/>
      </w:divBdr>
      <w:divsChild>
        <w:div w:id="147787081">
          <w:marLeft w:val="0"/>
          <w:marRight w:val="0"/>
          <w:marTop w:val="0"/>
          <w:marBottom w:val="0"/>
          <w:divBdr>
            <w:top w:val="none" w:sz="0" w:space="0" w:color="auto"/>
            <w:left w:val="none" w:sz="0" w:space="0" w:color="auto"/>
            <w:bottom w:val="none" w:sz="0" w:space="0" w:color="auto"/>
            <w:right w:val="none" w:sz="0" w:space="0" w:color="auto"/>
          </w:divBdr>
          <w:divsChild>
            <w:div w:id="1006977212">
              <w:marLeft w:val="0"/>
              <w:marRight w:val="0"/>
              <w:marTop w:val="0"/>
              <w:marBottom w:val="0"/>
              <w:divBdr>
                <w:top w:val="none" w:sz="0" w:space="0" w:color="auto"/>
                <w:left w:val="none" w:sz="0" w:space="0" w:color="auto"/>
                <w:bottom w:val="none" w:sz="0" w:space="0" w:color="auto"/>
                <w:right w:val="none" w:sz="0" w:space="0" w:color="auto"/>
              </w:divBdr>
            </w:div>
          </w:divsChild>
        </w:div>
        <w:div w:id="169418711">
          <w:marLeft w:val="0"/>
          <w:marRight w:val="0"/>
          <w:marTop w:val="0"/>
          <w:marBottom w:val="0"/>
          <w:divBdr>
            <w:top w:val="none" w:sz="0" w:space="0" w:color="auto"/>
            <w:left w:val="none" w:sz="0" w:space="0" w:color="auto"/>
            <w:bottom w:val="none" w:sz="0" w:space="0" w:color="auto"/>
            <w:right w:val="none" w:sz="0" w:space="0" w:color="auto"/>
          </w:divBdr>
          <w:divsChild>
            <w:div w:id="222758165">
              <w:marLeft w:val="0"/>
              <w:marRight w:val="0"/>
              <w:marTop w:val="0"/>
              <w:marBottom w:val="0"/>
              <w:divBdr>
                <w:top w:val="none" w:sz="0" w:space="0" w:color="auto"/>
                <w:left w:val="none" w:sz="0" w:space="0" w:color="auto"/>
                <w:bottom w:val="none" w:sz="0" w:space="0" w:color="auto"/>
                <w:right w:val="none" w:sz="0" w:space="0" w:color="auto"/>
              </w:divBdr>
            </w:div>
            <w:div w:id="662128872">
              <w:marLeft w:val="0"/>
              <w:marRight w:val="0"/>
              <w:marTop w:val="0"/>
              <w:marBottom w:val="0"/>
              <w:divBdr>
                <w:top w:val="none" w:sz="0" w:space="0" w:color="auto"/>
                <w:left w:val="none" w:sz="0" w:space="0" w:color="auto"/>
                <w:bottom w:val="none" w:sz="0" w:space="0" w:color="auto"/>
                <w:right w:val="none" w:sz="0" w:space="0" w:color="auto"/>
              </w:divBdr>
              <w:divsChild>
                <w:div w:id="679236565">
                  <w:marLeft w:val="0"/>
                  <w:marRight w:val="0"/>
                  <w:marTop w:val="30"/>
                  <w:marBottom w:val="30"/>
                  <w:divBdr>
                    <w:top w:val="none" w:sz="0" w:space="0" w:color="auto"/>
                    <w:left w:val="none" w:sz="0" w:space="0" w:color="auto"/>
                    <w:bottom w:val="none" w:sz="0" w:space="0" w:color="auto"/>
                    <w:right w:val="none" w:sz="0" w:space="0" w:color="auto"/>
                  </w:divBdr>
                  <w:divsChild>
                    <w:div w:id="8289740">
                      <w:marLeft w:val="0"/>
                      <w:marRight w:val="0"/>
                      <w:marTop w:val="0"/>
                      <w:marBottom w:val="0"/>
                      <w:divBdr>
                        <w:top w:val="none" w:sz="0" w:space="0" w:color="auto"/>
                        <w:left w:val="none" w:sz="0" w:space="0" w:color="auto"/>
                        <w:bottom w:val="none" w:sz="0" w:space="0" w:color="auto"/>
                        <w:right w:val="none" w:sz="0" w:space="0" w:color="auto"/>
                      </w:divBdr>
                      <w:divsChild>
                        <w:div w:id="705062475">
                          <w:marLeft w:val="0"/>
                          <w:marRight w:val="0"/>
                          <w:marTop w:val="0"/>
                          <w:marBottom w:val="0"/>
                          <w:divBdr>
                            <w:top w:val="none" w:sz="0" w:space="0" w:color="auto"/>
                            <w:left w:val="none" w:sz="0" w:space="0" w:color="auto"/>
                            <w:bottom w:val="none" w:sz="0" w:space="0" w:color="auto"/>
                            <w:right w:val="none" w:sz="0" w:space="0" w:color="auto"/>
                          </w:divBdr>
                        </w:div>
                      </w:divsChild>
                    </w:div>
                    <w:div w:id="292954035">
                      <w:marLeft w:val="0"/>
                      <w:marRight w:val="0"/>
                      <w:marTop w:val="0"/>
                      <w:marBottom w:val="0"/>
                      <w:divBdr>
                        <w:top w:val="none" w:sz="0" w:space="0" w:color="auto"/>
                        <w:left w:val="none" w:sz="0" w:space="0" w:color="auto"/>
                        <w:bottom w:val="none" w:sz="0" w:space="0" w:color="auto"/>
                        <w:right w:val="none" w:sz="0" w:space="0" w:color="auto"/>
                      </w:divBdr>
                      <w:divsChild>
                        <w:div w:id="74495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183707">
          <w:marLeft w:val="0"/>
          <w:marRight w:val="0"/>
          <w:marTop w:val="0"/>
          <w:marBottom w:val="0"/>
          <w:divBdr>
            <w:top w:val="none" w:sz="0" w:space="0" w:color="auto"/>
            <w:left w:val="none" w:sz="0" w:space="0" w:color="auto"/>
            <w:bottom w:val="none" w:sz="0" w:space="0" w:color="auto"/>
            <w:right w:val="none" w:sz="0" w:space="0" w:color="auto"/>
          </w:divBdr>
          <w:divsChild>
            <w:div w:id="629358603">
              <w:marLeft w:val="0"/>
              <w:marRight w:val="0"/>
              <w:marTop w:val="0"/>
              <w:marBottom w:val="0"/>
              <w:divBdr>
                <w:top w:val="none" w:sz="0" w:space="0" w:color="auto"/>
                <w:left w:val="none" w:sz="0" w:space="0" w:color="auto"/>
                <w:bottom w:val="none" w:sz="0" w:space="0" w:color="auto"/>
                <w:right w:val="none" w:sz="0" w:space="0" w:color="auto"/>
              </w:divBdr>
            </w:div>
            <w:div w:id="875461358">
              <w:marLeft w:val="0"/>
              <w:marRight w:val="0"/>
              <w:marTop w:val="0"/>
              <w:marBottom w:val="0"/>
              <w:divBdr>
                <w:top w:val="none" w:sz="0" w:space="0" w:color="auto"/>
                <w:left w:val="none" w:sz="0" w:space="0" w:color="auto"/>
                <w:bottom w:val="none" w:sz="0" w:space="0" w:color="auto"/>
                <w:right w:val="none" w:sz="0" w:space="0" w:color="auto"/>
              </w:divBdr>
              <w:divsChild>
                <w:div w:id="545793972">
                  <w:marLeft w:val="0"/>
                  <w:marRight w:val="0"/>
                  <w:marTop w:val="30"/>
                  <w:marBottom w:val="30"/>
                  <w:divBdr>
                    <w:top w:val="none" w:sz="0" w:space="0" w:color="auto"/>
                    <w:left w:val="none" w:sz="0" w:space="0" w:color="auto"/>
                    <w:bottom w:val="none" w:sz="0" w:space="0" w:color="auto"/>
                    <w:right w:val="none" w:sz="0" w:space="0" w:color="auto"/>
                  </w:divBdr>
                  <w:divsChild>
                    <w:div w:id="1407998104">
                      <w:marLeft w:val="0"/>
                      <w:marRight w:val="0"/>
                      <w:marTop w:val="0"/>
                      <w:marBottom w:val="0"/>
                      <w:divBdr>
                        <w:top w:val="none" w:sz="0" w:space="0" w:color="auto"/>
                        <w:left w:val="none" w:sz="0" w:space="0" w:color="auto"/>
                        <w:bottom w:val="none" w:sz="0" w:space="0" w:color="auto"/>
                        <w:right w:val="none" w:sz="0" w:space="0" w:color="auto"/>
                      </w:divBdr>
                      <w:divsChild>
                        <w:div w:id="2128424311">
                          <w:marLeft w:val="0"/>
                          <w:marRight w:val="0"/>
                          <w:marTop w:val="0"/>
                          <w:marBottom w:val="0"/>
                          <w:divBdr>
                            <w:top w:val="none" w:sz="0" w:space="0" w:color="auto"/>
                            <w:left w:val="none" w:sz="0" w:space="0" w:color="auto"/>
                            <w:bottom w:val="none" w:sz="0" w:space="0" w:color="auto"/>
                            <w:right w:val="none" w:sz="0" w:space="0" w:color="auto"/>
                          </w:divBdr>
                        </w:div>
                      </w:divsChild>
                    </w:div>
                    <w:div w:id="1691103959">
                      <w:marLeft w:val="0"/>
                      <w:marRight w:val="0"/>
                      <w:marTop w:val="0"/>
                      <w:marBottom w:val="0"/>
                      <w:divBdr>
                        <w:top w:val="none" w:sz="0" w:space="0" w:color="auto"/>
                        <w:left w:val="none" w:sz="0" w:space="0" w:color="auto"/>
                        <w:bottom w:val="none" w:sz="0" w:space="0" w:color="auto"/>
                        <w:right w:val="none" w:sz="0" w:space="0" w:color="auto"/>
                      </w:divBdr>
                      <w:divsChild>
                        <w:div w:id="8978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592379">
          <w:marLeft w:val="0"/>
          <w:marRight w:val="0"/>
          <w:marTop w:val="0"/>
          <w:marBottom w:val="0"/>
          <w:divBdr>
            <w:top w:val="none" w:sz="0" w:space="0" w:color="auto"/>
            <w:left w:val="none" w:sz="0" w:space="0" w:color="auto"/>
            <w:bottom w:val="none" w:sz="0" w:space="0" w:color="auto"/>
            <w:right w:val="none" w:sz="0" w:space="0" w:color="auto"/>
          </w:divBdr>
          <w:divsChild>
            <w:div w:id="155003497">
              <w:marLeft w:val="0"/>
              <w:marRight w:val="0"/>
              <w:marTop w:val="0"/>
              <w:marBottom w:val="0"/>
              <w:divBdr>
                <w:top w:val="none" w:sz="0" w:space="0" w:color="auto"/>
                <w:left w:val="none" w:sz="0" w:space="0" w:color="auto"/>
                <w:bottom w:val="none" w:sz="0" w:space="0" w:color="auto"/>
                <w:right w:val="none" w:sz="0" w:space="0" w:color="auto"/>
              </w:divBdr>
            </w:div>
          </w:divsChild>
        </w:div>
        <w:div w:id="688021391">
          <w:marLeft w:val="0"/>
          <w:marRight w:val="0"/>
          <w:marTop w:val="0"/>
          <w:marBottom w:val="0"/>
          <w:divBdr>
            <w:top w:val="none" w:sz="0" w:space="0" w:color="auto"/>
            <w:left w:val="none" w:sz="0" w:space="0" w:color="auto"/>
            <w:bottom w:val="none" w:sz="0" w:space="0" w:color="auto"/>
            <w:right w:val="none" w:sz="0" w:space="0" w:color="auto"/>
          </w:divBdr>
          <w:divsChild>
            <w:div w:id="580263402">
              <w:marLeft w:val="0"/>
              <w:marRight w:val="0"/>
              <w:marTop w:val="0"/>
              <w:marBottom w:val="0"/>
              <w:divBdr>
                <w:top w:val="none" w:sz="0" w:space="0" w:color="auto"/>
                <w:left w:val="none" w:sz="0" w:space="0" w:color="auto"/>
                <w:bottom w:val="none" w:sz="0" w:space="0" w:color="auto"/>
                <w:right w:val="none" w:sz="0" w:space="0" w:color="auto"/>
              </w:divBdr>
            </w:div>
          </w:divsChild>
        </w:div>
        <w:div w:id="1024869869">
          <w:marLeft w:val="0"/>
          <w:marRight w:val="0"/>
          <w:marTop w:val="0"/>
          <w:marBottom w:val="0"/>
          <w:divBdr>
            <w:top w:val="none" w:sz="0" w:space="0" w:color="auto"/>
            <w:left w:val="none" w:sz="0" w:space="0" w:color="auto"/>
            <w:bottom w:val="none" w:sz="0" w:space="0" w:color="auto"/>
            <w:right w:val="none" w:sz="0" w:space="0" w:color="auto"/>
          </w:divBdr>
          <w:divsChild>
            <w:div w:id="906962494">
              <w:marLeft w:val="0"/>
              <w:marRight w:val="0"/>
              <w:marTop w:val="0"/>
              <w:marBottom w:val="0"/>
              <w:divBdr>
                <w:top w:val="none" w:sz="0" w:space="0" w:color="auto"/>
                <w:left w:val="none" w:sz="0" w:space="0" w:color="auto"/>
                <w:bottom w:val="none" w:sz="0" w:space="0" w:color="auto"/>
                <w:right w:val="none" w:sz="0" w:space="0" w:color="auto"/>
              </w:divBdr>
            </w:div>
          </w:divsChild>
        </w:div>
        <w:div w:id="1105803903">
          <w:marLeft w:val="0"/>
          <w:marRight w:val="0"/>
          <w:marTop w:val="0"/>
          <w:marBottom w:val="0"/>
          <w:divBdr>
            <w:top w:val="none" w:sz="0" w:space="0" w:color="auto"/>
            <w:left w:val="none" w:sz="0" w:space="0" w:color="auto"/>
            <w:bottom w:val="none" w:sz="0" w:space="0" w:color="auto"/>
            <w:right w:val="none" w:sz="0" w:space="0" w:color="auto"/>
          </w:divBdr>
          <w:divsChild>
            <w:div w:id="338629068">
              <w:marLeft w:val="0"/>
              <w:marRight w:val="0"/>
              <w:marTop w:val="0"/>
              <w:marBottom w:val="0"/>
              <w:divBdr>
                <w:top w:val="none" w:sz="0" w:space="0" w:color="auto"/>
                <w:left w:val="none" w:sz="0" w:space="0" w:color="auto"/>
                <w:bottom w:val="none" w:sz="0" w:space="0" w:color="auto"/>
                <w:right w:val="none" w:sz="0" w:space="0" w:color="auto"/>
              </w:divBdr>
            </w:div>
          </w:divsChild>
        </w:div>
        <w:div w:id="1562521578">
          <w:marLeft w:val="0"/>
          <w:marRight w:val="0"/>
          <w:marTop w:val="0"/>
          <w:marBottom w:val="0"/>
          <w:divBdr>
            <w:top w:val="none" w:sz="0" w:space="0" w:color="auto"/>
            <w:left w:val="none" w:sz="0" w:space="0" w:color="auto"/>
            <w:bottom w:val="none" w:sz="0" w:space="0" w:color="auto"/>
            <w:right w:val="none" w:sz="0" w:space="0" w:color="auto"/>
          </w:divBdr>
          <w:divsChild>
            <w:div w:id="1186097028">
              <w:marLeft w:val="0"/>
              <w:marRight w:val="0"/>
              <w:marTop w:val="0"/>
              <w:marBottom w:val="0"/>
              <w:divBdr>
                <w:top w:val="none" w:sz="0" w:space="0" w:color="auto"/>
                <w:left w:val="none" w:sz="0" w:space="0" w:color="auto"/>
                <w:bottom w:val="none" w:sz="0" w:space="0" w:color="auto"/>
                <w:right w:val="none" w:sz="0" w:space="0" w:color="auto"/>
              </w:divBdr>
            </w:div>
            <w:div w:id="1205867947">
              <w:marLeft w:val="0"/>
              <w:marRight w:val="0"/>
              <w:marTop w:val="0"/>
              <w:marBottom w:val="0"/>
              <w:divBdr>
                <w:top w:val="none" w:sz="0" w:space="0" w:color="auto"/>
                <w:left w:val="none" w:sz="0" w:space="0" w:color="auto"/>
                <w:bottom w:val="none" w:sz="0" w:space="0" w:color="auto"/>
                <w:right w:val="none" w:sz="0" w:space="0" w:color="auto"/>
              </w:divBdr>
              <w:divsChild>
                <w:div w:id="1325744558">
                  <w:marLeft w:val="0"/>
                  <w:marRight w:val="0"/>
                  <w:marTop w:val="30"/>
                  <w:marBottom w:val="30"/>
                  <w:divBdr>
                    <w:top w:val="none" w:sz="0" w:space="0" w:color="auto"/>
                    <w:left w:val="none" w:sz="0" w:space="0" w:color="auto"/>
                    <w:bottom w:val="none" w:sz="0" w:space="0" w:color="auto"/>
                    <w:right w:val="none" w:sz="0" w:space="0" w:color="auto"/>
                  </w:divBdr>
                  <w:divsChild>
                    <w:div w:id="495347320">
                      <w:marLeft w:val="0"/>
                      <w:marRight w:val="0"/>
                      <w:marTop w:val="0"/>
                      <w:marBottom w:val="0"/>
                      <w:divBdr>
                        <w:top w:val="none" w:sz="0" w:space="0" w:color="auto"/>
                        <w:left w:val="none" w:sz="0" w:space="0" w:color="auto"/>
                        <w:bottom w:val="none" w:sz="0" w:space="0" w:color="auto"/>
                        <w:right w:val="none" w:sz="0" w:space="0" w:color="auto"/>
                      </w:divBdr>
                      <w:divsChild>
                        <w:div w:id="908151097">
                          <w:marLeft w:val="0"/>
                          <w:marRight w:val="0"/>
                          <w:marTop w:val="0"/>
                          <w:marBottom w:val="0"/>
                          <w:divBdr>
                            <w:top w:val="none" w:sz="0" w:space="0" w:color="auto"/>
                            <w:left w:val="none" w:sz="0" w:space="0" w:color="auto"/>
                            <w:bottom w:val="none" w:sz="0" w:space="0" w:color="auto"/>
                            <w:right w:val="none" w:sz="0" w:space="0" w:color="auto"/>
                          </w:divBdr>
                        </w:div>
                      </w:divsChild>
                    </w:div>
                    <w:div w:id="722144702">
                      <w:marLeft w:val="0"/>
                      <w:marRight w:val="0"/>
                      <w:marTop w:val="0"/>
                      <w:marBottom w:val="0"/>
                      <w:divBdr>
                        <w:top w:val="none" w:sz="0" w:space="0" w:color="auto"/>
                        <w:left w:val="none" w:sz="0" w:space="0" w:color="auto"/>
                        <w:bottom w:val="none" w:sz="0" w:space="0" w:color="auto"/>
                        <w:right w:val="none" w:sz="0" w:space="0" w:color="auto"/>
                      </w:divBdr>
                      <w:divsChild>
                        <w:div w:id="379129614">
                          <w:marLeft w:val="0"/>
                          <w:marRight w:val="0"/>
                          <w:marTop w:val="0"/>
                          <w:marBottom w:val="0"/>
                          <w:divBdr>
                            <w:top w:val="none" w:sz="0" w:space="0" w:color="auto"/>
                            <w:left w:val="none" w:sz="0" w:space="0" w:color="auto"/>
                            <w:bottom w:val="none" w:sz="0" w:space="0" w:color="auto"/>
                            <w:right w:val="none" w:sz="0" w:space="0" w:color="auto"/>
                          </w:divBdr>
                        </w:div>
                      </w:divsChild>
                    </w:div>
                    <w:div w:id="832064118">
                      <w:marLeft w:val="0"/>
                      <w:marRight w:val="0"/>
                      <w:marTop w:val="0"/>
                      <w:marBottom w:val="0"/>
                      <w:divBdr>
                        <w:top w:val="none" w:sz="0" w:space="0" w:color="auto"/>
                        <w:left w:val="none" w:sz="0" w:space="0" w:color="auto"/>
                        <w:bottom w:val="none" w:sz="0" w:space="0" w:color="auto"/>
                        <w:right w:val="none" w:sz="0" w:space="0" w:color="auto"/>
                      </w:divBdr>
                      <w:divsChild>
                        <w:div w:id="769666713">
                          <w:marLeft w:val="0"/>
                          <w:marRight w:val="0"/>
                          <w:marTop w:val="0"/>
                          <w:marBottom w:val="0"/>
                          <w:divBdr>
                            <w:top w:val="none" w:sz="0" w:space="0" w:color="auto"/>
                            <w:left w:val="none" w:sz="0" w:space="0" w:color="auto"/>
                            <w:bottom w:val="none" w:sz="0" w:space="0" w:color="auto"/>
                            <w:right w:val="none" w:sz="0" w:space="0" w:color="auto"/>
                          </w:divBdr>
                        </w:div>
                      </w:divsChild>
                    </w:div>
                    <w:div w:id="937980828">
                      <w:marLeft w:val="0"/>
                      <w:marRight w:val="0"/>
                      <w:marTop w:val="0"/>
                      <w:marBottom w:val="0"/>
                      <w:divBdr>
                        <w:top w:val="none" w:sz="0" w:space="0" w:color="auto"/>
                        <w:left w:val="none" w:sz="0" w:space="0" w:color="auto"/>
                        <w:bottom w:val="none" w:sz="0" w:space="0" w:color="auto"/>
                        <w:right w:val="none" w:sz="0" w:space="0" w:color="auto"/>
                      </w:divBdr>
                      <w:divsChild>
                        <w:div w:id="61293878">
                          <w:marLeft w:val="0"/>
                          <w:marRight w:val="0"/>
                          <w:marTop w:val="0"/>
                          <w:marBottom w:val="0"/>
                          <w:divBdr>
                            <w:top w:val="none" w:sz="0" w:space="0" w:color="auto"/>
                            <w:left w:val="none" w:sz="0" w:space="0" w:color="auto"/>
                            <w:bottom w:val="none" w:sz="0" w:space="0" w:color="auto"/>
                            <w:right w:val="none" w:sz="0" w:space="0" w:color="auto"/>
                          </w:divBdr>
                        </w:div>
                        <w:div w:id="1478690927">
                          <w:marLeft w:val="0"/>
                          <w:marRight w:val="0"/>
                          <w:marTop w:val="0"/>
                          <w:marBottom w:val="0"/>
                          <w:divBdr>
                            <w:top w:val="none" w:sz="0" w:space="0" w:color="auto"/>
                            <w:left w:val="none" w:sz="0" w:space="0" w:color="auto"/>
                            <w:bottom w:val="none" w:sz="0" w:space="0" w:color="auto"/>
                            <w:right w:val="none" w:sz="0" w:space="0" w:color="auto"/>
                          </w:divBdr>
                          <w:divsChild>
                            <w:div w:id="160320289">
                              <w:marLeft w:val="0"/>
                              <w:marRight w:val="0"/>
                              <w:marTop w:val="30"/>
                              <w:marBottom w:val="30"/>
                              <w:divBdr>
                                <w:top w:val="none" w:sz="0" w:space="0" w:color="auto"/>
                                <w:left w:val="none" w:sz="0" w:space="0" w:color="auto"/>
                                <w:bottom w:val="none" w:sz="0" w:space="0" w:color="auto"/>
                                <w:right w:val="none" w:sz="0" w:space="0" w:color="auto"/>
                              </w:divBdr>
                              <w:divsChild>
                                <w:div w:id="469711463">
                                  <w:marLeft w:val="0"/>
                                  <w:marRight w:val="0"/>
                                  <w:marTop w:val="0"/>
                                  <w:marBottom w:val="0"/>
                                  <w:divBdr>
                                    <w:top w:val="none" w:sz="0" w:space="0" w:color="auto"/>
                                    <w:left w:val="none" w:sz="0" w:space="0" w:color="auto"/>
                                    <w:bottom w:val="none" w:sz="0" w:space="0" w:color="auto"/>
                                    <w:right w:val="none" w:sz="0" w:space="0" w:color="auto"/>
                                  </w:divBdr>
                                  <w:divsChild>
                                    <w:div w:id="1170368320">
                                      <w:marLeft w:val="0"/>
                                      <w:marRight w:val="0"/>
                                      <w:marTop w:val="0"/>
                                      <w:marBottom w:val="0"/>
                                      <w:divBdr>
                                        <w:top w:val="none" w:sz="0" w:space="0" w:color="auto"/>
                                        <w:left w:val="none" w:sz="0" w:space="0" w:color="auto"/>
                                        <w:bottom w:val="none" w:sz="0" w:space="0" w:color="auto"/>
                                        <w:right w:val="none" w:sz="0" w:space="0" w:color="auto"/>
                                      </w:divBdr>
                                    </w:div>
                                  </w:divsChild>
                                </w:div>
                                <w:div w:id="1239093998">
                                  <w:marLeft w:val="0"/>
                                  <w:marRight w:val="0"/>
                                  <w:marTop w:val="0"/>
                                  <w:marBottom w:val="0"/>
                                  <w:divBdr>
                                    <w:top w:val="none" w:sz="0" w:space="0" w:color="auto"/>
                                    <w:left w:val="none" w:sz="0" w:space="0" w:color="auto"/>
                                    <w:bottom w:val="none" w:sz="0" w:space="0" w:color="auto"/>
                                    <w:right w:val="none" w:sz="0" w:space="0" w:color="auto"/>
                                  </w:divBdr>
                                  <w:divsChild>
                                    <w:div w:id="66401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524510">
                      <w:marLeft w:val="0"/>
                      <w:marRight w:val="0"/>
                      <w:marTop w:val="0"/>
                      <w:marBottom w:val="0"/>
                      <w:divBdr>
                        <w:top w:val="none" w:sz="0" w:space="0" w:color="auto"/>
                        <w:left w:val="none" w:sz="0" w:space="0" w:color="auto"/>
                        <w:bottom w:val="none" w:sz="0" w:space="0" w:color="auto"/>
                        <w:right w:val="none" w:sz="0" w:space="0" w:color="auto"/>
                      </w:divBdr>
                      <w:divsChild>
                        <w:div w:id="321786002">
                          <w:marLeft w:val="0"/>
                          <w:marRight w:val="0"/>
                          <w:marTop w:val="0"/>
                          <w:marBottom w:val="0"/>
                          <w:divBdr>
                            <w:top w:val="none" w:sz="0" w:space="0" w:color="auto"/>
                            <w:left w:val="none" w:sz="0" w:space="0" w:color="auto"/>
                            <w:bottom w:val="none" w:sz="0" w:space="0" w:color="auto"/>
                            <w:right w:val="none" w:sz="0" w:space="0" w:color="auto"/>
                          </w:divBdr>
                          <w:divsChild>
                            <w:div w:id="1526865782">
                              <w:marLeft w:val="0"/>
                              <w:marRight w:val="0"/>
                              <w:marTop w:val="30"/>
                              <w:marBottom w:val="30"/>
                              <w:divBdr>
                                <w:top w:val="none" w:sz="0" w:space="0" w:color="auto"/>
                                <w:left w:val="none" w:sz="0" w:space="0" w:color="auto"/>
                                <w:bottom w:val="none" w:sz="0" w:space="0" w:color="auto"/>
                                <w:right w:val="none" w:sz="0" w:space="0" w:color="auto"/>
                              </w:divBdr>
                              <w:divsChild>
                                <w:div w:id="532963578">
                                  <w:marLeft w:val="0"/>
                                  <w:marRight w:val="0"/>
                                  <w:marTop w:val="0"/>
                                  <w:marBottom w:val="0"/>
                                  <w:divBdr>
                                    <w:top w:val="none" w:sz="0" w:space="0" w:color="auto"/>
                                    <w:left w:val="none" w:sz="0" w:space="0" w:color="auto"/>
                                    <w:bottom w:val="none" w:sz="0" w:space="0" w:color="auto"/>
                                    <w:right w:val="none" w:sz="0" w:space="0" w:color="auto"/>
                                  </w:divBdr>
                                  <w:divsChild>
                                    <w:div w:id="1002246710">
                                      <w:marLeft w:val="0"/>
                                      <w:marRight w:val="0"/>
                                      <w:marTop w:val="0"/>
                                      <w:marBottom w:val="0"/>
                                      <w:divBdr>
                                        <w:top w:val="none" w:sz="0" w:space="0" w:color="auto"/>
                                        <w:left w:val="none" w:sz="0" w:space="0" w:color="auto"/>
                                        <w:bottom w:val="none" w:sz="0" w:space="0" w:color="auto"/>
                                        <w:right w:val="none" w:sz="0" w:space="0" w:color="auto"/>
                                      </w:divBdr>
                                    </w:div>
                                  </w:divsChild>
                                </w:div>
                                <w:div w:id="1552961969">
                                  <w:marLeft w:val="0"/>
                                  <w:marRight w:val="0"/>
                                  <w:marTop w:val="0"/>
                                  <w:marBottom w:val="0"/>
                                  <w:divBdr>
                                    <w:top w:val="none" w:sz="0" w:space="0" w:color="auto"/>
                                    <w:left w:val="none" w:sz="0" w:space="0" w:color="auto"/>
                                    <w:bottom w:val="none" w:sz="0" w:space="0" w:color="auto"/>
                                    <w:right w:val="none" w:sz="0" w:space="0" w:color="auto"/>
                                  </w:divBdr>
                                  <w:divsChild>
                                    <w:div w:id="976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2220">
                          <w:marLeft w:val="0"/>
                          <w:marRight w:val="0"/>
                          <w:marTop w:val="0"/>
                          <w:marBottom w:val="0"/>
                          <w:divBdr>
                            <w:top w:val="none" w:sz="0" w:space="0" w:color="auto"/>
                            <w:left w:val="none" w:sz="0" w:space="0" w:color="auto"/>
                            <w:bottom w:val="none" w:sz="0" w:space="0" w:color="auto"/>
                            <w:right w:val="none" w:sz="0" w:space="0" w:color="auto"/>
                          </w:divBdr>
                        </w:div>
                      </w:divsChild>
                    </w:div>
                    <w:div w:id="1064330668">
                      <w:marLeft w:val="0"/>
                      <w:marRight w:val="0"/>
                      <w:marTop w:val="0"/>
                      <w:marBottom w:val="0"/>
                      <w:divBdr>
                        <w:top w:val="none" w:sz="0" w:space="0" w:color="auto"/>
                        <w:left w:val="none" w:sz="0" w:space="0" w:color="auto"/>
                        <w:bottom w:val="none" w:sz="0" w:space="0" w:color="auto"/>
                        <w:right w:val="none" w:sz="0" w:space="0" w:color="auto"/>
                      </w:divBdr>
                      <w:divsChild>
                        <w:div w:id="1525286424">
                          <w:marLeft w:val="0"/>
                          <w:marRight w:val="0"/>
                          <w:marTop w:val="0"/>
                          <w:marBottom w:val="0"/>
                          <w:divBdr>
                            <w:top w:val="none" w:sz="0" w:space="0" w:color="auto"/>
                            <w:left w:val="none" w:sz="0" w:space="0" w:color="auto"/>
                            <w:bottom w:val="none" w:sz="0" w:space="0" w:color="auto"/>
                            <w:right w:val="none" w:sz="0" w:space="0" w:color="auto"/>
                          </w:divBdr>
                        </w:div>
                      </w:divsChild>
                    </w:div>
                    <w:div w:id="1082527396">
                      <w:marLeft w:val="0"/>
                      <w:marRight w:val="0"/>
                      <w:marTop w:val="0"/>
                      <w:marBottom w:val="0"/>
                      <w:divBdr>
                        <w:top w:val="none" w:sz="0" w:space="0" w:color="auto"/>
                        <w:left w:val="none" w:sz="0" w:space="0" w:color="auto"/>
                        <w:bottom w:val="none" w:sz="0" w:space="0" w:color="auto"/>
                        <w:right w:val="none" w:sz="0" w:space="0" w:color="auto"/>
                      </w:divBdr>
                      <w:divsChild>
                        <w:div w:id="628823727">
                          <w:marLeft w:val="0"/>
                          <w:marRight w:val="0"/>
                          <w:marTop w:val="0"/>
                          <w:marBottom w:val="0"/>
                          <w:divBdr>
                            <w:top w:val="none" w:sz="0" w:space="0" w:color="auto"/>
                            <w:left w:val="none" w:sz="0" w:space="0" w:color="auto"/>
                            <w:bottom w:val="none" w:sz="0" w:space="0" w:color="auto"/>
                            <w:right w:val="none" w:sz="0" w:space="0" w:color="auto"/>
                          </w:divBdr>
                        </w:div>
                      </w:divsChild>
                    </w:div>
                    <w:div w:id="1402680802">
                      <w:marLeft w:val="0"/>
                      <w:marRight w:val="0"/>
                      <w:marTop w:val="0"/>
                      <w:marBottom w:val="0"/>
                      <w:divBdr>
                        <w:top w:val="none" w:sz="0" w:space="0" w:color="auto"/>
                        <w:left w:val="none" w:sz="0" w:space="0" w:color="auto"/>
                        <w:bottom w:val="none" w:sz="0" w:space="0" w:color="auto"/>
                        <w:right w:val="none" w:sz="0" w:space="0" w:color="auto"/>
                      </w:divBdr>
                      <w:divsChild>
                        <w:div w:id="1841656015">
                          <w:marLeft w:val="0"/>
                          <w:marRight w:val="0"/>
                          <w:marTop w:val="0"/>
                          <w:marBottom w:val="0"/>
                          <w:divBdr>
                            <w:top w:val="none" w:sz="0" w:space="0" w:color="auto"/>
                            <w:left w:val="none" w:sz="0" w:space="0" w:color="auto"/>
                            <w:bottom w:val="none" w:sz="0" w:space="0" w:color="auto"/>
                            <w:right w:val="none" w:sz="0" w:space="0" w:color="auto"/>
                          </w:divBdr>
                        </w:div>
                      </w:divsChild>
                    </w:div>
                    <w:div w:id="1990011343">
                      <w:marLeft w:val="0"/>
                      <w:marRight w:val="0"/>
                      <w:marTop w:val="0"/>
                      <w:marBottom w:val="0"/>
                      <w:divBdr>
                        <w:top w:val="none" w:sz="0" w:space="0" w:color="auto"/>
                        <w:left w:val="none" w:sz="0" w:space="0" w:color="auto"/>
                        <w:bottom w:val="none" w:sz="0" w:space="0" w:color="auto"/>
                        <w:right w:val="none" w:sz="0" w:space="0" w:color="auto"/>
                      </w:divBdr>
                      <w:divsChild>
                        <w:div w:id="8196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871748">
      <w:bodyDiv w:val="1"/>
      <w:marLeft w:val="0"/>
      <w:marRight w:val="0"/>
      <w:marTop w:val="0"/>
      <w:marBottom w:val="0"/>
      <w:divBdr>
        <w:top w:val="none" w:sz="0" w:space="0" w:color="auto"/>
        <w:left w:val="none" w:sz="0" w:space="0" w:color="auto"/>
        <w:bottom w:val="none" w:sz="0" w:space="0" w:color="auto"/>
        <w:right w:val="none" w:sz="0" w:space="0" w:color="auto"/>
      </w:divBdr>
      <w:divsChild>
        <w:div w:id="85076013">
          <w:marLeft w:val="0"/>
          <w:marRight w:val="0"/>
          <w:marTop w:val="0"/>
          <w:marBottom w:val="0"/>
          <w:divBdr>
            <w:top w:val="none" w:sz="0" w:space="0" w:color="auto"/>
            <w:left w:val="none" w:sz="0" w:space="0" w:color="auto"/>
            <w:bottom w:val="none" w:sz="0" w:space="0" w:color="auto"/>
            <w:right w:val="none" w:sz="0" w:space="0" w:color="auto"/>
          </w:divBdr>
          <w:divsChild>
            <w:div w:id="64035965">
              <w:marLeft w:val="0"/>
              <w:marRight w:val="0"/>
              <w:marTop w:val="0"/>
              <w:marBottom w:val="0"/>
              <w:divBdr>
                <w:top w:val="none" w:sz="0" w:space="0" w:color="auto"/>
                <w:left w:val="none" w:sz="0" w:space="0" w:color="auto"/>
                <w:bottom w:val="none" w:sz="0" w:space="0" w:color="auto"/>
                <w:right w:val="none" w:sz="0" w:space="0" w:color="auto"/>
              </w:divBdr>
            </w:div>
          </w:divsChild>
        </w:div>
        <w:div w:id="372274281">
          <w:marLeft w:val="0"/>
          <w:marRight w:val="0"/>
          <w:marTop w:val="0"/>
          <w:marBottom w:val="0"/>
          <w:divBdr>
            <w:top w:val="none" w:sz="0" w:space="0" w:color="auto"/>
            <w:left w:val="none" w:sz="0" w:space="0" w:color="auto"/>
            <w:bottom w:val="none" w:sz="0" w:space="0" w:color="auto"/>
            <w:right w:val="none" w:sz="0" w:space="0" w:color="auto"/>
          </w:divBdr>
          <w:divsChild>
            <w:div w:id="312638738">
              <w:marLeft w:val="0"/>
              <w:marRight w:val="0"/>
              <w:marTop w:val="0"/>
              <w:marBottom w:val="0"/>
              <w:divBdr>
                <w:top w:val="none" w:sz="0" w:space="0" w:color="auto"/>
                <w:left w:val="none" w:sz="0" w:space="0" w:color="auto"/>
                <w:bottom w:val="none" w:sz="0" w:space="0" w:color="auto"/>
                <w:right w:val="none" w:sz="0" w:space="0" w:color="auto"/>
              </w:divBdr>
              <w:divsChild>
                <w:div w:id="125509665">
                  <w:marLeft w:val="0"/>
                  <w:marRight w:val="0"/>
                  <w:marTop w:val="30"/>
                  <w:marBottom w:val="30"/>
                  <w:divBdr>
                    <w:top w:val="none" w:sz="0" w:space="0" w:color="auto"/>
                    <w:left w:val="none" w:sz="0" w:space="0" w:color="auto"/>
                    <w:bottom w:val="none" w:sz="0" w:space="0" w:color="auto"/>
                    <w:right w:val="none" w:sz="0" w:space="0" w:color="auto"/>
                  </w:divBdr>
                  <w:divsChild>
                    <w:div w:id="16663951">
                      <w:marLeft w:val="0"/>
                      <w:marRight w:val="0"/>
                      <w:marTop w:val="0"/>
                      <w:marBottom w:val="0"/>
                      <w:divBdr>
                        <w:top w:val="none" w:sz="0" w:space="0" w:color="auto"/>
                        <w:left w:val="none" w:sz="0" w:space="0" w:color="auto"/>
                        <w:bottom w:val="none" w:sz="0" w:space="0" w:color="auto"/>
                        <w:right w:val="none" w:sz="0" w:space="0" w:color="auto"/>
                      </w:divBdr>
                      <w:divsChild>
                        <w:div w:id="556891955">
                          <w:marLeft w:val="0"/>
                          <w:marRight w:val="0"/>
                          <w:marTop w:val="0"/>
                          <w:marBottom w:val="0"/>
                          <w:divBdr>
                            <w:top w:val="none" w:sz="0" w:space="0" w:color="auto"/>
                            <w:left w:val="none" w:sz="0" w:space="0" w:color="auto"/>
                            <w:bottom w:val="none" w:sz="0" w:space="0" w:color="auto"/>
                            <w:right w:val="none" w:sz="0" w:space="0" w:color="auto"/>
                          </w:divBdr>
                        </w:div>
                      </w:divsChild>
                    </w:div>
                    <w:div w:id="849414083">
                      <w:marLeft w:val="0"/>
                      <w:marRight w:val="0"/>
                      <w:marTop w:val="0"/>
                      <w:marBottom w:val="0"/>
                      <w:divBdr>
                        <w:top w:val="none" w:sz="0" w:space="0" w:color="auto"/>
                        <w:left w:val="none" w:sz="0" w:space="0" w:color="auto"/>
                        <w:bottom w:val="none" w:sz="0" w:space="0" w:color="auto"/>
                        <w:right w:val="none" w:sz="0" w:space="0" w:color="auto"/>
                      </w:divBdr>
                      <w:divsChild>
                        <w:div w:id="3289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11229">
              <w:marLeft w:val="0"/>
              <w:marRight w:val="0"/>
              <w:marTop w:val="0"/>
              <w:marBottom w:val="0"/>
              <w:divBdr>
                <w:top w:val="none" w:sz="0" w:space="0" w:color="auto"/>
                <w:left w:val="none" w:sz="0" w:space="0" w:color="auto"/>
                <w:bottom w:val="none" w:sz="0" w:space="0" w:color="auto"/>
                <w:right w:val="none" w:sz="0" w:space="0" w:color="auto"/>
              </w:divBdr>
            </w:div>
          </w:divsChild>
        </w:div>
        <w:div w:id="381835154">
          <w:marLeft w:val="0"/>
          <w:marRight w:val="0"/>
          <w:marTop w:val="0"/>
          <w:marBottom w:val="0"/>
          <w:divBdr>
            <w:top w:val="none" w:sz="0" w:space="0" w:color="auto"/>
            <w:left w:val="none" w:sz="0" w:space="0" w:color="auto"/>
            <w:bottom w:val="none" w:sz="0" w:space="0" w:color="auto"/>
            <w:right w:val="none" w:sz="0" w:space="0" w:color="auto"/>
          </w:divBdr>
          <w:divsChild>
            <w:div w:id="1451709129">
              <w:marLeft w:val="0"/>
              <w:marRight w:val="0"/>
              <w:marTop w:val="0"/>
              <w:marBottom w:val="0"/>
              <w:divBdr>
                <w:top w:val="none" w:sz="0" w:space="0" w:color="auto"/>
                <w:left w:val="none" w:sz="0" w:space="0" w:color="auto"/>
                <w:bottom w:val="none" w:sz="0" w:space="0" w:color="auto"/>
                <w:right w:val="none" w:sz="0" w:space="0" w:color="auto"/>
              </w:divBdr>
            </w:div>
          </w:divsChild>
        </w:div>
        <w:div w:id="429744555">
          <w:marLeft w:val="0"/>
          <w:marRight w:val="0"/>
          <w:marTop w:val="0"/>
          <w:marBottom w:val="0"/>
          <w:divBdr>
            <w:top w:val="none" w:sz="0" w:space="0" w:color="auto"/>
            <w:left w:val="none" w:sz="0" w:space="0" w:color="auto"/>
            <w:bottom w:val="none" w:sz="0" w:space="0" w:color="auto"/>
            <w:right w:val="none" w:sz="0" w:space="0" w:color="auto"/>
          </w:divBdr>
          <w:divsChild>
            <w:div w:id="1755710902">
              <w:marLeft w:val="0"/>
              <w:marRight w:val="0"/>
              <w:marTop w:val="0"/>
              <w:marBottom w:val="0"/>
              <w:divBdr>
                <w:top w:val="none" w:sz="0" w:space="0" w:color="auto"/>
                <w:left w:val="none" w:sz="0" w:space="0" w:color="auto"/>
                <w:bottom w:val="none" w:sz="0" w:space="0" w:color="auto"/>
                <w:right w:val="none" w:sz="0" w:space="0" w:color="auto"/>
              </w:divBdr>
            </w:div>
          </w:divsChild>
        </w:div>
        <w:div w:id="631247237">
          <w:marLeft w:val="0"/>
          <w:marRight w:val="0"/>
          <w:marTop w:val="0"/>
          <w:marBottom w:val="0"/>
          <w:divBdr>
            <w:top w:val="none" w:sz="0" w:space="0" w:color="auto"/>
            <w:left w:val="none" w:sz="0" w:space="0" w:color="auto"/>
            <w:bottom w:val="none" w:sz="0" w:space="0" w:color="auto"/>
            <w:right w:val="none" w:sz="0" w:space="0" w:color="auto"/>
          </w:divBdr>
          <w:divsChild>
            <w:div w:id="689646516">
              <w:marLeft w:val="0"/>
              <w:marRight w:val="0"/>
              <w:marTop w:val="0"/>
              <w:marBottom w:val="0"/>
              <w:divBdr>
                <w:top w:val="none" w:sz="0" w:space="0" w:color="auto"/>
                <w:left w:val="none" w:sz="0" w:space="0" w:color="auto"/>
                <w:bottom w:val="none" w:sz="0" w:space="0" w:color="auto"/>
                <w:right w:val="none" w:sz="0" w:space="0" w:color="auto"/>
              </w:divBdr>
            </w:div>
          </w:divsChild>
        </w:div>
        <w:div w:id="1187908071">
          <w:marLeft w:val="0"/>
          <w:marRight w:val="0"/>
          <w:marTop w:val="0"/>
          <w:marBottom w:val="0"/>
          <w:divBdr>
            <w:top w:val="none" w:sz="0" w:space="0" w:color="auto"/>
            <w:left w:val="none" w:sz="0" w:space="0" w:color="auto"/>
            <w:bottom w:val="none" w:sz="0" w:space="0" w:color="auto"/>
            <w:right w:val="none" w:sz="0" w:space="0" w:color="auto"/>
          </w:divBdr>
          <w:divsChild>
            <w:div w:id="193863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16576">
      <w:bodyDiv w:val="1"/>
      <w:marLeft w:val="0"/>
      <w:marRight w:val="0"/>
      <w:marTop w:val="0"/>
      <w:marBottom w:val="0"/>
      <w:divBdr>
        <w:top w:val="none" w:sz="0" w:space="0" w:color="auto"/>
        <w:left w:val="none" w:sz="0" w:space="0" w:color="auto"/>
        <w:bottom w:val="none" w:sz="0" w:space="0" w:color="auto"/>
        <w:right w:val="none" w:sz="0" w:space="0" w:color="auto"/>
      </w:divBdr>
      <w:divsChild>
        <w:div w:id="7827853">
          <w:marLeft w:val="0"/>
          <w:marRight w:val="0"/>
          <w:marTop w:val="0"/>
          <w:marBottom w:val="0"/>
          <w:divBdr>
            <w:top w:val="none" w:sz="0" w:space="0" w:color="auto"/>
            <w:left w:val="none" w:sz="0" w:space="0" w:color="auto"/>
            <w:bottom w:val="none" w:sz="0" w:space="0" w:color="auto"/>
            <w:right w:val="none" w:sz="0" w:space="0" w:color="auto"/>
          </w:divBdr>
          <w:divsChild>
            <w:div w:id="1478457476">
              <w:marLeft w:val="0"/>
              <w:marRight w:val="0"/>
              <w:marTop w:val="0"/>
              <w:marBottom w:val="0"/>
              <w:divBdr>
                <w:top w:val="none" w:sz="0" w:space="0" w:color="auto"/>
                <w:left w:val="none" w:sz="0" w:space="0" w:color="auto"/>
                <w:bottom w:val="none" w:sz="0" w:space="0" w:color="auto"/>
                <w:right w:val="none" w:sz="0" w:space="0" w:color="auto"/>
              </w:divBdr>
            </w:div>
            <w:div w:id="1818105613">
              <w:marLeft w:val="0"/>
              <w:marRight w:val="0"/>
              <w:marTop w:val="0"/>
              <w:marBottom w:val="0"/>
              <w:divBdr>
                <w:top w:val="none" w:sz="0" w:space="0" w:color="auto"/>
                <w:left w:val="none" w:sz="0" w:space="0" w:color="auto"/>
                <w:bottom w:val="none" w:sz="0" w:space="0" w:color="auto"/>
                <w:right w:val="none" w:sz="0" w:space="0" w:color="auto"/>
              </w:divBdr>
              <w:divsChild>
                <w:div w:id="1937516353">
                  <w:marLeft w:val="0"/>
                  <w:marRight w:val="0"/>
                  <w:marTop w:val="30"/>
                  <w:marBottom w:val="30"/>
                  <w:divBdr>
                    <w:top w:val="none" w:sz="0" w:space="0" w:color="auto"/>
                    <w:left w:val="none" w:sz="0" w:space="0" w:color="auto"/>
                    <w:bottom w:val="none" w:sz="0" w:space="0" w:color="auto"/>
                    <w:right w:val="none" w:sz="0" w:space="0" w:color="auto"/>
                  </w:divBdr>
                  <w:divsChild>
                    <w:div w:id="458109902">
                      <w:marLeft w:val="0"/>
                      <w:marRight w:val="0"/>
                      <w:marTop w:val="0"/>
                      <w:marBottom w:val="0"/>
                      <w:divBdr>
                        <w:top w:val="none" w:sz="0" w:space="0" w:color="auto"/>
                        <w:left w:val="none" w:sz="0" w:space="0" w:color="auto"/>
                        <w:bottom w:val="none" w:sz="0" w:space="0" w:color="auto"/>
                        <w:right w:val="none" w:sz="0" w:space="0" w:color="auto"/>
                      </w:divBdr>
                      <w:divsChild>
                        <w:div w:id="819272106">
                          <w:marLeft w:val="0"/>
                          <w:marRight w:val="0"/>
                          <w:marTop w:val="0"/>
                          <w:marBottom w:val="0"/>
                          <w:divBdr>
                            <w:top w:val="none" w:sz="0" w:space="0" w:color="auto"/>
                            <w:left w:val="none" w:sz="0" w:space="0" w:color="auto"/>
                            <w:bottom w:val="none" w:sz="0" w:space="0" w:color="auto"/>
                            <w:right w:val="none" w:sz="0" w:space="0" w:color="auto"/>
                          </w:divBdr>
                        </w:div>
                      </w:divsChild>
                    </w:div>
                    <w:div w:id="669986824">
                      <w:marLeft w:val="0"/>
                      <w:marRight w:val="0"/>
                      <w:marTop w:val="0"/>
                      <w:marBottom w:val="0"/>
                      <w:divBdr>
                        <w:top w:val="none" w:sz="0" w:space="0" w:color="auto"/>
                        <w:left w:val="none" w:sz="0" w:space="0" w:color="auto"/>
                        <w:bottom w:val="none" w:sz="0" w:space="0" w:color="auto"/>
                        <w:right w:val="none" w:sz="0" w:space="0" w:color="auto"/>
                      </w:divBdr>
                      <w:divsChild>
                        <w:div w:id="197875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587958">
          <w:marLeft w:val="0"/>
          <w:marRight w:val="0"/>
          <w:marTop w:val="0"/>
          <w:marBottom w:val="0"/>
          <w:divBdr>
            <w:top w:val="none" w:sz="0" w:space="0" w:color="auto"/>
            <w:left w:val="none" w:sz="0" w:space="0" w:color="auto"/>
            <w:bottom w:val="none" w:sz="0" w:space="0" w:color="auto"/>
            <w:right w:val="none" w:sz="0" w:space="0" w:color="auto"/>
          </w:divBdr>
          <w:divsChild>
            <w:div w:id="2121877981">
              <w:marLeft w:val="0"/>
              <w:marRight w:val="0"/>
              <w:marTop w:val="0"/>
              <w:marBottom w:val="0"/>
              <w:divBdr>
                <w:top w:val="none" w:sz="0" w:space="0" w:color="auto"/>
                <w:left w:val="none" w:sz="0" w:space="0" w:color="auto"/>
                <w:bottom w:val="none" w:sz="0" w:space="0" w:color="auto"/>
                <w:right w:val="none" w:sz="0" w:space="0" w:color="auto"/>
              </w:divBdr>
            </w:div>
          </w:divsChild>
        </w:div>
        <w:div w:id="1309288497">
          <w:marLeft w:val="0"/>
          <w:marRight w:val="0"/>
          <w:marTop w:val="0"/>
          <w:marBottom w:val="0"/>
          <w:divBdr>
            <w:top w:val="none" w:sz="0" w:space="0" w:color="auto"/>
            <w:left w:val="none" w:sz="0" w:space="0" w:color="auto"/>
            <w:bottom w:val="none" w:sz="0" w:space="0" w:color="auto"/>
            <w:right w:val="none" w:sz="0" w:space="0" w:color="auto"/>
          </w:divBdr>
          <w:divsChild>
            <w:div w:id="667094326">
              <w:marLeft w:val="0"/>
              <w:marRight w:val="0"/>
              <w:marTop w:val="0"/>
              <w:marBottom w:val="0"/>
              <w:divBdr>
                <w:top w:val="none" w:sz="0" w:space="0" w:color="auto"/>
                <w:left w:val="none" w:sz="0" w:space="0" w:color="auto"/>
                <w:bottom w:val="none" w:sz="0" w:space="0" w:color="auto"/>
                <w:right w:val="none" w:sz="0" w:space="0" w:color="auto"/>
              </w:divBdr>
            </w:div>
            <w:div w:id="1473253331">
              <w:marLeft w:val="0"/>
              <w:marRight w:val="0"/>
              <w:marTop w:val="0"/>
              <w:marBottom w:val="0"/>
              <w:divBdr>
                <w:top w:val="none" w:sz="0" w:space="0" w:color="auto"/>
                <w:left w:val="none" w:sz="0" w:space="0" w:color="auto"/>
                <w:bottom w:val="none" w:sz="0" w:space="0" w:color="auto"/>
                <w:right w:val="none" w:sz="0" w:space="0" w:color="auto"/>
              </w:divBdr>
              <w:divsChild>
                <w:div w:id="26224024">
                  <w:marLeft w:val="0"/>
                  <w:marRight w:val="0"/>
                  <w:marTop w:val="30"/>
                  <w:marBottom w:val="30"/>
                  <w:divBdr>
                    <w:top w:val="none" w:sz="0" w:space="0" w:color="auto"/>
                    <w:left w:val="none" w:sz="0" w:space="0" w:color="auto"/>
                    <w:bottom w:val="none" w:sz="0" w:space="0" w:color="auto"/>
                    <w:right w:val="none" w:sz="0" w:space="0" w:color="auto"/>
                  </w:divBdr>
                  <w:divsChild>
                    <w:div w:id="123550860">
                      <w:marLeft w:val="0"/>
                      <w:marRight w:val="0"/>
                      <w:marTop w:val="0"/>
                      <w:marBottom w:val="0"/>
                      <w:divBdr>
                        <w:top w:val="none" w:sz="0" w:space="0" w:color="auto"/>
                        <w:left w:val="none" w:sz="0" w:space="0" w:color="auto"/>
                        <w:bottom w:val="none" w:sz="0" w:space="0" w:color="auto"/>
                        <w:right w:val="none" w:sz="0" w:space="0" w:color="auto"/>
                      </w:divBdr>
                      <w:divsChild>
                        <w:div w:id="984121250">
                          <w:marLeft w:val="0"/>
                          <w:marRight w:val="0"/>
                          <w:marTop w:val="0"/>
                          <w:marBottom w:val="0"/>
                          <w:divBdr>
                            <w:top w:val="none" w:sz="0" w:space="0" w:color="auto"/>
                            <w:left w:val="none" w:sz="0" w:space="0" w:color="auto"/>
                            <w:bottom w:val="none" w:sz="0" w:space="0" w:color="auto"/>
                            <w:right w:val="none" w:sz="0" w:space="0" w:color="auto"/>
                          </w:divBdr>
                        </w:div>
                      </w:divsChild>
                    </w:div>
                    <w:div w:id="247470740">
                      <w:marLeft w:val="0"/>
                      <w:marRight w:val="0"/>
                      <w:marTop w:val="0"/>
                      <w:marBottom w:val="0"/>
                      <w:divBdr>
                        <w:top w:val="none" w:sz="0" w:space="0" w:color="auto"/>
                        <w:left w:val="none" w:sz="0" w:space="0" w:color="auto"/>
                        <w:bottom w:val="none" w:sz="0" w:space="0" w:color="auto"/>
                        <w:right w:val="none" w:sz="0" w:space="0" w:color="auto"/>
                      </w:divBdr>
                      <w:divsChild>
                        <w:div w:id="1636375184">
                          <w:marLeft w:val="0"/>
                          <w:marRight w:val="0"/>
                          <w:marTop w:val="0"/>
                          <w:marBottom w:val="0"/>
                          <w:divBdr>
                            <w:top w:val="none" w:sz="0" w:space="0" w:color="auto"/>
                            <w:left w:val="none" w:sz="0" w:space="0" w:color="auto"/>
                            <w:bottom w:val="none" w:sz="0" w:space="0" w:color="auto"/>
                            <w:right w:val="none" w:sz="0" w:space="0" w:color="auto"/>
                          </w:divBdr>
                        </w:div>
                      </w:divsChild>
                    </w:div>
                    <w:div w:id="541941801">
                      <w:marLeft w:val="0"/>
                      <w:marRight w:val="0"/>
                      <w:marTop w:val="0"/>
                      <w:marBottom w:val="0"/>
                      <w:divBdr>
                        <w:top w:val="none" w:sz="0" w:space="0" w:color="auto"/>
                        <w:left w:val="none" w:sz="0" w:space="0" w:color="auto"/>
                        <w:bottom w:val="none" w:sz="0" w:space="0" w:color="auto"/>
                        <w:right w:val="none" w:sz="0" w:space="0" w:color="auto"/>
                      </w:divBdr>
                      <w:divsChild>
                        <w:div w:id="1427996041">
                          <w:marLeft w:val="0"/>
                          <w:marRight w:val="0"/>
                          <w:marTop w:val="0"/>
                          <w:marBottom w:val="0"/>
                          <w:divBdr>
                            <w:top w:val="none" w:sz="0" w:space="0" w:color="auto"/>
                            <w:left w:val="none" w:sz="0" w:space="0" w:color="auto"/>
                            <w:bottom w:val="none" w:sz="0" w:space="0" w:color="auto"/>
                            <w:right w:val="none" w:sz="0" w:space="0" w:color="auto"/>
                          </w:divBdr>
                        </w:div>
                      </w:divsChild>
                    </w:div>
                    <w:div w:id="641077415">
                      <w:marLeft w:val="0"/>
                      <w:marRight w:val="0"/>
                      <w:marTop w:val="0"/>
                      <w:marBottom w:val="0"/>
                      <w:divBdr>
                        <w:top w:val="none" w:sz="0" w:space="0" w:color="auto"/>
                        <w:left w:val="none" w:sz="0" w:space="0" w:color="auto"/>
                        <w:bottom w:val="none" w:sz="0" w:space="0" w:color="auto"/>
                        <w:right w:val="none" w:sz="0" w:space="0" w:color="auto"/>
                      </w:divBdr>
                      <w:divsChild>
                        <w:div w:id="1389765972">
                          <w:marLeft w:val="0"/>
                          <w:marRight w:val="0"/>
                          <w:marTop w:val="0"/>
                          <w:marBottom w:val="0"/>
                          <w:divBdr>
                            <w:top w:val="none" w:sz="0" w:space="0" w:color="auto"/>
                            <w:left w:val="none" w:sz="0" w:space="0" w:color="auto"/>
                            <w:bottom w:val="none" w:sz="0" w:space="0" w:color="auto"/>
                            <w:right w:val="none" w:sz="0" w:space="0" w:color="auto"/>
                          </w:divBdr>
                        </w:div>
                      </w:divsChild>
                    </w:div>
                    <w:div w:id="794374541">
                      <w:marLeft w:val="0"/>
                      <w:marRight w:val="0"/>
                      <w:marTop w:val="0"/>
                      <w:marBottom w:val="0"/>
                      <w:divBdr>
                        <w:top w:val="none" w:sz="0" w:space="0" w:color="auto"/>
                        <w:left w:val="none" w:sz="0" w:space="0" w:color="auto"/>
                        <w:bottom w:val="none" w:sz="0" w:space="0" w:color="auto"/>
                        <w:right w:val="none" w:sz="0" w:space="0" w:color="auto"/>
                      </w:divBdr>
                      <w:divsChild>
                        <w:div w:id="1397967705">
                          <w:marLeft w:val="0"/>
                          <w:marRight w:val="0"/>
                          <w:marTop w:val="0"/>
                          <w:marBottom w:val="0"/>
                          <w:divBdr>
                            <w:top w:val="none" w:sz="0" w:space="0" w:color="auto"/>
                            <w:left w:val="none" w:sz="0" w:space="0" w:color="auto"/>
                            <w:bottom w:val="none" w:sz="0" w:space="0" w:color="auto"/>
                            <w:right w:val="none" w:sz="0" w:space="0" w:color="auto"/>
                          </w:divBdr>
                        </w:div>
                      </w:divsChild>
                    </w:div>
                    <w:div w:id="831603195">
                      <w:marLeft w:val="0"/>
                      <w:marRight w:val="0"/>
                      <w:marTop w:val="0"/>
                      <w:marBottom w:val="0"/>
                      <w:divBdr>
                        <w:top w:val="none" w:sz="0" w:space="0" w:color="auto"/>
                        <w:left w:val="none" w:sz="0" w:space="0" w:color="auto"/>
                        <w:bottom w:val="none" w:sz="0" w:space="0" w:color="auto"/>
                        <w:right w:val="none" w:sz="0" w:space="0" w:color="auto"/>
                      </w:divBdr>
                      <w:divsChild>
                        <w:div w:id="1017776714">
                          <w:marLeft w:val="0"/>
                          <w:marRight w:val="0"/>
                          <w:marTop w:val="0"/>
                          <w:marBottom w:val="0"/>
                          <w:divBdr>
                            <w:top w:val="none" w:sz="0" w:space="0" w:color="auto"/>
                            <w:left w:val="none" w:sz="0" w:space="0" w:color="auto"/>
                            <w:bottom w:val="none" w:sz="0" w:space="0" w:color="auto"/>
                            <w:right w:val="none" w:sz="0" w:space="0" w:color="auto"/>
                          </w:divBdr>
                        </w:div>
                      </w:divsChild>
                    </w:div>
                    <w:div w:id="964626778">
                      <w:marLeft w:val="0"/>
                      <w:marRight w:val="0"/>
                      <w:marTop w:val="0"/>
                      <w:marBottom w:val="0"/>
                      <w:divBdr>
                        <w:top w:val="none" w:sz="0" w:space="0" w:color="auto"/>
                        <w:left w:val="none" w:sz="0" w:space="0" w:color="auto"/>
                        <w:bottom w:val="none" w:sz="0" w:space="0" w:color="auto"/>
                        <w:right w:val="none" w:sz="0" w:space="0" w:color="auto"/>
                      </w:divBdr>
                      <w:divsChild>
                        <w:div w:id="1823768139">
                          <w:marLeft w:val="0"/>
                          <w:marRight w:val="0"/>
                          <w:marTop w:val="0"/>
                          <w:marBottom w:val="0"/>
                          <w:divBdr>
                            <w:top w:val="none" w:sz="0" w:space="0" w:color="auto"/>
                            <w:left w:val="none" w:sz="0" w:space="0" w:color="auto"/>
                            <w:bottom w:val="none" w:sz="0" w:space="0" w:color="auto"/>
                            <w:right w:val="none" w:sz="0" w:space="0" w:color="auto"/>
                          </w:divBdr>
                        </w:div>
                      </w:divsChild>
                    </w:div>
                    <w:div w:id="1023896947">
                      <w:marLeft w:val="0"/>
                      <w:marRight w:val="0"/>
                      <w:marTop w:val="0"/>
                      <w:marBottom w:val="0"/>
                      <w:divBdr>
                        <w:top w:val="none" w:sz="0" w:space="0" w:color="auto"/>
                        <w:left w:val="none" w:sz="0" w:space="0" w:color="auto"/>
                        <w:bottom w:val="none" w:sz="0" w:space="0" w:color="auto"/>
                        <w:right w:val="none" w:sz="0" w:space="0" w:color="auto"/>
                      </w:divBdr>
                      <w:divsChild>
                        <w:div w:id="1487744725">
                          <w:marLeft w:val="0"/>
                          <w:marRight w:val="0"/>
                          <w:marTop w:val="0"/>
                          <w:marBottom w:val="0"/>
                          <w:divBdr>
                            <w:top w:val="none" w:sz="0" w:space="0" w:color="auto"/>
                            <w:left w:val="none" w:sz="0" w:space="0" w:color="auto"/>
                            <w:bottom w:val="none" w:sz="0" w:space="0" w:color="auto"/>
                            <w:right w:val="none" w:sz="0" w:space="0" w:color="auto"/>
                          </w:divBdr>
                        </w:div>
                      </w:divsChild>
                    </w:div>
                    <w:div w:id="1168137444">
                      <w:marLeft w:val="0"/>
                      <w:marRight w:val="0"/>
                      <w:marTop w:val="0"/>
                      <w:marBottom w:val="0"/>
                      <w:divBdr>
                        <w:top w:val="none" w:sz="0" w:space="0" w:color="auto"/>
                        <w:left w:val="none" w:sz="0" w:space="0" w:color="auto"/>
                        <w:bottom w:val="none" w:sz="0" w:space="0" w:color="auto"/>
                        <w:right w:val="none" w:sz="0" w:space="0" w:color="auto"/>
                      </w:divBdr>
                      <w:divsChild>
                        <w:div w:id="1788042702">
                          <w:marLeft w:val="0"/>
                          <w:marRight w:val="0"/>
                          <w:marTop w:val="0"/>
                          <w:marBottom w:val="0"/>
                          <w:divBdr>
                            <w:top w:val="none" w:sz="0" w:space="0" w:color="auto"/>
                            <w:left w:val="none" w:sz="0" w:space="0" w:color="auto"/>
                            <w:bottom w:val="none" w:sz="0" w:space="0" w:color="auto"/>
                            <w:right w:val="none" w:sz="0" w:space="0" w:color="auto"/>
                          </w:divBdr>
                        </w:div>
                      </w:divsChild>
                    </w:div>
                    <w:div w:id="1202673028">
                      <w:marLeft w:val="0"/>
                      <w:marRight w:val="0"/>
                      <w:marTop w:val="0"/>
                      <w:marBottom w:val="0"/>
                      <w:divBdr>
                        <w:top w:val="none" w:sz="0" w:space="0" w:color="auto"/>
                        <w:left w:val="none" w:sz="0" w:space="0" w:color="auto"/>
                        <w:bottom w:val="none" w:sz="0" w:space="0" w:color="auto"/>
                        <w:right w:val="none" w:sz="0" w:space="0" w:color="auto"/>
                      </w:divBdr>
                      <w:divsChild>
                        <w:div w:id="1853182613">
                          <w:marLeft w:val="0"/>
                          <w:marRight w:val="0"/>
                          <w:marTop w:val="0"/>
                          <w:marBottom w:val="0"/>
                          <w:divBdr>
                            <w:top w:val="none" w:sz="0" w:space="0" w:color="auto"/>
                            <w:left w:val="none" w:sz="0" w:space="0" w:color="auto"/>
                            <w:bottom w:val="none" w:sz="0" w:space="0" w:color="auto"/>
                            <w:right w:val="none" w:sz="0" w:space="0" w:color="auto"/>
                          </w:divBdr>
                        </w:div>
                      </w:divsChild>
                    </w:div>
                    <w:div w:id="1222516776">
                      <w:marLeft w:val="0"/>
                      <w:marRight w:val="0"/>
                      <w:marTop w:val="0"/>
                      <w:marBottom w:val="0"/>
                      <w:divBdr>
                        <w:top w:val="none" w:sz="0" w:space="0" w:color="auto"/>
                        <w:left w:val="none" w:sz="0" w:space="0" w:color="auto"/>
                        <w:bottom w:val="none" w:sz="0" w:space="0" w:color="auto"/>
                        <w:right w:val="none" w:sz="0" w:space="0" w:color="auto"/>
                      </w:divBdr>
                      <w:divsChild>
                        <w:div w:id="377245213">
                          <w:marLeft w:val="0"/>
                          <w:marRight w:val="0"/>
                          <w:marTop w:val="0"/>
                          <w:marBottom w:val="0"/>
                          <w:divBdr>
                            <w:top w:val="none" w:sz="0" w:space="0" w:color="auto"/>
                            <w:left w:val="none" w:sz="0" w:space="0" w:color="auto"/>
                            <w:bottom w:val="none" w:sz="0" w:space="0" w:color="auto"/>
                            <w:right w:val="none" w:sz="0" w:space="0" w:color="auto"/>
                          </w:divBdr>
                        </w:div>
                      </w:divsChild>
                    </w:div>
                    <w:div w:id="1440953597">
                      <w:marLeft w:val="0"/>
                      <w:marRight w:val="0"/>
                      <w:marTop w:val="0"/>
                      <w:marBottom w:val="0"/>
                      <w:divBdr>
                        <w:top w:val="none" w:sz="0" w:space="0" w:color="auto"/>
                        <w:left w:val="none" w:sz="0" w:space="0" w:color="auto"/>
                        <w:bottom w:val="none" w:sz="0" w:space="0" w:color="auto"/>
                        <w:right w:val="none" w:sz="0" w:space="0" w:color="auto"/>
                      </w:divBdr>
                      <w:divsChild>
                        <w:div w:id="1787507130">
                          <w:marLeft w:val="0"/>
                          <w:marRight w:val="0"/>
                          <w:marTop w:val="0"/>
                          <w:marBottom w:val="0"/>
                          <w:divBdr>
                            <w:top w:val="none" w:sz="0" w:space="0" w:color="auto"/>
                            <w:left w:val="none" w:sz="0" w:space="0" w:color="auto"/>
                            <w:bottom w:val="none" w:sz="0" w:space="0" w:color="auto"/>
                            <w:right w:val="none" w:sz="0" w:space="0" w:color="auto"/>
                          </w:divBdr>
                        </w:div>
                      </w:divsChild>
                    </w:div>
                    <w:div w:id="1473868811">
                      <w:marLeft w:val="0"/>
                      <w:marRight w:val="0"/>
                      <w:marTop w:val="0"/>
                      <w:marBottom w:val="0"/>
                      <w:divBdr>
                        <w:top w:val="none" w:sz="0" w:space="0" w:color="auto"/>
                        <w:left w:val="none" w:sz="0" w:space="0" w:color="auto"/>
                        <w:bottom w:val="none" w:sz="0" w:space="0" w:color="auto"/>
                        <w:right w:val="none" w:sz="0" w:space="0" w:color="auto"/>
                      </w:divBdr>
                      <w:divsChild>
                        <w:div w:id="742527493">
                          <w:marLeft w:val="0"/>
                          <w:marRight w:val="0"/>
                          <w:marTop w:val="0"/>
                          <w:marBottom w:val="0"/>
                          <w:divBdr>
                            <w:top w:val="none" w:sz="0" w:space="0" w:color="auto"/>
                            <w:left w:val="none" w:sz="0" w:space="0" w:color="auto"/>
                            <w:bottom w:val="none" w:sz="0" w:space="0" w:color="auto"/>
                            <w:right w:val="none" w:sz="0" w:space="0" w:color="auto"/>
                          </w:divBdr>
                        </w:div>
                      </w:divsChild>
                    </w:div>
                    <w:div w:id="1815558250">
                      <w:marLeft w:val="0"/>
                      <w:marRight w:val="0"/>
                      <w:marTop w:val="0"/>
                      <w:marBottom w:val="0"/>
                      <w:divBdr>
                        <w:top w:val="none" w:sz="0" w:space="0" w:color="auto"/>
                        <w:left w:val="none" w:sz="0" w:space="0" w:color="auto"/>
                        <w:bottom w:val="none" w:sz="0" w:space="0" w:color="auto"/>
                        <w:right w:val="none" w:sz="0" w:space="0" w:color="auto"/>
                      </w:divBdr>
                      <w:divsChild>
                        <w:div w:id="947127165">
                          <w:marLeft w:val="0"/>
                          <w:marRight w:val="0"/>
                          <w:marTop w:val="0"/>
                          <w:marBottom w:val="0"/>
                          <w:divBdr>
                            <w:top w:val="none" w:sz="0" w:space="0" w:color="auto"/>
                            <w:left w:val="none" w:sz="0" w:space="0" w:color="auto"/>
                            <w:bottom w:val="none" w:sz="0" w:space="0" w:color="auto"/>
                            <w:right w:val="none" w:sz="0" w:space="0" w:color="auto"/>
                          </w:divBdr>
                        </w:div>
                      </w:divsChild>
                    </w:div>
                    <w:div w:id="1866096578">
                      <w:marLeft w:val="0"/>
                      <w:marRight w:val="0"/>
                      <w:marTop w:val="0"/>
                      <w:marBottom w:val="0"/>
                      <w:divBdr>
                        <w:top w:val="none" w:sz="0" w:space="0" w:color="auto"/>
                        <w:left w:val="none" w:sz="0" w:space="0" w:color="auto"/>
                        <w:bottom w:val="none" w:sz="0" w:space="0" w:color="auto"/>
                        <w:right w:val="none" w:sz="0" w:space="0" w:color="auto"/>
                      </w:divBdr>
                      <w:divsChild>
                        <w:div w:id="1519081628">
                          <w:marLeft w:val="0"/>
                          <w:marRight w:val="0"/>
                          <w:marTop w:val="0"/>
                          <w:marBottom w:val="0"/>
                          <w:divBdr>
                            <w:top w:val="none" w:sz="0" w:space="0" w:color="auto"/>
                            <w:left w:val="none" w:sz="0" w:space="0" w:color="auto"/>
                            <w:bottom w:val="none" w:sz="0" w:space="0" w:color="auto"/>
                            <w:right w:val="none" w:sz="0" w:space="0" w:color="auto"/>
                          </w:divBdr>
                        </w:div>
                      </w:divsChild>
                    </w:div>
                    <w:div w:id="1955594480">
                      <w:marLeft w:val="0"/>
                      <w:marRight w:val="0"/>
                      <w:marTop w:val="0"/>
                      <w:marBottom w:val="0"/>
                      <w:divBdr>
                        <w:top w:val="none" w:sz="0" w:space="0" w:color="auto"/>
                        <w:left w:val="none" w:sz="0" w:space="0" w:color="auto"/>
                        <w:bottom w:val="none" w:sz="0" w:space="0" w:color="auto"/>
                        <w:right w:val="none" w:sz="0" w:space="0" w:color="auto"/>
                      </w:divBdr>
                      <w:divsChild>
                        <w:div w:id="1345287122">
                          <w:marLeft w:val="0"/>
                          <w:marRight w:val="0"/>
                          <w:marTop w:val="0"/>
                          <w:marBottom w:val="0"/>
                          <w:divBdr>
                            <w:top w:val="none" w:sz="0" w:space="0" w:color="auto"/>
                            <w:left w:val="none" w:sz="0" w:space="0" w:color="auto"/>
                            <w:bottom w:val="none" w:sz="0" w:space="0" w:color="auto"/>
                            <w:right w:val="none" w:sz="0" w:space="0" w:color="auto"/>
                          </w:divBdr>
                        </w:div>
                      </w:divsChild>
                    </w:div>
                    <w:div w:id="2100834280">
                      <w:marLeft w:val="0"/>
                      <w:marRight w:val="0"/>
                      <w:marTop w:val="0"/>
                      <w:marBottom w:val="0"/>
                      <w:divBdr>
                        <w:top w:val="none" w:sz="0" w:space="0" w:color="auto"/>
                        <w:left w:val="none" w:sz="0" w:space="0" w:color="auto"/>
                        <w:bottom w:val="none" w:sz="0" w:space="0" w:color="auto"/>
                        <w:right w:val="none" w:sz="0" w:space="0" w:color="auto"/>
                      </w:divBdr>
                      <w:divsChild>
                        <w:div w:id="1103960186">
                          <w:marLeft w:val="0"/>
                          <w:marRight w:val="0"/>
                          <w:marTop w:val="0"/>
                          <w:marBottom w:val="0"/>
                          <w:divBdr>
                            <w:top w:val="none" w:sz="0" w:space="0" w:color="auto"/>
                            <w:left w:val="none" w:sz="0" w:space="0" w:color="auto"/>
                            <w:bottom w:val="none" w:sz="0" w:space="0" w:color="auto"/>
                            <w:right w:val="none" w:sz="0" w:space="0" w:color="auto"/>
                          </w:divBdr>
                        </w:div>
                      </w:divsChild>
                    </w:div>
                    <w:div w:id="2135520453">
                      <w:marLeft w:val="0"/>
                      <w:marRight w:val="0"/>
                      <w:marTop w:val="0"/>
                      <w:marBottom w:val="0"/>
                      <w:divBdr>
                        <w:top w:val="none" w:sz="0" w:space="0" w:color="auto"/>
                        <w:left w:val="none" w:sz="0" w:space="0" w:color="auto"/>
                        <w:bottom w:val="none" w:sz="0" w:space="0" w:color="auto"/>
                        <w:right w:val="none" w:sz="0" w:space="0" w:color="auto"/>
                      </w:divBdr>
                      <w:divsChild>
                        <w:div w:id="19425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775171">
          <w:marLeft w:val="0"/>
          <w:marRight w:val="0"/>
          <w:marTop w:val="0"/>
          <w:marBottom w:val="0"/>
          <w:divBdr>
            <w:top w:val="none" w:sz="0" w:space="0" w:color="auto"/>
            <w:left w:val="none" w:sz="0" w:space="0" w:color="auto"/>
            <w:bottom w:val="none" w:sz="0" w:space="0" w:color="auto"/>
            <w:right w:val="none" w:sz="0" w:space="0" w:color="auto"/>
          </w:divBdr>
          <w:divsChild>
            <w:div w:id="773093387">
              <w:marLeft w:val="0"/>
              <w:marRight w:val="0"/>
              <w:marTop w:val="0"/>
              <w:marBottom w:val="0"/>
              <w:divBdr>
                <w:top w:val="none" w:sz="0" w:space="0" w:color="auto"/>
                <w:left w:val="none" w:sz="0" w:space="0" w:color="auto"/>
                <w:bottom w:val="none" w:sz="0" w:space="0" w:color="auto"/>
                <w:right w:val="none" w:sz="0" w:space="0" w:color="auto"/>
              </w:divBdr>
              <w:divsChild>
                <w:div w:id="1128162786">
                  <w:marLeft w:val="0"/>
                  <w:marRight w:val="0"/>
                  <w:marTop w:val="30"/>
                  <w:marBottom w:val="30"/>
                  <w:divBdr>
                    <w:top w:val="none" w:sz="0" w:space="0" w:color="auto"/>
                    <w:left w:val="none" w:sz="0" w:space="0" w:color="auto"/>
                    <w:bottom w:val="none" w:sz="0" w:space="0" w:color="auto"/>
                    <w:right w:val="none" w:sz="0" w:space="0" w:color="auto"/>
                  </w:divBdr>
                  <w:divsChild>
                    <w:div w:id="954363319">
                      <w:marLeft w:val="0"/>
                      <w:marRight w:val="0"/>
                      <w:marTop w:val="0"/>
                      <w:marBottom w:val="0"/>
                      <w:divBdr>
                        <w:top w:val="none" w:sz="0" w:space="0" w:color="auto"/>
                        <w:left w:val="none" w:sz="0" w:space="0" w:color="auto"/>
                        <w:bottom w:val="none" w:sz="0" w:space="0" w:color="auto"/>
                        <w:right w:val="none" w:sz="0" w:space="0" w:color="auto"/>
                      </w:divBdr>
                      <w:divsChild>
                        <w:div w:id="2044598932">
                          <w:marLeft w:val="0"/>
                          <w:marRight w:val="0"/>
                          <w:marTop w:val="0"/>
                          <w:marBottom w:val="0"/>
                          <w:divBdr>
                            <w:top w:val="none" w:sz="0" w:space="0" w:color="auto"/>
                            <w:left w:val="none" w:sz="0" w:space="0" w:color="auto"/>
                            <w:bottom w:val="none" w:sz="0" w:space="0" w:color="auto"/>
                            <w:right w:val="none" w:sz="0" w:space="0" w:color="auto"/>
                          </w:divBdr>
                        </w:div>
                      </w:divsChild>
                    </w:div>
                    <w:div w:id="2023388872">
                      <w:marLeft w:val="0"/>
                      <w:marRight w:val="0"/>
                      <w:marTop w:val="0"/>
                      <w:marBottom w:val="0"/>
                      <w:divBdr>
                        <w:top w:val="none" w:sz="0" w:space="0" w:color="auto"/>
                        <w:left w:val="none" w:sz="0" w:space="0" w:color="auto"/>
                        <w:bottom w:val="none" w:sz="0" w:space="0" w:color="auto"/>
                        <w:right w:val="none" w:sz="0" w:space="0" w:color="auto"/>
                      </w:divBdr>
                      <w:divsChild>
                        <w:div w:id="67156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938447">
              <w:marLeft w:val="0"/>
              <w:marRight w:val="0"/>
              <w:marTop w:val="0"/>
              <w:marBottom w:val="0"/>
              <w:divBdr>
                <w:top w:val="none" w:sz="0" w:space="0" w:color="auto"/>
                <w:left w:val="none" w:sz="0" w:space="0" w:color="auto"/>
                <w:bottom w:val="none" w:sz="0" w:space="0" w:color="auto"/>
                <w:right w:val="none" w:sz="0" w:space="0" w:color="auto"/>
              </w:divBdr>
            </w:div>
          </w:divsChild>
        </w:div>
        <w:div w:id="1444223931">
          <w:marLeft w:val="0"/>
          <w:marRight w:val="0"/>
          <w:marTop w:val="0"/>
          <w:marBottom w:val="0"/>
          <w:divBdr>
            <w:top w:val="none" w:sz="0" w:space="0" w:color="auto"/>
            <w:left w:val="none" w:sz="0" w:space="0" w:color="auto"/>
            <w:bottom w:val="none" w:sz="0" w:space="0" w:color="auto"/>
            <w:right w:val="none" w:sz="0" w:space="0" w:color="auto"/>
          </w:divBdr>
          <w:divsChild>
            <w:div w:id="1165441984">
              <w:marLeft w:val="0"/>
              <w:marRight w:val="0"/>
              <w:marTop w:val="0"/>
              <w:marBottom w:val="0"/>
              <w:divBdr>
                <w:top w:val="none" w:sz="0" w:space="0" w:color="auto"/>
                <w:left w:val="none" w:sz="0" w:space="0" w:color="auto"/>
                <w:bottom w:val="none" w:sz="0" w:space="0" w:color="auto"/>
                <w:right w:val="none" w:sz="0" w:space="0" w:color="auto"/>
              </w:divBdr>
            </w:div>
          </w:divsChild>
        </w:div>
        <w:div w:id="1500385807">
          <w:marLeft w:val="0"/>
          <w:marRight w:val="0"/>
          <w:marTop w:val="0"/>
          <w:marBottom w:val="0"/>
          <w:divBdr>
            <w:top w:val="none" w:sz="0" w:space="0" w:color="auto"/>
            <w:left w:val="none" w:sz="0" w:space="0" w:color="auto"/>
            <w:bottom w:val="none" w:sz="0" w:space="0" w:color="auto"/>
            <w:right w:val="none" w:sz="0" w:space="0" w:color="auto"/>
          </w:divBdr>
          <w:divsChild>
            <w:div w:id="1785684674">
              <w:marLeft w:val="0"/>
              <w:marRight w:val="0"/>
              <w:marTop w:val="0"/>
              <w:marBottom w:val="0"/>
              <w:divBdr>
                <w:top w:val="none" w:sz="0" w:space="0" w:color="auto"/>
                <w:left w:val="none" w:sz="0" w:space="0" w:color="auto"/>
                <w:bottom w:val="none" w:sz="0" w:space="0" w:color="auto"/>
                <w:right w:val="none" w:sz="0" w:space="0" w:color="auto"/>
              </w:divBdr>
            </w:div>
          </w:divsChild>
        </w:div>
        <w:div w:id="1959794304">
          <w:marLeft w:val="0"/>
          <w:marRight w:val="0"/>
          <w:marTop w:val="0"/>
          <w:marBottom w:val="0"/>
          <w:divBdr>
            <w:top w:val="none" w:sz="0" w:space="0" w:color="auto"/>
            <w:left w:val="none" w:sz="0" w:space="0" w:color="auto"/>
            <w:bottom w:val="none" w:sz="0" w:space="0" w:color="auto"/>
            <w:right w:val="none" w:sz="0" w:space="0" w:color="auto"/>
          </w:divBdr>
          <w:divsChild>
            <w:div w:id="1367871208">
              <w:marLeft w:val="0"/>
              <w:marRight w:val="0"/>
              <w:marTop w:val="0"/>
              <w:marBottom w:val="0"/>
              <w:divBdr>
                <w:top w:val="none" w:sz="0" w:space="0" w:color="auto"/>
                <w:left w:val="none" w:sz="0" w:space="0" w:color="auto"/>
                <w:bottom w:val="none" w:sz="0" w:space="0" w:color="auto"/>
                <w:right w:val="none" w:sz="0" w:space="0" w:color="auto"/>
              </w:divBdr>
            </w:div>
          </w:divsChild>
        </w:div>
        <w:div w:id="1983383939">
          <w:marLeft w:val="0"/>
          <w:marRight w:val="0"/>
          <w:marTop w:val="0"/>
          <w:marBottom w:val="0"/>
          <w:divBdr>
            <w:top w:val="none" w:sz="0" w:space="0" w:color="auto"/>
            <w:left w:val="none" w:sz="0" w:space="0" w:color="auto"/>
            <w:bottom w:val="none" w:sz="0" w:space="0" w:color="auto"/>
            <w:right w:val="none" w:sz="0" w:space="0" w:color="auto"/>
          </w:divBdr>
          <w:divsChild>
            <w:div w:id="168462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358">
      <w:bodyDiv w:val="1"/>
      <w:marLeft w:val="0"/>
      <w:marRight w:val="0"/>
      <w:marTop w:val="0"/>
      <w:marBottom w:val="0"/>
      <w:divBdr>
        <w:top w:val="none" w:sz="0" w:space="0" w:color="auto"/>
        <w:left w:val="none" w:sz="0" w:space="0" w:color="auto"/>
        <w:bottom w:val="none" w:sz="0" w:space="0" w:color="auto"/>
        <w:right w:val="none" w:sz="0" w:space="0" w:color="auto"/>
      </w:divBdr>
      <w:divsChild>
        <w:div w:id="27724987">
          <w:marLeft w:val="0"/>
          <w:marRight w:val="0"/>
          <w:marTop w:val="0"/>
          <w:marBottom w:val="0"/>
          <w:divBdr>
            <w:top w:val="none" w:sz="0" w:space="0" w:color="auto"/>
            <w:left w:val="none" w:sz="0" w:space="0" w:color="auto"/>
            <w:bottom w:val="none" w:sz="0" w:space="0" w:color="auto"/>
            <w:right w:val="none" w:sz="0" w:space="0" w:color="auto"/>
          </w:divBdr>
          <w:divsChild>
            <w:div w:id="552084856">
              <w:marLeft w:val="0"/>
              <w:marRight w:val="0"/>
              <w:marTop w:val="0"/>
              <w:marBottom w:val="0"/>
              <w:divBdr>
                <w:top w:val="none" w:sz="0" w:space="0" w:color="auto"/>
                <w:left w:val="none" w:sz="0" w:space="0" w:color="auto"/>
                <w:bottom w:val="none" w:sz="0" w:space="0" w:color="auto"/>
                <w:right w:val="none" w:sz="0" w:space="0" w:color="auto"/>
              </w:divBdr>
            </w:div>
          </w:divsChild>
        </w:div>
        <w:div w:id="487021925">
          <w:marLeft w:val="0"/>
          <w:marRight w:val="0"/>
          <w:marTop w:val="0"/>
          <w:marBottom w:val="0"/>
          <w:divBdr>
            <w:top w:val="none" w:sz="0" w:space="0" w:color="auto"/>
            <w:left w:val="none" w:sz="0" w:space="0" w:color="auto"/>
            <w:bottom w:val="none" w:sz="0" w:space="0" w:color="auto"/>
            <w:right w:val="none" w:sz="0" w:space="0" w:color="auto"/>
          </w:divBdr>
          <w:divsChild>
            <w:div w:id="788740788">
              <w:marLeft w:val="0"/>
              <w:marRight w:val="0"/>
              <w:marTop w:val="0"/>
              <w:marBottom w:val="0"/>
              <w:divBdr>
                <w:top w:val="none" w:sz="0" w:space="0" w:color="auto"/>
                <w:left w:val="none" w:sz="0" w:space="0" w:color="auto"/>
                <w:bottom w:val="none" w:sz="0" w:space="0" w:color="auto"/>
                <w:right w:val="none" w:sz="0" w:space="0" w:color="auto"/>
              </w:divBdr>
            </w:div>
          </w:divsChild>
        </w:div>
        <w:div w:id="531038473">
          <w:marLeft w:val="0"/>
          <w:marRight w:val="0"/>
          <w:marTop w:val="0"/>
          <w:marBottom w:val="0"/>
          <w:divBdr>
            <w:top w:val="none" w:sz="0" w:space="0" w:color="auto"/>
            <w:left w:val="none" w:sz="0" w:space="0" w:color="auto"/>
            <w:bottom w:val="none" w:sz="0" w:space="0" w:color="auto"/>
            <w:right w:val="none" w:sz="0" w:space="0" w:color="auto"/>
          </w:divBdr>
          <w:divsChild>
            <w:div w:id="820656346">
              <w:marLeft w:val="0"/>
              <w:marRight w:val="0"/>
              <w:marTop w:val="0"/>
              <w:marBottom w:val="0"/>
              <w:divBdr>
                <w:top w:val="none" w:sz="0" w:space="0" w:color="auto"/>
                <w:left w:val="none" w:sz="0" w:space="0" w:color="auto"/>
                <w:bottom w:val="none" w:sz="0" w:space="0" w:color="auto"/>
                <w:right w:val="none" w:sz="0" w:space="0" w:color="auto"/>
              </w:divBdr>
            </w:div>
          </w:divsChild>
        </w:div>
        <w:div w:id="632639218">
          <w:marLeft w:val="0"/>
          <w:marRight w:val="0"/>
          <w:marTop w:val="0"/>
          <w:marBottom w:val="0"/>
          <w:divBdr>
            <w:top w:val="none" w:sz="0" w:space="0" w:color="auto"/>
            <w:left w:val="none" w:sz="0" w:space="0" w:color="auto"/>
            <w:bottom w:val="none" w:sz="0" w:space="0" w:color="auto"/>
            <w:right w:val="none" w:sz="0" w:space="0" w:color="auto"/>
          </w:divBdr>
          <w:divsChild>
            <w:div w:id="480118939">
              <w:marLeft w:val="0"/>
              <w:marRight w:val="0"/>
              <w:marTop w:val="0"/>
              <w:marBottom w:val="0"/>
              <w:divBdr>
                <w:top w:val="none" w:sz="0" w:space="0" w:color="auto"/>
                <w:left w:val="none" w:sz="0" w:space="0" w:color="auto"/>
                <w:bottom w:val="none" w:sz="0" w:space="0" w:color="auto"/>
                <w:right w:val="none" w:sz="0" w:space="0" w:color="auto"/>
              </w:divBdr>
            </w:div>
            <w:div w:id="694617569">
              <w:marLeft w:val="0"/>
              <w:marRight w:val="0"/>
              <w:marTop w:val="0"/>
              <w:marBottom w:val="0"/>
              <w:divBdr>
                <w:top w:val="none" w:sz="0" w:space="0" w:color="auto"/>
                <w:left w:val="none" w:sz="0" w:space="0" w:color="auto"/>
                <w:bottom w:val="none" w:sz="0" w:space="0" w:color="auto"/>
                <w:right w:val="none" w:sz="0" w:space="0" w:color="auto"/>
              </w:divBdr>
              <w:divsChild>
                <w:div w:id="728261053">
                  <w:marLeft w:val="0"/>
                  <w:marRight w:val="0"/>
                  <w:marTop w:val="30"/>
                  <w:marBottom w:val="30"/>
                  <w:divBdr>
                    <w:top w:val="none" w:sz="0" w:space="0" w:color="auto"/>
                    <w:left w:val="none" w:sz="0" w:space="0" w:color="auto"/>
                    <w:bottom w:val="none" w:sz="0" w:space="0" w:color="auto"/>
                    <w:right w:val="none" w:sz="0" w:space="0" w:color="auto"/>
                  </w:divBdr>
                  <w:divsChild>
                    <w:div w:id="725764515">
                      <w:marLeft w:val="0"/>
                      <w:marRight w:val="0"/>
                      <w:marTop w:val="0"/>
                      <w:marBottom w:val="0"/>
                      <w:divBdr>
                        <w:top w:val="none" w:sz="0" w:space="0" w:color="auto"/>
                        <w:left w:val="none" w:sz="0" w:space="0" w:color="auto"/>
                        <w:bottom w:val="none" w:sz="0" w:space="0" w:color="auto"/>
                        <w:right w:val="none" w:sz="0" w:space="0" w:color="auto"/>
                      </w:divBdr>
                      <w:divsChild>
                        <w:div w:id="231082202">
                          <w:marLeft w:val="0"/>
                          <w:marRight w:val="0"/>
                          <w:marTop w:val="0"/>
                          <w:marBottom w:val="0"/>
                          <w:divBdr>
                            <w:top w:val="none" w:sz="0" w:space="0" w:color="auto"/>
                            <w:left w:val="none" w:sz="0" w:space="0" w:color="auto"/>
                            <w:bottom w:val="none" w:sz="0" w:space="0" w:color="auto"/>
                            <w:right w:val="none" w:sz="0" w:space="0" w:color="auto"/>
                          </w:divBdr>
                        </w:div>
                      </w:divsChild>
                    </w:div>
                    <w:div w:id="2122721133">
                      <w:marLeft w:val="0"/>
                      <w:marRight w:val="0"/>
                      <w:marTop w:val="0"/>
                      <w:marBottom w:val="0"/>
                      <w:divBdr>
                        <w:top w:val="none" w:sz="0" w:space="0" w:color="auto"/>
                        <w:left w:val="none" w:sz="0" w:space="0" w:color="auto"/>
                        <w:bottom w:val="none" w:sz="0" w:space="0" w:color="auto"/>
                        <w:right w:val="none" w:sz="0" w:space="0" w:color="auto"/>
                      </w:divBdr>
                      <w:divsChild>
                        <w:div w:id="40738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602343">
          <w:marLeft w:val="0"/>
          <w:marRight w:val="0"/>
          <w:marTop w:val="0"/>
          <w:marBottom w:val="0"/>
          <w:divBdr>
            <w:top w:val="none" w:sz="0" w:space="0" w:color="auto"/>
            <w:left w:val="none" w:sz="0" w:space="0" w:color="auto"/>
            <w:bottom w:val="none" w:sz="0" w:space="0" w:color="auto"/>
            <w:right w:val="none" w:sz="0" w:space="0" w:color="auto"/>
          </w:divBdr>
          <w:divsChild>
            <w:div w:id="1555848033">
              <w:marLeft w:val="0"/>
              <w:marRight w:val="0"/>
              <w:marTop w:val="0"/>
              <w:marBottom w:val="0"/>
              <w:divBdr>
                <w:top w:val="none" w:sz="0" w:space="0" w:color="auto"/>
                <w:left w:val="none" w:sz="0" w:space="0" w:color="auto"/>
                <w:bottom w:val="none" w:sz="0" w:space="0" w:color="auto"/>
                <w:right w:val="none" w:sz="0" w:space="0" w:color="auto"/>
              </w:divBdr>
            </w:div>
          </w:divsChild>
        </w:div>
        <w:div w:id="1924874248">
          <w:marLeft w:val="0"/>
          <w:marRight w:val="0"/>
          <w:marTop w:val="0"/>
          <w:marBottom w:val="0"/>
          <w:divBdr>
            <w:top w:val="none" w:sz="0" w:space="0" w:color="auto"/>
            <w:left w:val="none" w:sz="0" w:space="0" w:color="auto"/>
            <w:bottom w:val="none" w:sz="0" w:space="0" w:color="auto"/>
            <w:right w:val="none" w:sz="0" w:space="0" w:color="auto"/>
          </w:divBdr>
          <w:divsChild>
            <w:div w:id="8521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85178">
      <w:bodyDiv w:val="1"/>
      <w:marLeft w:val="0"/>
      <w:marRight w:val="0"/>
      <w:marTop w:val="0"/>
      <w:marBottom w:val="0"/>
      <w:divBdr>
        <w:top w:val="none" w:sz="0" w:space="0" w:color="auto"/>
        <w:left w:val="none" w:sz="0" w:space="0" w:color="auto"/>
        <w:bottom w:val="none" w:sz="0" w:space="0" w:color="auto"/>
        <w:right w:val="none" w:sz="0" w:space="0" w:color="auto"/>
      </w:divBdr>
      <w:divsChild>
        <w:div w:id="46494357">
          <w:marLeft w:val="0"/>
          <w:marRight w:val="0"/>
          <w:marTop w:val="0"/>
          <w:marBottom w:val="0"/>
          <w:divBdr>
            <w:top w:val="none" w:sz="0" w:space="0" w:color="auto"/>
            <w:left w:val="none" w:sz="0" w:space="0" w:color="auto"/>
            <w:bottom w:val="none" w:sz="0" w:space="0" w:color="auto"/>
            <w:right w:val="none" w:sz="0" w:space="0" w:color="auto"/>
          </w:divBdr>
          <w:divsChild>
            <w:div w:id="498083316">
              <w:marLeft w:val="0"/>
              <w:marRight w:val="0"/>
              <w:marTop w:val="0"/>
              <w:marBottom w:val="0"/>
              <w:divBdr>
                <w:top w:val="none" w:sz="0" w:space="0" w:color="auto"/>
                <w:left w:val="none" w:sz="0" w:space="0" w:color="auto"/>
                <w:bottom w:val="none" w:sz="0" w:space="0" w:color="auto"/>
                <w:right w:val="none" w:sz="0" w:space="0" w:color="auto"/>
              </w:divBdr>
            </w:div>
          </w:divsChild>
        </w:div>
        <w:div w:id="419906768">
          <w:marLeft w:val="0"/>
          <w:marRight w:val="0"/>
          <w:marTop w:val="0"/>
          <w:marBottom w:val="0"/>
          <w:divBdr>
            <w:top w:val="none" w:sz="0" w:space="0" w:color="auto"/>
            <w:left w:val="none" w:sz="0" w:space="0" w:color="auto"/>
            <w:bottom w:val="none" w:sz="0" w:space="0" w:color="auto"/>
            <w:right w:val="none" w:sz="0" w:space="0" w:color="auto"/>
          </w:divBdr>
          <w:divsChild>
            <w:div w:id="987442079">
              <w:marLeft w:val="0"/>
              <w:marRight w:val="0"/>
              <w:marTop w:val="0"/>
              <w:marBottom w:val="0"/>
              <w:divBdr>
                <w:top w:val="none" w:sz="0" w:space="0" w:color="auto"/>
                <w:left w:val="none" w:sz="0" w:space="0" w:color="auto"/>
                <w:bottom w:val="none" w:sz="0" w:space="0" w:color="auto"/>
                <w:right w:val="none" w:sz="0" w:space="0" w:color="auto"/>
              </w:divBdr>
            </w:div>
          </w:divsChild>
        </w:div>
        <w:div w:id="514030891">
          <w:marLeft w:val="0"/>
          <w:marRight w:val="0"/>
          <w:marTop w:val="0"/>
          <w:marBottom w:val="0"/>
          <w:divBdr>
            <w:top w:val="none" w:sz="0" w:space="0" w:color="auto"/>
            <w:left w:val="none" w:sz="0" w:space="0" w:color="auto"/>
            <w:bottom w:val="none" w:sz="0" w:space="0" w:color="auto"/>
            <w:right w:val="none" w:sz="0" w:space="0" w:color="auto"/>
          </w:divBdr>
          <w:divsChild>
            <w:div w:id="122967133">
              <w:marLeft w:val="0"/>
              <w:marRight w:val="0"/>
              <w:marTop w:val="0"/>
              <w:marBottom w:val="0"/>
              <w:divBdr>
                <w:top w:val="none" w:sz="0" w:space="0" w:color="auto"/>
                <w:left w:val="none" w:sz="0" w:space="0" w:color="auto"/>
                <w:bottom w:val="none" w:sz="0" w:space="0" w:color="auto"/>
                <w:right w:val="none" w:sz="0" w:space="0" w:color="auto"/>
              </w:divBdr>
            </w:div>
          </w:divsChild>
        </w:div>
        <w:div w:id="561410341">
          <w:marLeft w:val="0"/>
          <w:marRight w:val="0"/>
          <w:marTop w:val="0"/>
          <w:marBottom w:val="0"/>
          <w:divBdr>
            <w:top w:val="none" w:sz="0" w:space="0" w:color="auto"/>
            <w:left w:val="none" w:sz="0" w:space="0" w:color="auto"/>
            <w:bottom w:val="none" w:sz="0" w:space="0" w:color="auto"/>
            <w:right w:val="none" w:sz="0" w:space="0" w:color="auto"/>
          </w:divBdr>
          <w:divsChild>
            <w:div w:id="93399951">
              <w:marLeft w:val="0"/>
              <w:marRight w:val="0"/>
              <w:marTop w:val="0"/>
              <w:marBottom w:val="0"/>
              <w:divBdr>
                <w:top w:val="none" w:sz="0" w:space="0" w:color="auto"/>
                <w:left w:val="none" w:sz="0" w:space="0" w:color="auto"/>
                <w:bottom w:val="none" w:sz="0" w:space="0" w:color="auto"/>
                <w:right w:val="none" w:sz="0" w:space="0" w:color="auto"/>
              </w:divBdr>
            </w:div>
          </w:divsChild>
        </w:div>
        <w:div w:id="580605484">
          <w:marLeft w:val="0"/>
          <w:marRight w:val="0"/>
          <w:marTop w:val="0"/>
          <w:marBottom w:val="0"/>
          <w:divBdr>
            <w:top w:val="none" w:sz="0" w:space="0" w:color="auto"/>
            <w:left w:val="none" w:sz="0" w:space="0" w:color="auto"/>
            <w:bottom w:val="none" w:sz="0" w:space="0" w:color="auto"/>
            <w:right w:val="none" w:sz="0" w:space="0" w:color="auto"/>
          </w:divBdr>
          <w:divsChild>
            <w:div w:id="1099910630">
              <w:marLeft w:val="0"/>
              <w:marRight w:val="0"/>
              <w:marTop w:val="0"/>
              <w:marBottom w:val="0"/>
              <w:divBdr>
                <w:top w:val="none" w:sz="0" w:space="0" w:color="auto"/>
                <w:left w:val="none" w:sz="0" w:space="0" w:color="auto"/>
                <w:bottom w:val="none" w:sz="0" w:space="0" w:color="auto"/>
                <w:right w:val="none" w:sz="0" w:space="0" w:color="auto"/>
              </w:divBdr>
            </w:div>
            <w:div w:id="1289623655">
              <w:marLeft w:val="0"/>
              <w:marRight w:val="0"/>
              <w:marTop w:val="0"/>
              <w:marBottom w:val="0"/>
              <w:divBdr>
                <w:top w:val="none" w:sz="0" w:space="0" w:color="auto"/>
                <w:left w:val="none" w:sz="0" w:space="0" w:color="auto"/>
                <w:bottom w:val="none" w:sz="0" w:space="0" w:color="auto"/>
                <w:right w:val="none" w:sz="0" w:space="0" w:color="auto"/>
              </w:divBdr>
              <w:divsChild>
                <w:div w:id="1205288479">
                  <w:marLeft w:val="0"/>
                  <w:marRight w:val="0"/>
                  <w:marTop w:val="30"/>
                  <w:marBottom w:val="30"/>
                  <w:divBdr>
                    <w:top w:val="none" w:sz="0" w:space="0" w:color="auto"/>
                    <w:left w:val="none" w:sz="0" w:space="0" w:color="auto"/>
                    <w:bottom w:val="none" w:sz="0" w:space="0" w:color="auto"/>
                    <w:right w:val="none" w:sz="0" w:space="0" w:color="auto"/>
                  </w:divBdr>
                  <w:divsChild>
                    <w:div w:id="491335588">
                      <w:marLeft w:val="0"/>
                      <w:marRight w:val="0"/>
                      <w:marTop w:val="0"/>
                      <w:marBottom w:val="0"/>
                      <w:divBdr>
                        <w:top w:val="none" w:sz="0" w:space="0" w:color="auto"/>
                        <w:left w:val="none" w:sz="0" w:space="0" w:color="auto"/>
                        <w:bottom w:val="none" w:sz="0" w:space="0" w:color="auto"/>
                        <w:right w:val="none" w:sz="0" w:space="0" w:color="auto"/>
                      </w:divBdr>
                      <w:divsChild>
                        <w:div w:id="195699695">
                          <w:marLeft w:val="0"/>
                          <w:marRight w:val="0"/>
                          <w:marTop w:val="0"/>
                          <w:marBottom w:val="0"/>
                          <w:divBdr>
                            <w:top w:val="none" w:sz="0" w:space="0" w:color="auto"/>
                            <w:left w:val="none" w:sz="0" w:space="0" w:color="auto"/>
                            <w:bottom w:val="none" w:sz="0" w:space="0" w:color="auto"/>
                            <w:right w:val="none" w:sz="0" w:space="0" w:color="auto"/>
                          </w:divBdr>
                        </w:div>
                      </w:divsChild>
                    </w:div>
                    <w:div w:id="564031354">
                      <w:marLeft w:val="0"/>
                      <w:marRight w:val="0"/>
                      <w:marTop w:val="0"/>
                      <w:marBottom w:val="0"/>
                      <w:divBdr>
                        <w:top w:val="none" w:sz="0" w:space="0" w:color="auto"/>
                        <w:left w:val="none" w:sz="0" w:space="0" w:color="auto"/>
                        <w:bottom w:val="none" w:sz="0" w:space="0" w:color="auto"/>
                        <w:right w:val="none" w:sz="0" w:space="0" w:color="auto"/>
                      </w:divBdr>
                      <w:divsChild>
                        <w:div w:id="2042700156">
                          <w:marLeft w:val="0"/>
                          <w:marRight w:val="0"/>
                          <w:marTop w:val="0"/>
                          <w:marBottom w:val="0"/>
                          <w:divBdr>
                            <w:top w:val="none" w:sz="0" w:space="0" w:color="auto"/>
                            <w:left w:val="none" w:sz="0" w:space="0" w:color="auto"/>
                            <w:bottom w:val="none" w:sz="0" w:space="0" w:color="auto"/>
                            <w:right w:val="none" w:sz="0" w:space="0" w:color="auto"/>
                          </w:divBdr>
                        </w:div>
                      </w:divsChild>
                    </w:div>
                    <w:div w:id="895747999">
                      <w:marLeft w:val="0"/>
                      <w:marRight w:val="0"/>
                      <w:marTop w:val="0"/>
                      <w:marBottom w:val="0"/>
                      <w:divBdr>
                        <w:top w:val="none" w:sz="0" w:space="0" w:color="auto"/>
                        <w:left w:val="none" w:sz="0" w:space="0" w:color="auto"/>
                        <w:bottom w:val="none" w:sz="0" w:space="0" w:color="auto"/>
                        <w:right w:val="none" w:sz="0" w:space="0" w:color="auto"/>
                      </w:divBdr>
                      <w:divsChild>
                        <w:div w:id="480002147">
                          <w:marLeft w:val="0"/>
                          <w:marRight w:val="0"/>
                          <w:marTop w:val="0"/>
                          <w:marBottom w:val="0"/>
                          <w:divBdr>
                            <w:top w:val="none" w:sz="0" w:space="0" w:color="auto"/>
                            <w:left w:val="none" w:sz="0" w:space="0" w:color="auto"/>
                            <w:bottom w:val="none" w:sz="0" w:space="0" w:color="auto"/>
                            <w:right w:val="none" w:sz="0" w:space="0" w:color="auto"/>
                          </w:divBdr>
                        </w:div>
                      </w:divsChild>
                    </w:div>
                    <w:div w:id="1146433959">
                      <w:marLeft w:val="0"/>
                      <w:marRight w:val="0"/>
                      <w:marTop w:val="0"/>
                      <w:marBottom w:val="0"/>
                      <w:divBdr>
                        <w:top w:val="none" w:sz="0" w:space="0" w:color="auto"/>
                        <w:left w:val="none" w:sz="0" w:space="0" w:color="auto"/>
                        <w:bottom w:val="none" w:sz="0" w:space="0" w:color="auto"/>
                        <w:right w:val="none" w:sz="0" w:space="0" w:color="auto"/>
                      </w:divBdr>
                      <w:divsChild>
                        <w:div w:id="1881239872">
                          <w:marLeft w:val="0"/>
                          <w:marRight w:val="0"/>
                          <w:marTop w:val="0"/>
                          <w:marBottom w:val="0"/>
                          <w:divBdr>
                            <w:top w:val="none" w:sz="0" w:space="0" w:color="auto"/>
                            <w:left w:val="none" w:sz="0" w:space="0" w:color="auto"/>
                            <w:bottom w:val="none" w:sz="0" w:space="0" w:color="auto"/>
                            <w:right w:val="none" w:sz="0" w:space="0" w:color="auto"/>
                          </w:divBdr>
                        </w:div>
                      </w:divsChild>
                    </w:div>
                    <w:div w:id="1290283098">
                      <w:marLeft w:val="0"/>
                      <w:marRight w:val="0"/>
                      <w:marTop w:val="0"/>
                      <w:marBottom w:val="0"/>
                      <w:divBdr>
                        <w:top w:val="none" w:sz="0" w:space="0" w:color="auto"/>
                        <w:left w:val="none" w:sz="0" w:space="0" w:color="auto"/>
                        <w:bottom w:val="none" w:sz="0" w:space="0" w:color="auto"/>
                        <w:right w:val="none" w:sz="0" w:space="0" w:color="auto"/>
                      </w:divBdr>
                      <w:divsChild>
                        <w:div w:id="1183864803">
                          <w:marLeft w:val="0"/>
                          <w:marRight w:val="0"/>
                          <w:marTop w:val="0"/>
                          <w:marBottom w:val="0"/>
                          <w:divBdr>
                            <w:top w:val="none" w:sz="0" w:space="0" w:color="auto"/>
                            <w:left w:val="none" w:sz="0" w:space="0" w:color="auto"/>
                            <w:bottom w:val="none" w:sz="0" w:space="0" w:color="auto"/>
                            <w:right w:val="none" w:sz="0" w:space="0" w:color="auto"/>
                          </w:divBdr>
                        </w:div>
                      </w:divsChild>
                    </w:div>
                    <w:div w:id="1404908041">
                      <w:marLeft w:val="0"/>
                      <w:marRight w:val="0"/>
                      <w:marTop w:val="0"/>
                      <w:marBottom w:val="0"/>
                      <w:divBdr>
                        <w:top w:val="none" w:sz="0" w:space="0" w:color="auto"/>
                        <w:left w:val="none" w:sz="0" w:space="0" w:color="auto"/>
                        <w:bottom w:val="none" w:sz="0" w:space="0" w:color="auto"/>
                        <w:right w:val="none" w:sz="0" w:space="0" w:color="auto"/>
                      </w:divBdr>
                      <w:divsChild>
                        <w:div w:id="888221995">
                          <w:marLeft w:val="0"/>
                          <w:marRight w:val="0"/>
                          <w:marTop w:val="0"/>
                          <w:marBottom w:val="0"/>
                          <w:divBdr>
                            <w:top w:val="none" w:sz="0" w:space="0" w:color="auto"/>
                            <w:left w:val="none" w:sz="0" w:space="0" w:color="auto"/>
                            <w:bottom w:val="none" w:sz="0" w:space="0" w:color="auto"/>
                            <w:right w:val="none" w:sz="0" w:space="0" w:color="auto"/>
                          </w:divBdr>
                        </w:div>
                      </w:divsChild>
                    </w:div>
                    <w:div w:id="1561745104">
                      <w:marLeft w:val="0"/>
                      <w:marRight w:val="0"/>
                      <w:marTop w:val="0"/>
                      <w:marBottom w:val="0"/>
                      <w:divBdr>
                        <w:top w:val="none" w:sz="0" w:space="0" w:color="auto"/>
                        <w:left w:val="none" w:sz="0" w:space="0" w:color="auto"/>
                        <w:bottom w:val="none" w:sz="0" w:space="0" w:color="auto"/>
                        <w:right w:val="none" w:sz="0" w:space="0" w:color="auto"/>
                      </w:divBdr>
                      <w:divsChild>
                        <w:div w:id="244194985">
                          <w:marLeft w:val="0"/>
                          <w:marRight w:val="0"/>
                          <w:marTop w:val="0"/>
                          <w:marBottom w:val="0"/>
                          <w:divBdr>
                            <w:top w:val="none" w:sz="0" w:space="0" w:color="auto"/>
                            <w:left w:val="none" w:sz="0" w:space="0" w:color="auto"/>
                            <w:bottom w:val="none" w:sz="0" w:space="0" w:color="auto"/>
                            <w:right w:val="none" w:sz="0" w:space="0" w:color="auto"/>
                          </w:divBdr>
                        </w:div>
                      </w:divsChild>
                    </w:div>
                    <w:div w:id="1630865925">
                      <w:marLeft w:val="0"/>
                      <w:marRight w:val="0"/>
                      <w:marTop w:val="0"/>
                      <w:marBottom w:val="0"/>
                      <w:divBdr>
                        <w:top w:val="none" w:sz="0" w:space="0" w:color="auto"/>
                        <w:left w:val="none" w:sz="0" w:space="0" w:color="auto"/>
                        <w:bottom w:val="none" w:sz="0" w:space="0" w:color="auto"/>
                        <w:right w:val="none" w:sz="0" w:space="0" w:color="auto"/>
                      </w:divBdr>
                      <w:divsChild>
                        <w:div w:id="1972054358">
                          <w:marLeft w:val="0"/>
                          <w:marRight w:val="0"/>
                          <w:marTop w:val="0"/>
                          <w:marBottom w:val="0"/>
                          <w:divBdr>
                            <w:top w:val="none" w:sz="0" w:space="0" w:color="auto"/>
                            <w:left w:val="none" w:sz="0" w:space="0" w:color="auto"/>
                            <w:bottom w:val="none" w:sz="0" w:space="0" w:color="auto"/>
                            <w:right w:val="none" w:sz="0" w:space="0" w:color="auto"/>
                          </w:divBdr>
                        </w:div>
                      </w:divsChild>
                    </w:div>
                    <w:div w:id="1935824045">
                      <w:marLeft w:val="0"/>
                      <w:marRight w:val="0"/>
                      <w:marTop w:val="0"/>
                      <w:marBottom w:val="0"/>
                      <w:divBdr>
                        <w:top w:val="none" w:sz="0" w:space="0" w:color="auto"/>
                        <w:left w:val="none" w:sz="0" w:space="0" w:color="auto"/>
                        <w:bottom w:val="none" w:sz="0" w:space="0" w:color="auto"/>
                        <w:right w:val="none" w:sz="0" w:space="0" w:color="auto"/>
                      </w:divBdr>
                      <w:divsChild>
                        <w:div w:id="169766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8910">
          <w:marLeft w:val="0"/>
          <w:marRight w:val="0"/>
          <w:marTop w:val="0"/>
          <w:marBottom w:val="0"/>
          <w:divBdr>
            <w:top w:val="none" w:sz="0" w:space="0" w:color="auto"/>
            <w:left w:val="none" w:sz="0" w:space="0" w:color="auto"/>
            <w:bottom w:val="none" w:sz="0" w:space="0" w:color="auto"/>
            <w:right w:val="none" w:sz="0" w:space="0" w:color="auto"/>
          </w:divBdr>
          <w:divsChild>
            <w:div w:id="151257496">
              <w:marLeft w:val="0"/>
              <w:marRight w:val="0"/>
              <w:marTop w:val="0"/>
              <w:marBottom w:val="0"/>
              <w:divBdr>
                <w:top w:val="none" w:sz="0" w:space="0" w:color="auto"/>
                <w:left w:val="none" w:sz="0" w:space="0" w:color="auto"/>
                <w:bottom w:val="none" w:sz="0" w:space="0" w:color="auto"/>
                <w:right w:val="none" w:sz="0" w:space="0" w:color="auto"/>
              </w:divBdr>
            </w:div>
          </w:divsChild>
        </w:div>
        <w:div w:id="872838586">
          <w:marLeft w:val="0"/>
          <w:marRight w:val="0"/>
          <w:marTop w:val="0"/>
          <w:marBottom w:val="0"/>
          <w:divBdr>
            <w:top w:val="none" w:sz="0" w:space="0" w:color="auto"/>
            <w:left w:val="none" w:sz="0" w:space="0" w:color="auto"/>
            <w:bottom w:val="none" w:sz="0" w:space="0" w:color="auto"/>
            <w:right w:val="none" w:sz="0" w:space="0" w:color="auto"/>
          </w:divBdr>
          <w:divsChild>
            <w:div w:id="1569801339">
              <w:marLeft w:val="0"/>
              <w:marRight w:val="0"/>
              <w:marTop w:val="0"/>
              <w:marBottom w:val="0"/>
              <w:divBdr>
                <w:top w:val="none" w:sz="0" w:space="0" w:color="auto"/>
                <w:left w:val="none" w:sz="0" w:space="0" w:color="auto"/>
                <w:bottom w:val="none" w:sz="0" w:space="0" w:color="auto"/>
                <w:right w:val="none" w:sz="0" w:space="0" w:color="auto"/>
              </w:divBdr>
            </w:div>
            <w:div w:id="1584485111">
              <w:marLeft w:val="0"/>
              <w:marRight w:val="0"/>
              <w:marTop w:val="0"/>
              <w:marBottom w:val="0"/>
              <w:divBdr>
                <w:top w:val="none" w:sz="0" w:space="0" w:color="auto"/>
                <w:left w:val="none" w:sz="0" w:space="0" w:color="auto"/>
                <w:bottom w:val="none" w:sz="0" w:space="0" w:color="auto"/>
                <w:right w:val="none" w:sz="0" w:space="0" w:color="auto"/>
              </w:divBdr>
              <w:divsChild>
                <w:div w:id="1274824201">
                  <w:marLeft w:val="0"/>
                  <w:marRight w:val="0"/>
                  <w:marTop w:val="30"/>
                  <w:marBottom w:val="30"/>
                  <w:divBdr>
                    <w:top w:val="none" w:sz="0" w:space="0" w:color="auto"/>
                    <w:left w:val="none" w:sz="0" w:space="0" w:color="auto"/>
                    <w:bottom w:val="none" w:sz="0" w:space="0" w:color="auto"/>
                    <w:right w:val="none" w:sz="0" w:space="0" w:color="auto"/>
                  </w:divBdr>
                  <w:divsChild>
                    <w:div w:id="1599868206">
                      <w:marLeft w:val="0"/>
                      <w:marRight w:val="0"/>
                      <w:marTop w:val="0"/>
                      <w:marBottom w:val="0"/>
                      <w:divBdr>
                        <w:top w:val="none" w:sz="0" w:space="0" w:color="auto"/>
                        <w:left w:val="none" w:sz="0" w:space="0" w:color="auto"/>
                        <w:bottom w:val="none" w:sz="0" w:space="0" w:color="auto"/>
                        <w:right w:val="none" w:sz="0" w:space="0" w:color="auto"/>
                      </w:divBdr>
                      <w:divsChild>
                        <w:div w:id="2081174234">
                          <w:marLeft w:val="0"/>
                          <w:marRight w:val="0"/>
                          <w:marTop w:val="0"/>
                          <w:marBottom w:val="0"/>
                          <w:divBdr>
                            <w:top w:val="none" w:sz="0" w:space="0" w:color="auto"/>
                            <w:left w:val="none" w:sz="0" w:space="0" w:color="auto"/>
                            <w:bottom w:val="none" w:sz="0" w:space="0" w:color="auto"/>
                            <w:right w:val="none" w:sz="0" w:space="0" w:color="auto"/>
                          </w:divBdr>
                        </w:div>
                      </w:divsChild>
                    </w:div>
                    <w:div w:id="1682394472">
                      <w:marLeft w:val="0"/>
                      <w:marRight w:val="0"/>
                      <w:marTop w:val="0"/>
                      <w:marBottom w:val="0"/>
                      <w:divBdr>
                        <w:top w:val="none" w:sz="0" w:space="0" w:color="auto"/>
                        <w:left w:val="none" w:sz="0" w:space="0" w:color="auto"/>
                        <w:bottom w:val="none" w:sz="0" w:space="0" w:color="auto"/>
                        <w:right w:val="none" w:sz="0" w:space="0" w:color="auto"/>
                      </w:divBdr>
                      <w:divsChild>
                        <w:div w:id="56237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061866">
          <w:marLeft w:val="0"/>
          <w:marRight w:val="0"/>
          <w:marTop w:val="0"/>
          <w:marBottom w:val="0"/>
          <w:divBdr>
            <w:top w:val="none" w:sz="0" w:space="0" w:color="auto"/>
            <w:left w:val="none" w:sz="0" w:space="0" w:color="auto"/>
            <w:bottom w:val="none" w:sz="0" w:space="0" w:color="auto"/>
            <w:right w:val="none" w:sz="0" w:space="0" w:color="auto"/>
          </w:divBdr>
          <w:divsChild>
            <w:div w:id="1694720705">
              <w:marLeft w:val="0"/>
              <w:marRight w:val="0"/>
              <w:marTop w:val="0"/>
              <w:marBottom w:val="0"/>
              <w:divBdr>
                <w:top w:val="none" w:sz="0" w:space="0" w:color="auto"/>
                <w:left w:val="none" w:sz="0" w:space="0" w:color="auto"/>
                <w:bottom w:val="none" w:sz="0" w:space="0" w:color="auto"/>
                <w:right w:val="none" w:sz="0" w:space="0" w:color="auto"/>
              </w:divBdr>
            </w:div>
          </w:divsChild>
        </w:div>
        <w:div w:id="1418677017">
          <w:marLeft w:val="0"/>
          <w:marRight w:val="0"/>
          <w:marTop w:val="0"/>
          <w:marBottom w:val="0"/>
          <w:divBdr>
            <w:top w:val="none" w:sz="0" w:space="0" w:color="auto"/>
            <w:left w:val="none" w:sz="0" w:space="0" w:color="auto"/>
            <w:bottom w:val="none" w:sz="0" w:space="0" w:color="auto"/>
            <w:right w:val="none" w:sz="0" w:space="0" w:color="auto"/>
          </w:divBdr>
          <w:divsChild>
            <w:div w:id="1142386572">
              <w:marLeft w:val="0"/>
              <w:marRight w:val="0"/>
              <w:marTop w:val="0"/>
              <w:marBottom w:val="0"/>
              <w:divBdr>
                <w:top w:val="none" w:sz="0" w:space="0" w:color="auto"/>
                <w:left w:val="none" w:sz="0" w:space="0" w:color="auto"/>
                <w:bottom w:val="none" w:sz="0" w:space="0" w:color="auto"/>
                <w:right w:val="none" w:sz="0" w:space="0" w:color="auto"/>
              </w:divBdr>
              <w:divsChild>
                <w:div w:id="967123085">
                  <w:marLeft w:val="0"/>
                  <w:marRight w:val="0"/>
                  <w:marTop w:val="30"/>
                  <w:marBottom w:val="30"/>
                  <w:divBdr>
                    <w:top w:val="none" w:sz="0" w:space="0" w:color="auto"/>
                    <w:left w:val="none" w:sz="0" w:space="0" w:color="auto"/>
                    <w:bottom w:val="none" w:sz="0" w:space="0" w:color="auto"/>
                    <w:right w:val="none" w:sz="0" w:space="0" w:color="auto"/>
                  </w:divBdr>
                  <w:divsChild>
                    <w:div w:id="577981574">
                      <w:marLeft w:val="0"/>
                      <w:marRight w:val="0"/>
                      <w:marTop w:val="0"/>
                      <w:marBottom w:val="0"/>
                      <w:divBdr>
                        <w:top w:val="none" w:sz="0" w:space="0" w:color="auto"/>
                        <w:left w:val="none" w:sz="0" w:space="0" w:color="auto"/>
                        <w:bottom w:val="none" w:sz="0" w:space="0" w:color="auto"/>
                        <w:right w:val="none" w:sz="0" w:space="0" w:color="auto"/>
                      </w:divBdr>
                      <w:divsChild>
                        <w:div w:id="802233720">
                          <w:marLeft w:val="0"/>
                          <w:marRight w:val="0"/>
                          <w:marTop w:val="0"/>
                          <w:marBottom w:val="0"/>
                          <w:divBdr>
                            <w:top w:val="none" w:sz="0" w:space="0" w:color="auto"/>
                            <w:left w:val="none" w:sz="0" w:space="0" w:color="auto"/>
                            <w:bottom w:val="none" w:sz="0" w:space="0" w:color="auto"/>
                            <w:right w:val="none" w:sz="0" w:space="0" w:color="auto"/>
                          </w:divBdr>
                        </w:div>
                      </w:divsChild>
                    </w:div>
                    <w:div w:id="749931492">
                      <w:marLeft w:val="0"/>
                      <w:marRight w:val="0"/>
                      <w:marTop w:val="0"/>
                      <w:marBottom w:val="0"/>
                      <w:divBdr>
                        <w:top w:val="none" w:sz="0" w:space="0" w:color="auto"/>
                        <w:left w:val="none" w:sz="0" w:space="0" w:color="auto"/>
                        <w:bottom w:val="none" w:sz="0" w:space="0" w:color="auto"/>
                        <w:right w:val="none" w:sz="0" w:space="0" w:color="auto"/>
                      </w:divBdr>
                      <w:divsChild>
                        <w:div w:id="141670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4375">
              <w:marLeft w:val="0"/>
              <w:marRight w:val="0"/>
              <w:marTop w:val="0"/>
              <w:marBottom w:val="0"/>
              <w:divBdr>
                <w:top w:val="none" w:sz="0" w:space="0" w:color="auto"/>
                <w:left w:val="none" w:sz="0" w:space="0" w:color="auto"/>
                <w:bottom w:val="none" w:sz="0" w:space="0" w:color="auto"/>
                <w:right w:val="none" w:sz="0" w:space="0" w:color="auto"/>
              </w:divBdr>
            </w:div>
          </w:divsChild>
        </w:div>
        <w:div w:id="2098399635">
          <w:marLeft w:val="0"/>
          <w:marRight w:val="0"/>
          <w:marTop w:val="0"/>
          <w:marBottom w:val="0"/>
          <w:divBdr>
            <w:top w:val="none" w:sz="0" w:space="0" w:color="auto"/>
            <w:left w:val="none" w:sz="0" w:space="0" w:color="auto"/>
            <w:bottom w:val="none" w:sz="0" w:space="0" w:color="auto"/>
            <w:right w:val="none" w:sz="0" w:space="0" w:color="auto"/>
          </w:divBdr>
          <w:divsChild>
            <w:div w:id="10871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0168">
      <w:bodyDiv w:val="1"/>
      <w:marLeft w:val="0"/>
      <w:marRight w:val="0"/>
      <w:marTop w:val="0"/>
      <w:marBottom w:val="0"/>
      <w:divBdr>
        <w:top w:val="none" w:sz="0" w:space="0" w:color="auto"/>
        <w:left w:val="none" w:sz="0" w:space="0" w:color="auto"/>
        <w:bottom w:val="none" w:sz="0" w:space="0" w:color="auto"/>
        <w:right w:val="none" w:sz="0" w:space="0" w:color="auto"/>
      </w:divBdr>
      <w:divsChild>
        <w:div w:id="376662710">
          <w:marLeft w:val="0"/>
          <w:marRight w:val="0"/>
          <w:marTop w:val="0"/>
          <w:marBottom w:val="0"/>
          <w:divBdr>
            <w:top w:val="none" w:sz="0" w:space="0" w:color="auto"/>
            <w:left w:val="none" w:sz="0" w:space="0" w:color="auto"/>
            <w:bottom w:val="none" w:sz="0" w:space="0" w:color="auto"/>
            <w:right w:val="none" w:sz="0" w:space="0" w:color="auto"/>
          </w:divBdr>
        </w:div>
        <w:div w:id="599726136">
          <w:marLeft w:val="0"/>
          <w:marRight w:val="0"/>
          <w:marTop w:val="0"/>
          <w:marBottom w:val="0"/>
          <w:divBdr>
            <w:top w:val="none" w:sz="0" w:space="0" w:color="auto"/>
            <w:left w:val="none" w:sz="0" w:space="0" w:color="auto"/>
            <w:bottom w:val="none" w:sz="0" w:space="0" w:color="auto"/>
            <w:right w:val="none" w:sz="0" w:space="0" w:color="auto"/>
          </w:divBdr>
        </w:div>
        <w:div w:id="931889057">
          <w:marLeft w:val="0"/>
          <w:marRight w:val="0"/>
          <w:marTop w:val="0"/>
          <w:marBottom w:val="0"/>
          <w:divBdr>
            <w:top w:val="none" w:sz="0" w:space="0" w:color="auto"/>
            <w:left w:val="none" w:sz="0" w:space="0" w:color="auto"/>
            <w:bottom w:val="none" w:sz="0" w:space="0" w:color="auto"/>
            <w:right w:val="none" w:sz="0" w:space="0" w:color="auto"/>
          </w:divBdr>
        </w:div>
        <w:div w:id="1266621073">
          <w:marLeft w:val="0"/>
          <w:marRight w:val="0"/>
          <w:marTop w:val="0"/>
          <w:marBottom w:val="0"/>
          <w:divBdr>
            <w:top w:val="none" w:sz="0" w:space="0" w:color="auto"/>
            <w:left w:val="none" w:sz="0" w:space="0" w:color="auto"/>
            <w:bottom w:val="none" w:sz="0" w:space="0" w:color="auto"/>
            <w:right w:val="none" w:sz="0" w:space="0" w:color="auto"/>
          </w:divBdr>
        </w:div>
        <w:div w:id="1282608902">
          <w:marLeft w:val="0"/>
          <w:marRight w:val="0"/>
          <w:marTop w:val="0"/>
          <w:marBottom w:val="0"/>
          <w:divBdr>
            <w:top w:val="none" w:sz="0" w:space="0" w:color="auto"/>
            <w:left w:val="none" w:sz="0" w:space="0" w:color="auto"/>
            <w:bottom w:val="none" w:sz="0" w:space="0" w:color="auto"/>
            <w:right w:val="none" w:sz="0" w:space="0" w:color="auto"/>
          </w:divBdr>
        </w:div>
        <w:div w:id="1750690213">
          <w:marLeft w:val="0"/>
          <w:marRight w:val="0"/>
          <w:marTop w:val="0"/>
          <w:marBottom w:val="0"/>
          <w:divBdr>
            <w:top w:val="none" w:sz="0" w:space="0" w:color="auto"/>
            <w:left w:val="none" w:sz="0" w:space="0" w:color="auto"/>
            <w:bottom w:val="none" w:sz="0" w:space="0" w:color="auto"/>
            <w:right w:val="none" w:sz="0" w:space="0" w:color="auto"/>
          </w:divBdr>
        </w:div>
        <w:div w:id="1931691745">
          <w:marLeft w:val="0"/>
          <w:marRight w:val="0"/>
          <w:marTop w:val="0"/>
          <w:marBottom w:val="0"/>
          <w:divBdr>
            <w:top w:val="none" w:sz="0" w:space="0" w:color="auto"/>
            <w:left w:val="none" w:sz="0" w:space="0" w:color="auto"/>
            <w:bottom w:val="none" w:sz="0" w:space="0" w:color="auto"/>
            <w:right w:val="none" w:sz="0" w:space="0" w:color="auto"/>
          </w:divBdr>
        </w:div>
        <w:div w:id="2086415677">
          <w:marLeft w:val="0"/>
          <w:marRight w:val="0"/>
          <w:marTop w:val="0"/>
          <w:marBottom w:val="0"/>
          <w:divBdr>
            <w:top w:val="none" w:sz="0" w:space="0" w:color="auto"/>
            <w:left w:val="none" w:sz="0" w:space="0" w:color="auto"/>
            <w:bottom w:val="none" w:sz="0" w:space="0" w:color="auto"/>
            <w:right w:val="none" w:sz="0" w:space="0" w:color="auto"/>
          </w:divBdr>
        </w:div>
        <w:div w:id="2117941649">
          <w:marLeft w:val="0"/>
          <w:marRight w:val="0"/>
          <w:marTop w:val="0"/>
          <w:marBottom w:val="0"/>
          <w:divBdr>
            <w:top w:val="none" w:sz="0" w:space="0" w:color="auto"/>
            <w:left w:val="none" w:sz="0" w:space="0" w:color="auto"/>
            <w:bottom w:val="none" w:sz="0" w:space="0" w:color="auto"/>
            <w:right w:val="none" w:sz="0" w:space="0" w:color="auto"/>
          </w:divBdr>
        </w:div>
      </w:divsChild>
    </w:div>
    <w:div w:id="1556357293">
      <w:bodyDiv w:val="1"/>
      <w:marLeft w:val="0"/>
      <w:marRight w:val="0"/>
      <w:marTop w:val="0"/>
      <w:marBottom w:val="0"/>
      <w:divBdr>
        <w:top w:val="none" w:sz="0" w:space="0" w:color="auto"/>
        <w:left w:val="none" w:sz="0" w:space="0" w:color="auto"/>
        <w:bottom w:val="none" w:sz="0" w:space="0" w:color="auto"/>
        <w:right w:val="none" w:sz="0" w:space="0" w:color="auto"/>
      </w:divBdr>
      <w:divsChild>
        <w:div w:id="16930674">
          <w:marLeft w:val="0"/>
          <w:marRight w:val="0"/>
          <w:marTop w:val="0"/>
          <w:marBottom w:val="0"/>
          <w:divBdr>
            <w:top w:val="none" w:sz="0" w:space="0" w:color="auto"/>
            <w:left w:val="none" w:sz="0" w:space="0" w:color="auto"/>
            <w:bottom w:val="none" w:sz="0" w:space="0" w:color="auto"/>
            <w:right w:val="none" w:sz="0" w:space="0" w:color="auto"/>
          </w:divBdr>
          <w:divsChild>
            <w:div w:id="183904349">
              <w:marLeft w:val="0"/>
              <w:marRight w:val="0"/>
              <w:marTop w:val="0"/>
              <w:marBottom w:val="0"/>
              <w:divBdr>
                <w:top w:val="none" w:sz="0" w:space="0" w:color="auto"/>
                <w:left w:val="none" w:sz="0" w:space="0" w:color="auto"/>
                <w:bottom w:val="none" w:sz="0" w:space="0" w:color="auto"/>
                <w:right w:val="none" w:sz="0" w:space="0" w:color="auto"/>
              </w:divBdr>
            </w:div>
          </w:divsChild>
        </w:div>
        <w:div w:id="752900386">
          <w:marLeft w:val="0"/>
          <w:marRight w:val="0"/>
          <w:marTop w:val="0"/>
          <w:marBottom w:val="0"/>
          <w:divBdr>
            <w:top w:val="none" w:sz="0" w:space="0" w:color="auto"/>
            <w:left w:val="none" w:sz="0" w:space="0" w:color="auto"/>
            <w:bottom w:val="none" w:sz="0" w:space="0" w:color="auto"/>
            <w:right w:val="none" w:sz="0" w:space="0" w:color="auto"/>
          </w:divBdr>
          <w:divsChild>
            <w:div w:id="485510898">
              <w:marLeft w:val="0"/>
              <w:marRight w:val="0"/>
              <w:marTop w:val="0"/>
              <w:marBottom w:val="0"/>
              <w:divBdr>
                <w:top w:val="none" w:sz="0" w:space="0" w:color="auto"/>
                <w:left w:val="none" w:sz="0" w:space="0" w:color="auto"/>
                <w:bottom w:val="none" w:sz="0" w:space="0" w:color="auto"/>
                <w:right w:val="none" w:sz="0" w:space="0" w:color="auto"/>
              </w:divBdr>
            </w:div>
          </w:divsChild>
        </w:div>
        <w:div w:id="935946174">
          <w:marLeft w:val="0"/>
          <w:marRight w:val="0"/>
          <w:marTop w:val="0"/>
          <w:marBottom w:val="0"/>
          <w:divBdr>
            <w:top w:val="none" w:sz="0" w:space="0" w:color="auto"/>
            <w:left w:val="none" w:sz="0" w:space="0" w:color="auto"/>
            <w:bottom w:val="none" w:sz="0" w:space="0" w:color="auto"/>
            <w:right w:val="none" w:sz="0" w:space="0" w:color="auto"/>
          </w:divBdr>
          <w:divsChild>
            <w:div w:id="1404795690">
              <w:marLeft w:val="0"/>
              <w:marRight w:val="0"/>
              <w:marTop w:val="0"/>
              <w:marBottom w:val="0"/>
              <w:divBdr>
                <w:top w:val="none" w:sz="0" w:space="0" w:color="auto"/>
                <w:left w:val="none" w:sz="0" w:space="0" w:color="auto"/>
                <w:bottom w:val="none" w:sz="0" w:space="0" w:color="auto"/>
                <w:right w:val="none" w:sz="0" w:space="0" w:color="auto"/>
              </w:divBdr>
            </w:div>
          </w:divsChild>
        </w:div>
        <w:div w:id="1013142972">
          <w:marLeft w:val="0"/>
          <w:marRight w:val="0"/>
          <w:marTop w:val="0"/>
          <w:marBottom w:val="0"/>
          <w:divBdr>
            <w:top w:val="none" w:sz="0" w:space="0" w:color="auto"/>
            <w:left w:val="none" w:sz="0" w:space="0" w:color="auto"/>
            <w:bottom w:val="none" w:sz="0" w:space="0" w:color="auto"/>
            <w:right w:val="none" w:sz="0" w:space="0" w:color="auto"/>
          </w:divBdr>
          <w:divsChild>
            <w:div w:id="435560722">
              <w:marLeft w:val="0"/>
              <w:marRight w:val="0"/>
              <w:marTop w:val="0"/>
              <w:marBottom w:val="0"/>
              <w:divBdr>
                <w:top w:val="none" w:sz="0" w:space="0" w:color="auto"/>
                <w:left w:val="none" w:sz="0" w:space="0" w:color="auto"/>
                <w:bottom w:val="none" w:sz="0" w:space="0" w:color="auto"/>
                <w:right w:val="none" w:sz="0" w:space="0" w:color="auto"/>
              </w:divBdr>
            </w:div>
          </w:divsChild>
        </w:div>
        <w:div w:id="1066876346">
          <w:marLeft w:val="0"/>
          <w:marRight w:val="0"/>
          <w:marTop w:val="0"/>
          <w:marBottom w:val="0"/>
          <w:divBdr>
            <w:top w:val="none" w:sz="0" w:space="0" w:color="auto"/>
            <w:left w:val="none" w:sz="0" w:space="0" w:color="auto"/>
            <w:bottom w:val="none" w:sz="0" w:space="0" w:color="auto"/>
            <w:right w:val="none" w:sz="0" w:space="0" w:color="auto"/>
          </w:divBdr>
          <w:divsChild>
            <w:div w:id="120658864">
              <w:marLeft w:val="0"/>
              <w:marRight w:val="0"/>
              <w:marTop w:val="0"/>
              <w:marBottom w:val="0"/>
              <w:divBdr>
                <w:top w:val="none" w:sz="0" w:space="0" w:color="auto"/>
                <w:left w:val="none" w:sz="0" w:space="0" w:color="auto"/>
                <w:bottom w:val="none" w:sz="0" w:space="0" w:color="auto"/>
                <w:right w:val="none" w:sz="0" w:space="0" w:color="auto"/>
              </w:divBdr>
            </w:div>
          </w:divsChild>
        </w:div>
        <w:div w:id="1137380790">
          <w:marLeft w:val="0"/>
          <w:marRight w:val="0"/>
          <w:marTop w:val="0"/>
          <w:marBottom w:val="0"/>
          <w:divBdr>
            <w:top w:val="none" w:sz="0" w:space="0" w:color="auto"/>
            <w:left w:val="none" w:sz="0" w:space="0" w:color="auto"/>
            <w:bottom w:val="none" w:sz="0" w:space="0" w:color="auto"/>
            <w:right w:val="none" w:sz="0" w:space="0" w:color="auto"/>
          </w:divBdr>
          <w:divsChild>
            <w:div w:id="710568295">
              <w:marLeft w:val="0"/>
              <w:marRight w:val="0"/>
              <w:marTop w:val="0"/>
              <w:marBottom w:val="0"/>
              <w:divBdr>
                <w:top w:val="none" w:sz="0" w:space="0" w:color="auto"/>
                <w:left w:val="none" w:sz="0" w:space="0" w:color="auto"/>
                <w:bottom w:val="none" w:sz="0" w:space="0" w:color="auto"/>
                <w:right w:val="none" w:sz="0" w:space="0" w:color="auto"/>
              </w:divBdr>
            </w:div>
          </w:divsChild>
        </w:div>
        <w:div w:id="1407143291">
          <w:marLeft w:val="0"/>
          <w:marRight w:val="0"/>
          <w:marTop w:val="0"/>
          <w:marBottom w:val="0"/>
          <w:divBdr>
            <w:top w:val="none" w:sz="0" w:space="0" w:color="auto"/>
            <w:left w:val="none" w:sz="0" w:space="0" w:color="auto"/>
            <w:bottom w:val="none" w:sz="0" w:space="0" w:color="auto"/>
            <w:right w:val="none" w:sz="0" w:space="0" w:color="auto"/>
          </w:divBdr>
          <w:divsChild>
            <w:div w:id="818304038">
              <w:marLeft w:val="0"/>
              <w:marRight w:val="0"/>
              <w:marTop w:val="0"/>
              <w:marBottom w:val="0"/>
              <w:divBdr>
                <w:top w:val="none" w:sz="0" w:space="0" w:color="auto"/>
                <w:left w:val="none" w:sz="0" w:space="0" w:color="auto"/>
                <w:bottom w:val="none" w:sz="0" w:space="0" w:color="auto"/>
                <w:right w:val="none" w:sz="0" w:space="0" w:color="auto"/>
              </w:divBdr>
            </w:div>
          </w:divsChild>
        </w:div>
        <w:div w:id="1661731548">
          <w:marLeft w:val="0"/>
          <w:marRight w:val="0"/>
          <w:marTop w:val="0"/>
          <w:marBottom w:val="0"/>
          <w:divBdr>
            <w:top w:val="none" w:sz="0" w:space="0" w:color="auto"/>
            <w:left w:val="none" w:sz="0" w:space="0" w:color="auto"/>
            <w:bottom w:val="none" w:sz="0" w:space="0" w:color="auto"/>
            <w:right w:val="none" w:sz="0" w:space="0" w:color="auto"/>
          </w:divBdr>
          <w:divsChild>
            <w:div w:id="230388168">
              <w:marLeft w:val="0"/>
              <w:marRight w:val="0"/>
              <w:marTop w:val="0"/>
              <w:marBottom w:val="0"/>
              <w:divBdr>
                <w:top w:val="none" w:sz="0" w:space="0" w:color="auto"/>
                <w:left w:val="none" w:sz="0" w:space="0" w:color="auto"/>
                <w:bottom w:val="none" w:sz="0" w:space="0" w:color="auto"/>
                <w:right w:val="none" w:sz="0" w:space="0" w:color="auto"/>
              </w:divBdr>
              <w:divsChild>
                <w:div w:id="1567686893">
                  <w:marLeft w:val="0"/>
                  <w:marRight w:val="0"/>
                  <w:marTop w:val="30"/>
                  <w:marBottom w:val="30"/>
                  <w:divBdr>
                    <w:top w:val="none" w:sz="0" w:space="0" w:color="auto"/>
                    <w:left w:val="none" w:sz="0" w:space="0" w:color="auto"/>
                    <w:bottom w:val="none" w:sz="0" w:space="0" w:color="auto"/>
                    <w:right w:val="none" w:sz="0" w:space="0" w:color="auto"/>
                  </w:divBdr>
                  <w:divsChild>
                    <w:div w:id="357127849">
                      <w:marLeft w:val="0"/>
                      <w:marRight w:val="0"/>
                      <w:marTop w:val="0"/>
                      <w:marBottom w:val="0"/>
                      <w:divBdr>
                        <w:top w:val="none" w:sz="0" w:space="0" w:color="auto"/>
                        <w:left w:val="none" w:sz="0" w:space="0" w:color="auto"/>
                        <w:bottom w:val="none" w:sz="0" w:space="0" w:color="auto"/>
                        <w:right w:val="none" w:sz="0" w:space="0" w:color="auto"/>
                      </w:divBdr>
                      <w:divsChild>
                        <w:div w:id="868489715">
                          <w:marLeft w:val="0"/>
                          <w:marRight w:val="0"/>
                          <w:marTop w:val="0"/>
                          <w:marBottom w:val="0"/>
                          <w:divBdr>
                            <w:top w:val="none" w:sz="0" w:space="0" w:color="auto"/>
                            <w:left w:val="none" w:sz="0" w:space="0" w:color="auto"/>
                            <w:bottom w:val="none" w:sz="0" w:space="0" w:color="auto"/>
                            <w:right w:val="none" w:sz="0" w:space="0" w:color="auto"/>
                          </w:divBdr>
                        </w:div>
                      </w:divsChild>
                    </w:div>
                    <w:div w:id="881791462">
                      <w:marLeft w:val="0"/>
                      <w:marRight w:val="0"/>
                      <w:marTop w:val="0"/>
                      <w:marBottom w:val="0"/>
                      <w:divBdr>
                        <w:top w:val="none" w:sz="0" w:space="0" w:color="auto"/>
                        <w:left w:val="none" w:sz="0" w:space="0" w:color="auto"/>
                        <w:bottom w:val="none" w:sz="0" w:space="0" w:color="auto"/>
                        <w:right w:val="none" w:sz="0" w:space="0" w:color="auto"/>
                      </w:divBdr>
                      <w:divsChild>
                        <w:div w:id="1728259746">
                          <w:marLeft w:val="0"/>
                          <w:marRight w:val="0"/>
                          <w:marTop w:val="0"/>
                          <w:marBottom w:val="0"/>
                          <w:divBdr>
                            <w:top w:val="none" w:sz="0" w:space="0" w:color="auto"/>
                            <w:left w:val="none" w:sz="0" w:space="0" w:color="auto"/>
                            <w:bottom w:val="none" w:sz="0" w:space="0" w:color="auto"/>
                            <w:right w:val="none" w:sz="0" w:space="0" w:color="auto"/>
                          </w:divBdr>
                        </w:div>
                      </w:divsChild>
                    </w:div>
                    <w:div w:id="980691489">
                      <w:marLeft w:val="0"/>
                      <w:marRight w:val="0"/>
                      <w:marTop w:val="0"/>
                      <w:marBottom w:val="0"/>
                      <w:divBdr>
                        <w:top w:val="none" w:sz="0" w:space="0" w:color="auto"/>
                        <w:left w:val="none" w:sz="0" w:space="0" w:color="auto"/>
                        <w:bottom w:val="none" w:sz="0" w:space="0" w:color="auto"/>
                        <w:right w:val="none" w:sz="0" w:space="0" w:color="auto"/>
                      </w:divBdr>
                      <w:divsChild>
                        <w:div w:id="1468206843">
                          <w:marLeft w:val="0"/>
                          <w:marRight w:val="0"/>
                          <w:marTop w:val="0"/>
                          <w:marBottom w:val="0"/>
                          <w:divBdr>
                            <w:top w:val="none" w:sz="0" w:space="0" w:color="auto"/>
                            <w:left w:val="none" w:sz="0" w:space="0" w:color="auto"/>
                            <w:bottom w:val="none" w:sz="0" w:space="0" w:color="auto"/>
                            <w:right w:val="none" w:sz="0" w:space="0" w:color="auto"/>
                          </w:divBdr>
                        </w:div>
                      </w:divsChild>
                    </w:div>
                    <w:div w:id="1593929308">
                      <w:marLeft w:val="0"/>
                      <w:marRight w:val="0"/>
                      <w:marTop w:val="0"/>
                      <w:marBottom w:val="0"/>
                      <w:divBdr>
                        <w:top w:val="none" w:sz="0" w:space="0" w:color="auto"/>
                        <w:left w:val="none" w:sz="0" w:space="0" w:color="auto"/>
                        <w:bottom w:val="none" w:sz="0" w:space="0" w:color="auto"/>
                        <w:right w:val="none" w:sz="0" w:space="0" w:color="auto"/>
                      </w:divBdr>
                      <w:divsChild>
                        <w:div w:id="2026134056">
                          <w:marLeft w:val="0"/>
                          <w:marRight w:val="0"/>
                          <w:marTop w:val="0"/>
                          <w:marBottom w:val="0"/>
                          <w:divBdr>
                            <w:top w:val="none" w:sz="0" w:space="0" w:color="auto"/>
                            <w:left w:val="none" w:sz="0" w:space="0" w:color="auto"/>
                            <w:bottom w:val="none" w:sz="0" w:space="0" w:color="auto"/>
                            <w:right w:val="none" w:sz="0" w:space="0" w:color="auto"/>
                          </w:divBdr>
                        </w:div>
                      </w:divsChild>
                    </w:div>
                    <w:div w:id="1650401028">
                      <w:marLeft w:val="0"/>
                      <w:marRight w:val="0"/>
                      <w:marTop w:val="0"/>
                      <w:marBottom w:val="0"/>
                      <w:divBdr>
                        <w:top w:val="none" w:sz="0" w:space="0" w:color="auto"/>
                        <w:left w:val="none" w:sz="0" w:space="0" w:color="auto"/>
                        <w:bottom w:val="none" w:sz="0" w:space="0" w:color="auto"/>
                        <w:right w:val="none" w:sz="0" w:space="0" w:color="auto"/>
                      </w:divBdr>
                      <w:divsChild>
                        <w:div w:id="2069261933">
                          <w:marLeft w:val="0"/>
                          <w:marRight w:val="0"/>
                          <w:marTop w:val="0"/>
                          <w:marBottom w:val="0"/>
                          <w:divBdr>
                            <w:top w:val="none" w:sz="0" w:space="0" w:color="auto"/>
                            <w:left w:val="none" w:sz="0" w:space="0" w:color="auto"/>
                            <w:bottom w:val="none" w:sz="0" w:space="0" w:color="auto"/>
                            <w:right w:val="none" w:sz="0" w:space="0" w:color="auto"/>
                          </w:divBdr>
                        </w:div>
                      </w:divsChild>
                    </w:div>
                    <w:div w:id="1867714634">
                      <w:marLeft w:val="0"/>
                      <w:marRight w:val="0"/>
                      <w:marTop w:val="0"/>
                      <w:marBottom w:val="0"/>
                      <w:divBdr>
                        <w:top w:val="none" w:sz="0" w:space="0" w:color="auto"/>
                        <w:left w:val="none" w:sz="0" w:space="0" w:color="auto"/>
                        <w:bottom w:val="none" w:sz="0" w:space="0" w:color="auto"/>
                        <w:right w:val="none" w:sz="0" w:space="0" w:color="auto"/>
                      </w:divBdr>
                      <w:divsChild>
                        <w:div w:id="902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772362">
              <w:marLeft w:val="0"/>
              <w:marRight w:val="0"/>
              <w:marTop w:val="0"/>
              <w:marBottom w:val="0"/>
              <w:divBdr>
                <w:top w:val="none" w:sz="0" w:space="0" w:color="auto"/>
                <w:left w:val="none" w:sz="0" w:space="0" w:color="auto"/>
                <w:bottom w:val="none" w:sz="0" w:space="0" w:color="auto"/>
                <w:right w:val="none" w:sz="0" w:space="0" w:color="auto"/>
              </w:divBdr>
            </w:div>
          </w:divsChild>
        </w:div>
        <w:div w:id="1675110624">
          <w:marLeft w:val="0"/>
          <w:marRight w:val="0"/>
          <w:marTop w:val="0"/>
          <w:marBottom w:val="0"/>
          <w:divBdr>
            <w:top w:val="none" w:sz="0" w:space="0" w:color="auto"/>
            <w:left w:val="none" w:sz="0" w:space="0" w:color="auto"/>
            <w:bottom w:val="none" w:sz="0" w:space="0" w:color="auto"/>
            <w:right w:val="none" w:sz="0" w:space="0" w:color="auto"/>
          </w:divBdr>
          <w:divsChild>
            <w:div w:id="8605057">
              <w:marLeft w:val="0"/>
              <w:marRight w:val="0"/>
              <w:marTop w:val="0"/>
              <w:marBottom w:val="0"/>
              <w:divBdr>
                <w:top w:val="none" w:sz="0" w:space="0" w:color="auto"/>
                <w:left w:val="none" w:sz="0" w:space="0" w:color="auto"/>
                <w:bottom w:val="none" w:sz="0" w:space="0" w:color="auto"/>
                <w:right w:val="none" w:sz="0" w:space="0" w:color="auto"/>
              </w:divBdr>
            </w:div>
            <w:div w:id="1312055680">
              <w:marLeft w:val="0"/>
              <w:marRight w:val="0"/>
              <w:marTop w:val="0"/>
              <w:marBottom w:val="0"/>
              <w:divBdr>
                <w:top w:val="none" w:sz="0" w:space="0" w:color="auto"/>
                <w:left w:val="none" w:sz="0" w:space="0" w:color="auto"/>
                <w:bottom w:val="none" w:sz="0" w:space="0" w:color="auto"/>
                <w:right w:val="none" w:sz="0" w:space="0" w:color="auto"/>
              </w:divBdr>
              <w:divsChild>
                <w:div w:id="100105390">
                  <w:marLeft w:val="0"/>
                  <w:marRight w:val="0"/>
                  <w:marTop w:val="30"/>
                  <w:marBottom w:val="30"/>
                  <w:divBdr>
                    <w:top w:val="none" w:sz="0" w:space="0" w:color="auto"/>
                    <w:left w:val="none" w:sz="0" w:space="0" w:color="auto"/>
                    <w:bottom w:val="none" w:sz="0" w:space="0" w:color="auto"/>
                    <w:right w:val="none" w:sz="0" w:space="0" w:color="auto"/>
                  </w:divBdr>
                  <w:divsChild>
                    <w:div w:id="443690619">
                      <w:marLeft w:val="0"/>
                      <w:marRight w:val="0"/>
                      <w:marTop w:val="0"/>
                      <w:marBottom w:val="0"/>
                      <w:divBdr>
                        <w:top w:val="none" w:sz="0" w:space="0" w:color="auto"/>
                        <w:left w:val="none" w:sz="0" w:space="0" w:color="auto"/>
                        <w:bottom w:val="none" w:sz="0" w:space="0" w:color="auto"/>
                        <w:right w:val="none" w:sz="0" w:space="0" w:color="auto"/>
                      </w:divBdr>
                      <w:divsChild>
                        <w:div w:id="277954525">
                          <w:marLeft w:val="0"/>
                          <w:marRight w:val="0"/>
                          <w:marTop w:val="0"/>
                          <w:marBottom w:val="0"/>
                          <w:divBdr>
                            <w:top w:val="none" w:sz="0" w:space="0" w:color="auto"/>
                            <w:left w:val="none" w:sz="0" w:space="0" w:color="auto"/>
                            <w:bottom w:val="none" w:sz="0" w:space="0" w:color="auto"/>
                            <w:right w:val="none" w:sz="0" w:space="0" w:color="auto"/>
                          </w:divBdr>
                        </w:div>
                      </w:divsChild>
                    </w:div>
                    <w:div w:id="1711998717">
                      <w:marLeft w:val="0"/>
                      <w:marRight w:val="0"/>
                      <w:marTop w:val="0"/>
                      <w:marBottom w:val="0"/>
                      <w:divBdr>
                        <w:top w:val="none" w:sz="0" w:space="0" w:color="auto"/>
                        <w:left w:val="none" w:sz="0" w:space="0" w:color="auto"/>
                        <w:bottom w:val="none" w:sz="0" w:space="0" w:color="auto"/>
                        <w:right w:val="none" w:sz="0" w:space="0" w:color="auto"/>
                      </w:divBdr>
                      <w:divsChild>
                        <w:div w:id="35346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316745">
          <w:marLeft w:val="0"/>
          <w:marRight w:val="0"/>
          <w:marTop w:val="0"/>
          <w:marBottom w:val="0"/>
          <w:divBdr>
            <w:top w:val="none" w:sz="0" w:space="0" w:color="auto"/>
            <w:left w:val="none" w:sz="0" w:space="0" w:color="auto"/>
            <w:bottom w:val="none" w:sz="0" w:space="0" w:color="auto"/>
            <w:right w:val="none" w:sz="0" w:space="0" w:color="auto"/>
          </w:divBdr>
          <w:divsChild>
            <w:div w:id="1655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1068">
      <w:bodyDiv w:val="1"/>
      <w:marLeft w:val="0"/>
      <w:marRight w:val="0"/>
      <w:marTop w:val="0"/>
      <w:marBottom w:val="0"/>
      <w:divBdr>
        <w:top w:val="none" w:sz="0" w:space="0" w:color="auto"/>
        <w:left w:val="none" w:sz="0" w:space="0" w:color="auto"/>
        <w:bottom w:val="none" w:sz="0" w:space="0" w:color="auto"/>
        <w:right w:val="none" w:sz="0" w:space="0" w:color="auto"/>
      </w:divBdr>
      <w:divsChild>
        <w:div w:id="295111608">
          <w:marLeft w:val="0"/>
          <w:marRight w:val="0"/>
          <w:marTop w:val="0"/>
          <w:marBottom w:val="0"/>
          <w:divBdr>
            <w:top w:val="none" w:sz="0" w:space="0" w:color="auto"/>
            <w:left w:val="none" w:sz="0" w:space="0" w:color="auto"/>
            <w:bottom w:val="none" w:sz="0" w:space="0" w:color="auto"/>
            <w:right w:val="none" w:sz="0" w:space="0" w:color="auto"/>
          </w:divBdr>
          <w:divsChild>
            <w:div w:id="118695078">
              <w:marLeft w:val="0"/>
              <w:marRight w:val="0"/>
              <w:marTop w:val="0"/>
              <w:marBottom w:val="0"/>
              <w:divBdr>
                <w:top w:val="none" w:sz="0" w:space="0" w:color="auto"/>
                <w:left w:val="none" w:sz="0" w:space="0" w:color="auto"/>
                <w:bottom w:val="none" w:sz="0" w:space="0" w:color="auto"/>
                <w:right w:val="none" w:sz="0" w:space="0" w:color="auto"/>
              </w:divBdr>
            </w:div>
          </w:divsChild>
        </w:div>
        <w:div w:id="408506674">
          <w:marLeft w:val="0"/>
          <w:marRight w:val="0"/>
          <w:marTop w:val="0"/>
          <w:marBottom w:val="0"/>
          <w:divBdr>
            <w:top w:val="none" w:sz="0" w:space="0" w:color="auto"/>
            <w:left w:val="none" w:sz="0" w:space="0" w:color="auto"/>
            <w:bottom w:val="none" w:sz="0" w:space="0" w:color="auto"/>
            <w:right w:val="none" w:sz="0" w:space="0" w:color="auto"/>
          </w:divBdr>
          <w:divsChild>
            <w:div w:id="529420664">
              <w:marLeft w:val="0"/>
              <w:marRight w:val="0"/>
              <w:marTop w:val="0"/>
              <w:marBottom w:val="0"/>
              <w:divBdr>
                <w:top w:val="none" w:sz="0" w:space="0" w:color="auto"/>
                <w:left w:val="none" w:sz="0" w:space="0" w:color="auto"/>
                <w:bottom w:val="none" w:sz="0" w:space="0" w:color="auto"/>
                <w:right w:val="none" w:sz="0" w:space="0" w:color="auto"/>
              </w:divBdr>
            </w:div>
          </w:divsChild>
        </w:div>
        <w:div w:id="550701529">
          <w:marLeft w:val="0"/>
          <w:marRight w:val="0"/>
          <w:marTop w:val="0"/>
          <w:marBottom w:val="0"/>
          <w:divBdr>
            <w:top w:val="none" w:sz="0" w:space="0" w:color="auto"/>
            <w:left w:val="none" w:sz="0" w:space="0" w:color="auto"/>
            <w:bottom w:val="none" w:sz="0" w:space="0" w:color="auto"/>
            <w:right w:val="none" w:sz="0" w:space="0" w:color="auto"/>
          </w:divBdr>
          <w:divsChild>
            <w:div w:id="704451347">
              <w:marLeft w:val="0"/>
              <w:marRight w:val="0"/>
              <w:marTop w:val="0"/>
              <w:marBottom w:val="0"/>
              <w:divBdr>
                <w:top w:val="none" w:sz="0" w:space="0" w:color="auto"/>
                <w:left w:val="none" w:sz="0" w:space="0" w:color="auto"/>
                <w:bottom w:val="none" w:sz="0" w:space="0" w:color="auto"/>
                <w:right w:val="none" w:sz="0" w:space="0" w:color="auto"/>
              </w:divBdr>
              <w:divsChild>
                <w:div w:id="1986884757">
                  <w:marLeft w:val="0"/>
                  <w:marRight w:val="0"/>
                  <w:marTop w:val="30"/>
                  <w:marBottom w:val="30"/>
                  <w:divBdr>
                    <w:top w:val="none" w:sz="0" w:space="0" w:color="auto"/>
                    <w:left w:val="none" w:sz="0" w:space="0" w:color="auto"/>
                    <w:bottom w:val="none" w:sz="0" w:space="0" w:color="auto"/>
                    <w:right w:val="none" w:sz="0" w:space="0" w:color="auto"/>
                  </w:divBdr>
                  <w:divsChild>
                    <w:div w:id="905457902">
                      <w:marLeft w:val="0"/>
                      <w:marRight w:val="0"/>
                      <w:marTop w:val="0"/>
                      <w:marBottom w:val="0"/>
                      <w:divBdr>
                        <w:top w:val="none" w:sz="0" w:space="0" w:color="auto"/>
                        <w:left w:val="none" w:sz="0" w:space="0" w:color="auto"/>
                        <w:bottom w:val="none" w:sz="0" w:space="0" w:color="auto"/>
                        <w:right w:val="none" w:sz="0" w:space="0" w:color="auto"/>
                      </w:divBdr>
                      <w:divsChild>
                        <w:div w:id="931476808">
                          <w:marLeft w:val="0"/>
                          <w:marRight w:val="0"/>
                          <w:marTop w:val="0"/>
                          <w:marBottom w:val="0"/>
                          <w:divBdr>
                            <w:top w:val="none" w:sz="0" w:space="0" w:color="auto"/>
                            <w:left w:val="none" w:sz="0" w:space="0" w:color="auto"/>
                            <w:bottom w:val="none" w:sz="0" w:space="0" w:color="auto"/>
                            <w:right w:val="none" w:sz="0" w:space="0" w:color="auto"/>
                          </w:divBdr>
                        </w:div>
                      </w:divsChild>
                    </w:div>
                    <w:div w:id="1491554182">
                      <w:marLeft w:val="0"/>
                      <w:marRight w:val="0"/>
                      <w:marTop w:val="0"/>
                      <w:marBottom w:val="0"/>
                      <w:divBdr>
                        <w:top w:val="none" w:sz="0" w:space="0" w:color="auto"/>
                        <w:left w:val="none" w:sz="0" w:space="0" w:color="auto"/>
                        <w:bottom w:val="none" w:sz="0" w:space="0" w:color="auto"/>
                        <w:right w:val="none" w:sz="0" w:space="0" w:color="auto"/>
                      </w:divBdr>
                      <w:divsChild>
                        <w:div w:id="60615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51478">
              <w:marLeft w:val="0"/>
              <w:marRight w:val="0"/>
              <w:marTop w:val="0"/>
              <w:marBottom w:val="0"/>
              <w:divBdr>
                <w:top w:val="none" w:sz="0" w:space="0" w:color="auto"/>
                <w:left w:val="none" w:sz="0" w:space="0" w:color="auto"/>
                <w:bottom w:val="none" w:sz="0" w:space="0" w:color="auto"/>
                <w:right w:val="none" w:sz="0" w:space="0" w:color="auto"/>
              </w:divBdr>
            </w:div>
          </w:divsChild>
        </w:div>
        <w:div w:id="1419403379">
          <w:marLeft w:val="0"/>
          <w:marRight w:val="0"/>
          <w:marTop w:val="0"/>
          <w:marBottom w:val="0"/>
          <w:divBdr>
            <w:top w:val="none" w:sz="0" w:space="0" w:color="auto"/>
            <w:left w:val="none" w:sz="0" w:space="0" w:color="auto"/>
            <w:bottom w:val="none" w:sz="0" w:space="0" w:color="auto"/>
            <w:right w:val="none" w:sz="0" w:space="0" w:color="auto"/>
          </w:divBdr>
          <w:divsChild>
            <w:div w:id="1612468659">
              <w:marLeft w:val="0"/>
              <w:marRight w:val="0"/>
              <w:marTop w:val="0"/>
              <w:marBottom w:val="0"/>
              <w:divBdr>
                <w:top w:val="none" w:sz="0" w:space="0" w:color="auto"/>
                <w:left w:val="none" w:sz="0" w:space="0" w:color="auto"/>
                <w:bottom w:val="none" w:sz="0" w:space="0" w:color="auto"/>
                <w:right w:val="none" w:sz="0" w:space="0" w:color="auto"/>
              </w:divBdr>
            </w:div>
          </w:divsChild>
        </w:div>
        <w:div w:id="1703628237">
          <w:marLeft w:val="0"/>
          <w:marRight w:val="0"/>
          <w:marTop w:val="0"/>
          <w:marBottom w:val="0"/>
          <w:divBdr>
            <w:top w:val="none" w:sz="0" w:space="0" w:color="auto"/>
            <w:left w:val="none" w:sz="0" w:space="0" w:color="auto"/>
            <w:bottom w:val="none" w:sz="0" w:space="0" w:color="auto"/>
            <w:right w:val="none" w:sz="0" w:space="0" w:color="auto"/>
          </w:divBdr>
          <w:divsChild>
            <w:div w:id="198011323">
              <w:marLeft w:val="0"/>
              <w:marRight w:val="0"/>
              <w:marTop w:val="0"/>
              <w:marBottom w:val="0"/>
              <w:divBdr>
                <w:top w:val="none" w:sz="0" w:space="0" w:color="auto"/>
                <w:left w:val="none" w:sz="0" w:space="0" w:color="auto"/>
                <w:bottom w:val="none" w:sz="0" w:space="0" w:color="auto"/>
                <w:right w:val="none" w:sz="0" w:space="0" w:color="auto"/>
              </w:divBdr>
            </w:div>
          </w:divsChild>
        </w:div>
        <w:div w:id="1914313116">
          <w:marLeft w:val="0"/>
          <w:marRight w:val="0"/>
          <w:marTop w:val="0"/>
          <w:marBottom w:val="0"/>
          <w:divBdr>
            <w:top w:val="none" w:sz="0" w:space="0" w:color="auto"/>
            <w:left w:val="none" w:sz="0" w:space="0" w:color="auto"/>
            <w:bottom w:val="none" w:sz="0" w:space="0" w:color="auto"/>
            <w:right w:val="none" w:sz="0" w:space="0" w:color="auto"/>
          </w:divBdr>
          <w:divsChild>
            <w:div w:id="37547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56799">
      <w:bodyDiv w:val="1"/>
      <w:marLeft w:val="0"/>
      <w:marRight w:val="0"/>
      <w:marTop w:val="0"/>
      <w:marBottom w:val="0"/>
      <w:divBdr>
        <w:top w:val="none" w:sz="0" w:space="0" w:color="auto"/>
        <w:left w:val="none" w:sz="0" w:space="0" w:color="auto"/>
        <w:bottom w:val="none" w:sz="0" w:space="0" w:color="auto"/>
        <w:right w:val="none" w:sz="0" w:space="0" w:color="auto"/>
      </w:divBdr>
      <w:divsChild>
        <w:div w:id="88932457">
          <w:marLeft w:val="0"/>
          <w:marRight w:val="0"/>
          <w:marTop w:val="0"/>
          <w:marBottom w:val="0"/>
          <w:divBdr>
            <w:top w:val="none" w:sz="0" w:space="0" w:color="auto"/>
            <w:left w:val="none" w:sz="0" w:space="0" w:color="auto"/>
            <w:bottom w:val="none" w:sz="0" w:space="0" w:color="auto"/>
            <w:right w:val="none" w:sz="0" w:space="0" w:color="auto"/>
          </w:divBdr>
          <w:divsChild>
            <w:div w:id="1844008009">
              <w:marLeft w:val="0"/>
              <w:marRight w:val="0"/>
              <w:marTop w:val="0"/>
              <w:marBottom w:val="0"/>
              <w:divBdr>
                <w:top w:val="none" w:sz="0" w:space="0" w:color="auto"/>
                <w:left w:val="none" w:sz="0" w:space="0" w:color="auto"/>
                <w:bottom w:val="none" w:sz="0" w:space="0" w:color="auto"/>
                <w:right w:val="none" w:sz="0" w:space="0" w:color="auto"/>
              </w:divBdr>
            </w:div>
          </w:divsChild>
        </w:div>
        <w:div w:id="219171163">
          <w:marLeft w:val="0"/>
          <w:marRight w:val="0"/>
          <w:marTop w:val="0"/>
          <w:marBottom w:val="0"/>
          <w:divBdr>
            <w:top w:val="none" w:sz="0" w:space="0" w:color="auto"/>
            <w:left w:val="none" w:sz="0" w:space="0" w:color="auto"/>
            <w:bottom w:val="none" w:sz="0" w:space="0" w:color="auto"/>
            <w:right w:val="none" w:sz="0" w:space="0" w:color="auto"/>
          </w:divBdr>
          <w:divsChild>
            <w:div w:id="1325936220">
              <w:marLeft w:val="0"/>
              <w:marRight w:val="0"/>
              <w:marTop w:val="0"/>
              <w:marBottom w:val="0"/>
              <w:divBdr>
                <w:top w:val="none" w:sz="0" w:space="0" w:color="auto"/>
                <w:left w:val="none" w:sz="0" w:space="0" w:color="auto"/>
                <w:bottom w:val="none" w:sz="0" w:space="0" w:color="auto"/>
                <w:right w:val="none" w:sz="0" w:space="0" w:color="auto"/>
              </w:divBdr>
            </w:div>
          </w:divsChild>
        </w:div>
        <w:div w:id="529076094">
          <w:marLeft w:val="0"/>
          <w:marRight w:val="0"/>
          <w:marTop w:val="0"/>
          <w:marBottom w:val="0"/>
          <w:divBdr>
            <w:top w:val="none" w:sz="0" w:space="0" w:color="auto"/>
            <w:left w:val="none" w:sz="0" w:space="0" w:color="auto"/>
            <w:bottom w:val="none" w:sz="0" w:space="0" w:color="auto"/>
            <w:right w:val="none" w:sz="0" w:space="0" w:color="auto"/>
          </w:divBdr>
          <w:divsChild>
            <w:div w:id="588201966">
              <w:marLeft w:val="0"/>
              <w:marRight w:val="0"/>
              <w:marTop w:val="0"/>
              <w:marBottom w:val="0"/>
              <w:divBdr>
                <w:top w:val="none" w:sz="0" w:space="0" w:color="auto"/>
                <w:left w:val="none" w:sz="0" w:space="0" w:color="auto"/>
                <w:bottom w:val="none" w:sz="0" w:space="0" w:color="auto"/>
                <w:right w:val="none" w:sz="0" w:space="0" w:color="auto"/>
              </w:divBdr>
            </w:div>
          </w:divsChild>
        </w:div>
        <w:div w:id="670640927">
          <w:marLeft w:val="0"/>
          <w:marRight w:val="0"/>
          <w:marTop w:val="0"/>
          <w:marBottom w:val="0"/>
          <w:divBdr>
            <w:top w:val="none" w:sz="0" w:space="0" w:color="auto"/>
            <w:left w:val="none" w:sz="0" w:space="0" w:color="auto"/>
            <w:bottom w:val="none" w:sz="0" w:space="0" w:color="auto"/>
            <w:right w:val="none" w:sz="0" w:space="0" w:color="auto"/>
          </w:divBdr>
          <w:divsChild>
            <w:div w:id="1243371650">
              <w:marLeft w:val="0"/>
              <w:marRight w:val="0"/>
              <w:marTop w:val="0"/>
              <w:marBottom w:val="0"/>
              <w:divBdr>
                <w:top w:val="none" w:sz="0" w:space="0" w:color="auto"/>
                <w:left w:val="none" w:sz="0" w:space="0" w:color="auto"/>
                <w:bottom w:val="none" w:sz="0" w:space="0" w:color="auto"/>
                <w:right w:val="none" w:sz="0" w:space="0" w:color="auto"/>
              </w:divBdr>
            </w:div>
            <w:div w:id="1533109781">
              <w:marLeft w:val="0"/>
              <w:marRight w:val="0"/>
              <w:marTop w:val="0"/>
              <w:marBottom w:val="0"/>
              <w:divBdr>
                <w:top w:val="none" w:sz="0" w:space="0" w:color="auto"/>
                <w:left w:val="none" w:sz="0" w:space="0" w:color="auto"/>
                <w:bottom w:val="none" w:sz="0" w:space="0" w:color="auto"/>
                <w:right w:val="none" w:sz="0" w:space="0" w:color="auto"/>
              </w:divBdr>
              <w:divsChild>
                <w:div w:id="1248730967">
                  <w:marLeft w:val="0"/>
                  <w:marRight w:val="0"/>
                  <w:marTop w:val="30"/>
                  <w:marBottom w:val="30"/>
                  <w:divBdr>
                    <w:top w:val="none" w:sz="0" w:space="0" w:color="auto"/>
                    <w:left w:val="none" w:sz="0" w:space="0" w:color="auto"/>
                    <w:bottom w:val="none" w:sz="0" w:space="0" w:color="auto"/>
                    <w:right w:val="none" w:sz="0" w:space="0" w:color="auto"/>
                  </w:divBdr>
                  <w:divsChild>
                    <w:div w:id="391387241">
                      <w:marLeft w:val="0"/>
                      <w:marRight w:val="0"/>
                      <w:marTop w:val="0"/>
                      <w:marBottom w:val="0"/>
                      <w:divBdr>
                        <w:top w:val="none" w:sz="0" w:space="0" w:color="auto"/>
                        <w:left w:val="none" w:sz="0" w:space="0" w:color="auto"/>
                        <w:bottom w:val="none" w:sz="0" w:space="0" w:color="auto"/>
                        <w:right w:val="none" w:sz="0" w:space="0" w:color="auto"/>
                      </w:divBdr>
                      <w:divsChild>
                        <w:div w:id="237634257">
                          <w:marLeft w:val="0"/>
                          <w:marRight w:val="0"/>
                          <w:marTop w:val="0"/>
                          <w:marBottom w:val="0"/>
                          <w:divBdr>
                            <w:top w:val="none" w:sz="0" w:space="0" w:color="auto"/>
                            <w:left w:val="none" w:sz="0" w:space="0" w:color="auto"/>
                            <w:bottom w:val="none" w:sz="0" w:space="0" w:color="auto"/>
                            <w:right w:val="none" w:sz="0" w:space="0" w:color="auto"/>
                          </w:divBdr>
                        </w:div>
                      </w:divsChild>
                    </w:div>
                    <w:div w:id="449476590">
                      <w:marLeft w:val="0"/>
                      <w:marRight w:val="0"/>
                      <w:marTop w:val="0"/>
                      <w:marBottom w:val="0"/>
                      <w:divBdr>
                        <w:top w:val="none" w:sz="0" w:space="0" w:color="auto"/>
                        <w:left w:val="none" w:sz="0" w:space="0" w:color="auto"/>
                        <w:bottom w:val="none" w:sz="0" w:space="0" w:color="auto"/>
                        <w:right w:val="none" w:sz="0" w:space="0" w:color="auto"/>
                      </w:divBdr>
                      <w:divsChild>
                        <w:div w:id="192344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04240">
          <w:marLeft w:val="0"/>
          <w:marRight w:val="0"/>
          <w:marTop w:val="0"/>
          <w:marBottom w:val="0"/>
          <w:divBdr>
            <w:top w:val="none" w:sz="0" w:space="0" w:color="auto"/>
            <w:left w:val="none" w:sz="0" w:space="0" w:color="auto"/>
            <w:bottom w:val="none" w:sz="0" w:space="0" w:color="auto"/>
            <w:right w:val="none" w:sz="0" w:space="0" w:color="auto"/>
          </w:divBdr>
          <w:divsChild>
            <w:div w:id="2065446103">
              <w:marLeft w:val="0"/>
              <w:marRight w:val="0"/>
              <w:marTop w:val="0"/>
              <w:marBottom w:val="0"/>
              <w:divBdr>
                <w:top w:val="none" w:sz="0" w:space="0" w:color="auto"/>
                <w:left w:val="none" w:sz="0" w:space="0" w:color="auto"/>
                <w:bottom w:val="none" w:sz="0" w:space="0" w:color="auto"/>
                <w:right w:val="none" w:sz="0" w:space="0" w:color="auto"/>
              </w:divBdr>
            </w:div>
          </w:divsChild>
        </w:div>
        <w:div w:id="1527061692">
          <w:marLeft w:val="0"/>
          <w:marRight w:val="0"/>
          <w:marTop w:val="0"/>
          <w:marBottom w:val="0"/>
          <w:divBdr>
            <w:top w:val="none" w:sz="0" w:space="0" w:color="auto"/>
            <w:left w:val="none" w:sz="0" w:space="0" w:color="auto"/>
            <w:bottom w:val="none" w:sz="0" w:space="0" w:color="auto"/>
            <w:right w:val="none" w:sz="0" w:space="0" w:color="auto"/>
          </w:divBdr>
          <w:divsChild>
            <w:div w:id="1844011778">
              <w:marLeft w:val="0"/>
              <w:marRight w:val="0"/>
              <w:marTop w:val="0"/>
              <w:marBottom w:val="0"/>
              <w:divBdr>
                <w:top w:val="none" w:sz="0" w:space="0" w:color="auto"/>
                <w:left w:val="none" w:sz="0" w:space="0" w:color="auto"/>
                <w:bottom w:val="none" w:sz="0" w:space="0" w:color="auto"/>
                <w:right w:val="none" w:sz="0" w:space="0" w:color="auto"/>
              </w:divBdr>
            </w:div>
          </w:divsChild>
        </w:div>
        <w:div w:id="1614361516">
          <w:marLeft w:val="0"/>
          <w:marRight w:val="0"/>
          <w:marTop w:val="0"/>
          <w:marBottom w:val="0"/>
          <w:divBdr>
            <w:top w:val="none" w:sz="0" w:space="0" w:color="auto"/>
            <w:left w:val="none" w:sz="0" w:space="0" w:color="auto"/>
            <w:bottom w:val="none" w:sz="0" w:space="0" w:color="auto"/>
            <w:right w:val="none" w:sz="0" w:space="0" w:color="auto"/>
          </w:divBdr>
          <w:divsChild>
            <w:div w:id="1070424774">
              <w:marLeft w:val="0"/>
              <w:marRight w:val="0"/>
              <w:marTop w:val="0"/>
              <w:marBottom w:val="0"/>
              <w:divBdr>
                <w:top w:val="none" w:sz="0" w:space="0" w:color="auto"/>
                <w:left w:val="none" w:sz="0" w:space="0" w:color="auto"/>
                <w:bottom w:val="none" w:sz="0" w:space="0" w:color="auto"/>
                <w:right w:val="none" w:sz="0" w:space="0" w:color="auto"/>
              </w:divBdr>
            </w:div>
          </w:divsChild>
        </w:div>
        <w:div w:id="1751996977">
          <w:marLeft w:val="0"/>
          <w:marRight w:val="0"/>
          <w:marTop w:val="0"/>
          <w:marBottom w:val="0"/>
          <w:divBdr>
            <w:top w:val="none" w:sz="0" w:space="0" w:color="auto"/>
            <w:left w:val="none" w:sz="0" w:space="0" w:color="auto"/>
            <w:bottom w:val="none" w:sz="0" w:space="0" w:color="auto"/>
            <w:right w:val="none" w:sz="0" w:space="0" w:color="auto"/>
          </w:divBdr>
          <w:divsChild>
            <w:div w:id="1713268065">
              <w:marLeft w:val="0"/>
              <w:marRight w:val="0"/>
              <w:marTop w:val="0"/>
              <w:marBottom w:val="0"/>
              <w:divBdr>
                <w:top w:val="none" w:sz="0" w:space="0" w:color="auto"/>
                <w:left w:val="none" w:sz="0" w:space="0" w:color="auto"/>
                <w:bottom w:val="none" w:sz="0" w:space="0" w:color="auto"/>
                <w:right w:val="none" w:sz="0" w:space="0" w:color="auto"/>
              </w:divBdr>
            </w:div>
          </w:divsChild>
        </w:div>
        <w:div w:id="1835994554">
          <w:marLeft w:val="0"/>
          <w:marRight w:val="0"/>
          <w:marTop w:val="0"/>
          <w:marBottom w:val="0"/>
          <w:divBdr>
            <w:top w:val="none" w:sz="0" w:space="0" w:color="auto"/>
            <w:left w:val="none" w:sz="0" w:space="0" w:color="auto"/>
            <w:bottom w:val="none" w:sz="0" w:space="0" w:color="auto"/>
            <w:right w:val="none" w:sz="0" w:space="0" w:color="auto"/>
          </w:divBdr>
          <w:divsChild>
            <w:div w:id="970015465">
              <w:marLeft w:val="0"/>
              <w:marRight w:val="0"/>
              <w:marTop w:val="0"/>
              <w:marBottom w:val="0"/>
              <w:divBdr>
                <w:top w:val="none" w:sz="0" w:space="0" w:color="auto"/>
                <w:left w:val="none" w:sz="0" w:space="0" w:color="auto"/>
                <w:bottom w:val="none" w:sz="0" w:space="0" w:color="auto"/>
                <w:right w:val="none" w:sz="0" w:space="0" w:color="auto"/>
              </w:divBdr>
            </w:div>
          </w:divsChild>
        </w:div>
        <w:div w:id="2128431446">
          <w:marLeft w:val="0"/>
          <w:marRight w:val="0"/>
          <w:marTop w:val="0"/>
          <w:marBottom w:val="0"/>
          <w:divBdr>
            <w:top w:val="none" w:sz="0" w:space="0" w:color="auto"/>
            <w:left w:val="none" w:sz="0" w:space="0" w:color="auto"/>
            <w:bottom w:val="none" w:sz="0" w:space="0" w:color="auto"/>
            <w:right w:val="none" w:sz="0" w:space="0" w:color="auto"/>
          </w:divBdr>
          <w:divsChild>
            <w:div w:id="451830070">
              <w:marLeft w:val="0"/>
              <w:marRight w:val="0"/>
              <w:marTop w:val="0"/>
              <w:marBottom w:val="0"/>
              <w:divBdr>
                <w:top w:val="none" w:sz="0" w:space="0" w:color="auto"/>
                <w:left w:val="none" w:sz="0" w:space="0" w:color="auto"/>
                <w:bottom w:val="none" w:sz="0" w:space="0" w:color="auto"/>
                <w:right w:val="none" w:sz="0" w:space="0" w:color="auto"/>
              </w:divBdr>
            </w:div>
            <w:div w:id="920023165">
              <w:marLeft w:val="0"/>
              <w:marRight w:val="0"/>
              <w:marTop w:val="0"/>
              <w:marBottom w:val="0"/>
              <w:divBdr>
                <w:top w:val="none" w:sz="0" w:space="0" w:color="auto"/>
                <w:left w:val="none" w:sz="0" w:space="0" w:color="auto"/>
                <w:bottom w:val="none" w:sz="0" w:space="0" w:color="auto"/>
                <w:right w:val="none" w:sz="0" w:space="0" w:color="auto"/>
              </w:divBdr>
              <w:divsChild>
                <w:div w:id="1338575904">
                  <w:marLeft w:val="0"/>
                  <w:marRight w:val="0"/>
                  <w:marTop w:val="30"/>
                  <w:marBottom w:val="30"/>
                  <w:divBdr>
                    <w:top w:val="none" w:sz="0" w:space="0" w:color="auto"/>
                    <w:left w:val="none" w:sz="0" w:space="0" w:color="auto"/>
                    <w:bottom w:val="none" w:sz="0" w:space="0" w:color="auto"/>
                    <w:right w:val="none" w:sz="0" w:space="0" w:color="auto"/>
                  </w:divBdr>
                  <w:divsChild>
                    <w:div w:id="1235972903">
                      <w:marLeft w:val="0"/>
                      <w:marRight w:val="0"/>
                      <w:marTop w:val="0"/>
                      <w:marBottom w:val="0"/>
                      <w:divBdr>
                        <w:top w:val="none" w:sz="0" w:space="0" w:color="auto"/>
                        <w:left w:val="none" w:sz="0" w:space="0" w:color="auto"/>
                        <w:bottom w:val="none" w:sz="0" w:space="0" w:color="auto"/>
                        <w:right w:val="none" w:sz="0" w:space="0" w:color="auto"/>
                      </w:divBdr>
                      <w:divsChild>
                        <w:div w:id="319501694">
                          <w:marLeft w:val="0"/>
                          <w:marRight w:val="0"/>
                          <w:marTop w:val="0"/>
                          <w:marBottom w:val="0"/>
                          <w:divBdr>
                            <w:top w:val="none" w:sz="0" w:space="0" w:color="auto"/>
                            <w:left w:val="none" w:sz="0" w:space="0" w:color="auto"/>
                            <w:bottom w:val="none" w:sz="0" w:space="0" w:color="auto"/>
                            <w:right w:val="none" w:sz="0" w:space="0" w:color="auto"/>
                          </w:divBdr>
                        </w:div>
                      </w:divsChild>
                    </w:div>
                    <w:div w:id="2059358879">
                      <w:marLeft w:val="0"/>
                      <w:marRight w:val="0"/>
                      <w:marTop w:val="0"/>
                      <w:marBottom w:val="0"/>
                      <w:divBdr>
                        <w:top w:val="none" w:sz="0" w:space="0" w:color="auto"/>
                        <w:left w:val="none" w:sz="0" w:space="0" w:color="auto"/>
                        <w:bottom w:val="none" w:sz="0" w:space="0" w:color="auto"/>
                        <w:right w:val="none" w:sz="0" w:space="0" w:color="auto"/>
                      </w:divBdr>
                      <w:divsChild>
                        <w:div w:id="12028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806975">
      <w:bodyDiv w:val="1"/>
      <w:marLeft w:val="0"/>
      <w:marRight w:val="0"/>
      <w:marTop w:val="0"/>
      <w:marBottom w:val="0"/>
      <w:divBdr>
        <w:top w:val="none" w:sz="0" w:space="0" w:color="auto"/>
        <w:left w:val="none" w:sz="0" w:space="0" w:color="auto"/>
        <w:bottom w:val="none" w:sz="0" w:space="0" w:color="auto"/>
        <w:right w:val="none" w:sz="0" w:space="0" w:color="auto"/>
      </w:divBdr>
      <w:divsChild>
        <w:div w:id="852451624">
          <w:marLeft w:val="0"/>
          <w:marRight w:val="0"/>
          <w:marTop w:val="0"/>
          <w:marBottom w:val="0"/>
          <w:divBdr>
            <w:top w:val="none" w:sz="0" w:space="0" w:color="auto"/>
            <w:left w:val="none" w:sz="0" w:space="0" w:color="auto"/>
            <w:bottom w:val="none" w:sz="0" w:space="0" w:color="auto"/>
            <w:right w:val="none" w:sz="0" w:space="0" w:color="auto"/>
          </w:divBdr>
        </w:div>
        <w:div w:id="1407874002">
          <w:marLeft w:val="0"/>
          <w:marRight w:val="0"/>
          <w:marTop w:val="0"/>
          <w:marBottom w:val="0"/>
          <w:divBdr>
            <w:top w:val="none" w:sz="0" w:space="0" w:color="auto"/>
            <w:left w:val="none" w:sz="0" w:space="0" w:color="auto"/>
            <w:bottom w:val="none" w:sz="0" w:space="0" w:color="auto"/>
            <w:right w:val="none" w:sz="0" w:space="0" w:color="auto"/>
          </w:divBdr>
        </w:div>
        <w:div w:id="1614745570">
          <w:marLeft w:val="0"/>
          <w:marRight w:val="0"/>
          <w:marTop w:val="0"/>
          <w:marBottom w:val="0"/>
          <w:divBdr>
            <w:top w:val="none" w:sz="0" w:space="0" w:color="auto"/>
            <w:left w:val="none" w:sz="0" w:space="0" w:color="auto"/>
            <w:bottom w:val="none" w:sz="0" w:space="0" w:color="auto"/>
            <w:right w:val="none" w:sz="0" w:space="0" w:color="auto"/>
          </w:divBdr>
        </w:div>
        <w:div w:id="1889032321">
          <w:marLeft w:val="0"/>
          <w:marRight w:val="0"/>
          <w:marTop w:val="0"/>
          <w:marBottom w:val="0"/>
          <w:divBdr>
            <w:top w:val="none" w:sz="0" w:space="0" w:color="auto"/>
            <w:left w:val="none" w:sz="0" w:space="0" w:color="auto"/>
            <w:bottom w:val="none" w:sz="0" w:space="0" w:color="auto"/>
            <w:right w:val="none" w:sz="0" w:space="0" w:color="auto"/>
          </w:divBdr>
        </w:div>
        <w:div w:id="2028093142">
          <w:marLeft w:val="0"/>
          <w:marRight w:val="0"/>
          <w:marTop w:val="0"/>
          <w:marBottom w:val="0"/>
          <w:divBdr>
            <w:top w:val="none" w:sz="0" w:space="0" w:color="auto"/>
            <w:left w:val="none" w:sz="0" w:space="0" w:color="auto"/>
            <w:bottom w:val="none" w:sz="0" w:space="0" w:color="auto"/>
            <w:right w:val="none" w:sz="0" w:space="0" w:color="auto"/>
          </w:divBdr>
        </w:div>
      </w:divsChild>
    </w:div>
    <w:div w:id="1584873426">
      <w:bodyDiv w:val="1"/>
      <w:marLeft w:val="0"/>
      <w:marRight w:val="0"/>
      <w:marTop w:val="0"/>
      <w:marBottom w:val="0"/>
      <w:divBdr>
        <w:top w:val="none" w:sz="0" w:space="0" w:color="auto"/>
        <w:left w:val="none" w:sz="0" w:space="0" w:color="auto"/>
        <w:bottom w:val="none" w:sz="0" w:space="0" w:color="auto"/>
        <w:right w:val="none" w:sz="0" w:space="0" w:color="auto"/>
      </w:divBdr>
      <w:divsChild>
        <w:div w:id="72776355">
          <w:marLeft w:val="0"/>
          <w:marRight w:val="0"/>
          <w:marTop w:val="0"/>
          <w:marBottom w:val="0"/>
          <w:divBdr>
            <w:top w:val="none" w:sz="0" w:space="0" w:color="auto"/>
            <w:left w:val="none" w:sz="0" w:space="0" w:color="auto"/>
            <w:bottom w:val="none" w:sz="0" w:space="0" w:color="auto"/>
            <w:right w:val="none" w:sz="0" w:space="0" w:color="auto"/>
          </w:divBdr>
          <w:divsChild>
            <w:div w:id="1605846347">
              <w:marLeft w:val="0"/>
              <w:marRight w:val="0"/>
              <w:marTop w:val="0"/>
              <w:marBottom w:val="0"/>
              <w:divBdr>
                <w:top w:val="none" w:sz="0" w:space="0" w:color="auto"/>
                <w:left w:val="none" w:sz="0" w:space="0" w:color="auto"/>
                <w:bottom w:val="none" w:sz="0" w:space="0" w:color="auto"/>
                <w:right w:val="none" w:sz="0" w:space="0" w:color="auto"/>
              </w:divBdr>
              <w:divsChild>
                <w:div w:id="893589645">
                  <w:marLeft w:val="0"/>
                  <w:marRight w:val="0"/>
                  <w:marTop w:val="30"/>
                  <w:marBottom w:val="30"/>
                  <w:divBdr>
                    <w:top w:val="none" w:sz="0" w:space="0" w:color="auto"/>
                    <w:left w:val="none" w:sz="0" w:space="0" w:color="auto"/>
                    <w:bottom w:val="none" w:sz="0" w:space="0" w:color="auto"/>
                    <w:right w:val="none" w:sz="0" w:space="0" w:color="auto"/>
                  </w:divBdr>
                  <w:divsChild>
                    <w:div w:id="508787917">
                      <w:marLeft w:val="0"/>
                      <w:marRight w:val="0"/>
                      <w:marTop w:val="0"/>
                      <w:marBottom w:val="0"/>
                      <w:divBdr>
                        <w:top w:val="none" w:sz="0" w:space="0" w:color="auto"/>
                        <w:left w:val="none" w:sz="0" w:space="0" w:color="auto"/>
                        <w:bottom w:val="none" w:sz="0" w:space="0" w:color="auto"/>
                        <w:right w:val="none" w:sz="0" w:space="0" w:color="auto"/>
                      </w:divBdr>
                      <w:divsChild>
                        <w:div w:id="455411550">
                          <w:marLeft w:val="0"/>
                          <w:marRight w:val="0"/>
                          <w:marTop w:val="0"/>
                          <w:marBottom w:val="0"/>
                          <w:divBdr>
                            <w:top w:val="none" w:sz="0" w:space="0" w:color="auto"/>
                            <w:left w:val="none" w:sz="0" w:space="0" w:color="auto"/>
                            <w:bottom w:val="none" w:sz="0" w:space="0" w:color="auto"/>
                            <w:right w:val="none" w:sz="0" w:space="0" w:color="auto"/>
                          </w:divBdr>
                        </w:div>
                      </w:divsChild>
                    </w:div>
                    <w:div w:id="1188979696">
                      <w:marLeft w:val="0"/>
                      <w:marRight w:val="0"/>
                      <w:marTop w:val="0"/>
                      <w:marBottom w:val="0"/>
                      <w:divBdr>
                        <w:top w:val="none" w:sz="0" w:space="0" w:color="auto"/>
                        <w:left w:val="none" w:sz="0" w:space="0" w:color="auto"/>
                        <w:bottom w:val="none" w:sz="0" w:space="0" w:color="auto"/>
                        <w:right w:val="none" w:sz="0" w:space="0" w:color="auto"/>
                      </w:divBdr>
                      <w:divsChild>
                        <w:div w:id="102494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319072">
              <w:marLeft w:val="0"/>
              <w:marRight w:val="0"/>
              <w:marTop w:val="0"/>
              <w:marBottom w:val="0"/>
              <w:divBdr>
                <w:top w:val="none" w:sz="0" w:space="0" w:color="auto"/>
                <w:left w:val="none" w:sz="0" w:space="0" w:color="auto"/>
                <w:bottom w:val="none" w:sz="0" w:space="0" w:color="auto"/>
                <w:right w:val="none" w:sz="0" w:space="0" w:color="auto"/>
              </w:divBdr>
            </w:div>
          </w:divsChild>
        </w:div>
        <w:div w:id="73479622">
          <w:marLeft w:val="0"/>
          <w:marRight w:val="0"/>
          <w:marTop w:val="0"/>
          <w:marBottom w:val="0"/>
          <w:divBdr>
            <w:top w:val="none" w:sz="0" w:space="0" w:color="auto"/>
            <w:left w:val="none" w:sz="0" w:space="0" w:color="auto"/>
            <w:bottom w:val="none" w:sz="0" w:space="0" w:color="auto"/>
            <w:right w:val="none" w:sz="0" w:space="0" w:color="auto"/>
          </w:divBdr>
          <w:divsChild>
            <w:div w:id="1156648294">
              <w:marLeft w:val="0"/>
              <w:marRight w:val="0"/>
              <w:marTop w:val="0"/>
              <w:marBottom w:val="0"/>
              <w:divBdr>
                <w:top w:val="none" w:sz="0" w:space="0" w:color="auto"/>
                <w:left w:val="none" w:sz="0" w:space="0" w:color="auto"/>
                <w:bottom w:val="none" w:sz="0" w:space="0" w:color="auto"/>
                <w:right w:val="none" w:sz="0" w:space="0" w:color="auto"/>
              </w:divBdr>
            </w:div>
          </w:divsChild>
        </w:div>
        <w:div w:id="282882648">
          <w:marLeft w:val="0"/>
          <w:marRight w:val="0"/>
          <w:marTop w:val="0"/>
          <w:marBottom w:val="0"/>
          <w:divBdr>
            <w:top w:val="none" w:sz="0" w:space="0" w:color="auto"/>
            <w:left w:val="none" w:sz="0" w:space="0" w:color="auto"/>
            <w:bottom w:val="none" w:sz="0" w:space="0" w:color="auto"/>
            <w:right w:val="none" w:sz="0" w:space="0" w:color="auto"/>
          </w:divBdr>
          <w:divsChild>
            <w:div w:id="392435003">
              <w:marLeft w:val="0"/>
              <w:marRight w:val="0"/>
              <w:marTop w:val="0"/>
              <w:marBottom w:val="0"/>
              <w:divBdr>
                <w:top w:val="none" w:sz="0" w:space="0" w:color="auto"/>
                <w:left w:val="none" w:sz="0" w:space="0" w:color="auto"/>
                <w:bottom w:val="none" w:sz="0" w:space="0" w:color="auto"/>
                <w:right w:val="none" w:sz="0" w:space="0" w:color="auto"/>
              </w:divBdr>
            </w:div>
          </w:divsChild>
        </w:div>
        <w:div w:id="441922724">
          <w:marLeft w:val="0"/>
          <w:marRight w:val="0"/>
          <w:marTop w:val="0"/>
          <w:marBottom w:val="0"/>
          <w:divBdr>
            <w:top w:val="none" w:sz="0" w:space="0" w:color="auto"/>
            <w:left w:val="none" w:sz="0" w:space="0" w:color="auto"/>
            <w:bottom w:val="none" w:sz="0" w:space="0" w:color="auto"/>
            <w:right w:val="none" w:sz="0" w:space="0" w:color="auto"/>
          </w:divBdr>
          <w:divsChild>
            <w:div w:id="1473057497">
              <w:marLeft w:val="0"/>
              <w:marRight w:val="0"/>
              <w:marTop w:val="0"/>
              <w:marBottom w:val="0"/>
              <w:divBdr>
                <w:top w:val="none" w:sz="0" w:space="0" w:color="auto"/>
                <w:left w:val="none" w:sz="0" w:space="0" w:color="auto"/>
                <w:bottom w:val="none" w:sz="0" w:space="0" w:color="auto"/>
                <w:right w:val="none" w:sz="0" w:space="0" w:color="auto"/>
              </w:divBdr>
            </w:div>
          </w:divsChild>
        </w:div>
        <w:div w:id="448010451">
          <w:marLeft w:val="0"/>
          <w:marRight w:val="0"/>
          <w:marTop w:val="0"/>
          <w:marBottom w:val="0"/>
          <w:divBdr>
            <w:top w:val="none" w:sz="0" w:space="0" w:color="auto"/>
            <w:left w:val="none" w:sz="0" w:space="0" w:color="auto"/>
            <w:bottom w:val="none" w:sz="0" w:space="0" w:color="auto"/>
            <w:right w:val="none" w:sz="0" w:space="0" w:color="auto"/>
          </w:divBdr>
          <w:divsChild>
            <w:div w:id="981539152">
              <w:marLeft w:val="0"/>
              <w:marRight w:val="0"/>
              <w:marTop w:val="0"/>
              <w:marBottom w:val="0"/>
              <w:divBdr>
                <w:top w:val="none" w:sz="0" w:space="0" w:color="auto"/>
                <w:left w:val="none" w:sz="0" w:space="0" w:color="auto"/>
                <w:bottom w:val="none" w:sz="0" w:space="0" w:color="auto"/>
                <w:right w:val="none" w:sz="0" w:space="0" w:color="auto"/>
              </w:divBdr>
            </w:div>
          </w:divsChild>
        </w:div>
        <w:div w:id="1276868240">
          <w:marLeft w:val="0"/>
          <w:marRight w:val="0"/>
          <w:marTop w:val="0"/>
          <w:marBottom w:val="0"/>
          <w:divBdr>
            <w:top w:val="none" w:sz="0" w:space="0" w:color="auto"/>
            <w:left w:val="none" w:sz="0" w:space="0" w:color="auto"/>
            <w:bottom w:val="none" w:sz="0" w:space="0" w:color="auto"/>
            <w:right w:val="none" w:sz="0" w:space="0" w:color="auto"/>
          </w:divBdr>
          <w:divsChild>
            <w:div w:id="993070867">
              <w:marLeft w:val="0"/>
              <w:marRight w:val="0"/>
              <w:marTop w:val="0"/>
              <w:marBottom w:val="0"/>
              <w:divBdr>
                <w:top w:val="none" w:sz="0" w:space="0" w:color="auto"/>
                <w:left w:val="none" w:sz="0" w:space="0" w:color="auto"/>
                <w:bottom w:val="none" w:sz="0" w:space="0" w:color="auto"/>
                <w:right w:val="none" w:sz="0" w:space="0" w:color="auto"/>
              </w:divBdr>
            </w:div>
            <w:div w:id="2129086494">
              <w:marLeft w:val="0"/>
              <w:marRight w:val="0"/>
              <w:marTop w:val="0"/>
              <w:marBottom w:val="0"/>
              <w:divBdr>
                <w:top w:val="none" w:sz="0" w:space="0" w:color="auto"/>
                <w:left w:val="none" w:sz="0" w:space="0" w:color="auto"/>
                <w:bottom w:val="none" w:sz="0" w:space="0" w:color="auto"/>
                <w:right w:val="none" w:sz="0" w:space="0" w:color="auto"/>
              </w:divBdr>
              <w:divsChild>
                <w:div w:id="1037704180">
                  <w:marLeft w:val="0"/>
                  <w:marRight w:val="0"/>
                  <w:marTop w:val="30"/>
                  <w:marBottom w:val="30"/>
                  <w:divBdr>
                    <w:top w:val="none" w:sz="0" w:space="0" w:color="auto"/>
                    <w:left w:val="none" w:sz="0" w:space="0" w:color="auto"/>
                    <w:bottom w:val="none" w:sz="0" w:space="0" w:color="auto"/>
                    <w:right w:val="none" w:sz="0" w:space="0" w:color="auto"/>
                  </w:divBdr>
                  <w:divsChild>
                    <w:div w:id="1159691139">
                      <w:marLeft w:val="0"/>
                      <w:marRight w:val="0"/>
                      <w:marTop w:val="0"/>
                      <w:marBottom w:val="0"/>
                      <w:divBdr>
                        <w:top w:val="none" w:sz="0" w:space="0" w:color="auto"/>
                        <w:left w:val="none" w:sz="0" w:space="0" w:color="auto"/>
                        <w:bottom w:val="none" w:sz="0" w:space="0" w:color="auto"/>
                        <w:right w:val="none" w:sz="0" w:space="0" w:color="auto"/>
                      </w:divBdr>
                      <w:divsChild>
                        <w:div w:id="1763910593">
                          <w:marLeft w:val="0"/>
                          <w:marRight w:val="0"/>
                          <w:marTop w:val="0"/>
                          <w:marBottom w:val="0"/>
                          <w:divBdr>
                            <w:top w:val="none" w:sz="0" w:space="0" w:color="auto"/>
                            <w:left w:val="none" w:sz="0" w:space="0" w:color="auto"/>
                            <w:bottom w:val="none" w:sz="0" w:space="0" w:color="auto"/>
                            <w:right w:val="none" w:sz="0" w:space="0" w:color="auto"/>
                          </w:divBdr>
                        </w:div>
                      </w:divsChild>
                    </w:div>
                    <w:div w:id="1627815194">
                      <w:marLeft w:val="0"/>
                      <w:marRight w:val="0"/>
                      <w:marTop w:val="0"/>
                      <w:marBottom w:val="0"/>
                      <w:divBdr>
                        <w:top w:val="none" w:sz="0" w:space="0" w:color="auto"/>
                        <w:left w:val="none" w:sz="0" w:space="0" w:color="auto"/>
                        <w:bottom w:val="none" w:sz="0" w:space="0" w:color="auto"/>
                        <w:right w:val="none" w:sz="0" w:space="0" w:color="auto"/>
                      </w:divBdr>
                      <w:divsChild>
                        <w:div w:id="391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752093">
          <w:marLeft w:val="0"/>
          <w:marRight w:val="0"/>
          <w:marTop w:val="0"/>
          <w:marBottom w:val="0"/>
          <w:divBdr>
            <w:top w:val="none" w:sz="0" w:space="0" w:color="auto"/>
            <w:left w:val="none" w:sz="0" w:space="0" w:color="auto"/>
            <w:bottom w:val="none" w:sz="0" w:space="0" w:color="auto"/>
            <w:right w:val="none" w:sz="0" w:space="0" w:color="auto"/>
          </w:divBdr>
          <w:divsChild>
            <w:div w:id="472646725">
              <w:marLeft w:val="0"/>
              <w:marRight w:val="0"/>
              <w:marTop w:val="0"/>
              <w:marBottom w:val="0"/>
              <w:divBdr>
                <w:top w:val="none" w:sz="0" w:space="0" w:color="auto"/>
                <w:left w:val="none" w:sz="0" w:space="0" w:color="auto"/>
                <w:bottom w:val="none" w:sz="0" w:space="0" w:color="auto"/>
                <w:right w:val="none" w:sz="0" w:space="0" w:color="auto"/>
              </w:divBdr>
            </w:div>
          </w:divsChild>
        </w:div>
        <w:div w:id="1431389466">
          <w:marLeft w:val="0"/>
          <w:marRight w:val="0"/>
          <w:marTop w:val="0"/>
          <w:marBottom w:val="0"/>
          <w:divBdr>
            <w:top w:val="none" w:sz="0" w:space="0" w:color="auto"/>
            <w:left w:val="none" w:sz="0" w:space="0" w:color="auto"/>
            <w:bottom w:val="none" w:sz="0" w:space="0" w:color="auto"/>
            <w:right w:val="none" w:sz="0" w:space="0" w:color="auto"/>
          </w:divBdr>
          <w:divsChild>
            <w:div w:id="1914123120">
              <w:marLeft w:val="0"/>
              <w:marRight w:val="0"/>
              <w:marTop w:val="0"/>
              <w:marBottom w:val="0"/>
              <w:divBdr>
                <w:top w:val="none" w:sz="0" w:space="0" w:color="auto"/>
                <w:left w:val="none" w:sz="0" w:space="0" w:color="auto"/>
                <w:bottom w:val="none" w:sz="0" w:space="0" w:color="auto"/>
                <w:right w:val="none" w:sz="0" w:space="0" w:color="auto"/>
              </w:divBdr>
            </w:div>
          </w:divsChild>
        </w:div>
        <w:div w:id="1497499551">
          <w:marLeft w:val="0"/>
          <w:marRight w:val="0"/>
          <w:marTop w:val="0"/>
          <w:marBottom w:val="0"/>
          <w:divBdr>
            <w:top w:val="none" w:sz="0" w:space="0" w:color="auto"/>
            <w:left w:val="none" w:sz="0" w:space="0" w:color="auto"/>
            <w:bottom w:val="none" w:sz="0" w:space="0" w:color="auto"/>
            <w:right w:val="none" w:sz="0" w:space="0" w:color="auto"/>
          </w:divBdr>
          <w:divsChild>
            <w:div w:id="210927560">
              <w:marLeft w:val="0"/>
              <w:marRight w:val="0"/>
              <w:marTop w:val="0"/>
              <w:marBottom w:val="0"/>
              <w:divBdr>
                <w:top w:val="none" w:sz="0" w:space="0" w:color="auto"/>
                <w:left w:val="none" w:sz="0" w:space="0" w:color="auto"/>
                <w:bottom w:val="none" w:sz="0" w:space="0" w:color="auto"/>
                <w:right w:val="none" w:sz="0" w:space="0" w:color="auto"/>
              </w:divBdr>
            </w:div>
          </w:divsChild>
        </w:div>
        <w:div w:id="1569029020">
          <w:marLeft w:val="0"/>
          <w:marRight w:val="0"/>
          <w:marTop w:val="0"/>
          <w:marBottom w:val="0"/>
          <w:divBdr>
            <w:top w:val="none" w:sz="0" w:space="0" w:color="auto"/>
            <w:left w:val="none" w:sz="0" w:space="0" w:color="auto"/>
            <w:bottom w:val="none" w:sz="0" w:space="0" w:color="auto"/>
            <w:right w:val="none" w:sz="0" w:space="0" w:color="auto"/>
          </w:divBdr>
          <w:divsChild>
            <w:div w:id="10927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95910">
      <w:bodyDiv w:val="1"/>
      <w:marLeft w:val="0"/>
      <w:marRight w:val="0"/>
      <w:marTop w:val="0"/>
      <w:marBottom w:val="0"/>
      <w:divBdr>
        <w:top w:val="none" w:sz="0" w:space="0" w:color="auto"/>
        <w:left w:val="none" w:sz="0" w:space="0" w:color="auto"/>
        <w:bottom w:val="none" w:sz="0" w:space="0" w:color="auto"/>
        <w:right w:val="none" w:sz="0" w:space="0" w:color="auto"/>
      </w:divBdr>
      <w:divsChild>
        <w:div w:id="127431104">
          <w:marLeft w:val="0"/>
          <w:marRight w:val="0"/>
          <w:marTop w:val="0"/>
          <w:marBottom w:val="0"/>
          <w:divBdr>
            <w:top w:val="none" w:sz="0" w:space="0" w:color="auto"/>
            <w:left w:val="none" w:sz="0" w:space="0" w:color="auto"/>
            <w:bottom w:val="none" w:sz="0" w:space="0" w:color="auto"/>
            <w:right w:val="none" w:sz="0" w:space="0" w:color="auto"/>
          </w:divBdr>
          <w:divsChild>
            <w:div w:id="793868640">
              <w:marLeft w:val="0"/>
              <w:marRight w:val="0"/>
              <w:marTop w:val="0"/>
              <w:marBottom w:val="0"/>
              <w:divBdr>
                <w:top w:val="none" w:sz="0" w:space="0" w:color="auto"/>
                <w:left w:val="none" w:sz="0" w:space="0" w:color="auto"/>
                <w:bottom w:val="none" w:sz="0" w:space="0" w:color="auto"/>
                <w:right w:val="none" w:sz="0" w:space="0" w:color="auto"/>
              </w:divBdr>
            </w:div>
          </w:divsChild>
        </w:div>
        <w:div w:id="403838665">
          <w:marLeft w:val="0"/>
          <w:marRight w:val="0"/>
          <w:marTop w:val="0"/>
          <w:marBottom w:val="0"/>
          <w:divBdr>
            <w:top w:val="none" w:sz="0" w:space="0" w:color="auto"/>
            <w:left w:val="none" w:sz="0" w:space="0" w:color="auto"/>
            <w:bottom w:val="none" w:sz="0" w:space="0" w:color="auto"/>
            <w:right w:val="none" w:sz="0" w:space="0" w:color="auto"/>
          </w:divBdr>
          <w:divsChild>
            <w:div w:id="196703272">
              <w:marLeft w:val="0"/>
              <w:marRight w:val="0"/>
              <w:marTop w:val="0"/>
              <w:marBottom w:val="0"/>
              <w:divBdr>
                <w:top w:val="none" w:sz="0" w:space="0" w:color="auto"/>
                <w:left w:val="none" w:sz="0" w:space="0" w:color="auto"/>
                <w:bottom w:val="none" w:sz="0" w:space="0" w:color="auto"/>
                <w:right w:val="none" w:sz="0" w:space="0" w:color="auto"/>
              </w:divBdr>
              <w:divsChild>
                <w:div w:id="1453671402">
                  <w:marLeft w:val="0"/>
                  <w:marRight w:val="0"/>
                  <w:marTop w:val="30"/>
                  <w:marBottom w:val="30"/>
                  <w:divBdr>
                    <w:top w:val="none" w:sz="0" w:space="0" w:color="auto"/>
                    <w:left w:val="none" w:sz="0" w:space="0" w:color="auto"/>
                    <w:bottom w:val="none" w:sz="0" w:space="0" w:color="auto"/>
                    <w:right w:val="none" w:sz="0" w:space="0" w:color="auto"/>
                  </w:divBdr>
                  <w:divsChild>
                    <w:div w:id="595867590">
                      <w:marLeft w:val="0"/>
                      <w:marRight w:val="0"/>
                      <w:marTop w:val="0"/>
                      <w:marBottom w:val="0"/>
                      <w:divBdr>
                        <w:top w:val="none" w:sz="0" w:space="0" w:color="auto"/>
                        <w:left w:val="none" w:sz="0" w:space="0" w:color="auto"/>
                        <w:bottom w:val="none" w:sz="0" w:space="0" w:color="auto"/>
                        <w:right w:val="none" w:sz="0" w:space="0" w:color="auto"/>
                      </w:divBdr>
                      <w:divsChild>
                        <w:div w:id="45418057">
                          <w:marLeft w:val="0"/>
                          <w:marRight w:val="0"/>
                          <w:marTop w:val="0"/>
                          <w:marBottom w:val="0"/>
                          <w:divBdr>
                            <w:top w:val="none" w:sz="0" w:space="0" w:color="auto"/>
                            <w:left w:val="none" w:sz="0" w:space="0" w:color="auto"/>
                            <w:bottom w:val="none" w:sz="0" w:space="0" w:color="auto"/>
                            <w:right w:val="none" w:sz="0" w:space="0" w:color="auto"/>
                          </w:divBdr>
                        </w:div>
                      </w:divsChild>
                    </w:div>
                    <w:div w:id="704715630">
                      <w:marLeft w:val="0"/>
                      <w:marRight w:val="0"/>
                      <w:marTop w:val="0"/>
                      <w:marBottom w:val="0"/>
                      <w:divBdr>
                        <w:top w:val="none" w:sz="0" w:space="0" w:color="auto"/>
                        <w:left w:val="none" w:sz="0" w:space="0" w:color="auto"/>
                        <w:bottom w:val="none" w:sz="0" w:space="0" w:color="auto"/>
                        <w:right w:val="none" w:sz="0" w:space="0" w:color="auto"/>
                      </w:divBdr>
                      <w:divsChild>
                        <w:div w:id="107986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61068">
              <w:marLeft w:val="0"/>
              <w:marRight w:val="0"/>
              <w:marTop w:val="0"/>
              <w:marBottom w:val="0"/>
              <w:divBdr>
                <w:top w:val="none" w:sz="0" w:space="0" w:color="auto"/>
                <w:left w:val="none" w:sz="0" w:space="0" w:color="auto"/>
                <w:bottom w:val="none" w:sz="0" w:space="0" w:color="auto"/>
                <w:right w:val="none" w:sz="0" w:space="0" w:color="auto"/>
              </w:divBdr>
            </w:div>
          </w:divsChild>
        </w:div>
        <w:div w:id="607545198">
          <w:marLeft w:val="0"/>
          <w:marRight w:val="0"/>
          <w:marTop w:val="0"/>
          <w:marBottom w:val="0"/>
          <w:divBdr>
            <w:top w:val="none" w:sz="0" w:space="0" w:color="auto"/>
            <w:left w:val="none" w:sz="0" w:space="0" w:color="auto"/>
            <w:bottom w:val="none" w:sz="0" w:space="0" w:color="auto"/>
            <w:right w:val="none" w:sz="0" w:space="0" w:color="auto"/>
          </w:divBdr>
          <w:divsChild>
            <w:div w:id="2108771244">
              <w:marLeft w:val="0"/>
              <w:marRight w:val="0"/>
              <w:marTop w:val="0"/>
              <w:marBottom w:val="0"/>
              <w:divBdr>
                <w:top w:val="none" w:sz="0" w:space="0" w:color="auto"/>
                <w:left w:val="none" w:sz="0" w:space="0" w:color="auto"/>
                <w:bottom w:val="none" w:sz="0" w:space="0" w:color="auto"/>
                <w:right w:val="none" w:sz="0" w:space="0" w:color="auto"/>
              </w:divBdr>
            </w:div>
          </w:divsChild>
        </w:div>
        <w:div w:id="883755774">
          <w:marLeft w:val="0"/>
          <w:marRight w:val="0"/>
          <w:marTop w:val="0"/>
          <w:marBottom w:val="0"/>
          <w:divBdr>
            <w:top w:val="none" w:sz="0" w:space="0" w:color="auto"/>
            <w:left w:val="none" w:sz="0" w:space="0" w:color="auto"/>
            <w:bottom w:val="none" w:sz="0" w:space="0" w:color="auto"/>
            <w:right w:val="none" w:sz="0" w:space="0" w:color="auto"/>
          </w:divBdr>
          <w:divsChild>
            <w:div w:id="59791614">
              <w:marLeft w:val="0"/>
              <w:marRight w:val="0"/>
              <w:marTop w:val="0"/>
              <w:marBottom w:val="0"/>
              <w:divBdr>
                <w:top w:val="none" w:sz="0" w:space="0" w:color="auto"/>
                <w:left w:val="none" w:sz="0" w:space="0" w:color="auto"/>
                <w:bottom w:val="none" w:sz="0" w:space="0" w:color="auto"/>
                <w:right w:val="none" w:sz="0" w:space="0" w:color="auto"/>
              </w:divBdr>
            </w:div>
          </w:divsChild>
        </w:div>
        <w:div w:id="1145851980">
          <w:marLeft w:val="0"/>
          <w:marRight w:val="0"/>
          <w:marTop w:val="0"/>
          <w:marBottom w:val="0"/>
          <w:divBdr>
            <w:top w:val="none" w:sz="0" w:space="0" w:color="auto"/>
            <w:left w:val="none" w:sz="0" w:space="0" w:color="auto"/>
            <w:bottom w:val="none" w:sz="0" w:space="0" w:color="auto"/>
            <w:right w:val="none" w:sz="0" w:space="0" w:color="auto"/>
          </w:divBdr>
          <w:divsChild>
            <w:div w:id="1249575961">
              <w:marLeft w:val="0"/>
              <w:marRight w:val="0"/>
              <w:marTop w:val="0"/>
              <w:marBottom w:val="0"/>
              <w:divBdr>
                <w:top w:val="none" w:sz="0" w:space="0" w:color="auto"/>
                <w:left w:val="none" w:sz="0" w:space="0" w:color="auto"/>
                <w:bottom w:val="none" w:sz="0" w:space="0" w:color="auto"/>
                <w:right w:val="none" w:sz="0" w:space="0" w:color="auto"/>
              </w:divBdr>
            </w:div>
          </w:divsChild>
        </w:div>
        <w:div w:id="1220749130">
          <w:marLeft w:val="0"/>
          <w:marRight w:val="0"/>
          <w:marTop w:val="0"/>
          <w:marBottom w:val="0"/>
          <w:divBdr>
            <w:top w:val="none" w:sz="0" w:space="0" w:color="auto"/>
            <w:left w:val="none" w:sz="0" w:space="0" w:color="auto"/>
            <w:bottom w:val="none" w:sz="0" w:space="0" w:color="auto"/>
            <w:right w:val="none" w:sz="0" w:space="0" w:color="auto"/>
          </w:divBdr>
          <w:divsChild>
            <w:div w:id="191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03508">
      <w:bodyDiv w:val="1"/>
      <w:marLeft w:val="0"/>
      <w:marRight w:val="0"/>
      <w:marTop w:val="0"/>
      <w:marBottom w:val="0"/>
      <w:divBdr>
        <w:top w:val="none" w:sz="0" w:space="0" w:color="auto"/>
        <w:left w:val="none" w:sz="0" w:space="0" w:color="auto"/>
        <w:bottom w:val="none" w:sz="0" w:space="0" w:color="auto"/>
        <w:right w:val="none" w:sz="0" w:space="0" w:color="auto"/>
      </w:divBdr>
      <w:divsChild>
        <w:div w:id="13306147">
          <w:marLeft w:val="0"/>
          <w:marRight w:val="0"/>
          <w:marTop w:val="0"/>
          <w:marBottom w:val="0"/>
          <w:divBdr>
            <w:top w:val="none" w:sz="0" w:space="0" w:color="auto"/>
            <w:left w:val="none" w:sz="0" w:space="0" w:color="auto"/>
            <w:bottom w:val="none" w:sz="0" w:space="0" w:color="auto"/>
            <w:right w:val="none" w:sz="0" w:space="0" w:color="auto"/>
          </w:divBdr>
          <w:divsChild>
            <w:div w:id="1496915176">
              <w:marLeft w:val="0"/>
              <w:marRight w:val="0"/>
              <w:marTop w:val="0"/>
              <w:marBottom w:val="0"/>
              <w:divBdr>
                <w:top w:val="none" w:sz="0" w:space="0" w:color="auto"/>
                <w:left w:val="none" w:sz="0" w:space="0" w:color="auto"/>
                <w:bottom w:val="none" w:sz="0" w:space="0" w:color="auto"/>
                <w:right w:val="none" w:sz="0" w:space="0" w:color="auto"/>
              </w:divBdr>
            </w:div>
          </w:divsChild>
        </w:div>
        <w:div w:id="385763559">
          <w:marLeft w:val="0"/>
          <w:marRight w:val="0"/>
          <w:marTop w:val="0"/>
          <w:marBottom w:val="0"/>
          <w:divBdr>
            <w:top w:val="none" w:sz="0" w:space="0" w:color="auto"/>
            <w:left w:val="none" w:sz="0" w:space="0" w:color="auto"/>
            <w:bottom w:val="none" w:sz="0" w:space="0" w:color="auto"/>
            <w:right w:val="none" w:sz="0" w:space="0" w:color="auto"/>
          </w:divBdr>
          <w:divsChild>
            <w:div w:id="1858887267">
              <w:marLeft w:val="0"/>
              <w:marRight w:val="0"/>
              <w:marTop w:val="0"/>
              <w:marBottom w:val="0"/>
              <w:divBdr>
                <w:top w:val="none" w:sz="0" w:space="0" w:color="auto"/>
                <w:left w:val="none" w:sz="0" w:space="0" w:color="auto"/>
                <w:bottom w:val="none" w:sz="0" w:space="0" w:color="auto"/>
                <w:right w:val="none" w:sz="0" w:space="0" w:color="auto"/>
              </w:divBdr>
            </w:div>
          </w:divsChild>
        </w:div>
        <w:div w:id="595137143">
          <w:marLeft w:val="0"/>
          <w:marRight w:val="0"/>
          <w:marTop w:val="0"/>
          <w:marBottom w:val="0"/>
          <w:divBdr>
            <w:top w:val="none" w:sz="0" w:space="0" w:color="auto"/>
            <w:left w:val="none" w:sz="0" w:space="0" w:color="auto"/>
            <w:bottom w:val="none" w:sz="0" w:space="0" w:color="auto"/>
            <w:right w:val="none" w:sz="0" w:space="0" w:color="auto"/>
          </w:divBdr>
          <w:divsChild>
            <w:div w:id="180516573">
              <w:marLeft w:val="0"/>
              <w:marRight w:val="0"/>
              <w:marTop w:val="0"/>
              <w:marBottom w:val="0"/>
              <w:divBdr>
                <w:top w:val="none" w:sz="0" w:space="0" w:color="auto"/>
                <w:left w:val="none" w:sz="0" w:space="0" w:color="auto"/>
                <w:bottom w:val="none" w:sz="0" w:space="0" w:color="auto"/>
                <w:right w:val="none" w:sz="0" w:space="0" w:color="auto"/>
              </w:divBdr>
            </w:div>
          </w:divsChild>
        </w:div>
        <w:div w:id="606618934">
          <w:marLeft w:val="0"/>
          <w:marRight w:val="0"/>
          <w:marTop w:val="0"/>
          <w:marBottom w:val="0"/>
          <w:divBdr>
            <w:top w:val="none" w:sz="0" w:space="0" w:color="auto"/>
            <w:left w:val="none" w:sz="0" w:space="0" w:color="auto"/>
            <w:bottom w:val="none" w:sz="0" w:space="0" w:color="auto"/>
            <w:right w:val="none" w:sz="0" w:space="0" w:color="auto"/>
          </w:divBdr>
          <w:divsChild>
            <w:div w:id="511577633">
              <w:marLeft w:val="0"/>
              <w:marRight w:val="0"/>
              <w:marTop w:val="0"/>
              <w:marBottom w:val="0"/>
              <w:divBdr>
                <w:top w:val="none" w:sz="0" w:space="0" w:color="auto"/>
                <w:left w:val="none" w:sz="0" w:space="0" w:color="auto"/>
                <w:bottom w:val="none" w:sz="0" w:space="0" w:color="auto"/>
                <w:right w:val="none" w:sz="0" w:space="0" w:color="auto"/>
              </w:divBdr>
            </w:div>
          </w:divsChild>
        </w:div>
        <w:div w:id="789858289">
          <w:marLeft w:val="0"/>
          <w:marRight w:val="0"/>
          <w:marTop w:val="0"/>
          <w:marBottom w:val="0"/>
          <w:divBdr>
            <w:top w:val="none" w:sz="0" w:space="0" w:color="auto"/>
            <w:left w:val="none" w:sz="0" w:space="0" w:color="auto"/>
            <w:bottom w:val="none" w:sz="0" w:space="0" w:color="auto"/>
            <w:right w:val="none" w:sz="0" w:space="0" w:color="auto"/>
          </w:divBdr>
          <w:divsChild>
            <w:div w:id="848756895">
              <w:marLeft w:val="0"/>
              <w:marRight w:val="0"/>
              <w:marTop w:val="0"/>
              <w:marBottom w:val="0"/>
              <w:divBdr>
                <w:top w:val="none" w:sz="0" w:space="0" w:color="auto"/>
                <w:left w:val="none" w:sz="0" w:space="0" w:color="auto"/>
                <w:bottom w:val="none" w:sz="0" w:space="0" w:color="auto"/>
                <w:right w:val="none" w:sz="0" w:space="0" w:color="auto"/>
              </w:divBdr>
              <w:divsChild>
                <w:div w:id="1683898113">
                  <w:marLeft w:val="0"/>
                  <w:marRight w:val="0"/>
                  <w:marTop w:val="30"/>
                  <w:marBottom w:val="30"/>
                  <w:divBdr>
                    <w:top w:val="none" w:sz="0" w:space="0" w:color="auto"/>
                    <w:left w:val="none" w:sz="0" w:space="0" w:color="auto"/>
                    <w:bottom w:val="none" w:sz="0" w:space="0" w:color="auto"/>
                    <w:right w:val="none" w:sz="0" w:space="0" w:color="auto"/>
                  </w:divBdr>
                  <w:divsChild>
                    <w:div w:id="212543684">
                      <w:marLeft w:val="0"/>
                      <w:marRight w:val="0"/>
                      <w:marTop w:val="0"/>
                      <w:marBottom w:val="0"/>
                      <w:divBdr>
                        <w:top w:val="none" w:sz="0" w:space="0" w:color="auto"/>
                        <w:left w:val="none" w:sz="0" w:space="0" w:color="auto"/>
                        <w:bottom w:val="none" w:sz="0" w:space="0" w:color="auto"/>
                        <w:right w:val="none" w:sz="0" w:space="0" w:color="auto"/>
                      </w:divBdr>
                      <w:divsChild>
                        <w:div w:id="491066279">
                          <w:marLeft w:val="0"/>
                          <w:marRight w:val="0"/>
                          <w:marTop w:val="0"/>
                          <w:marBottom w:val="0"/>
                          <w:divBdr>
                            <w:top w:val="none" w:sz="0" w:space="0" w:color="auto"/>
                            <w:left w:val="none" w:sz="0" w:space="0" w:color="auto"/>
                            <w:bottom w:val="none" w:sz="0" w:space="0" w:color="auto"/>
                            <w:right w:val="none" w:sz="0" w:space="0" w:color="auto"/>
                          </w:divBdr>
                        </w:div>
                      </w:divsChild>
                    </w:div>
                    <w:div w:id="394594922">
                      <w:marLeft w:val="0"/>
                      <w:marRight w:val="0"/>
                      <w:marTop w:val="0"/>
                      <w:marBottom w:val="0"/>
                      <w:divBdr>
                        <w:top w:val="none" w:sz="0" w:space="0" w:color="auto"/>
                        <w:left w:val="none" w:sz="0" w:space="0" w:color="auto"/>
                        <w:bottom w:val="none" w:sz="0" w:space="0" w:color="auto"/>
                        <w:right w:val="none" w:sz="0" w:space="0" w:color="auto"/>
                      </w:divBdr>
                      <w:divsChild>
                        <w:div w:id="1841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87931">
              <w:marLeft w:val="0"/>
              <w:marRight w:val="0"/>
              <w:marTop w:val="0"/>
              <w:marBottom w:val="0"/>
              <w:divBdr>
                <w:top w:val="none" w:sz="0" w:space="0" w:color="auto"/>
                <w:left w:val="none" w:sz="0" w:space="0" w:color="auto"/>
                <w:bottom w:val="none" w:sz="0" w:space="0" w:color="auto"/>
                <w:right w:val="none" w:sz="0" w:space="0" w:color="auto"/>
              </w:divBdr>
            </w:div>
          </w:divsChild>
        </w:div>
        <w:div w:id="1171069087">
          <w:marLeft w:val="0"/>
          <w:marRight w:val="0"/>
          <w:marTop w:val="0"/>
          <w:marBottom w:val="0"/>
          <w:divBdr>
            <w:top w:val="none" w:sz="0" w:space="0" w:color="auto"/>
            <w:left w:val="none" w:sz="0" w:space="0" w:color="auto"/>
            <w:bottom w:val="none" w:sz="0" w:space="0" w:color="auto"/>
            <w:right w:val="none" w:sz="0" w:space="0" w:color="auto"/>
          </w:divBdr>
          <w:divsChild>
            <w:div w:id="659624376">
              <w:marLeft w:val="0"/>
              <w:marRight w:val="0"/>
              <w:marTop w:val="0"/>
              <w:marBottom w:val="0"/>
              <w:divBdr>
                <w:top w:val="none" w:sz="0" w:space="0" w:color="auto"/>
                <w:left w:val="none" w:sz="0" w:space="0" w:color="auto"/>
                <w:bottom w:val="none" w:sz="0" w:space="0" w:color="auto"/>
                <w:right w:val="none" w:sz="0" w:space="0" w:color="auto"/>
              </w:divBdr>
            </w:div>
          </w:divsChild>
        </w:div>
        <w:div w:id="1190951648">
          <w:marLeft w:val="0"/>
          <w:marRight w:val="0"/>
          <w:marTop w:val="0"/>
          <w:marBottom w:val="0"/>
          <w:divBdr>
            <w:top w:val="none" w:sz="0" w:space="0" w:color="auto"/>
            <w:left w:val="none" w:sz="0" w:space="0" w:color="auto"/>
            <w:bottom w:val="none" w:sz="0" w:space="0" w:color="auto"/>
            <w:right w:val="none" w:sz="0" w:space="0" w:color="auto"/>
          </w:divBdr>
          <w:divsChild>
            <w:div w:id="420568976">
              <w:marLeft w:val="0"/>
              <w:marRight w:val="0"/>
              <w:marTop w:val="0"/>
              <w:marBottom w:val="0"/>
              <w:divBdr>
                <w:top w:val="none" w:sz="0" w:space="0" w:color="auto"/>
                <w:left w:val="none" w:sz="0" w:space="0" w:color="auto"/>
                <w:bottom w:val="none" w:sz="0" w:space="0" w:color="auto"/>
                <w:right w:val="none" w:sz="0" w:space="0" w:color="auto"/>
              </w:divBdr>
            </w:div>
            <w:div w:id="762527615">
              <w:marLeft w:val="0"/>
              <w:marRight w:val="0"/>
              <w:marTop w:val="0"/>
              <w:marBottom w:val="0"/>
              <w:divBdr>
                <w:top w:val="none" w:sz="0" w:space="0" w:color="auto"/>
                <w:left w:val="none" w:sz="0" w:space="0" w:color="auto"/>
                <w:bottom w:val="none" w:sz="0" w:space="0" w:color="auto"/>
                <w:right w:val="none" w:sz="0" w:space="0" w:color="auto"/>
              </w:divBdr>
              <w:divsChild>
                <w:div w:id="2055619566">
                  <w:marLeft w:val="0"/>
                  <w:marRight w:val="0"/>
                  <w:marTop w:val="30"/>
                  <w:marBottom w:val="30"/>
                  <w:divBdr>
                    <w:top w:val="none" w:sz="0" w:space="0" w:color="auto"/>
                    <w:left w:val="none" w:sz="0" w:space="0" w:color="auto"/>
                    <w:bottom w:val="none" w:sz="0" w:space="0" w:color="auto"/>
                    <w:right w:val="none" w:sz="0" w:space="0" w:color="auto"/>
                  </w:divBdr>
                  <w:divsChild>
                    <w:div w:id="238713358">
                      <w:marLeft w:val="0"/>
                      <w:marRight w:val="0"/>
                      <w:marTop w:val="0"/>
                      <w:marBottom w:val="0"/>
                      <w:divBdr>
                        <w:top w:val="none" w:sz="0" w:space="0" w:color="auto"/>
                        <w:left w:val="none" w:sz="0" w:space="0" w:color="auto"/>
                        <w:bottom w:val="none" w:sz="0" w:space="0" w:color="auto"/>
                        <w:right w:val="none" w:sz="0" w:space="0" w:color="auto"/>
                      </w:divBdr>
                      <w:divsChild>
                        <w:div w:id="406847738">
                          <w:marLeft w:val="0"/>
                          <w:marRight w:val="0"/>
                          <w:marTop w:val="0"/>
                          <w:marBottom w:val="0"/>
                          <w:divBdr>
                            <w:top w:val="none" w:sz="0" w:space="0" w:color="auto"/>
                            <w:left w:val="none" w:sz="0" w:space="0" w:color="auto"/>
                            <w:bottom w:val="none" w:sz="0" w:space="0" w:color="auto"/>
                            <w:right w:val="none" w:sz="0" w:space="0" w:color="auto"/>
                          </w:divBdr>
                        </w:div>
                      </w:divsChild>
                    </w:div>
                    <w:div w:id="624852492">
                      <w:marLeft w:val="0"/>
                      <w:marRight w:val="0"/>
                      <w:marTop w:val="0"/>
                      <w:marBottom w:val="0"/>
                      <w:divBdr>
                        <w:top w:val="none" w:sz="0" w:space="0" w:color="auto"/>
                        <w:left w:val="none" w:sz="0" w:space="0" w:color="auto"/>
                        <w:bottom w:val="none" w:sz="0" w:space="0" w:color="auto"/>
                        <w:right w:val="none" w:sz="0" w:space="0" w:color="auto"/>
                      </w:divBdr>
                      <w:divsChild>
                        <w:div w:id="1546795874">
                          <w:marLeft w:val="0"/>
                          <w:marRight w:val="0"/>
                          <w:marTop w:val="0"/>
                          <w:marBottom w:val="0"/>
                          <w:divBdr>
                            <w:top w:val="none" w:sz="0" w:space="0" w:color="auto"/>
                            <w:left w:val="none" w:sz="0" w:space="0" w:color="auto"/>
                            <w:bottom w:val="none" w:sz="0" w:space="0" w:color="auto"/>
                            <w:right w:val="none" w:sz="0" w:space="0" w:color="auto"/>
                          </w:divBdr>
                        </w:div>
                      </w:divsChild>
                    </w:div>
                    <w:div w:id="1008214451">
                      <w:marLeft w:val="0"/>
                      <w:marRight w:val="0"/>
                      <w:marTop w:val="0"/>
                      <w:marBottom w:val="0"/>
                      <w:divBdr>
                        <w:top w:val="none" w:sz="0" w:space="0" w:color="auto"/>
                        <w:left w:val="none" w:sz="0" w:space="0" w:color="auto"/>
                        <w:bottom w:val="none" w:sz="0" w:space="0" w:color="auto"/>
                        <w:right w:val="none" w:sz="0" w:space="0" w:color="auto"/>
                      </w:divBdr>
                      <w:divsChild>
                        <w:div w:id="1281691133">
                          <w:marLeft w:val="0"/>
                          <w:marRight w:val="0"/>
                          <w:marTop w:val="0"/>
                          <w:marBottom w:val="0"/>
                          <w:divBdr>
                            <w:top w:val="none" w:sz="0" w:space="0" w:color="auto"/>
                            <w:left w:val="none" w:sz="0" w:space="0" w:color="auto"/>
                            <w:bottom w:val="none" w:sz="0" w:space="0" w:color="auto"/>
                            <w:right w:val="none" w:sz="0" w:space="0" w:color="auto"/>
                          </w:divBdr>
                        </w:div>
                      </w:divsChild>
                    </w:div>
                    <w:div w:id="1093472136">
                      <w:marLeft w:val="0"/>
                      <w:marRight w:val="0"/>
                      <w:marTop w:val="0"/>
                      <w:marBottom w:val="0"/>
                      <w:divBdr>
                        <w:top w:val="none" w:sz="0" w:space="0" w:color="auto"/>
                        <w:left w:val="none" w:sz="0" w:space="0" w:color="auto"/>
                        <w:bottom w:val="none" w:sz="0" w:space="0" w:color="auto"/>
                        <w:right w:val="none" w:sz="0" w:space="0" w:color="auto"/>
                      </w:divBdr>
                      <w:divsChild>
                        <w:div w:id="866407258">
                          <w:marLeft w:val="0"/>
                          <w:marRight w:val="0"/>
                          <w:marTop w:val="0"/>
                          <w:marBottom w:val="0"/>
                          <w:divBdr>
                            <w:top w:val="none" w:sz="0" w:space="0" w:color="auto"/>
                            <w:left w:val="none" w:sz="0" w:space="0" w:color="auto"/>
                            <w:bottom w:val="none" w:sz="0" w:space="0" w:color="auto"/>
                            <w:right w:val="none" w:sz="0" w:space="0" w:color="auto"/>
                          </w:divBdr>
                        </w:div>
                      </w:divsChild>
                    </w:div>
                    <w:div w:id="1233999852">
                      <w:marLeft w:val="0"/>
                      <w:marRight w:val="0"/>
                      <w:marTop w:val="0"/>
                      <w:marBottom w:val="0"/>
                      <w:divBdr>
                        <w:top w:val="none" w:sz="0" w:space="0" w:color="auto"/>
                        <w:left w:val="none" w:sz="0" w:space="0" w:color="auto"/>
                        <w:bottom w:val="none" w:sz="0" w:space="0" w:color="auto"/>
                        <w:right w:val="none" w:sz="0" w:space="0" w:color="auto"/>
                      </w:divBdr>
                      <w:divsChild>
                        <w:div w:id="1733499310">
                          <w:marLeft w:val="0"/>
                          <w:marRight w:val="0"/>
                          <w:marTop w:val="0"/>
                          <w:marBottom w:val="0"/>
                          <w:divBdr>
                            <w:top w:val="none" w:sz="0" w:space="0" w:color="auto"/>
                            <w:left w:val="none" w:sz="0" w:space="0" w:color="auto"/>
                            <w:bottom w:val="none" w:sz="0" w:space="0" w:color="auto"/>
                            <w:right w:val="none" w:sz="0" w:space="0" w:color="auto"/>
                          </w:divBdr>
                        </w:div>
                      </w:divsChild>
                    </w:div>
                    <w:div w:id="1664502620">
                      <w:marLeft w:val="0"/>
                      <w:marRight w:val="0"/>
                      <w:marTop w:val="0"/>
                      <w:marBottom w:val="0"/>
                      <w:divBdr>
                        <w:top w:val="none" w:sz="0" w:space="0" w:color="auto"/>
                        <w:left w:val="none" w:sz="0" w:space="0" w:color="auto"/>
                        <w:bottom w:val="none" w:sz="0" w:space="0" w:color="auto"/>
                        <w:right w:val="none" w:sz="0" w:space="0" w:color="auto"/>
                      </w:divBdr>
                      <w:divsChild>
                        <w:div w:id="5950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780885">
          <w:marLeft w:val="0"/>
          <w:marRight w:val="0"/>
          <w:marTop w:val="0"/>
          <w:marBottom w:val="0"/>
          <w:divBdr>
            <w:top w:val="none" w:sz="0" w:space="0" w:color="auto"/>
            <w:left w:val="none" w:sz="0" w:space="0" w:color="auto"/>
            <w:bottom w:val="none" w:sz="0" w:space="0" w:color="auto"/>
            <w:right w:val="none" w:sz="0" w:space="0" w:color="auto"/>
          </w:divBdr>
          <w:divsChild>
            <w:div w:id="212199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98473">
      <w:bodyDiv w:val="1"/>
      <w:marLeft w:val="0"/>
      <w:marRight w:val="0"/>
      <w:marTop w:val="0"/>
      <w:marBottom w:val="0"/>
      <w:divBdr>
        <w:top w:val="none" w:sz="0" w:space="0" w:color="auto"/>
        <w:left w:val="none" w:sz="0" w:space="0" w:color="auto"/>
        <w:bottom w:val="none" w:sz="0" w:space="0" w:color="auto"/>
        <w:right w:val="none" w:sz="0" w:space="0" w:color="auto"/>
      </w:divBdr>
      <w:divsChild>
        <w:div w:id="1711612575">
          <w:marLeft w:val="0"/>
          <w:marRight w:val="0"/>
          <w:marTop w:val="0"/>
          <w:marBottom w:val="0"/>
          <w:divBdr>
            <w:top w:val="none" w:sz="0" w:space="0" w:color="auto"/>
            <w:left w:val="none" w:sz="0" w:space="0" w:color="auto"/>
            <w:bottom w:val="none" w:sz="0" w:space="0" w:color="auto"/>
            <w:right w:val="none" w:sz="0" w:space="0" w:color="auto"/>
          </w:divBdr>
          <w:divsChild>
            <w:div w:id="485129554">
              <w:marLeft w:val="0"/>
              <w:marRight w:val="0"/>
              <w:marTop w:val="0"/>
              <w:marBottom w:val="0"/>
              <w:divBdr>
                <w:top w:val="none" w:sz="0" w:space="0" w:color="auto"/>
                <w:left w:val="none" w:sz="0" w:space="0" w:color="auto"/>
                <w:bottom w:val="none" w:sz="0" w:space="0" w:color="auto"/>
                <w:right w:val="none" w:sz="0" w:space="0" w:color="auto"/>
              </w:divBdr>
            </w:div>
            <w:div w:id="852187265">
              <w:marLeft w:val="0"/>
              <w:marRight w:val="0"/>
              <w:marTop w:val="0"/>
              <w:marBottom w:val="0"/>
              <w:divBdr>
                <w:top w:val="none" w:sz="0" w:space="0" w:color="auto"/>
                <w:left w:val="none" w:sz="0" w:space="0" w:color="auto"/>
                <w:bottom w:val="none" w:sz="0" w:space="0" w:color="auto"/>
                <w:right w:val="none" w:sz="0" w:space="0" w:color="auto"/>
              </w:divBdr>
            </w:div>
            <w:div w:id="1761026848">
              <w:marLeft w:val="0"/>
              <w:marRight w:val="0"/>
              <w:marTop w:val="0"/>
              <w:marBottom w:val="0"/>
              <w:divBdr>
                <w:top w:val="none" w:sz="0" w:space="0" w:color="auto"/>
                <w:left w:val="none" w:sz="0" w:space="0" w:color="auto"/>
                <w:bottom w:val="none" w:sz="0" w:space="0" w:color="auto"/>
                <w:right w:val="none" w:sz="0" w:space="0" w:color="auto"/>
              </w:divBdr>
            </w:div>
          </w:divsChild>
        </w:div>
        <w:div w:id="1807508049">
          <w:marLeft w:val="0"/>
          <w:marRight w:val="0"/>
          <w:marTop w:val="0"/>
          <w:marBottom w:val="0"/>
          <w:divBdr>
            <w:top w:val="none" w:sz="0" w:space="0" w:color="auto"/>
            <w:left w:val="none" w:sz="0" w:space="0" w:color="auto"/>
            <w:bottom w:val="none" w:sz="0" w:space="0" w:color="auto"/>
            <w:right w:val="none" w:sz="0" w:space="0" w:color="auto"/>
          </w:divBdr>
          <w:divsChild>
            <w:div w:id="1821069607">
              <w:marLeft w:val="0"/>
              <w:marRight w:val="0"/>
              <w:marTop w:val="30"/>
              <w:marBottom w:val="30"/>
              <w:divBdr>
                <w:top w:val="none" w:sz="0" w:space="0" w:color="auto"/>
                <w:left w:val="none" w:sz="0" w:space="0" w:color="auto"/>
                <w:bottom w:val="none" w:sz="0" w:space="0" w:color="auto"/>
                <w:right w:val="none" w:sz="0" w:space="0" w:color="auto"/>
              </w:divBdr>
              <w:divsChild>
                <w:div w:id="109516909">
                  <w:marLeft w:val="0"/>
                  <w:marRight w:val="0"/>
                  <w:marTop w:val="0"/>
                  <w:marBottom w:val="0"/>
                  <w:divBdr>
                    <w:top w:val="none" w:sz="0" w:space="0" w:color="auto"/>
                    <w:left w:val="none" w:sz="0" w:space="0" w:color="auto"/>
                    <w:bottom w:val="none" w:sz="0" w:space="0" w:color="auto"/>
                    <w:right w:val="none" w:sz="0" w:space="0" w:color="auto"/>
                  </w:divBdr>
                  <w:divsChild>
                    <w:div w:id="494880896">
                      <w:marLeft w:val="0"/>
                      <w:marRight w:val="0"/>
                      <w:marTop w:val="0"/>
                      <w:marBottom w:val="0"/>
                      <w:divBdr>
                        <w:top w:val="none" w:sz="0" w:space="0" w:color="auto"/>
                        <w:left w:val="none" w:sz="0" w:space="0" w:color="auto"/>
                        <w:bottom w:val="none" w:sz="0" w:space="0" w:color="auto"/>
                        <w:right w:val="none" w:sz="0" w:space="0" w:color="auto"/>
                      </w:divBdr>
                    </w:div>
                  </w:divsChild>
                </w:div>
                <w:div w:id="216554038">
                  <w:marLeft w:val="0"/>
                  <w:marRight w:val="0"/>
                  <w:marTop w:val="0"/>
                  <w:marBottom w:val="0"/>
                  <w:divBdr>
                    <w:top w:val="none" w:sz="0" w:space="0" w:color="auto"/>
                    <w:left w:val="none" w:sz="0" w:space="0" w:color="auto"/>
                    <w:bottom w:val="none" w:sz="0" w:space="0" w:color="auto"/>
                    <w:right w:val="none" w:sz="0" w:space="0" w:color="auto"/>
                  </w:divBdr>
                  <w:divsChild>
                    <w:div w:id="1510636166">
                      <w:marLeft w:val="0"/>
                      <w:marRight w:val="0"/>
                      <w:marTop w:val="0"/>
                      <w:marBottom w:val="0"/>
                      <w:divBdr>
                        <w:top w:val="none" w:sz="0" w:space="0" w:color="auto"/>
                        <w:left w:val="none" w:sz="0" w:space="0" w:color="auto"/>
                        <w:bottom w:val="none" w:sz="0" w:space="0" w:color="auto"/>
                        <w:right w:val="none" w:sz="0" w:space="0" w:color="auto"/>
                      </w:divBdr>
                    </w:div>
                  </w:divsChild>
                </w:div>
                <w:div w:id="302930856">
                  <w:marLeft w:val="0"/>
                  <w:marRight w:val="0"/>
                  <w:marTop w:val="0"/>
                  <w:marBottom w:val="0"/>
                  <w:divBdr>
                    <w:top w:val="none" w:sz="0" w:space="0" w:color="auto"/>
                    <w:left w:val="none" w:sz="0" w:space="0" w:color="auto"/>
                    <w:bottom w:val="none" w:sz="0" w:space="0" w:color="auto"/>
                    <w:right w:val="none" w:sz="0" w:space="0" w:color="auto"/>
                  </w:divBdr>
                  <w:divsChild>
                    <w:div w:id="804470232">
                      <w:marLeft w:val="0"/>
                      <w:marRight w:val="0"/>
                      <w:marTop w:val="0"/>
                      <w:marBottom w:val="0"/>
                      <w:divBdr>
                        <w:top w:val="none" w:sz="0" w:space="0" w:color="auto"/>
                        <w:left w:val="none" w:sz="0" w:space="0" w:color="auto"/>
                        <w:bottom w:val="none" w:sz="0" w:space="0" w:color="auto"/>
                        <w:right w:val="none" w:sz="0" w:space="0" w:color="auto"/>
                      </w:divBdr>
                    </w:div>
                  </w:divsChild>
                </w:div>
                <w:div w:id="318382627">
                  <w:marLeft w:val="0"/>
                  <w:marRight w:val="0"/>
                  <w:marTop w:val="0"/>
                  <w:marBottom w:val="0"/>
                  <w:divBdr>
                    <w:top w:val="none" w:sz="0" w:space="0" w:color="auto"/>
                    <w:left w:val="none" w:sz="0" w:space="0" w:color="auto"/>
                    <w:bottom w:val="none" w:sz="0" w:space="0" w:color="auto"/>
                    <w:right w:val="none" w:sz="0" w:space="0" w:color="auto"/>
                  </w:divBdr>
                  <w:divsChild>
                    <w:div w:id="785394011">
                      <w:marLeft w:val="0"/>
                      <w:marRight w:val="0"/>
                      <w:marTop w:val="0"/>
                      <w:marBottom w:val="0"/>
                      <w:divBdr>
                        <w:top w:val="none" w:sz="0" w:space="0" w:color="auto"/>
                        <w:left w:val="none" w:sz="0" w:space="0" w:color="auto"/>
                        <w:bottom w:val="none" w:sz="0" w:space="0" w:color="auto"/>
                        <w:right w:val="none" w:sz="0" w:space="0" w:color="auto"/>
                      </w:divBdr>
                    </w:div>
                  </w:divsChild>
                </w:div>
                <w:div w:id="337392271">
                  <w:marLeft w:val="0"/>
                  <w:marRight w:val="0"/>
                  <w:marTop w:val="0"/>
                  <w:marBottom w:val="0"/>
                  <w:divBdr>
                    <w:top w:val="none" w:sz="0" w:space="0" w:color="auto"/>
                    <w:left w:val="none" w:sz="0" w:space="0" w:color="auto"/>
                    <w:bottom w:val="none" w:sz="0" w:space="0" w:color="auto"/>
                    <w:right w:val="none" w:sz="0" w:space="0" w:color="auto"/>
                  </w:divBdr>
                  <w:divsChild>
                    <w:div w:id="899023536">
                      <w:marLeft w:val="0"/>
                      <w:marRight w:val="0"/>
                      <w:marTop w:val="0"/>
                      <w:marBottom w:val="0"/>
                      <w:divBdr>
                        <w:top w:val="none" w:sz="0" w:space="0" w:color="auto"/>
                        <w:left w:val="none" w:sz="0" w:space="0" w:color="auto"/>
                        <w:bottom w:val="none" w:sz="0" w:space="0" w:color="auto"/>
                        <w:right w:val="none" w:sz="0" w:space="0" w:color="auto"/>
                      </w:divBdr>
                    </w:div>
                  </w:divsChild>
                </w:div>
                <w:div w:id="413475421">
                  <w:marLeft w:val="0"/>
                  <w:marRight w:val="0"/>
                  <w:marTop w:val="0"/>
                  <w:marBottom w:val="0"/>
                  <w:divBdr>
                    <w:top w:val="none" w:sz="0" w:space="0" w:color="auto"/>
                    <w:left w:val="none" w:sz="0" w:space="0" w:color="auto"/>
                    <w:bottom w:val="none" w:sz="0" w:space="0" w:color="auto"/>
                    <w:right w:val="none" w:sz="0" w:space="0" w:color="auto"/>
                  </w:divBdr>
                  <w:divsChild>
                    <w:div w:id="1689406660">
                      <w:marLeft w:val="0"/>
                      <w:marRight w:val="0"/>
                      <w:marTop w:val="0"/>
                      <w:marBottom w:val="0"/>
                      <w:divBdr>
                        <w:top w:val="none" w:sz="0" w:space="0" w:color="auto"/>
                        <w:left w:val="none" w:sz="0" w:space="0" w:color="auto"/>
                        <w:bottom w:val="none" w:sz="0" w:space="0" w:color="auto"/>
                        <w:right w:val="none" w:sz="0" w:space="0" w:color="auto"/>
                      </w:divBdr>
                    </w:div>
                  </w:divsChild>
                </w:div>
                <w:div w:id="460999724">
                  <w:marLeft w:val="0"/>
                  <w:marRight w:val="0"/>
                  <w:marTop w:val="0"/>
                  <w:marBottom w:val="0"/>
                  <w:divBdr>
                    <w:top w:val="none" w:sz="0" w:space="0" w:color="auto"/>
                    <w:left w:val="none" w:sz="0" w:space="0" w:color="auto"/>
                    <w:bottom w:val="none" w:sz="0" w:space="0" w:color="auto"/>
                    <w:right w:val="none" w:sz="0" w:space="0" w:color="auto"/>
                  </w:divBdr>
                  <w:divsChild>
                    <w:div w:id="1786996430">
                      <w:marLeft w:val="0"/>
                      <w:marRight w:val="0"/>
                      <w:marTop w:val="0"/>
                      <w:marBottom w:val="0"/>
                      <w:divBdr>
                        <w:top w:val="none" w:sz="0" w:space="0" w:color="auto"/>
                        <w:left w:val="none" w:sz="0" w:space="0" w:color="auto"/>
                        <w:bottom w:val="none" w:sz="0" w:space="0" w:color="auto"/>
                        <w:right w:val="none" w:sz="0" w:space="0" w:color="auto"/>
                      </w:divBdr>
                    </w:div>
                  </w:divsChild>
                </w:div>
                <w:div w:id="642657928">
                  <w:marLeft w:val="0"/>
                  <w:marRight w:val="0"/>
                  <w:marTop w:val="0"/>
                  <w:marBottom w:val="0"/>
                  <w:divBdr>
                    <w:top w:val="none" w:sz="0" w:space="0" w:color="auto"/>
                    <w:left w:val="none" w:sz="0" w:space="0" w:color="auto"/>
                    <w:bottom w:val="none" w:sz="0" w:space="0" w:color="auto"/>
                    <w:right w:val="none" w:sz="0" w:space="0" w:color="auto"/>
                  </w:divBdr>
                  <w:divsChild>
                    <w:div w:id="496656051">
                      <w:marLeft w:val="0"/>
                      <w:marRight w:val="0"/>
                      <w:marTop w:val="0"/>
                      <w:marBottom w:val="0"/>
                      <w:divBdr>
                        <w:top w:val="none" w:sz="0" w:space="0" w:color="auto"/>
                        <w:left w:val="none" w:sz="0" w:space="0" w:color="auto"/>
                        <w:bottom w:val="none" w:sz="0" w:space="0" w:color="auto"/>
                        <w:right w:val="none" w:sz="0" w:space="0" w:color="auto"/>
                      </w:divBdr>
                    </w:div>
                  </w:divsChild>
                </w:div>
                <w:div w:id="816141629">
                  <w:marLeft w:val="0"/>
                  <w:marRight w:val="0"/>
                  <w:marTop w:val="0"/>
                  <w:marBottom w:val="0"/>
                  <w:divBdr>
                    <w:top w:val="none" w:sz="0" w:space="0" w:color="auto"/>
                    <w:left w:val="none" w:sz="0" w:space="0" w:color="auto"/>
                    <w:bottom w:val="none" w:sz="0" w:space="0" w:color="auto"/>
                    <w:right w:val="none" w:sz="0" w:space="0" w:color="auto"/>
                  </w:divBdr>
                  <w:divsChild>
                    <w:div w:id="1655639416">
                      <w:marLeft w:val="0"/>
                      <w:marRight w:val="0"/>
                      <w:marTop w:val="0"/>
                      <w:marBottom w:val="0"/>
                      <w:divBdr>
                        <w:top w:val="none" w:sz="0" w:space="0" w:color="auto"/>
                        <w:left w:val="none" w:sz="0" w:space="0" w:color="auto"/>
                        <w:bottom w:val="none" w:sz="0" w:space="0" w:color="auto"/>
                        <w:right w:val="none" w:sz="0" w:space="0" w:color="auto"/>
                      </w:divBdr>
                    </w:div>
                  </w:divsChild>
                </w:div>
                <w:div w:id="860894908">
                  <w:marLeft w:val="0"/>
                  <w:marRight w:val="0"/>
                  <w:marTop w:val="0"/>
                  <w:marBottom w:val="0"/>
                  <w:divBdr>
                    <w:top w:val="none" w:sz="0" w:space="0" w:color="auto"/>
                    <w:left w:val="none" w:sz="0" w:space="0" w:color="auto"/>
                    <w:bottom w:val="none" w:sz="0" w:space="0" w:color="auto"/>
                    <w:right w:val="none" w:sz="0" w:space="0" w:color="auto"/>
                  </w:divBdr>
                  <w:divsChild>
                    <w:div w:id="1683819882">
                      <w:marLeft w:val="0"/>
                      <w:marRight w:val="0"/>
                      <w:marTop w:val="0"/>
                      <w:marBottom w:val="0"/>
                      <w:divBdr>
                        <w:top w:val="none" w:sz="0" w:space="0" w:color="auto"/>
                        <w:left w:val="none" w:sz="0" w:space="0" w:color="auto"/>
                        <w:bottom w:val="none" w:sz="0" w:space="0" w:color="auto"/>
                        <w:right w:val="none" w:sz="0" w:space="0" w:color="auto"/>
                      </w:divBdr>
                    </w:div>
                  </w:divsChild>
                </w:div>
                <w:div w:id="1043142031">
                  <w:marLeft w:val="0"/>
                  <w:marRight w:val="0"/>
                  <w:marTop w:val="0"/>
                  <w:marBottom w:val="0"/>
                  <w:divBdr>
                    <w:top w:val="none" w:sz="0" w:space="0" w:color="auto"/>
                    <w:left w:val="none" w:sz="0" w:space="0" w:color="auto"/>
                    <w:bottom w:val="none" w:sz="0" w:space="0" w:color="auto"/>
                    <w:right w:val="none" w:sz="0" w:space="0" w:color="auto"/>
                  </w:divBdr>
                  <w:divsChild>
                    <w:div w:id="1590190979">
                      <w:marLeft w:val="0"/>
                      <w:marRight w:val="0"/>
                      <w:marTop w:val="0"/>
                      <w:marBottom w:val="0"/>
                      <w:divBdr>
                        <w:top w:val="none" w:sz="0" w:space="0" w:color="auto"/>
                        <w:left w:val="none" w:sz="0" w:space="0" w:color="auto"/>
                        <w:bottom w:val="none" w:sz="0" w:space="0" w:color="auto"/>
                        <w:right w:val="none" w:sz="0" w:space="0" w:color="auto"/>
                      </w:divBdr>
                    </w:div>
                  </w:divsChild>
                </w:div>
                <w:div w:id="1145512227">
                  <w:marLeft w:val="0"/>
                  <w:marRight w:val="0"/>
                  <w:marTop w:val="0"/>
                  <w:marBottom w:val="0"/>
                  <w:divBdr>
                    <w:top w:val="none" w:sz="0" w:space="0" w:color="auto"/>
                    <w:left w:val="none" w:sz="0" w:space="0" w:color="auto"/>
                    <w:bottom w:val="none" w:sz="0" w:space="0" w:color="auto"/>
                    <w:right w:val="none" w:sz="0" w:space="0" w:color="auto"/>
                  </w:divBdr>
                  <w:divsChild>
                    <w:div w:id="656569634">
                      <w:marLeft w:val="0"/>
                      <w:marRight w:val="0"/>
                      <w:marTop w:val="0"/>
                      <w:marBottom w:val="0"/>
                      <w:divBdr>
                        <w:top w:val="none" w:sz="0" w:space="0" w:color="auto"/>
                        <w:left w:val="none" w:sz="0" w:space="0" w:color="auto"/>
                        <w:bottom w:val="none" w:sz="0" w:space="0" w:color="auto"/>
                        <w:right w:val="none" w:sz="0" w:space="0" w:color="auto"/>
                      </w:divBdr>
                    </w:div>
                  </w:divsChild>
                </w:div>
                <w:div w:id="1230070513">
                  <w:marLeft w:val="0"/>
                  <w:marRight w:val="0"/>
                  <w:marTop w:val="0"/>
                  <w:marBottom w:val="0"/>
                  <w:divBdr>
                    <w:top w:val="none" w:sz="0" w:space="0" w:color="auto"/>
                    <w:left w:val="none" w:sz="0" w:space="0" w:color="auto"/>
                    <w:bottom w:val="none" w:sz="0" w:space="0" w:color="auto"/>
                    <w:right w:val="none" w:sz="0" w:space="0" w:color="auto"/>
                  </w:divBdr>
                  <w:divsChild>
                    <w:div w:id="1910767661">
                      <w:marLeft w:val="0"/>
                      <w:marRight w:val="0"/>
                      <w:marTop w:val="0"/>
                      <w:marBottom w:val="0"/>
                      <w:divBdr>
                        <w:top w:val="none" w:sz="0" w:space="0" w:color="auto"/>
                        <w:left w:val="none" w:sz="0" w:space="0" w:color="auto"/>
                        <w:bottom w:val="none" w:sz="0" w:space="0" w:color="auto"/>
                        <w:right w:val="none" w:sz="0" w:space="0" w:color="auto"/>
                      </w:divBdr>
                    </w:div>
                  </w:divsChild>
                </w:div>
                <w:div w:id="1577787512">
                  <w:marLeft w:val="0"/>
                  <w:marRight w:val="0"/>
                  <w:marTop w:val="0"/>
                  <w:marBottom w:val="0"/>
                  <w:divBdr>
                    <w:top w:val="none" w:sz="0" w:space="0" w:color="auto"/>
                    <w:left w:val="none" w:sz="0" w:space="0" w:color="auto"/>
                    <w:bottom w:val="none" w:sz="0" w:space="0" w:color="auto"/>
                    <w:right w:val="none" w:sz="0" w:space="0" w:color="auto"/>
                  </w:divBdr>
                  <w:divsChild>
                    <w:div w:id="1462962282">
                      <w:marLeft w:val="0"/>
                      <w:marRight w:val="0"/>
                      <w:marTop w:val="0"/>
                      <w:marBottom w:val="0"/>
                      <w:divBdr>
                        <w:top w:val="none" w:sz="0" w:space="0" w:color="auto"/>
                        <w:left w:val="none" w:sz="0" w:space="0" w:color="auto"/>
                        <w:bottom w:val="none" w:sz="0" w:space="0" w:color="auto"/>
                        <w:right w:val="none" w:sz="0" w:space="0" w:color="auto"/>
                      </w:divBdr>
                    </w:div>
                  </w:divsChild>
                </w:div>
                <w:div w:id="1701975598">
                  <w:marLeft w:val="0"/>
                  <w:marRight w:val="0"/>
                  <w:marTop w:val="0"/>
                  <w:marBottom w:val="0"/>
                  <w:divBdr>
                    <w:top w:val="none" w:sz="0" w:space="0" w:color="auto"/>
                    <w:left w:val="none" w:sz="0" w:space="0" w:color="auto"/>
                    <w:bottom w:val="none" w:sz="0" w:space="0" w:color="auto"/>
                    <w:right w:val="none" w:sz="0" w:space="0" w:color="auto"/>
                  </w:divBdr>
                  <w:divsChild>
                    <w:div w:id="1444307374">
                      <w:marLeft w:val="0"/>
                      <w:marRight w:val="0"/>
                      <w:marTop w:val="0"/>
                      <w:marBottom w:val="0"/>
                      <w:divBdr>
                        <w:top w:val="none" w:sz="0" w:space="0" w:color="auto"/>
                        <w:left w:val="none" w:sz="0" w:space="0" w:color="auto"/>
                        <w:bottom w:val="none" w:sz="0" w:space="0" w:color="auto"/>
                        <w:right w:val="none" w:sz="0" w:space="0" w:color="auto"/>
                      </w:divBdr>
                    </w:div>
                  </w:divsChild>
                </w:div>
                <w:div w:id="1731608413">
                  <w:marLeft w:val="0"/>
                  <w:marRight w:val="0"/>
                  <w:marTop w:val="0"/>
                  <w:marBottom w:val="0"/>
                  <w:divBdr>
                    <w:top w:val="none" w:sz="0" w:space="0" w:color="auto"/>
                    <w:left w:val="none" w:sz="0" w:space="0" w:color="auto"/>
                    <w:bottom w:val="none" w:sz="0" w:space="0" w:color="auto"/>
                    <w:right w:val="none" w:sz="0" w:space="0" w:color="auto"/>
                  </w:divBdr>
                  <w:divsChild>
                    <w:div w:id="811947280">
                      <w:marLeft w:val="0"/>
                      <w:marRight w:val="0"/>
                      <w:marTop w:val="0"/>
                      <w:marBottom w:val="0"/>
                      <w:divBdr>
                        <w:top w:val="none" w:sz="0" w:space="0" w:color="auto"/>
                        <w:left w:val="none" w:sz="0" w:space="0" w:color="auto"/>
                        <w:bottom w:val="none" w:sz="0" w:space="0" w:color="auto"/>
                        <w:right w:val="none" w:sz="0" w:space="0" w:color="auto"/>
                      </w:divBdr>
                    </w:div>
                  </w:divsChild>
                </w:div>
                <w:div w:id="1731616503">
                  <w:marLeft w:val="0"/>
                  <w:marRight w:val="0"/>
                  <w:marTop w:val="0"/>
                  <w:marBottom w:val="0"/>
                  <w:divBdr>
                    <w:top w:val="none" w:sz="0" w:space="0" w:color="auto"/>
                    <w:left w:val="none" w:sz="0" w:space="0" w:color="auto"/>
                    <w:bottom w:val="none" w:sz="0" w:space="0" w:color="auto"/>
                    <w:right w:val="none" w:sz="0" w:space="0" w:color="auto"/>
                  </w:divBdr>
                  <w:divsChild>
                    <w:div w:id="116147855">
                      <w:marLeft w:val="0"/>
                      <w:marRight w:val="0"/>
                      <w:marTop w:val="0"/>
                      <w:marBottom w:val="0"/>
                      <w:divBdr>
                        <w:top w:val="none" w:sz="0" w:space="0" w:color="auto"/>
                        <w:left w:val="none" w:sz="0" w:space="0" w:color="auto"/>
                        <w:bottom w:val="none" w:sz="0" w:space="0" w:color="auto"/>
                        <w:right w:val="none" w:sz="0" w:space="0" w:color="auto"/>
                      </w:divBdr>
                    </w:div>
                  </w:divsChild>
                </w:div>
                <w:div w:id="1789004699">
                  <w:marLeft w:val="0"/>
                  <w:marRight w:val="0"/>
                  <w:marTop w:val="0"/>
                  <w:marBottom w:val="0"/>
                  <w:divBdr>
                    <w:top w:val="none" w:sz="0" w:space="0" w:color="auto"/>
                    <w:left w:val="none" w:sz="0" w:space="0" w:color="auto"/>
                    <w:bottom w:val="none" w:sz="0" w:space="0" w:color="auto"/>
                    <w:right w:val="none" w:sz="0" w:space="0" w:color="auto"/>
                  </w:divBdr>
                  <w:divsChild>
                    <w:div w:id="748355960">
                      <w:marLeft w:val="0"/>
                      <w:marRight w:val="0"/>
                      <w:marTop w:val="0"/>
                      <w:marBottom w:val="0"/>
                      <w:divBdr>
                        <w:top w:val="none" w:sz="0" w:space="0" w:color="auto"/>
                        <w:left w:val="none" w:sz="0" w:space="0" w:color="auto"/>
                        <w:bottom w:val="none" w:sz="0" w:space="0" w:color="auto"/>
                        <w:right w:val="none" w:sz="0" w:space="0" w:color="auto"/>
                      </w:divBdr>
                    </w:div>
                  </w:divsChild>
                </w:div>
                <w:div w:id="1848902040">
                  <w:marLeft w:val="0"/>
                  <w:marRight w:val="0"/>
                  <w:marTop w:val="0"/>
                  <w:marBottom w:val="0"/>
                  <w:divBdr>
                    <w:top w:val="none" w:sz="0" w:space="0" w:color="auto"/>
                    <w:left w:val="none" w:sz="0" w:space="0" w:color="auto"/>
                    <w:bottom w:val="none" w:sz="0" w:space="0" w:color="auto"/>
                    <w:right w:val="none" w:sz="0" w:space="0" w:color="auto"/>
                  </w:divBdr>
                  <w:divsChild>
                    <w:div w:id="1088388291">
                      <w:marLeft w:val="0"/>
                      <w:marRight w:val="0"/>
                      <w:marTop w:val="0"/>
                      <w:marBottom w:val="0"/>
                      <w:divBdr>
                        <w:top w:val="none" w:sz="0" w:space="0" w:color="auto"/>
                        <w:left w:val="none" w:sz="0" w:space="0" w:color="auto"/>
                        <w:bottom w:val="none" w:sz="0" w:space="0" w:color="auto"/>
                        <w:right w:val="none" w:sz="0" w:space="0" w:color="auto"/>
                      </w:divBdr>
                    </w:div>
                  </w:divsChild>
                </w:div>
                <w:div w:id="1925996402">
                  <w:marLeft w:val="0"/>
                  <w:marRight w:val="0"/>
                  <w:marTop w:val="0"/>
                  <w:marBottom w:val="0"/>
                  <w:divBdr>
                    <w:top w:val="none" w:sz="0" w:space="0" w:color="auto"/>
                    <w:left w:val="none" w:sz="0" w:space="0" w:color="auto"/>
                    <w:bottom w:val="none" w:sz="0" w:space="0" w:color="auto"/>
                    <w:right w:val="none" w:sz="0" w:space="0" w:color="auto"/>
                  </w:divBdr>
                  <w:divsChild>
                    <w:div w:id="1541895776">
                      <w:marLeft w:val="0"/>
                      <w:marRight w:val="0"/>
                      <w:marTop w:val="0"/>
                      <w:marBottom w:val="0"/>
                      <w:divBdr>
                        <w:top w:val="none" w:sz="0" w:space="0" w:color="auto"/>
                        <w:left w:val="none" w:sz="0" w:space="0" w:color="auto"/>
                        <w:bottom w:val="none" w:sz="0" w:space="0" w:color="auto"/>
                        <w:right w:val="none" w:sz="0" w:space="0" w:color="auto"/>
                      </w:divBdr>
                    </w:div>
                  </w:divsChild>
                </w:div>
                <w:div w:id="1937401595">
                  <w:marLeft w:val="0"/>
                  <w:marRight w:val="0"/>
                  <w:marTop w:val="0"/>
                  <w:marBottom w:val="0"/>
                  <w:divBdr>
                    <w:top w:val="none" w:sz="0" w:space="0" w:color="auto"/>
                    <w:left w:val="none" w:sz="0" w:space="0" w:color="auto"/>
                    <w:bottom w:val="none" w:sz="0" w:space="0" w:color="auto"/>
                    <w:right w:val="none" w:sz="0" w:space="0" w:color="auto"/>
                  </w:divBdr>
                  <w:divsChild>
                    <w:div w:id="1207716005">
                      <w:marLeft w:val="0"/>
                      <w:marRight w:val="0"/>
                      <w:marTop w:val="0"/>
                      <w:marBottom w:val="0"/>
                      <w:divBdr>
                        <w:top w:val="none" w:sz="0" w:space="0" w:color="auto"/>
                        <w:left w:val="none" w:sz="0" w:space="0" w:color="auto"/>
                        <w:bottom w:val="none" w:sz="0" w:space="0" w:color="auto"/>
                        <w:right w:val="none" w:sz="0" w:space="0" w:color="auto"/>
                      </w:divBdr>
                    </w:div>
                  </w:divsChild>
                </w:div>
                <w:div w:id="1962614271">
                  <w:marLeft w:val="0"/>
                  <w:marRight w:val="0"/>
                  <w:marTop w:val="0"/>
                  <w:marBottom w:val="0"/>
                  <w:divBdr>
                    <w:top w:val="none" w:sz="0" w:space="0" w:color="auto"/>
                    <w:left w:val="none" w:sz="0" w:space="0" w:color="auto"/>
                    <w:bottom w:val="none" w:sz="0" w:space="0" w:color="auto"/>
                    <w:right w:val="none" w:sz="0" w:space="0" w:color="auto"/>
                  </w:divBdr>
                  <w:divsChild>
                    <w:div w:id="991757702">
                      <w:marLeft w:val="0"/>
                      <w:marRight w:val="0"/>
                      <w:marTop w:val="0"/>
                      <w:marBottom w:val="0"/>
                      <w:divBdr>
                        <w:top w:val="none" w:sz="0" w:space="0" w:color="auto"/>
                        <w:left w:val="none" w:sz="0" w:space="0" w:color="auto"/>
                        <w:bottom w:val="none" w:sz="0" w:space="0" w:color="auto"/>
                        <w:right w:val="none" w:sz="0" w:space="0" w:color="auto"/>
                      </w:divBdr>
                    </w:div>
                  </w:divsChild>
                </w:div>
                <w:div w:id="2062358370">
                  <w:marLeft w:val="0"/>
                  <w:marRight w:val="0"/>
                  <w:marTop w:val="0"/>
                  <w:marBottom w:val="0"/>
                  <w:divBdr>
                    <w:top w:val="none" w:sz="0" w:space="0" w:color="auto"/>
                    <w:left w:val="none" w:sz="0" w:space="0" w:color="auto"/>
                    <w:bottom w:val="none" w:sz="0" w:space="0" w:color="auto"/>
                    <w:right w:val="none" w:sz="0" w:space="0" w:color="auto"/>
                  </w:divBdr>
                  <w:divsChild>
                    <w:div w:id="1166285992">
                      <w:marLeft w:val="0"/>
                      <w:marRight w:val="0"/>
                      <w:marTop w:val="0"/>
                      <w:marBottom w:val="0"/>
                      <w:divBdr>
                        <w:top w:val="none" w:sz="0" w:space="0" w:color="auto"/>
                        <w:left w:val="none" w:sz="0" w:space="0" w:color="auto"/>
                        <w:bottom w:val="none" w:sz="0" w:space="0" w:color="auto"/>
                        <w:right w:val="none" w:sz="0" w:space="0" w:color="auto"/>
                      </w:divBdr>
                    </w:div>
                  </w:divsChild>
                </w:div>
                <w:div w:id="2067793596">
                  <w:marLeft w:val="0"/>
                  <w:marRight w:val="0"/>
                  <w:marTop w:val="0"/>
                  <w:marBottom w:val="0"/>
                  <w:divBdr>
                    <w:top w:val="none" w:sz="0" w:space="0" w:color="auto"/>
                    <w:left w:val="none" w:sz="0" w:space="0" w:color="auto"/>
                    <w:bottom w:val="none" w:sz="0" w:space="0" w:color="auto"/>
                    <w:right w:val="none" w:sz="0" w:space="0" w:color="auto"/>
                  </w:divBdr>
                  <w:divsChild>
                    <w:div w:id="51191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75395">
          <w:marLeft w:val="0"/>
          <w:marRight w:val="0"/>
          <w:marTop w:val="0"/>
          <w:marBottom w:val="0"/>
          <w:divBdr>
            <w:top w:val="none" w:sz="0" w:space="0" w:color="auto"/>
            <w:left w:val="none" w:sz="0" w:space="0" w:color="auto"/>
            <w:bottom w:val="none" w:sz="0" w:space="0" w:color="auto"/>
            <w:right w:val="none" w:sz="0" w:space="0" w:color="auto"/>
          </w:divBdr>
          <w:divsChild>
            <w:div w:id="205148539">
              <w:marLeft w:val="0"/>
              <w:marRight w:val="0"/>
              <w:marTop w:val="0"/>
              <w:marBottom w:val="0"/>
              <w:divBdr>
                <w:top w:val="none" w:sz="0" w:space="0" w:color="auto"/>
                <w:left w:val="none" w:sz="0" w:space="0" w:color="auto"/>
                <w:bottom w:val="none" w:sz="0" w:space="0" w:color="auto"/>
                <w:right w:val="none" w:sz="0" w:space="0" w:color="auto"/>
              </w:divBdr>
            </w:div>
            <w:div w:id="123832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69759">
      <w:bodyDiv w:val="1"/>
      <w:marLeft w:val="0"/>
      <w:marRight w:val="0"/>
      <w:marTop w:val="0"/>
      <w:marBottom w:val="0"/>
      <w:divBdr>
        <w:top w:val="none" w:sz="0" w:space="0" w:color="auto"/>
        <w:left w:val="none" w:sz="0" w:space="0" w:color="auto"/>
        <w:bottom w:val="none" w:sz="0" w:space="0" w:color="auto"/>
        <w:right w:val="none" w:sz="0" w:space="0" w:color="auto"/>
      </w:divBdr>
      <w:divsChild>
        <w:div w:id="86468797">
          <w:marLeft w:val="0"/>
          <w:marRight w:val="0"/>
          <w:marTop w:val="0"/>
          <w:marBottom w:val="0"/>
          <w:divBdr>
            <w:top w:val="none" w:sz="0" w:space="0" w:color="auto"/>
            <w:left w:val="none" w:sz="0" w:space="0" w:color="auto"/>
            <w:bottom w:val="none" w:sz="0" w:space="0" w:color="auto"/>
            <w:right w:val="none" w:sz="0" w:space="0" w:color="auto"/>
          </w:divBdr>
          <w:divsChild>
            <w:div w:id="95101025">
              <w:marLeft w:val="0"/>
              <w:marRight w:val="0"/>
              <w:marTop w:val="0"/>
              <w:marBottom w:val="0"/>
              <w:divBdr>
                <w:top w:val="none" w:sz="0" w:space="0" w:color="auto"/>
                <w:left w:val="none" w:sz="0" w:space="0" w:color="auto"/>
                <w:bottom w:val="none" w:sz="0" w:space="0" w:color="auto"/>
                <w:right w:val="none" w:sz="0" w:space="0" w:color="auto"/>
              </w:divBdr>
              <w:divsChild>
                <w:div w:id="1152408152">
                  <w:marLeft w:val="0"/>
                  <w:marRight w:val="0"/>
                  <w:marTop w:val="30"/>
                  <w:marBottom w:val="30"/>
                  <w:divBdr>
                    <w:top w:val="none" w:sz="0" w:space="0" w:color="auto"/>
                    <w:left w:val="none" w:sz="0" w:space="0" w:color="auto"/>
                    <w:bottom w:val="none" w:sz="0" w:space="0" w:color="auto"/>
                    <w:right w:val="none" w:sz="0" w:space="0" w:color="auto"/>
                  </w:divBdr>
                  <w:divsChild>
                    <w:div w:id="161242047">
                      <w:marLeft w:val="0"/>
                      <w:marRight w:val="0"/>
                      <w:marTop w:val="0"/>
                      <w:marBottom w:val="0"/>
                      <w:divBdr>
                        <w:top w:val="none" w:sz="0" w:space="0" w:color="auto"/>
                        <w:left w:val="none" w:sz="0" w:space="0" w:color="auto"/>
                        <w:bottom w:val="none" w:sz="0" w:space="0" w:color="auto"/>
                        <w:right w:val="none" w:sz="0" w:space="0" w:color="auto"/>
                      </w:divBdr>
                      <w:divsChild>
                        <w:div w:id="1046760947">
                          <w:marLeft w:val="0"/>
                          <w:marRight w:val="0"/>
                          <w:marTop w:val="0"/>
                          <w:marBottom w:val="0"/>
                          <w:divBdr>
                            <w:top w:val="none" w:sz="0" w:space="0" w:color="auto"/>
                            <w:left w:val="none" w:sz="0" w:space="0" w:color="auto"/>
                            <w:bottom w:val="none" w:sz="0" w:space="0" w:color="auto"/>
                            <w:right w:val="none" w:sz="0" w:space="0" w:color="auto"/>
                          </w:divBdr>
                        </w:div>
                      </w:divsChild>
                    </w:div>
                    <w:div w:id="278027746">
                      <w:marLeft w:val="0"/>
                      <w:marRight w:val="0"/>
                      <w:marTop w:val="0"/>
                      <w:marBottom w:val="0"/>
                      <w:divBdr>
                        <w:top w:val="none" w:sz="0" w:space="0" w:color="auto"/>
                        <w:left w:val="none" w:sz="0" w:space="0" w:color="auto"/>
                        <w:bottom w:val="none" w:sz="0" w:space="0" w:color="auto"/>
                        <w:right w:val="none" w:sz="0" w:space="0" w:color="auto"/>
                      </w:divBdr>
                      <w:divsChild>
                        <w:div w:id="1895390695">
                          <w:marLeft w:val="0"/>
                          <w:marRight w:val="0"/>
                          <w:marTop w:val="0"/>
                          <w:marBottom w:val="0"/>
                          <w:divBdr>
                            <w:top w:val="none" w:sz="0" w:space="0" w:color="auto"/>
                            <w:left w:val="none" w:sz="0" w:space="0" w:color="auto"/>
                            <w:bottom w:val="none" w:sz="0" w:space="0" w:color="auto"/>
                            <w:right w:val="none" w:sz="0" w:space="0" w:color="auto"/>
                          </w:divBdr>
                        </w:div>
                      </w:divsChild>
                    </w:div>
                    <w:div w:id="699939323">
                      <w:marLeft w:val="0"/>
                      <w:marRight w:val="0"/>
                      <w:marTop w:val="0"/>
                      <w:marBottom w:val="0"/>
                      <w:divBdr>
                        <w:top w:val="none" w:sz="0" w:space="0" w:color="auto"/>
                        <w:left w:val="none" w:sz="0" w:space="0" w:color="auto"/>
                        <w:bottom w:val="none" w:sz="0" w:space="0" w:color="auto"/>
                        <w:right w:val="none" w:sz="0" w:space="0" w:color="auto"/>
                      </w:divBdr>
                      <w:divsChild>
                        <w:div w:id="807941839">
                          <w:marLeft w:val="0"/>
                          <w:marRight w:val="0"/>
                          <w:marTop w:val="0"/>
                          <w:marBottom w:val="0"/>
                          <w:divBdr>
                            <w:top w:val="none" w:sz="0" w:space="0" w:color="auto"/>
                            <w:left w:val="none" w:sz="0" w:space="0" w:color="auto"/>
                            <w:bottom w:val="none" w:sz="0" w:space="0" w:color="auto"/>
                            <w:right w:val="none" w:sz="0" w:space="0" w:color="auto"/>
                          </w:divBdr>
                        </w:div>
                      </w:divsChild>
                    </w:div>
                    <w:div w:id="841547877">
                      <w:marLeft w:val="0"/>
                      <w:marRight w:val="0"/>
                      <w:marTop w:val="0"/>
                      <w:marBottom w:val="0"/>
                      <w:divBdr>
                        <w:top w:val="none" w:sz="0" w:space="0" w:color="auto"/>
                        <w:left w:val="none" w:sz="0" w:space="0" w:color="auto"/>
                        <w:bottom w:val="none" w:sz="0" w:space="0" w:color="auto"/>
                        <w:right w:val="none" w:sz="0" w:space="0" w:color="auto"/>
                      </w:divBdr>
                      <w:divsChild>
                        <w:div w:id="930041436">
                          <w:marLeft w:val="0"/>
                          <w:marRight w:val="0"/>
                          <w:marTop w:val="0"/>
                          <w:marBottom w:val="0"/>
                          <w:divBdr>
                            <w:top w:val="none" w:sz="0" w:space="0" w:color="auto"/>
                            <w:left w:val="none" w:sz="0" w:space="0" w:color="auto"/>
                            <w:bottom w:val="none" w:sz="0" w:space="0" w:color="auto"/>
                            <w:right w:val="none" w:sz="0" w:space="0" w:color="auto"/>
                          </w:divBdr>
                        </w:div>
                      </w:divsChild>
                    </w:div>
                    <w:div w:id="1337684424">
                      <w:marLeft w:val="0"/>
                      <w:marRight w:val="0"/>
                      <w:marTop w:val="0"/>
                      <w:marBottom w:val="0"/>
                      <w:divBdr>
                        <w:top w:val="none" w:sz="0" w:space="0" w:color="auto"/>
                        <w:left w:val="none" w:sz="0" w:space="0" w:color="auto"/>
                        <w:bottom w:val="none" w:sz="0" w:space="0" w:color="auto"/>
                        <w:right w:val="none" w:sz="0" w:space="0" w:color="auto"/>
                      </w:divBdr>
                      <w:divsChild>
                        <w:div w:id="1536187040">
                          <w:marLeft w:val="0"/>
                          <w:marRight w:val="0"/>
                          <w:marTop w:val="0"/>
                          <w:marBottom w:val="0"/>
                          <w:divBdr>
                            <w:top w:val="none" w:sz="0" w:space="0" w:color="auto"/>
                            <w:left w:val="none" w:sz="0" w:space="0" w:color="auto"/>
                            <w:bottom w:val="none" w:sz="0" w:space="0" w:color="auto"/>
                            <w:right w:val="none" w:sz="0" w:space="0" w:color="auto"/>
                          </w:divBdr>
                        </w:div>
                      </w:divsChild>
                    </w:div>
                    <w:div w:id="1956331372">
                      <w:marLeft w:val="0"/>
                      <w:marRight w:val="0"/>
                      <w:marTop w:val="0"/>
                      <w:marBottom w:val="0"/>
                      <w:divBdr>
                        <w:top w:val="none" w:sz="0" w:space="0" w:color="auto"/>
                        <w:left w:val="none" w:sz="0" w:space="0" w:color="auto"/>
                        <w:bottom w:val="none" w:sz="0" w:space="0" w:color="auto"/>
                        <w:right w:val="none" w:sz="0" w:space="0" w:color="auto"/>
                      </w:divBdr>
                      <w:divsChild>
                        <w:div w:id="97584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340610">
              <w:marLeft w:val="0"/>
              <w:marRight w:val="0"/>
              <w:marTop w:val="0"/>
              <w:marBottom w:val="0"/>
              <w:divBdr>
                <w:top w:val="none" w:sz="0" w:space="0" w:color="auto"/>
                <w:left w:val="none" w:sz="0" w:space="0" w:color="auto"/>
                <w:bottom w:val="none" w:sz="0" w:space="0" w:color="auto"/>
                <w:right w:val="none" w:sz="0" w:space="0" w:color="auto"/>
              </w:divBdr>
            </w:div>
          </w:divsChild>
        </w:div>
        <w:div w:id="326710316">
          <w:marLeft w:val="0"/>
          <w:marRight w:val="0"/>
          <w:marTop w:val="0"/>
          <w:marBottom w:val="0"/>
          <w:divBdr>
            <w:top w:val="none" w:sz="0" w:space="0" w:color="auto"/>
            <w:left w:val="none" w:sz="0" w:space="0" w:color="auto"/>
            <w:bottom w:val="none" w:sz="0" w:space="0" w:color="auto"/>
            <w:right w:val="none" w:sz="0" w:space="0" w:color="auto"/>
          </w:divBdr>
          <w:divsChild>
            <w:div w:id="504520570">
              <w:marLeft w:val="0"/>
              <w:marRight w:val="0"/>
              <w:marTop w:val="0"/>
              <w:marBottom w:val="0"/>
              <w:divBdr>
                <w:top w:val="none" w:sz="0" w:space="0" w:color="auto"/>
                <w:left w:val="none" w:sz="0" w:space="0" w:color="auto"/>
                <w:bottom w:val="none" w:sz="0" w:space="0" w:color="auto"/>
                <w:right w:val="none" w:sz="0" w:space="0" w:color="auto"/>
              </w:divBdr>
              <w:divsChild>
                <w:div w:id="1897010105">
                  <w:marLeft w:val="0"/>
                  <w:marRight w:val="0"/>
                  <w:marTop w:val="30"/>
                  <w:marBottom w:val="30"/>
                  <w:divBdr>
                    <w:top w:val="none" w:sz="0" w:space="0" w:color="auto"/>
                    <w:left w:val="none" w:sz="0" w:space="0" w:color="auto"/>
                    <w:bottom w:val="none" w:sz="0" w:space="0" w:color="auto"/>
                    <w:right w:val="none" w:sz="0" w:space="0" w:color="auto"/>
                  </w:divBdr>
                  <w:divsChild>
                    <w:div w:id="529807973">
                      <w:marLeft w:val="0"/>
                      <w:marRight w:val="0"/>
                      <w:marTop w:val="0"/>
                      <w:marBottom w:val="0"/>
                      <w:divBdr>
                        <w:top w:val="none" w:sz="0" w:space="0" w:color="auto"/>
                        <w:left w:val="none" w:sz="0" w:space="0" w:color="auto"/>
                        <w:bottom w:val="none" w:sz="0" w:space="0" w:color="auto"/>
                        <w:right w:val="none" w:sz="0" w:space="0" w:color="auto"/>
                      </w:divBdr>
                      <w:divsChild>
                        <w:div w:id="1149908883">
                          <w:marLeft w:val="0"/>
                          <w:marRight w:val="0"/>
                          <w:marTop w:val="0"/>
                          <w:marBottom w:val="0"/>
                          <w:divBdr>
                            <w:top w:val="none" w:sz="0" w:space="0" w:color="auto"/>
                            <w:left w:val="none" w:sz="0" w:space="0" w:color="auto"/>
                            <w:bottom w:val="none" w:sz="0" w:space="0" w:color="auto"/>
                            <w:right w:val="none" w:sz="0" w:space="0" w:color="auto"/>
                          </w:divBdr>
                        </w:div>
                      </w:divsChild>
                    </w:div>
                    <w:div w:id="1563561673">
                      <w:marLeft w:val="0"/>
                      <w:marRight w:val="0"/>
                      <w:marTop w:val="0"/>
                      <w:marBottom w:val="0"/>
                      <w:divBdr>
                        <w:top w:val="none" w:sz="0" w:space="0" w:color="auto"/>
                        <w:left w:val="none" w:sz="0" w:space="0" w:color="auto"/>
                        <w:bottom w:val="none" w:sz="0" w:space="0" w:color="auto"/>
                        <w:right w:val="none" w:sz="0" w:space="0" w:color="auto"/>
                      </w:divBdr>
                      <w:divsChild>
                        <w:div w:id="106483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890101">
              <w:marLeft w:val="0"/>
              <w:marRight w:val="0"/>
              <w:marTop w:val="0"/>
              <w:marBottom w:val="0"/>
              <w:divBdr>
                <w:top w:val="none" w:sz="0" w:space="0" w:color="auto"/>
                <w:left w:val="none" w:sz="0" w:space="0" w:color="auto"/>
                <w:bottom w:val="none" w:sz="0" w:space="0" w:color="auto"/>
                <w:right w:val="none" w:sz="0" w:space="0" w:color="auto"/>
              </w:divBdr>
            </w:div>
          </w:divsChild>
        </w:div>
        <w:div w:id="438722217">
          <w:marLeft w:val="0"/>
          <w:marRight w:val="0"/>
          <w:marTop w:val="0"/>
          <w:marBottom w:val="0"/>
          <w:divBdr>
            <w:top w:val="none" w:sz="0" w:space="0" w:color="auto"/>
            <w:left w:val="none" w:sz="0" w:space="0" w:color="auto"/>
            <w:bottom w:val="none" w:sz="0" w:space="0" w:color="auto"/>
            <w:right w:val="none" w:sz="0" w:space="0" w:color="auto"/>
          </w:divBdr>
          <w:divsChild>
            <w:div w:id="482939432">
              <w:marLeft w:val="0"/>
              <w:marRight w:val="0"/>
              <w:marTop w:val="0"/>
              <w:marBottom w:val="0"/>
              <w:divBdr>
                <w:top w:val="none" w:sz="0" w:space="0" w:color="auto"/>
                <w:left w:val="none" w:sz="0" w:space="0" w:color="auto"/>
                <w:bottom w:val="none" w:sz="0" w:space="0" w:color="auto"/>
                <w:right w:val="none" w:sz="0" w:space="0" w:color="auto"/>
              </w:divBdr>
            </w:div>
          </w:divsChild>
        </w:div>
        <w:div w:id="875898173">
          <w:marLeft w:val="0"/>
          <w:marRight w:val="0"/>
          <w:marTop w:val="0"/>
          <w:marBottom w:val="0"/>
          <w:divBdr>
            <w:top w:val="none" w:sz="0" w:space="0" w:color="auto"/>
            <w:left w:val="none" w:sz="0" w:space="0" w:color="auto"/>
            <w:bottom w:val="none" w:sz="0" w:space="0" w:color="auto"/>
            <w:right w:val="none" w:sz="0" w:space="0" w:color="auto"/>
          </w:divBdr>
          <w:divsChild>
            <w:div w:id="2126659269">
              <w:marLeft w:val="0"/>
              <w:marRight w:val="0"/>
              <w:marTop w:val="0"/>
              <w:marBottom w:val="0"/>
              <w:divBdr>
                <w:top w:val="none" w:sz="0" w:space="0" w:color="auto"/>
                <w:left w:val="none" w:sz="0" w:space="0" w:color="auto"/>
                <w:bottom w:val="none" w:sz="0" w:space="0" w:color="auto"/>
                <w:right w:val="none" w:sz="0" w:space="0" w:color="auto"/>
              </w:divBdr>
            </w:div>
          </w:divsChild>
        </w:div>
        <w:div w:id="926231738">
          <w:marLeft w:val="0"/>
          <w:marRight w:val="0"/>
          <w:marTop w:val="0"/>
          <w:marBottom w:val="0"/>
          <w:divBdr>
            <w:top w:val="none" w:sz="0" w:space="0" w:color="auto"/>
            <w:left w:val="none" w:sz="0" w:space="0" w:color="auto"/>
            <w:bottom w:val="none" w:sz="0" w:space="0" w:color="auto"/>
            <w:right w:val="none" w:sz="0" w:space="0" w:color="auto"/>
          </w:divBdr>
          <w:divsChild>
            <w:div w:id="2105178228">
              <w:marLeft w:val="0"/>
              <w:marRight w:val="0"/>
              <w:marTop w:val="0"/>
              <w:marBottom w:val="0"/>
              <w:divBdr>
                <w:top w:val="none" w:sz="0" w:space="0" w:color="auto"/>
                <w:left w:val="none" w:sz="0" w:space="0" w:color="auto"/>
                <w:bottom w:val="none" w:sz="0" w:space="0" w:color="auto"/>
                <w:right w:val="none" w:sz="0" w:space="0" w:color="auto"/>
              </w:divBdr>
            </w:div>
          </w:divsChild>
        </w:div>
        <w:div w:id="1007170777">
          <w:marLeft w:val="0"/>
          <w:marRight w:val="0"/>
          <w:marTop w:val="0"/>
          <w:marBottom w:val="0"/>
          <w:divBdr>
            <w:top w:val="none" w:sz="0" w:space="0" w:color="auto"/>
            <w:left w:val="none" w:sz="0" w:space="0" w:color="auto"/>
            <w:bottom w:val="none" w:sz="0" w:space="0" w:color="auto"/>
            <w:right w:val="none" w:sz="0" w:space="0" w:color="auto"/>
          </w:divBdr>
          <w:divsChild>
            <w:div w:id="607389411">
              <w:marLeft w:val="0"/>
              <w:marRight w:val="0"/>
              <w:marTop w:val="0"/>
              <w:marBottom w:val="0"/>
              <w:divBdr>
                <w:top w:val="none" w:sz="0" w:space="0" w:color="auto"/>
                <w:left w:val="none" w:sz="0" w:space="0" w:color="auto"/>
                <w:bottom w:val="none" w:sz="0" w:space="0" w:color="auto"/>
                <w:right w:val="none" w:sz="0" w:space="0" w:color="auto"/>
              </w:divBdr>
            </w:div>
          </w:divsChild>
        </w:div>
        <w:div w:id="1275821301">
          <w:marLeft w:val="0"/>
          <w:marRight w:val="0"/>
          <w:marTop w:val="0"/>
          <w:marBottom w:val="0"/>
          <w:divBdr>
            <w:top w:val="none" w:sz="0" w:space="0" w:color="auto"/>
            <w:left w:val="none" w:sz="0" w:space="0" w:color="auto"/>
            <w:bottom w:val="none" w:sz="0" w:space="0" w:color="auto"/>
            <w:right w:val="none" w:sz="0" w:space="0" w:color="auto"/>
          </w:divBdr>
          <w:divsChild>
            <w:div w:id="317657785">
              <w:marLeft w:val="0"/>
              <w:marRight w:val="0"/>
              <w:marTop w:val="0"/>
              <w:marBottom w:val="0"/>
              <w:divBdr>
                <w:top w:val="none" w:sz="0" w:space="0" w:color="auto"/>
                <w:left w:val="none" w:sz="0" w:space="0" w:color="auto"/>
                <w:bottom w:val="none" w:sz="0" w:space="0" w:color="auto"/>
                <w:right w:val="none" w:sz="0" w:space="0" w:color="auto"/>
              </w:divBdr>
            </w:div>
          </w:divsChild>
        </w:div>
        <w:div w:id="1545947406">
          <w:marLeft w:val="0"/>
          <w:marRight w:val="0"/>
          <w:marTop w:val="0"/>
          <w:marBottom w:val="0"/>
          <w:divBdr>
            <w:top w:val="none" w:sz="0" w:space="0" w:color="auto"/>
            <w:left w:val="none" w:sz="0" w:space="0" w:color="auto"/>
            <w:bottom w:val="none" w:sz="0" w:space="0" w:color="auto"/>
            <w:right w:val="none" w:sz="0" w:space="0" w:color="auto"/>
          </w:divBdr>
          <w:divsChild>
            <w:div w:id="121211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3704">
      <w:bodyDiv w:val="1"/>
      <w:marLeft w:val="0"/>
      <w:marRight w:val="0"/>
      <w:marTop w:val="0"/>
      <w:marBottom w:val="0"/>
      <w:divBdr>
        <w:top w:val="none" w:sz="0" w:space="0" w:color="auto"/>
        <w:left w:val="none" w:sz="0" w:space="0" w:color="auto"/>
        <w:bottom w:val="none" w:sz="0" w:space="0" w:color="auto"/>
        <w:right w:val="none" w:sz="0" w:space="0" w:color="auto"/>
      </w:divBdr>
      <w:divsChild>
        <w:div w:id="424351079">
          <w:marLeft w:val="0"/>
          <w:marRight w:val="0"/>
          <w:marTop w:val="0"/>
          <w:marBottom w:val="0"/>
          <w:divBdr>
            <w:top w:val="none" w:sz="0" w:space="0" w:color="auto"/>
            <w:left w:val="none" w:sz="0" w:space="0" w:color="auto"/>
            <w:bottom w:val="none" w:sz="0" w:space="0" w:color="auto"/>
            <w:right w:val="none" w:sz="0" w:space="0" w:color="auto"/>
          </w:divBdr>
          <w:divsChild>
            <w:div w:id="41947465">
              <w:marLeft w:val="0"/>
              <w:marRight w:val="0"/>
              <w:marTop w:val="0"/>
              <w:marBottom w:val="0"/>
              <w:divBdr>
                <w:top w:val="none" w:sz="0" w:space="0" w:color="auto"/>
                <w:left w:val="none" w:sz="0" w:space="0" w:color="auto"/>
                <w:bottom w:val="none" w:sz="0" w:space="0" w:color="auto"/>
                <w:right w:val="none" w:sz="0" w:space="0" w:color="auto"/>
              </w:divBdr>
            </w:div>
            <w:div w:id="400057868">
              <w:marLeft w:val="0"/>
              <w:marRight w:val="0"/>
              <w:marTop w:val="0"/>
              <w:marBottom w:val="0"/>
              <w:divBdr>
                <w:top w:val="none" w:sz="0" w:space="0" w:color="auto"/>
                <w:left w:val="none" w:sz="0" w:space="0" w:color="auto"/>
                <w:bottom w:val="none" w:sz="0" w:space="0" w:color="auto"/>
                <w:right w:val="none" w:sz="0" w:space="0" w:color="auto"/>
              </w:divBdr>
              <w:divsChild>
                <w:div w:id="447621720">
                  <w:marLeft w:val="0"/>
                  <w:marRight w:val="0"/>
                  <w:marTop w:val="30"/>
                  <w:marBottom w:val="30"/>
                  <w:divBdr>
                    <w:top w:val="none" w:sz="0" w:space="0" w:color="auto"/>
                    <w:left w:val="none" w:sz="0" w:space="0" w:color="auto"/>
                    <w:bottom w:val="none" w:sz="0" w:space="0" w:color="auto"/>
                    <w:right w:val="none" w:sz="0" w:space="0" w:color="auto"/>
                  </w:divBdr>
                  <w:divsChild>
                    <w:div w:id="918635849">
                      <w:marLeft w:val="0"/>
                      <w:marRight w:val="0"/>
                      <w:marTop w:val="0"/>
                      <w:marBottom w:val="0"/>
                      <w:divBdr>
                        <w:top w:val="none" w:sz="0" w:space="0" w:color="auto"/>
                        <w:left w:val="none" w:sz="0" w:space="0" w:color="auto"/>
                        <w:bottom w:val="none" w:sz="0" w:space="0" w:color="auto"/>
                        <w:right w:val="none" w:sz="0" w:space="0" w:color="auto"/>
                      </w:divBdr>
                      <w:divsChild>
                        <w:div w:id="1933850089">
                          <w:marLeft w:val="0"/>
                          <w:marRight w:val="0"/>
                          <w:marTop w:val="0"/>
                          <w:marBottom w:val="0"/>
                          <w:divBdr>
                            <w:top w:val="none" w:sz="0" w:space="0" w:color="auto"/>
                            <w:left w:val="none" w:sz="0" w:space="0" w:color="auto"/>
                            <w:bottom w:val="none" w:sz="0" w:space="0" w:color="auto"/>
                            <w:right w:val="none" w:sz="0" w:space="0" w:color="auto"/>
                          </w:divBdr>
                        </w:div>
                      </w:divsChild>
                    </w:div>
                    <w:div w:id="1138492232">
                      <w:marLeft w:val="0"/>
                      <w:marRight w:val="0"/>
                      <w:marTop w:val="0"/>
                      <w:marBottom w:val="0"/>
                      <w:divBdr>
                        <w:top w:val="none" w:sz="0" w:space="0" w:color="auto"/>
                        <w:left w:val="none" w:sz="0" w:space="0" w:color="auto"/>
                        <w:bottom w:val="none" w:sz="0" w:space="0" w:color="auto"/>
                        <w:right w:val="none" w:sz="0" w:space="0" w:color="auto"/>
                      </w:divBdr>
                      <w:divsChild>
                        <w:div w:id="212638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475937">
          <w:marLeft w:val="0"/>
          <w:marRight w:val="0"/>
          <w:marTop w:val="0"/>
          <w:marBottom w:val="0"/>
          <w:divBdr>
            <w:top w:val="none" w:sz="0" w:space="0" w:color="auto"/>
            <w:left w:val="none" w:sz="0" w:space="0" w:color="auto"/>
            <w:bottom w:val="none" w:sz="0" w:space="0" w:color="auto"/>
            <w:right w:val="none" w:sz="0" w:space="0" w:color="auto"/>
          </w:divBdr>
          <w:divsChild>
            <w:div w:id="1084231171">
              <w:marLeft w:val="0"/>
              <w:marRight w:val="0"/>
              <w:marTop w:val="0"/>
              <w:marBottom w:val="0"/>
              <w:divBdr>
                <w:top w:val="none" w:sz="0" w:space="0" w:color="auto"/>
                <w:left w:val="none" w:sz="0" w:space="0" w:color="auto"/>
                <w:bottom w:val="none" w:sz="0" w:space="0" w:color="auto"/>
                <w:right w:val="none" w:sz="0" w:space="0" w:color="auto"/>
              </w:divBdr>
            </w:div>
          </w:divsChild>
        </w:div>
        <w:div w:id="1609005743">
          <w:marLeft w:val="0"/>
          <w:marRight w:val="0"/>
          <w:marTop w:val="0"/>
          <w:marBottom w:val="0"/>
          <w:divBdr>
            <w:top w:val="none" w:sz="0" w:space="0" w:color="auto"/>
            <w:left w:val="none" w:sz="0" w:space="0" w:color="auto"/>
            <w:bottom w:val="none" w:sz="0" w:space="0" w:color="auto"/>
            <w:right w:val="none" w:sz="0" w:space="0" w:color="auto"/>
          </w:divBdr>
          <w:divsChild>
            <w:div w:id="424569315">
              <w:marLeft w:val="0"/>
              <w:marRight w:val="0"/>
              <w:marTop w:val="0"/>
              <w:marBottom w:val="0"/>
              <w:divBdr>
                <w:top w:val="none" w:sz="0" w:space="0" w:color="auto"/>
                <w:left w:val="none" w:sz="0" w:space="0" w:color="auto"/>
                <w:bottom w:val="none" w:sz="0" w:space="0" w:color="auto"/>
                <w:right w:val="none" w:sz="0" w:space="0" w:color="auto"/>
              </w:divBdr>
            </w:div>
          </w:divsChild>
        </w:div>
        <w:div w:id="1877085774">
          <w:marLeft w:val="0"/>
          <w:marRight w:val="0"/>
          <w:marTop w:val="0"/>
          <w:marBottom w:val="0"/>
          <w:divBdr>
            <w:top w:val="none" w:sz="0" w:space="0" w:color="auto"/>
            <w:left w:val="none" w:sz="0" w:space="0" w:color="auto"/>
            <w:bottom w:val="none" w:sz="0" w:space="0" w:color="auto"/>
            <w:right w:val="none" w:sz="0" w:space="0" w:color="auto"/>
          </w:divBdr>
          <w:divsChild>
            <w:div w:id="21710209">
              <w:marLeft w:val="0"/>
              <w:marRight w:val="0"/>
              <w:marTop w:val="0"/>
              <w:marBottom w:val="0"/>
              <w:divBdr>
                <w:top w:val="none" w:sz="0" w:space="0" w:color="auto"/>
                <w:left w:val="none" w:sz="0" w:space="0" w:color="auto"/>
                <w:bottom w:val="none" w:sz="0" w:space="0" w:color="auto"/>
                <w:right w:val="none" w:sz="0" w:space="0" w:color="auto"/>
              </w:divBdr>
            </w:div>
          </w:divsChild>
        </w:div>
        <w:div w:id="1878273948">
          <w:marLeft w:val="0"/>
          <w:marRight w:val="0"/>
          <w:marTop w:val="0"/>
          <w:marBottom w:val="0"/>
          <w:divBdr>
            <w:top w:val="none" w:sz="0" w:space="0" w:color="auto"/>
            <w:left w:val="none" w:sz="0" w:space="0" w:color="auto"/>
            <w:bottom w:val="none" w:sz="0" w:space="0" w:color="auto"/>
            <w:right w:val="none" w:sz="0" w:space="0" w:color="auto"/>
          </w:divBdr>
          <w:divsChild>
            <w:div w:id="1513298638">
              <w:marLeft w:val="0"/>
              <w:marRight w:val="0"/>
              <w:marTop w:val="0"/>
              <w:marBottom w:val="0"/>
              <w:divBdr>
                <w:top w:val="none" w:sz="0" w:space="0" w:color="auto"/>
                <w:left w:val="none" w:sz="0" w:space="0" w:color="auto"/>
                <w:bottom w:val="none" w:sz="0" w:space="0" w:color="auto"/>
                <w:right w:val="none" w:sz="0" w:space="0" w:color="auto"/>
              </w:divBdr>
            </w:div>
          </w:divsChild>
        </w:div>
        <w:div w:id="2057507945">
          <w:marLeft w:val="0"/>
          <w:marRight w:val="0"/>
          <w:marTop w:val="0"/>
          <w:marBottom w:val="0"/>
          <w:divBdr>
            <w:top w:val="none" w:sz="0" w:space="0" w:color="auto"/>
            <w:left w:val="none" w:sz="0" w:space="0" w:color="auto"/>
            <w:bottom w:val="none" w:sz="0" w:space="0" w:color="auto"/>
            <w:right w:val="none" w:sz="0" w:space="0" w:color="auto"/>
          </w:divBdr>
          <w:divsChild>
            <w:div w:id="11873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5395">
      <w:bodyDiv w:val="1"/>
      <w:marLeft w:val="0"/>
      <w:marRight w:val="0"/>
      <w:marTop w:val="0"/>
      <w:marBottom w:val="0"/>
      <w:divBdr>
        <w:top w:val="none" w:sz="0" w:space="0" w:color="auto"/>
        <w:left w:val="none" w:sz="0" w:space="0" w:color="auto"/>
        <w:bottom w:val="none" w:sz="0" w:space="0" w:color="auto"/>
        <w:right w:val="none" w:sz="0" w:space="0" w:color="auto"/>
      </w:divBdr>
      <w:divsChild>
        <w:div w:id="125707599">
          <w:marLeft w:val="0"/>
          <w:marRight w:val="0"/>
          <w:marTop w:val="0"/>
          <w:marBottom w:val="0"/>
          <w:divBdr>
            <w:top w:val="none" w:sz="0" w:space="0" w:color="auto"/>
            <w:left w:val="none" w:sz="0" w:space="0" w:color="auto"/>
            <w:bottom w:val="none" w:sz="0" w:space="0" w:color="auto"/>
            <w:right w:val="none" w:sz="0" w:space="0" w:color="auto"/>
          </w:divBdr>
          <w:divsChild>
            <w:div w:id="527522972">
              <w:marLeft w:val="0"/>
              <w:marRight w:val="0"/>
              <w:marTop w:val="0"/>
              <w:marBottom w:val="0"/>
              <w:divBdr>
                <w:top w:val="none" w:sz="0" w:space="0" w:color="auto"/>
                <w:left w:val="none" w:sz="0" w:space="0" w:color="auto"/>
                <w:bottom w:val="none" w:sz="0" w:space="0" w:color="auto"/>
                <w:right w:val="none" w:sz="0" w:space="0" w:color="auto"/>
              </w:divBdr>
              <w:divsChild>
                <w:div w:id="1315336281">
                  <w:marLeft w:val="0"/>
                  <w:marRight w:val="0"/>
                  <w:marTop w:val="30"/>
                  <w:marBottom w:val="30"/>
                  <w:divBdr>
                    <w:top w:val="none" w:sz="0" w:space="0" w:color="auto"/>
                    <w:left w:val="none" w:sz="0" w:space="0" w:color="auto"/>
                    <w:bottom w:val="none" w:sz="0" w:space="0" w:color="auto"/>
                    <w:right w:val="none" w:sz="0" w:space="0" w:color="auto"/>
                  </w:divBdr>
                  <w:divsChild>
                    <w:div w:id="297152865">
                      <w:marLeft w:val="0"/>
                      <w:marRight w:val="0"/>
                      <w:marTop w:val="0"/>
                      <w:marBottom w:val="0"/>
                      <w:divBdr>
                        <w:top w:val="none" w:sz="0" w:space="0" w:color="auto"/>
                        <w:left w:val="none" w:sz="0" w:space="0" w:color="auto"/>
                        <w:bottom w:val="none" w:sz="0" w:space="0" w:color="auto"/>
                        <w:right w:val="none" w:sz="0" w:space="0" w:color="auto"/>
                      </w:divBdr>
                      <w:divsChild>
                        <w:div w:id="1197889322">
                          <w:marLeft w:val="0"/>
                          <w:marRight w:val="0"/>
                          <w:marTop w:val="0"/>
                          <w:marBottom w:val="0"/>
                          <w:divBdr>
                            <w:top w:val="none" w:sz="0" w:space="0" w:color="auto"/>
                            <w:left w:val="none" w:sz="0" w:space="0" w:color="auto"/>
                            <w:bottom w:val="none" w:sz="0" w:space="0" w:color="auto"/>
                            <w:right w:val="none" w:sz="0" w:space="0" w:color="auto"/>
                          </w:divBdr>
                        </w:div>
                      </w:divsChild>
                    </w:div>
                    <w:div w:id="556162730">
                      <w:marLeft w:val="0"/>
                      <w:marRight w:val="0"/>
                      <w:marTop w:val="0"/>
                      <w:marBottom w:val="0"/>
                      <w:divBdr>
                        <w:top w:val="none" w:sz="0" w:space="0" w:color="auto"/>
                        <w:left w:val="none" w:sz="0" w:space="0" w:color="auto"/>
                        <w:bottom w:val="none" w:sz="0" w:space="0" w:color="auto"/>
                        <w:right w:val="none" w:sz="0" w:space="0" w:color="auto"/>
                      </w:divBdr>
                      <w:divsChild>
                        <w:div w:id="259535663">
                          <w:marLeft w:val="0"/>
                          <w:marRight w:val="0"/>
                          <w:marTop w:val="0"/>
                          <w:marBottom w:val="0"/>
                          <w:divBdr>
                            <w:top w:val="none" w:sz="0" w:space="0" w:color="auto"/>
                            <w:left w:val="none" w:sz="0" w:space="0" w:color="auto"/>
                            <w:bottom w:val="none" w:sz="0" w:space="0" w:color="auto"/>
                            <w:right w:val="none" w:sz="0" w:space="0" w:color="auto"/>
                          </w:divBdr>
                        </w:div>
                      </w:divsChild>
                    </w:div>
                    <w:div w:id="974486751">
                      <w:marLeft w:val="0"/>
                      <w:marRight w:val="0"/>
                      <w:marTop w:val="0"/>
                      <w:marBottom w:val="0"/>
                      <w:divBdr>
                        <w:top w:val="none" w:sz="0" w:space="0" w:color="auto"/>
                        <w:left w:val="none" w:sz="0" w:space="0" w:color="auto"/>
                        <w:bottom w:val="none" w:sz="0" w:space="0" w:color="auto"/>
                        <w:right w:val="none" w:sz="0" w:space="0" w:color="auto"/>
                      </w:divBdr>
                      <w:divsChild>
                        <w:div w:id="1053040080">
                          <w:marLeft w:val="0"/>
                          <w:marRight w:val="0"/>
                          <w:marTop w:val="0"/>
                          <w:marBottom w:val="0"/>
                          <w:divBdr>
                            <w:top w:val="none" w:sz="0" w:space="0" w:color="auto"/>
                            <w:left w:val="none" w:sz="0" w:space="0" w:color="auto"/>
                            <w:bottom w:val="none" w:sz="0" w:space="0" w:color="auto"/>
                            <w:right w:val="none" w:sz="0" w:space="0" w:color="auto"/>
                          </w:divBdr>
                        </w:div>
                      </w:divsChild>
                    </w:div>
                    <w:div w:id="1596667579">
                      <w:marLeft w:val="0"/>
                      <w:marRight w:val="0"/>
                      <w:marTop w:val="0"/>
                      <w:marBottom w:val="0"/>
                      <w:divBdr>
                        <w:top w:val="none" w:sz="0" w:space="0" w:color="auto"/>
                        <w:left w:val="none" w:sz="0" w:space="0" w:color="auto"/>
                        <w:bottom w:val="none" w:sz="0" w:space="0" w:color="auto"/>
                        <w:right w:val="none" w:sz="0" w:space="0" w:color="auto"/>
                      </w:divBdr>
                      <w:divsChild>
                        <w:div w:id="1714689675">
                          <w:marLeft w:val="0"/>
                          <w:marRight w:val="0"/>
                          <w:marTop w:val="0"/>
                          <w:marBottom w:val="0"/>
                          <w:divBdr>
                            <w:top w:val="none" w:sz="0" w:space="0" w:color="auto"/>
                            <w:left w:val="none" w:sz="0" w:space="0" w:color="auto"/>
                            <w:bottom w:val="none" w:sz="0" w:space="0" w:color="auto"/>
                            <w:right w:val="none" w:sz="0" w:space="0" w:color="auto"/>
                          </w:divBdr>
                        </w:div>
                      </w:divsChild>
                    </w:div>
                    <w:div w:id="1917321907">
                      <w:marLeft w:val="0"/>
                      <w:marRight w:val="0"/>
                      <w:marTop w:val="0"/>
                      <w:marBottom w:val="0"/>
                      <w:divBdr>
                        <w:top w:val="none" w:sz="0" w:space="0" w:color="auto"/>
                        <w:left w:val="none" w:sz="0" w:space="0" w:color="auto"/>
                        <w:bottom w:val="none" w:sz="0" w:space="0" w:color="auto"/>
                        <w:right w:val="none" w:sz="0" w:space="0" w:color="auto"/>
                      </w:divBdr>
                      <w:divsChild>
                        <w:div w:id="1787582450">
                          <w:marLeft w:val="0"/>
                          <w:marRight w:val="0"/>
                          <w:marTop w:val="0"/>
                          <w:marBottom w:val="0"/>
                          <w:divBdr>
                            <w:top w:val="none" w:sz="0" w:space="0" w:color="auto"/>
                            <w:left w:val="none" w:sz="0" w:space="0" w:color="auto"/>
                            <w:bottom w:val="none" w:sz="0" w:space="0" w:color="auto"/>
                            <w:right w:val="none" w:sz="0" w:space="0" w:color="auto"/>
                          </w:divBdr>
                        </w:div>
                      </w:divsChild>
                    </w:div>
                    <w:div w:id="2141536053">
                      <w:marLeft w:val="0"/>
                      <w:marRight w:val="0"/>
                      <w:marTop w:val="0"/>
                      <w:marBottom w:val="0"/>
                      <w:divBdr>
                        <w:top w:val="none" w:sz="0" w:space="0" w:color="auto"/>
                        <w:left w:val="none" w:sz="0" w:space="0" w:color="auto"/>
                        <w:bottom w:val="none" w:sz="0" w:space="0" w:color="auto"/>
                        <w:right w:val="none" w:sz="0" w:space="0" w:color="auto"/>
                      </w:divBdr>
                      <w:divsChild>
                        <w:div w:id="797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654401">
              <w:marLeft w:val="0"/>
              <w:marRight w:val="0"/>
              <w:marTop w:val="0"/>
              <w:marBottom w:val="0"/>
              <w:divBdr>
                <w:top w:val="none" w:sz="0" w:space="0" w:color="auto"/>
                <w:left w:val="none" w:sz="0" w:space="0" w:color="auto"/>
                <w:bottom w:val="none" w:sz="0" w:space="0" w:color="auto"/>
                <w:right w:val="none" w:sz="0" w:space="0" w:color="auto"/>
              </w:divBdr>
            </w:div>
          </w:divsChild>
        </w:div>
        <w:div w:id="183323430">
          <w:marLeft w:val="0"/>
          <w:marRight w:val="0"/>
          <w:marTop w:val="0"/>
          <w:marBottom w:val="0"/>
          <w:divBdr>
            <w:top w:val="none" w:sz="0" w:space="0" w:color="auto"/>
            <w:left w:val="none" w:sz="0" w:space="0" w:color="auto"/>
            <w:bottom w:val="none" w:sz="0" w:space="0" w:color="auto"/>
            <w:right w:val="none" w:sz="0" w:space="0" w:color="auto"/>
          </w:divBdr>
          <w:divsChild>
            <w:div w:id="1519543206">
              <w:marLeft w:val="0"/>
              <w:marRight w:val="0"/>
              <w:marTop w:val="0"/>
              <w:marBottom w:val="0"/>
              <w:divBdr>
                <w:top w:val="none" w:sz="0" w:space="0" w:color="auto"/>
                <w:left w:val="none" w:sz="0" w:space="0" w:color="auto"/>
                <w:bottom w:val="none" w:sz="0" w:space="0" w:color="auto"/>
                <w:right w:val="none" w:sz="0" w:space="0" w:color="auto"/>
              </w:divBdr>
            </w:div>
          </w:divsChild>
        </w:div>
        <w:div w:id="297106529">
          <w:marLeft w:val="0"/>
          <w:marRight w:val="0"/>
          <w:marTop w:val="0"/>
          <w:marBottom w:val="0"/>
          <w:divBdr>
            <w:top w:val="none" w:sz="0" w:space="0" w:color="auto"/>
            <w:left w:val="none" w:sz="0" w:space="0" w:color="auto"/>
            <w:bottom w:val="none" w:sz="0" w:space="0" w:color="auto"/>
            <w:right w:val="none" w:sz="0" w:space="0" w:color="auto"/>
          </w:divBdr>
          <w:divsChild>
            <w:div w:id="603415708">
              <w:marLeft w:val="0"/>
              <w:marRight w:val="0"/>
              <w:marTop w:val="0"/>
              <w:marBottom w:val="0"/>
              <w:divBdr>
                <w:top w:val="none" w:sz="0" w:space="0" w:color="auto"/>
                <w:left w:val="none" w:sz="0" w:space="0" w:color="auto"/>
                <w:bottom w:val="none" w:sz="0" w:space="0" w:color="auto"/>
                <w:right w:val="none" w:sz="0" w:space="0" w:color="auto"/>
              </w:divBdr>
              <w:divsChild>
                <w:div w:id="1140614806">
                  <w:marLeft w:val="0"/>
                  <w:marRight w:val="0"/>
                  <w:marTop w:val="30"/>
                  <w:marBottom w:val="30"/>
                  <w:divBdr>
                    <w:top w:val="none" w:sz="0" w:space="0" w:color="auto"/>
                    <w:left w:val="none" w:sz="0" w:space="0" w:color="auto"/>
                    <w:bottom w:val="none" w:sz="0" w:space="0" w:color="auto"/>
                    <w:right w:val="none" w:sz="0" w:space="0" w:color="auto"/>
                  </w:divBdr>
                  <w:divsChild>
                    <w:div w:id="11030362">
                      <w:marLeft w:val="0"/>
                      <w:marRight w:val="0"/>
                      <w:marTop w:val="0"/>
                      <w:marBottom w:val="0"/>
                      <w:divBdr>
                        <w:top w:val="none" w:sz="0" w:space="0" w:color="auto"/>
                        <w:left w:val="none" w:sz="0" w:space="0" w:color="auto"/>
                        <w:bottom w:val="none" w:sz="0" w:space="0" w:color="auto"/>
                        <w:right w:val="none" w:sz="0" w:space="0" w:color="auto"/>
                      </w:divBdr>
                      <w:divsChild>
                        <w:div w:id="1234585788">
                          <w:marLeft w:val="0"/>
                          <w:marRight w:val="0"/>
                          <w:marTop w:val="0"/>
                          <w:marBottom w:val="0"/>
                          <w:divBdr>
                            <w:top w:val="none" w:sz="0" w:space="0" w:color="auto"/>
                            <w:left w:val="none" w:sz="0" w:space="0" w:color="auto"/>
                            <w:bottom w:val="none" w:sz="0" w:space="0" w:color="auto"/>
                            <w:right w:val="none" w:sz="0" w:space="0" w:color="auto"/>
                          </w:divBdr>
                        </w:div>
                      </w:divsChild>
                    </w:div>
                    <w:div w:id="45838155">
                      <w:marLeft w:val="0"/>
                      <w:marRight w:val="0"/>
                      <w:marTop w:val="0"/>
                      <w:marBottom w:val="0"/>
                      <w:divBdr>
                        <w:top w:val="none" w:sz="0" w:space="0" w:color="auto"/>
                        <w:left w:val="none" w:sz="0" w:space="0" w:color="auto"/>
                        <w:bottom w:val="none" w:sz="0" w:space="0" w:color="auto"/>
                        <w:right w:val="none" w:sz="0" w:space="0" w:color="auto"/>
                      </w:divBdr>
                      <w:divsChild>
                        <w:div w:id="143131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95981">
              <w:marLeft w:val="0"/>
              <w:marRight w:val="0"/>
              <w:marTop w:val="0"/>
              <w:marBottom w:val="0"/>
              <w:divBdr>
                <w:top w:val="none" w:sz="0" w:space="0" w:color="auto"/>
                <w:left w:val="none" w:sz="0" w:space="0" w:color="auto"/>
                <w:bottom w:val="none" w:sz="0" w:space="0" w:color="auto"/>
                <w:right w:val="none" w:sz="0" w:space="0" w:color="auto"/>
              </w:divBdr>
            </w:div>
          </w:divsChild>
        </w:div>
        <w:div w:id="379283500">
          <w:marLeft w:val="0"/>
          <w:marRight w:val="0"/>
          <w:marTop w:val="0"/>
          <w:marBottom w:val="0"/>
          <w:divBdr>
            <w:top w:val="none" w:sz="0" w:space="0" w:color="auto"/>
            <w:left w:val="none" w:sz="0" w:space="0" w:color="auto"/>
            <w:bottom w:val="none" w:sz="0" w:space="0" w:color="auto"/>
            <w:right w:val="none" w:sz="0" w:space="0" w:color="auto"/>
          </w:divBdr>
          <w:divsChild>
            <w:div w:id="2091995953">
              <w:marLeft w:val="0"/>
              <w:marRight w:val="0"/>
              <w:marTop w:val="0"/>
              <w:marBottom w:val="0"/>
              <w:divBdr>
                <w:top w:val="none" w:sz="0" w:space="0" w:color="auto"/>
                <w:left w:val="none" w:sz="0" w:space="0" w:color="auto"/>
                <w:bottom w:val="none" w:sz="0" w:space="0" w:color="auto"/>
                <w:right w:val="none" w:sz="0" w:space="0" w:color="auto"/>
              </w:divBdr>
            </w:div>
          </w:divsChild>
        </w:div>
        <w:div w:id="698049215">
          <w:marLeft w:val="0"/>
          <w:marRight w:val="0"/>
          <w:marTop w:val="0"/>
          <w:marBottom w:val="0"/>
          <w:divBdr>
            <w:top w:val="none" w:sz="0" w:space="0" w:color="auto"/>
            <w:left w:val="none" w:sz="0" w:space="0" w:color="auto"/>
            <w:bottom w:val="none" w:sz="0" w:space="0" w:color="auto"/>
            <w:right w:val="none" w:sz="0" w:space="0" w:color="auto"/>
          </w:divBdr>
          <w:divsChild>
            <w:div w:id="2050371999">
              <w:marLeft w:val="0"/>
              <w:marRight w:val="0"/>
              <w:marTop w:val="0"/>
              <w:marBottom w:val="0"/>
              <w:divBdr>
                <w:top w:val="none" w:sz="0" w:space="0" w:color="auto"/>
                <w:left w:val="none" w:sz="0" w:space="0" w:color="auto"/>
                <w:bottom w:val="none" w:sz="0" w:space="0" w:color="auto"/>
                <w:right w:val="none" w:sz="0" w:space="0" w:color="auto"/>
              </w:divBdr>
            </w:div>
          </w:divsChild>
        </w:div>
        <w:div w:id="993409310">
          <w:marLeft w:val="0"/>
          <w:marRight w:val="0"/>
          <w:marTop w:val="0"/>
          <w:marBottom w:val="0"/>
          <w:divBdr>
            <w:top w:val="none" w:sz="0" w:space="0" w:color="auto"/>
            <w:left w:val="none" w:sz="0" w:space="0" w:color="auto"/>
            <w:bottom w:val="none" w:sz="0" w:space="0" w:color="auto"/>
            <w:right w:val="none" w:sz="0" w:space="0" w:color="auto"/>
          </w:divBdr>
          <w:divsChild>
            <w:div w:id="1254165226">
              <w:marLeft w:val="0"/>
              <w:marRight w:val="0"/>
              <w:marTop w:val="0"/>
              <w:marBottom w:val="0"/>
              <w:divBdr>
                <w:top w:val="none" w:sz="0" w:space="0" w:color="auto"/>
                <w:left w:val="none" w:sz="0" w:space="0" w:color="auto"/>
                <w:bottom w:val="none" w:sz="0" w:space="0" w:color="auto"/>
                <w:right w:val="none" w:sz="0" w:space="0" w:color="auto"/>
              </w:divBdr>
            </w:div>
          </w:divsChild>
        </w:div>
        <w:div w:id="1518693487">
          <w:marLeft w:val="0"/>
          <w:marRight w:val="0"/>
          <w:marTop w:val="0"/>
          <w:marBottom w:val="0"/>
          <w:divBdr>
            <w:top w:val="none" w:sz="0" w:space="0" w:color="auto"/>
            <w:left w:val="none" w:sz="0" w:space="0" w:color="auto"/>
            <w:bottom w:val="none" w:sz="0" w:space="0" w:color="auto"/>
            <w:right w:val="none" w:sz="0" w:space="0" w:color="auto"/>
          </w:divBdr>
          <w:divsChild>
            <w:div w:id="561402144">
              <w:marLeft w:val="0"/>
              <w:marRight w:val="0"/>
              <w:marTop w:val="0"/>
              <w:marBottom w:val="0"/>
              <w:divBdr>
                <w:top w:val="none" w:sz="0" w:space="0" w:color="auto"/>
                <w:left w:val="none" w:sz="0" w:space="0" w:color="auto"/>
                <w:bottom w:val="none" w:sz="0" w:space="0" w:color="auto"/>
                <w:right w:val="none" w:sz="0" w:space="0" w:color="auto"/>
              </w:divBdr>
            </w:div>
          </w:divsChild>
        </w:div>
        <w:div w:id="1835948352">
          <w:marLeft w:val="0"/>
          <w:marRight w:val="0"/>
          <w:marTop w:val="0"/>
          <w:marBottom w:val="0"/>
          <w:divBdr>
            <w:top w:val="none" w:sz="0" w:space="0" w:color="auto"/>
            <w:left w:val="none" w:sz="0" w:space="0" w:color="auto"/>
            <w:bottom w:val="none" w:sz="0" w:space="0" w:color="auto"/>
            <w:right w:val="none" w:sz="0" w:space="0" w:color="auto"/>
          </w:divBdr>
          <w:divsChild>
            <w:div w:id="212264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43360">
      <w:bodyDiv w:val="1"/>
      <w:marLeft w:val="0"/>
      <w:marRight w:val="0"/>
      <w:marTop w:val="0"/>
      <w:marBottom w:val="0"/>
      <w:divBdr>
        <w:top w:val="none" w:sz="0" w:space="0" w:color="auto"/>
        <w:left w:val="none" w:sz="0" w:space="0" w:color="auto"/>
        <w:bottom w:val="none" w:sz="0" w:space="0" w:color="auto"/>
        <w:right w:val="none" w:sz="0" w:space="0" w:color="auto"/>
      </w:divBdr>
      <w:divsChild>
        <w:div w:id="115412887">
          <w:marLeft w:val="0"/>
          <w:marRight w:val="0"/>
          <w:marTop w:val="0"/>
          <w:marBottom w:val="0"/>
          <w:divBdr>
            <w:top w:val="none" w:sz="0" w:space="0" w:color="auto"/>
            <w:left w:val="none" w:sz="0" w:space="0" w:color="auto"/>
            <w:bottom w:val="none" w:sz="0" w:space="0" w:color="auto"/>
            <w:right w:val="none" w:sz="0" w:space="0" w:color="auto"/>
          </w:divBdr>
          <w:divsChild>
            <w:div w:id="1985500703">
              <w:marLeft w:val="0"/>
              <w:marRight w:val="0"/>
              <w:marTop w:val="0"/>
              <w:marBottom w:val="0"/>
              <w:divBdr>
                <w:top w:val="none" w:sz="0" w:space="0" w:color="auto"/>
                <w:left w:val="none" w:sz="0" w:space="0" w:color="auto"/>
                <w:bottom w:val="none" w:sz="0" w:space="0" w:color="auto"/>
                <w:right w:val="none" w:sz="0" w:space="0" w:color="auto"/>
              </w:divBdr>
            </w:div>
          </w:divsChild>
        </w:div>
        <w:div w:id="217789299">
          <w:marLeft w:val="0"/>
          <w:marRight w:val="0"/>
          <w:marTop w:val="0"/>
          <w:marBottom w:val="0"/>
          <w:divBdr>
            <w:top w:val="none" w:sz="0" w:space="0" w:color="auto"/>
            <w:left w:val="none" w:sz="0" w:space="0" w:color="auto"/>
            <w:bottom w:val="none" w:sz="0" w:space="0" w:color="auto"/>
            <w:right w:val="none" w:sz="0" w:space="0" w:color="auto"/>
          </w:divBdr>
          <w:divsChild>
            <w:div w:id="1450397468">
              <w:marLeft w:val="0"/>
              <w:marRight w:val="0"/>
              <w:marTop w:val="0"/>
              <w:marBottom w:val="0"/>
              <w:divBdr>
                <w:top w:val="none" w:sz="0" w:space="0" w:color="auto"/>
                <w:left w:val="none" w:sz="0" w:space="0" w:color="auto"/>
                <w:bottom w:val="none" w:sz="0" w:space="0" w:color="auto"/>
                <w:right w:val="none" w:sz="0" w:space="0" w:color="auto"/>
              </w:divBdr>
            </w:div>
          </w:divsChild>
        </w:div>
        <w:div w:id="337000088">
          <w:marLeft w:val="0"/>
          <w:marRight w:val="0"/>
          <w:marTop w:val="0"/>
          <w:marBottom w:val="0"/>
          <w:divBdr>
            <w:top w:val="none" w:sz="0" w:space="0" w:color="auto"/>
            <w:left w:val="none" w:sz="0" w:space="0" w:color="auto"/>
            <w:bottom w:val="none" w:sz="0" w:space="0" w:color="auto"/>
            <w:right w:val="none" w:sz="0" w:space="0" w:color="auto"/>
          </w:divBdr>
          <w:divsChild>
            <w:div w:id="1630043175">
              <w:marLeft w:val="0"/>
              <w:marRight w:val="0"/>
              <w:marTop w:val="0"/>
              <w:marBottom w:val="0"/>
              <w:divBdr>
                <w:top w:val="none" w:sz="0" w:space="0" w:color="auto"/>
                <w:left w:val="none" w:sz="0" w:space="0" w:color="auto"/>
                <w:bottom w:val="none" w:sz="0" w:space="0" w:color="auto"/>
                <w:right w:val="none" w:sz="0" w:space="0" w:color="auto"/>
              </w:divBdr>
            </w:div>
            <w:div w:id="1640961114">
              <w:marLeft w:val="0"/>
              <w:marRight w:val="0"/>
              <w:marTop w:val="0"/>
              <w:marBottom w:val="0"/>
              <w:divBdr>
                <w:top w:val="none" w:sz="0" w:space="0" w:color="auto"/>
                <w:left w:val="none" w:sz="0" w:space="0" w:color="auto"/>
                <w:bottom w:val="none" w:sz="0" w:space="0" w:color="auto"/>
                <w:right w:val="none" w:sz="0" w:space="0" w:color="auto"/>
              </w:divBdr>
              <w:divsChild>
                <w:div w:id="1309937681">
                  <w:marLeft w:val="0"/>
                  <w:marRight w:val="0"/>
                  <w:marTop w:val="30"/>
                  <w:marBottom w:val="30"/>
                  <w:divBdr>
                    <w:top w:val="none" w:sz="0" w:space="0" w:color="auto"/>
                    <w:left w:val="none" w:sz="0" w:space="0" w:color="auto"/>
                    <w:bottom w:val="none" w:sz="0" w:space="0" w:color="auto"/>
                    <w:right w:val="none" w:sz="0" w:space="0" w:color="auto"/>
                  </w:divBdr>
                  <w:divsChild>
                    <w:div w:id="304088009">
                      <w:marLeft w:val="0"/>
                      <w:marRight w:val="0"/>
                      <w:marTop w:val="0"/>
                      <w:marBottom w:val="0"/>
                      <w:divBdr>
                        <w:top w:val="none" w:sz="0" w:space="0" w:color="auto"/>
                        <w:left w:val="none" w:sz="0" w:space="0" w:color="auto"/>
                        <w:bottom w:val="none" w:sz="0" w:space="0" w:color="auto"/>
                        <w:right w:val="none" w:sz="0" w:space="0" w:color="auto"/>
                      </w:divBdr>
                      <w:divsChild>
                        <w:div w:id="405808718">
                          <w:marLeft w:val="0"/>
                          <w:marRight w:val="0"/>
                          <w:marTop w:val="0"/>
                          <w:marBottom w:val="0"/>
                          <w:divBdr>
                            <w:top w:val="none" w:sz="0" w:space="0" w:color="auto"/>
                            <w:left w:val="none" w:sz="0" w:space="0" w:color="auto"/>
                            <w:bottom w:val="none" w:sz="0" w:space="0" w:color="auto"/>
                            <w:right w:val="none" w:sz="0" w:space="0" w:color="auto"/>
                          </w:divBdr>
                        </w:div>
                      </w:divsChild>
                    </w:div>
                    <w:div w:id="822896214">
                      <w:marLeft w:val="0"/>
                      <w:marRight w:val="0"/>
                      <w:marTop w:val="0"/>
                      <w:marBottom w:val="0"/>
                      <w:divBdr>
                        <w:top w:val="none" w:sz="0" w:space="0" w:color="auto"/>
                        <w:left w:val="none" w:sz="0" w:space="0" w:color="auto"/>
                        <w:bottom w:val="none" w:sz="0" w:space="0" w:color="auto"/>
                        <w:right w:val="none" w:sz="0" w:space="0" w:color="auto"/>
                      </w:divBdr>
                      <w:divsChild>
                        <w:div w:id="148264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351435">
          <w:marLeft w:val="0"/>
          <w:marRight w:val="0"/>
          <w:marTop w:val="0"/>
          <w:marBottom w:val="0"/>
          <w:divBdr>
            <w:top w:val="none" w:sz="0" w:space="0" w:color="auto"/>
            <w:left w:val="none" w:sz="0" w:space="0" w:color="auto"/>
            <w:bottom w:val="none" w:sz="0" w:space="0" w:color="auto"/>
            <w:right w:val="none" w:sz="0" w:space="0" w:color="auto"/>
          </w:divBdr>
          <w:divsChild>
            <w:div w:id="683479372">
              <w:marLeft w:val="0"/>
              <w:marRight w:val="0"/>
              <w:marTop w:val="0"/>
              <w:marBottom w:val="0"/>
              <w:divBdr>
                <w:top w:val="none" w:sz="0" w:space="0" w:color="auto"/>
                <w:left w:val="none" w:sz="0" w:space="0" w:color="auto"/>
                <w:bottom w:val="none" w:sz="0" w:space="0" w:color="auto"/>
                <w:right w:val="none" w:sz="0" w:space="0" w:color="auto"/>
              </w:divBdr>
            </w:div>
          </w:divsChild>
        </w:div>
        <w:div w:id="613051593">
          <w:marLeft w:val="0"/>
          <w:marRight w:val="0"/>
          <w:marTop w:val="0"/>
          <w:marBottom w:val="0"/>
          <w:divBdr>
            <w:top w:val="none" w:sz="0" w:space="0" w:color="auto"/>
            <w:left w:val="none" w:sz="0" w:space="0" w:color="auto"/>
            <w:bottom w:val="none" w:sz="0" w:space="0" w:color="auto"/>
            <w:right w:val="none" w:sz="0" w:space="0" w:color="auto"/>
          </w:divBdr>
          <w:divsChild>
            <w:div w:id="1234462358">
              <w:marLeft w:val="0"/>
              <w:marRight w:val="0"/>
              <w:marTop w:val="0"/>
              <w:marBottom w:val="0"/>
              <w:divBdr>
                <w:top w:val="none" w:sz="0" w:space="0" w:color="auto"/>
                <w:left w:val="none" w:sz="0" w:space="0" w:color="auto"/>
                <w:bottom w:val="none" w:sz="0" w:space="0" w:color="auto"/>
                <w:right w:val="none" w:sz="0" w:space="0" w:color="auto"/>
              </w:divBdr>
            </w:div>
          </w:divsChild>
        </w:div>
        <w:div w:id="887112463">
          <w:marLeft w:val="0"/>
          <w:marRight w:val="0"/>
          <w:marTop w:val="0"/>
          <w:marBottom w:val="0"/>
          <w:divBdr>
            <w:top w:val="none" w:sz="0" w:space="0" w:color="auto"/>
            <w:left w:val="none" w:sz="0" w:space="0" w:color="auto"/>
            <w:bottom w:val="none" w:sz="0" w:space="0" w:color="auto"/>
            <w:right w:val="none" w:sz="0" w:space="0" w:color="auto"/>
          </w:divBdr>
          <w:divsChild>
            <w:div w:id="214630506">
              <w:marLeft w:val="0"/>
              <w:marRight w:val="0"/>
              <w:marTop w:val="0"/>
              <w:marBottom w:val="0"/>
              <w:divBdr>
                <w:top w:val="none" w:sz="0" w:space="0" w:color="auto"/>
                <w:left w:val="none" w:sz="0" w:space="0" w:color="auto"/>
                <w:bottom w:val="none" w:sz="0" w:space="0" w:color="auto"/>
                <w:right w:val="none" w:sz="0" w:space="0" w:color="auto"/>
              </w:divBdr>
              <w:divsChild>
                <w:div w:id="698706701">
                  <w:marLeft w:val="0"/>
                  <w:marRight w:val="0"/>
                  <w:marTop w:val="30"/>
                  <w:marBottom w:val="30"/>
                  <w:divBdr>
                    <w:top w:val="none" w:sz="0" w:space="0" w:color="auto"/>
                    <w:left w:val="none" w:sz="0" w:space="0" w:color="auto"/>
                    <w:bottom w:val="none" w:sz="0" w:space="0" w:color="auto"/>
                    <w:right w:val="none" w:sz="0" w:space="0" w:color="auto"/>
                  </w:divBdr>
                  <w:divsChild>
                    <w:div w:id="734006843">
                      <w:marLeft w:val="0"/>
                      <w:marRight w:val="0"/>
                      <w:marTop w:val="0"/>
                      <w:marBottom w:val="0"/>
                      <w:divBdr>
                        <w:top w:val="none" w:sz="0" w:space="0" w:color="auto"/>
                        <w:left w:val="none" w:sz="0" w:space="0" w:color="auto"/>
                        <w:bottom w:val="none" w:sz="0" w:space="0" w:color="auto"/>
                        <w:right w:val="none" w:sz="0" w:space="0" w:color="auto"/>
                      </w:divBdr>
                      <w:divsChild>
                        <w:div w:id="904342862">
                          <w:marLeft w:val="0"/>
                          <w:marRight w:val="0"/>
                          <w:marTop w:val="0"/>
                          <w:marBottom w:val="0"/>
                          <w:divBdr>
                            <w:top w:val="none" w:sz="0" w:space="0" w:color="auto"/>
                            <w:left w:val="none" w:sz="0" w:space="0" w:color="auto"/>
                            <w:bottom w:val="none" w:sz="0" w:space="0" w:color="auto"/>
                            <w:right w:val="none" w:sz="0" w:space="0" w:color="auto"/>
                          </w:divBdr>
                        </w:div>
                      </w:divsChild>
                    </w:div>
                    <w:div w:id="1060904306">
                      <w:marLeft w:val="0"/>
                      <w:marRight w:val="0"/>
                      <w:marTop w:val="0"/>
                      <w:marBottom w:val="0"/>
                      <w:divBdr>
                        <w:top w:val="none" w:sz="0" w:space="0" w:color="auto"/>
                        <w:left w:val="none" w:sz="0" w:space="0" w:color="auto"/>
                        <w:bottom w:val="none" w:sz="0" w:space="0" w:color="auto"/>
                        <w:right w:val="none" w:sz="0" w:space="0" w:color="auto"/>
                      </w:divBdr>
                      <w:divsChild>
                        <w:div w:id="2104758935">
                          <w:marLeft w:val="0"/>
                          <w:marRight w:val="0"/>
                          <w:marTop w:val="0"/>
                          <w:marBottom w:val="0"/>
                          <w:divBdr>
                            <w:top w:val="none" w:sz="0" w:space="0" w:color="auto"/>
                            <w:left w:val="none" w:sz="0" w:space="0" w:color="auto"/>
                            <w:bottom w:val="none" w:sz="0" w:space="0" w:color="auto"/>
                            <w:right w:val="none" w:sz="0" w:space="0" w:color="auto"/>
                          </w:divBdr>
                        </w:div>
                      </w:divsChild>
                    </w:div>
                    <w:div w:id="1095788879">
                      <w:marLeft w:val="0"/>
                      <w:marRight w:val="0"/>
                      <w:marTop w:val="0"/>
                      <w:marBottom w:val="0"/>
                      <w:divBdr>
                        <w:top w:val="none" w:sz="0" w:space="0" w:color="auto"/>
                        <w:left w:val="none" w:sz="0" w:space="0" w:color="auto"/>
                        <w:bottom w:val="none" w:sz="0" w:space="0" w:color="auto"/>
                        <w:right w:val="none" w:sz="0" w:space="0" w:color="auto"/>
                      </w:divBdr>
                      <w:divsChild>
                        <w:div w:id="345449136">
                          <w:marLeft w:val="0"/>
                          <w:marRight w:val="0"/>
                          <w:marTop w:val="0"/>
                          <w:marBottom w:val="0"/>
                          <w:divBdr>
                            <w:top w:val="none" w:sz="0" w:space="0" w:color="auto"/>
                            <w:left w:val="none" w:sz="0" w:space="0" w:color="auto"/>
                            <w:bottom w:val="none" w:sz="0" w:space="0" w:color="auto"/>
                            <w:right w:val="none" w:sz="0" w:space="0" w:color="auto"/>
                          </w:divBdr>
                        </w:div>
                      </w:divsChild>
                    </w:div>
                    <w:div w:id="1265574371">
                      <w:marLeft w:val="0"/>
                      <w:marRight w:val="0"/>
                      <w:marTop w:val="0"/>
                      <w:marBottom w:val="0"/>
                      <w:divBdr>
                        <w:top w:val="none" w:sz="0" w:space="0" w:color="auto"/>
                        <w:left w:val="none" w:sz="0" w:space="0" w:color="auto"/>
                        <w:bottom w:val="none" w:sz="0" w:space="0" w:color="auto"/>
                        <w:right w:val="none" w:sz="0" w:space="0" w:color="auto"/>
                      </w:divBdr>
                      <w:divsChild>
                        <w:div w:id="707492457">
                          <w:marLeft w:val="0"/>
                          <w:marRight w:val="0"/>
                          <w:marTop w:val="0"/>
                          <w:marBottom w:val="0"/>
                          <w:divBdr>
                            <w:top w:val="none" w:sz="0" w:space="0" w:color="auto"/>
                            <w:left w:val="none" w:sz="0" w:space="0" w:color="auto"/>
                            <w:bottom w:val="none" w:sz="0" w:space="0" w:color="auto"/>
                            <w:right w:val="none" w:sz="0" w:space="0" w:color="auto"/>
                          </w:divBdr>
                        </w:div>
                      </w:divsChild>
                    </w:div>
                    <w:div w:id="1370493181">
                      <w:marLeft w:val="0"/>
                      <w:marRight w:val="0"/>
                      <w:marTop w:val="0"/>
                      <w:marBottom w:val="0"/>
                      <w:divBdr>
                        <w:top w:val="none" w:sz="0" w:space="0" w:color="auto"/>
                        <w:left w:val="none" w:sz="0" w:space="0" w:color="auto"/>
                        <w:bottom w:val="none" w:sz="0" w:space="0" w:color="auto"/>
                        <w:right w:val="none" w:sz="0" w:space="0" w:color="auto"/>
                      </w:divBdr>
                      <w:divsChild>
                        <w:div w:id="608783077">
                          <w:marLeft w:val="0"/>
                          <w:marRight w:val="0"/>
                          <w:marTop w:val="0"/>
                          <w:marBottom w:val="0"/>
                          <w:divBdr>
                            <w:top w:val="none" w:sz="0" w:space="0" w:color="auto"/>
                            <w:left w:val="none" w:sz="0" w:space="0" w:color="auto"/>
                            <w:bottom w:val="none" w:sz="0" w:space="0" w:color="auto"/>
                            <w:right w:val="none" w:sz="0" w:space="0" w:color="auto"/>
                          </w:divBdr>
                        </w:div>
                      </w:divsChild>
                    </w:div>
                    <w:div w:id="1967807046">
                      <w:marLeft w:val="0"/>
                      <w:marRight w:val="0"/>
                      <w:marTop w:val="0"/>
                      <w:marBottom w:val="0"/>
                      <w:divBdr>
                        <w:top w:val="none" w:sz="0" w:space="0" w:color="auto"/>
                        <w:left w:val="none" w:sz="0" w:space="0" w:color="auto"/>
                        <w:bottom w:val="none" w:sz="0" w:space="0" w:color="auto"/>
                        <w:right w:val="none" w:sz="0" w:space="0" w:color="auto"/>
                      </w:divBdr>
                      <w:divsChild>
                        <w:div w:id="2059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867873">
              <w:marLeft w:val="0"/>
              <w:marRight w:val="0"/>
              <w:marTop w:val="0"/>
              <w:marBottom w:val="0"/>
              <w:divBdr>
                <w:top w:val="none" w:sz="0" w:space="0" w:color="auto"/>
                <w:left w:val="none" w:sz="0" w:space="0" w:color="auto"/>
                <w:bottom w:val="none" w:sz="0" w:space="0" w:color="auto"/>
                <w:right w:val="none" w:sz="0" w:space="0" w:color="auto"/>
              </w:divBdr>
            </w:div>
          </w:divsChild>
        </w:div>
        <w:div w:id="965811766">
          <w:marLeft w:val="0"/>
          <w:marRight w:val="0"/>
          <w:marTop w:val="0"/>
          <w:marBottom w:val="0"/>
          <w:divBdr>
            <w:top w:val="none" w:sz="0" w:space="0" w:color="auto"/>
            <w:left w:val="none" w:sz="0" w:space="0" w:color="auto"/>
            <w:bottom w:val="none" w:sz="0" w:space="0" w:color="auto"/>
            <w:right w:val="none" w:sz="0" w:space="0" w:color="auto"/>
          </w:divBdr>
          <w:divsChild>
            <w:div w:id="14966242">
              <w:marLeft w:val="0"/>
              <w:marRight w:val="0"/>
              <w:marTop w:val="0"/>
              <w:marBottom w:val="0"/>
              <w:divBdr>
                <w:top w:val="none" w:sz="0" w:space="0" w:color="auto"/>
                <w:left w:val="none" w:sz="0" w:space="0" w:color="auto"/>
                <w:bottom w:val="none" w:sz="0" w:space="0" w:color="auto"/>
                <w:right w:val="none" w:sz="0" w:space="0" w:color="auto"/>
              </w:divBdr>
            </w:div>
          </w:divsChild>
        </w:div>
        <w:div w:id="1723869390">
          <w:marLeft w:val="0"/>
          <w:marRight w:val="0"/>
          <w:marTop w:val="0"/>
          <w:marBottom w:val="0"/>
          <w:divBdr>
            <w:top w:val="none" w:sz="0" w:space="0" w:color="auto"/>
            <w:left w:val="none" w:sz="0" w:space="0" w:color="auto"/>
            <w:bottom w:val="none" w:sz="0" w:space="0" w:color="auto"/>
            <w:right w:val="none" w:sz="0" w:space="0" w:color="auto"/>
          </w:divBdr>
          <w:divsChild>
            <w:div w:id="1152527499">
              <w:marLeft w:val="0"/>
              <w:marRight w:val="0"/>
              <w:marTop w:val="0"/>
              <w:marBottom w:val="0"/>
              <w:divBdr>
                <w:top w:val="none" w:sz="0" w:space="0" w:color="auto"/>
                <w:left w:val="none" w:sz="0" w:space="0" w:color="auto"/>
                <w:bottom w:val="none" w:sz="0" w:space="0" w:color="auto"/>
                <w:right w:val="none" w:sz="0" w:space="0" w:color="auto"/>
              </w:divBdr>
            </w:div>
          </w:divsChild>
        </w:div>
        <w:div w:id="1762528332">
          <w:marLeft w:val="0"/>
          <w:marRight w:val="0"/>
          <w:marTop w:val="0"/>
          <w:marBottom w:val="0"/>
          <w:divBdr>
            <w:top w:val="none" w:sz="0" w:space="0" w:color="auto"/>
            <w:left w:val="none" w:sz="0" w:space="0" w:color="auto"/>
            <w:bottom w:val="none" w:sz="0" w:space="0" w:color="auto"/>
            <w:right w:val="none" w:sz="0" w:space="0" w:color="auto"/>
          </w:divBdr>
          <w:divsChild>
            <w:div w:id="936520416">
              <w:marLeft w:val="0"/>
              <w:marRight w:val="0"/>
              <w:marTop w:val="0"/>
              <w:marBottom w:val="0"/>
              <w:divBdr>
                <w:top w:val="none" w:sz="0" w:space="0" w:color="auto"/>
                <w:left w:val="none" w:sz="0" w:space="0" w:color="auto"/>
                <w:bottom w:val="none" w:sz="0" w:space="0" w:color="auto"/>
                <w:right w:val="none" w:sz="0" w:space="0" w:color="auto"/>
              </w:divBdr>
            </w:div>
          </w:divsChild>
        </w:div>
        <w:div w:id="1838692902">
          <w:marLeft w:val="0"/>
          <w:marRight w:val="0"/>
          <w:marTop w:val="0"/>
          <w:marBottom w:val="0"/>
          <w:divBdr>
            <w:top w:val="none" w:sz="0" w:space="0" w:color="auto"/>
            <w:left w:val="none" w:sz="0" w:space="0" w:color="auto"/>
            <w:bottom w:val="none" w:sz="0" w:space="0" w:color="auto"/>
            <w:right w:val="none" w:sz="0" w:space="0" w:color="auto"/>
          </w:divBdr>
          <w:divsChild>
            <w:div w:id="2089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8646">
      <w:bodyDiv w:val="1"/>
      <w:marLeft w:val="0"/>
      <w:marRight w:val="0"/>
      <w:marTop w:val="0"/>
      <w:marBottom w:val="0"/>
      <w:divBdr>
        <w:top w:val="none" w:sz="0" w:space="0" w:color="auto"/>
        <w:left w:val="none" w:sz="0" w:space="0" w:color="auto"/>
        <w:bottom w:val="none" w:sz="0" w:space="0" w:color="auto"/>
        <w:right w:val="none" w:sz="0" w:space="0" w:color="auto"/>
      </w:divBdr>
      <w:divsChild>
        <w:div w:id="1766531874">
          <w:marLeft w:val="0"/>
          <w:marRight w:val="0"/>
          <w:marTop w:val="0"/>
          <w:marBottom w:val="0"/>
          <w:divBdr>
            <w:top w:val="none" w:sz="0" w:space="0" w:color="auto"/>
            <w:left w:val="none" w:sz="0" w:space="0" w:color="auto"/>
            <w:bottom w:val="none" w:sz="0" w:space="0" w:color="auto"/>
            <w:right w:val="none" w:sz="0" w:space="0" w:color="auto"/>
          </w:divBdr>
          <w:divsChild>
            <w:div w:id="346180272">
              <w:marLeft w:val="0"/>
              <w:marRight w:val="0"/>
              <w:marTop w:val="30"/>
              <w:marBottom w:val="30"/>
              <w:divBdr>
                <w:top w:val="none" w:sz="0" w:space="0" w:color="auto"/>
                <w:left w:val="none" w:sz="0" w:space="0" w:color="auto"/>
                <w:bottom w:val="none" w:sz="0" w:space="0" w:color="auto"/>
                <w:right w:val="none" w:sz="0" w:space="0" w:color="auto"/>
              </w:divBdr>
              <w:divsChild>
                <w:div w:id="79065097">
                  <w:marLeft w:val="0"/>
                  <w:marRight w:val="0"/>
                  <w:marTop w:val="0"/>
                  <w:marBottom w:val="0"/>
                  <w:divBdr>
                    <w:top w:val="none" w:sz="0" w:space="0" w:color="auto"/>
                    <w:left w:val="none" w:sz="0" w:space="0" w:color="auto"/>
                    <w:bottom w:val="none" w:sz="0" w:space="0" w:color="auto"/>
                    <w:right w:val="none" w:sz="0" w:space="0" w:color="auto"/>
                  </w:divBdr>
                  <w:divsChild>
                    <w:div w:id="330065450">
                      <w:marLeft w:val="0"/>
                      <w:marRight w:val="0"/>
                      <w:marTop w:val="0"/>
                      <w:marBottom w:val="0"/>
                      <w:divBdr>
                        <w:top w:val="none" w:sz="0" w:space="0" w:color="auto"/>
                        <w:left w:val="none" w:sz="0" w:space="0" w:color="auto"/>
                        <w:bottom w:val="none" w:sz="0" w:space="0" w:color="auto"/>
                        <w:right w:val="none" w:sz="0" w:space="0" w:color="auto"/>
                      </w:divBdr>
                    </w:div>
                  </w:divsChild>
                </w:div>
                <w:div w:id="195966015">
                  <w:marLeft w:val="0"/>
                  <w:marRight w:val="0"/>
                  <w:marTop w:val="0"/>
                  <w:marBottom w:val="0"/>
                  <w:divBdr>
                    <w:top w:val="none" w:sz="0" w:space="0" w:color="auto"/>
                    <w:left w:val="none" w:sz="0" w:space="0" w:color="auto"/>
                    <w:bottom w:val="none" w:sz="0" w:space="0" w:color="auto"/>
                    <w:right w:val="none" w:sz="0" w:space="0" w:color="auto"/>
                  </w:divBdr>
                  <w:divsChild>
                    <w:div w:id="445386820">
                      <w:marLeft w:val="0"/>
                      <w:marRight w:val="0"/>
                      <w:marTop w:val="0"/>
                      <w:marBottom w:val="0"/>
                      <w:divBdr>
                        <w:top w:val="none" w:sz="0" w:space="0" w:color="auto"/>
                        <w:left w:val="none" w:sz="0" w:space="0" w:color="auto"/>
                        <w:bottom w:val="none" w:sz="0" w:space="0" w:color="auto"/>
                        <w:right w:val="none" w:sz="0" w:space="0" w:color="auto"/>
                      </w:divBdr>
                    </w:div>
                  </w:divsChild>
                </w:div>
                <w:div w:id="290407812">
                  <w:marLeft w:val="0"/>
                  <w:marRight w:val="0"/>
                  <w:marTop w:val="0"/>
                  <w:marBottom w:val="0"/>
                  <w:divBdr>
                    <w:top w:val="none" w:sz="0" w:space="0" w:color="auto"/>
                    <w:left w:val="none" w:sz="0" w:space="0" w:color="auto"/>
                    <w:bottom w:val="none" w:sz="0" w:space="0" w:color="auto"/>
                    <w:right w:val="none" w:sz="0" w:space="0" w:color="auto"/>
                  </w:divBdr>
                  <w:divsChild>
                    <w:div w:id="372265340">
                      <w:marLeft w:val="0"/>
                      <w:marRight w:val="0"/>
                      <w:marTop w:val="0"/>
                      <w:marBottom w:val="0"/>
                      <w:divBdr>
                        <w:top w:val="none" w:sz="0" w:space="0" w:color="auto"/>
                        <w:left w:val="none" w:sz="0" w:space="0" w:color="auto"/>
                        <w:bottom w:val="none" w:sz="0" w:space="0" w:color="auto"/>
                        <w:right w:val="none" w:sz="0" w:space="0" w:color="auto"/>
                      </w:divBdr>
                    </w:div>
                  </w:divsChild>
                </w:div>
                <w:div w:id="370423767">
                  <w:marLeft w:val="0"/>
                  <w:marRight w:val="0"/>
                  <w:marTop w:val="0"/>
                  <w:marBottom w:val="0"/>
                  <w:divBdr>
                    <w:top w:val="none" w:sz="0" w:space="0" w:color="auto"/>
                    <w:left w:val="none" w:sz="0" w:space="0" w:color="auto"/>
                    <w:bottom w:val="none" w:sz="0" w:space="0" w:color="auto"/>
                    <w:right w:val="none" w:sz="0" w:space="0" w:color="auto"/>
                  </w:divBdr>
                  <w:divsChild>
                    <w:div w:id="1422068687">
                      <w:marLeft w:val="0"/>
                      <w:marRight w:val="0"/>
                      <w:marTop w:val="0"/>
                      <w:marBottom w:val="0"/>
                      <w:divBdr>
                        <w:top w:val="none" w:sz="0" w:space="0" w:color="auto"/>
                        <w:left w:val="none" w:sz="0" w:space="0" w:color="auto"/>
                        <w:bottom w:val="none" w:sz="0" w:space="0" w:color="auto"/>
                        <w:right w:val="none" w:sz="0" w:space="0" w:color="auto"/>
                      </w:divBdr>
                    </w:div>
                  </w:divsChild>
                </w:div>
                <w:div w:id="410540262">
                  <w:marLeft w:val="0"/>
                  <w:marRight w:val="0"/>
                  <w:marTop w:val="0"/>
                  <w:marBottom w:val="0"/>
                  <w:divBdr>
                    <w:top w:val="none" w:sz="0" w:space="0" w:color="auto"/>
                    <w:left w:val="none" w:sz="0" w:space="0" w:color="auto"/>
                    <w:bottom w:val="none" w:sz="0" w:space="0" w:color="auto"/>
                    <w:right w:val="none" w:sz="0" w:space="0" w:color="auto"/>
                  </w:divBdr>
                  <w:divsChild>
                    <w:div w:id="657458293">
                      <w:marLeft w:val="0"/>
                      <w:marRight w:val="0"/>
                      <w:marTop w:val="0"/>
                      <w:marBottom w:val="0"/>
                      <w:divBdr>
                        <w:top w:val="none" w:sz="0" w:space="0" w:color="auto"/>
                        <w:left w:val="none" w:sz="0" w:space="0" w:color="auto"/>
                        <w:bottom w:val="none" w:sz="0" w:space="0" w:color="auto"/>
                        <w:right w:val="none" w:sz="0" w:space="0" w:color="auto"/>
                      </w:divBdr>
                    </w:div>
                  </w:divsChild>
                </w:div>
                <w:div w:id="473762370">
                  <w:marLeft w:val="0"/>
                  <w:marRight w:val="0"/>
                  <w:marTop w:val="0"/>
                  <w:marBottom w:val="0"/>
                  <w:divBdr>
                    <w:top w:val="none" w:sz="0" w:space="0" w:color="auto"/>
                    <w:left w:val="none" w:sz="0" w:space="0" w:color="auto"/>
                    <w:bottom w:val="none" w:sz="0" w:space="0" w:color="auto"/>
                    <w:right w:val="none" w:sz="0" w:space="0" w:color="auto"/>
                  </w:divBdr>
                  <w:divsChild>
                    <w:div w:id="857045565">
                      <w:marLeft w:val="0"/>
                      <w:marRight w:val="0"/>
                      <w:marTop w:val="0"/>
                      <w:marBottom w:val="0"/>
                      <w:divBdr>
                        <w:top w:val="none" w:sz="0" w:space="0" w:color="auto"/>
                        <w:left w:val="none" w:sz="0" w:space="0" w:color="auto"/>
                        <w:bottom w:val="none" w:sz="0" w:space="0" w:color="auto"/>
                        <w:right w:val="none" w:sz="0" w:space="0" w:color="auto"/>
                      </w:divBdr>
                    </w:div>
                  </w:divsChild>
                </w:div>
                <w:div w:id="487018452">
                  <w:marLeft w:val="0"/>
                  <w:marRight w:val="0"/>
                  <w:marTop w:val="0"/>
                  <w:marBottom w:val="0"/>
                  <w:divBdr>
                    <w:top w:val="none" w:sz="0" w:space="0" w:color="auto"/>
                    <w:left w:val="none" w:sz="0" w:space="0" w:color="auto"/>
                    <w:bottom w:val="none" w:sz="0" w:space="0" w:color="auto"/>
                    <w:right w:val="none" w:sz="0" w:space="0" w:color="auto"/>
                  </w:divBdr>
                  <w:divsChild>
                    <w:div w:id="109477057">
                      <w:marLeft w:val="0"/>
                      <w:marRight w:val="0"/>
                      <w:marTop w:val="0"/>
                      <w:marBottom w:val="0"/>
                      <w:divBdr>
                        <w:top w:val="none" w:sz="0" w:space="0" w:color="auto"/>
                        <w:left w:val="none" w:sz="0" w:space="0" w:color="auto"/>
                        <w:bottom w:val="none" w:sz="0" w:space="0" w:color="auto"/>
                        <w:right w:val="none" w:sz="0" w:space="0" w:color="auto"/>
                      </w:divBdr>
                    </w:div>
                  </w:divsChild>
                </w:div>
                <w:div w:id="573976978">
                  <w:marLeft w:val="0"/>
                  <w:marRight w:val="0"/>
                  <w:marTop w:val="0"/>
                  <w:marBottom w:val="0"/>
                  <w:divBdr>
                    <w:top w:val="none" w:sz="0" w:space="0" w:color="auto"/>
                    <w:left w:val="none" w:sz="0" w:space="0" w:color="auto"/>
                    <w:bottom w:val="none" w:sz="0" w:space="0" w:color="auto"/>
                    <w:right w:val="none" w:sz="0" w:space="0" w:color="auto"/>
                  </w:divBdr>
                  <w:divsChild>
                    <w:div w:id="1496218764">
                      <w:marLeft w:val="0"/>
                      <w:marRight w:val="0"/>
                      <w:marTop w:val="0"/>
                      <w:marBottom w:val="0"/>
                      <w:divBdr>
                        <w:top w:val="none" w:sz="0" w:space="0" w:color="auto"/>
                        <w:left w:val="none" w:sz="0" w:space="0" w:color="auto"/>
                        <w:bottom w:val="none" w:sz="0" w:space="0" w:color="auto"/>
                        <w:right w:val="none" w:sz="0" w:space="0" w:color="auto"/>
                      </w:divBdr>
                    </w:div>
                  </w:divsChild>
                </w:div>
                <w:div w:id="602884800">
                  <w:marLeft w:val="0"/>
                  <w:marRight w:val="0"/>
                  <w:marTop w:val="0"/>
                  <w:marBottom w:val="0"/>
                  <w:divBdr>
                    <w:top w:val="none" w:sz="0" w:space="0" w:color="auto"/>
                    <w:left w:val="none" w:sz="0" w:space="0" w:color="auto"/>
                    <w:bottom w:val="none" w:sz="0" w:space="0" w:color="auto"/>
                    <w:right w:val="none" w:sz="0" w:space="0" w:color="auto"/>
                  </w:divBdr>
                  <w:divsChild>
                    <w:div w:id="1944223330">
                      <w:marLeft w:val="0"/>
                      <w:marRight w:val="0"/>
                      <w:marTop w:val="0"/>
                      <w:marBottom w:val="0"/>
                      <w:divBdr>
                        <w:top w:val="none" w:sz="0" w:space="0" w:color="auto"/>
                        <w:left w:val="none" w:sz="0" w:space="0" w:color="auto"/>
                        <w:bottom w:val="none" w:sz="0" w:space="0" w:color="auto"/>
                        <w:right w:val="none" w:sz="0" w:space="0" w:color="auto"/>
                      </w:divBdr>
                    </w:div>
                  </w:divsChild>
                </w:div>
                <w:div w:id="613177105">
                  <w:marLeft w:val="0"/>
                  <w:marRight w:val="0"/>
                  <w:marTop w:val="0"/>
                  <w:marBottom w:val="0"/>
                  <w:divBdr>
                    <w:top w:val="none" w:sz="0" w:space="0" w:color="auto"/>
                    <w:left w:val="none" w:sz="0" w:space="0" w:color="auto"/>
                    <w:bottom w:val="none" w:sz="0" w:space="0" w:color="auto"/>
                    <w:right w:val="none" w:sz="0" w:space="0" w:color="auto"/>
                  </w:divBdr>
                  <w:divsChild>
                    <w:div w:id="74935064">
                      <w:marLeft w:val="0"/>
                      <w:marRight w:val="0"/>
                      <w:marTop w:val="0"/>
                      <w:marBottom w:val="0"/>
                      <w:divBdr>
                        <w:top w:val="none" w:sz="0" w:space="0" w:color="auto"/>
                        <w:left w:val="none" w:sz="0" w:space="0" w:color="auto"/>
                        <w:bottom w:val="none" w:sz="0" w:space="0" w:color="auto"/>
                        <w:right w:val="none" w:sz="0" w:space="0" w:color="auto"/>
                      </w:divBdr>
                    </w:div>
                  </w:divsChild>
                </w:div>
                <w:div w:id="637807803">
                  <w:marLeft w:val="0"/>
                  <w:marRight w:val="0"/>
                  <w:marTop w:val="0"/>
                  <w:marBottom w:val="0"/>
                  <w:divBdr>
                    <w:top w:val="none" w:sz="0" w:space="0" w:color="auto"/>
                    <w:left w:val="none" w:sz="0" w:space="0" w:color="auto"/>
                    <w:bottom w:val="none" w:sz="0" w:space="0" w:color="auto"/>
                    <w:right w:val="none" w:sz="0" w:space="0" w:color="auto"/>
                  </w:divBdr>
                  <w:divsChild>
                    <w:div w:id="1098328375">
                      <w:marLeft w:val="0"/>
                      <w:marRight w:val="0"/>
                      <w:marTop w:val="0"/>
                      <w:marBottom w:val="0"/>
                      <w:divBdr>
                        <w:top w:val="none" w:sz="0" w:space="0" w:color="auto"/>
                        <w:left w:val="none" w:sz="0" w:space="0" w:color="auto"/>
                        <w:bottom w:val="none" w:sz="0" w:space="0" w:color="auto"/>
                        <w:right w:val="none" w:sz="0" w:space="0" w:color="auto"/>
                      </w:divBdr>
                    </w:div>
                  </w:divsChild>
                </w:div>
                <w:div w:id="666908759">
                  <w:marLeft w:val="0"/>
                  <w:marRight w:val="0"/>
                  <w:marTop w:val="0"/>
                  <w:marBottom w:val="0"/>
                  <w:divBdr>
                    <w:top w:val="none" w:sz="0" w:space="0" w:color="auto"/>
                    <w:left w:val="none" w:sz="0" w:space="0" w:color="auto"/>
                    <w:bottom w:val="none" w:sz="0" w:space="0" w:color="auto"/>
                    <w:right w:val="none" w:sz="0" w:space="0" w:color="auto"/>
                  </w:divBdr>
                  <w:divsChild>
                    <w:div w:id="133645846">
                      <w:marLeft w:val="0"/>
                      <w:marRight w:val="0"/>
                      <w:marTop w:val="0"/>
                      <w:marBottom w:val="0"/>
                      <w:divBdr>
                        <w:top w:val="none" w:sz="0" w:space="0" w:color="auto"/>
                        <w:left w:val="none" w:sz="0" w:space="0" w:color="auto"/>
                        <w:bottom w:val="none" w:sz="0" w:space="0" w:color="auto"/>
                        <w:right w:val="none" w:sz="0" w:space="0" w:color="auto"/>
                      </w:divBdr>
                    </w:div>
                    <w:div w:id="1512721141">
                      <w:marLeft w:val="0"/>
                      <w:marRight w:val="0"/>
                      <w:marTop w:val="0"/>
                      <w:marBottom w:val="0"/>
                      <w:divBdr>
                        <w:top w:val="none" w:sz="0" w:space="0" w:color="auto"/>
                        <w:left w:val="none" w:sz="0" w:space="0" w:color="auto"/>
                        <w:bottom w:val="none" w:sz="0" w:space="0" w:color="auto"/>
                        <w:right w:val="none" w:sz="0" w:space="0" w:color="auto"/>
                      </w:divBdr>
                    </w:div>
                  </w:divsChild>
                </w:div>
                <w:div w:id="720790010">
                  <w:marLeft w:val="0"/>
                  <w:marRight w:val="0"/>
                  <w:marTop w:val="0"/>
                  <w:marBottom w:val="0"/>
                  <w:divBdr>
                    <w:top w:val="none" w:sz="0" w:space="0" w:color="auto"/>
                    <w:left w:val="none" w:sz="0" w:space="0" w:color="auto"/>
                    <w:bottom w:val="none" w:sz="0" w:space="0" w:color="auto"/>
                    <w:right w:val="none" w:sz="0" w:space="0" w:color="auto"/>
                  </w:divBdr>
                  <w:divsChild>
                    <w:div w:id="919406937">
                      <w:marLeft w:val="0"/>
                      <w:marRight w:val="0"/>
                      <w:marTop w:val="0"/>
                      <w:marBottom w:val="0"/>
                      <w:divBdr>
                        <w:top w:val="none" w:sz="0" w:space="0" w:color="auto"/>
                        <w:left w:val="none" w:sz="0" w:space="0" w:color="auto"/>
                        <w:bottom w:val="none" w:sz="0" w:space="0" w:color="auto"/>
                        <w:right w:val="none" w:sz="0" w:space="0" w:color="auto"/>
                      </w:divBdr>
                    </w:div>
                  </w:divsChild>
                </w:div>
                <w:div w:id="972170987">
                  <w:marLeft w:val="0"/>
                  <w:marRight w:val="0"/>
                  <w:marTop w:val="0"/>
                  <w:marBottom w:val="0"/>
                  <w:divBdr>
                    <w:top w:val="none" w:sz="0" w:space="0" w:color="auto"/>
                    <w:left w:val="none" w:sz="0" w:space="0" w:color="auto"/>
                    <w:bottom w:val="none" w:sz="0" w:space="0" w:color="auto"/>
                    <w:right w:val="none" w:sz="0" w:space="0" w:color="auto"/>
                  </w:divBdr>
                  <w:divsChild>
                    <w:div w:id="2056537144">
                      <w:marLeft w:val="0"/>
                      <w:marRight w:val="0"/>
                      <w:marTop w:val="0"/>
                      <w:marBottom w:val="0"/>
                      <w:divBdr>
                        <w:top w:val="none" w:sz="0" w:space="0" w:color="auto"/>
                        <w:left w:val="none" w:sz="0" w:space="0" w:color="auto"/>
                        <w:bottom w:val="none" w:sz="0" w:space="0" w:color="auto"/>
                        <w:right w:val="none" w:sz="0" w:space="0" w:color="auto"/>
                      </w:divBdr>
                    </w:div>
                  </w:divsChild>
                </w:div>
                <w:div w:id="974484568">
                  <w:marLeft w:val="0"/>
                  <w:marRight w:val="0"/>
                  <w:marTop w:val="0"/>
                  <w:marBottom w:val="0"/>
                  <w:divBdr>
                    <w:top w:val="none" w:sz="0" w:space="0" w:color="auto"/>
                    <w:left w:val="none" w:sz="0" w:space="0" w:color="auto"/>
                    <w:bottom w:val="none" w:sz="0" w:space="0" w:color="auto"/>
                    <w:right w:val="none" w:sz="0" w:space="0" w:color="auto"/>
                  </w:divBdr>
                  <w:divsChild>
                    <w:div w:id="1021007402">
                      <w:marLeft w:val="0"/>
                      <w:marRight w:val="0"/>
                      <w:marTop w:val="0"/>
                      <w:marBottom w:val="0"/>
                      <w:divBdr>
                        <w:top w:val="none" w:sz="0" w:space="0" w:color="auto"/>
                        <w:left w:val="none" w:sz="0" w:space="0" w:color="auto"/>
                        <w:bottom w:val="none" w:sz="0" w:space="0" w:color="auto"/>
                        <w:right w:val="none" w:sz="0" w:space="0" w:color="auto"/>
                      </w:divBdr>
                    </w:div>
                  </w:divsChild>
                </w:div>
                <w:div w:id="1012875300">
                  <w:marLeft w:val="0"/>
                  <w:marRight w:val="0"/>
                  <w:marTop w:val="0"/>
                  <w:marBottom w:val="0"/>
                  <w:divBdr>
                    <w:top w:val="none" w:sz="0" w:space="0" w:color="auto"/>
                    <w:left w:val="none" w:sz="0" w:space="0" w:color="auto"/>
                    <w:bottom w:val="none" w:sz="0" w:space="0" w:color="auto"/>
                    <w:right w:val="none" w:sz="0" w:space="0" w:color="auto"/>
                  </w:divBdr>
                  <w:divsChild>
                    <w:div w:id="253248638">
                      <w:marLeft w:val="0"/>
                      <w:marRight w:val="0"/>
                      <w:marTop w:val="0"/>
                      <w:marBottom w:val="0"/>
                      <w:divBdr>
                        <w:top w:val="none" w:sz="0" w:space="0" w:color="auto"/>
                        <w:left w:val="none" w:sz="0" w:space="0" w:color="auto"/>
                        <w:bottom w:val="none" w:sz="0" w:space="0" w:color="auto"/>
                        <w:right w:val="none" w:sz="0" w:space="0" w:color="auto"/>
                      </w:divBdr>
                    </w:div>
                  </w:divsChild>
                </w:div>
                <w:div w:id="1018198946">
                  <w:marLeft w:val="0"/>
                  <w:marRight w:val="0"/>
                  <w:marTop w:val="0"/>
                  <w:marBottom w:val="0"/>
                  <w:divBdr>
                    <w:top w:val="none" w:sz="0" w:space="0" w:color="auto"/>
                    <w:left w:val="none" w:sz="0" w:space="0" w:color="auto"/>
                    <w:bottom w:val="none" w:sz="0" w:space="0" w:color="auto"/>
                    <w:right w:val="none" w:sz="0" w:space="0" w:color="auto"/>
                  </w:divBdr>
                  <w:divsChild>
                    <w:div w:id="2057271039">
                      <w:marLeft w:val="0"/>
                      <w:marRight w:val="0"/>
                      <w:marTop w:val="0"/>
                      <w:marBottom w:val="0"/>
                      <w:divBdr>
                        <w:top w:val="none" w:sz="0" w:space="0" w:color="auto"/>
                        <w:left w:val="none" w:sz="0" w:space="0" w:color="auto"/>
                        <w:bottom w:val="none" w:sz="0" w:space="0" w:color="auto"/>
                        <w:right w:val="none" w:sz="0" w:space="0" w:color="auto"/>
                      </w:divBdr>
                    </w:div>
                  </w:divsChild>
                </w:div>
                <w:div w:id="1119495138">
                  <w:marLeft w:val="0"/>
                  <w:marRight w:val="0"/>
                  <w:marTop w:val="0"/>
                  <w:marBottom w:val="0"/>
                  <w:divBdr>
                    <w:top w:val="none" w:sz="0" w:space="0" w:color="auto"/>
                    <w:left w:val="none" w:sz="0" w:space="0" w:color="auto"/>
                    <w:bottom w:val="none" w:sz="0" w:space="0" w:color="auto"/>
                    <w:right w:val="none" w:sz="0" w:space="0" w:color="auto"/>
                  </w:divBdr>
                  <w:divsChild>
                    <w:div w:id="234979188">
                      <w:marLeft w:val="0"/>
                      <w:marRight w:val="0"/>
                      <w:marTop w:val="0"/>
                      <w:marBottom w:val="0"/>
                      <w:divBdr>
                        <w:top w:val="none" w:sz="0" w:space="0" w:color="auto"/>
                        <w:left w:val="none" w:sz="0" w:space="0" w:color="auto"/>
                        <w:bottom w:val="none" w:sz="0" w:space="0" w:color="auto"/>
                        <w:right w:val="none" w:sz="0" w:space="0" w:color="auto"/>
                      </w:divBdr>
                    </w:div>
                  </w:divsChild>
                </w:div>
                <w:div w:id="1127896130">
                  <w:marLeft w:val="0"/>
                  <w:marRight w:val="0"/>
                  <w:marTop w:val="0"/>
                  <w:marBottom w:val="0"/>
                  <w:divBdr>
                    <w:top w:val="none" w:sz="0" w:space="0" w:color="auto"/>
                    <w:left w:val="none" w:sz="0" w:space="0" w:color="auto"/>
                    <w:bottom w:val="none" w:sz="0" w:space="0" w:color="auto"/>
                    <w:right w:val="none" w:sz="0" w:space="0" w:color="auto"/>
                  </w:divBdr>
                  <w:divsChild>
                    <w:div w:id="629290116">
                      <w:marLeft w:val="0"/>
                      <w:marRight w:val="0"/>
                      <w:marTop w:val="0"/>
                      <w:marBottom w:val="0"/>
                      <w:divBdr>
                        <w:top w:val="none" w:sz="0" w:space="0" w:color="auto"/>
                        <w:left w:val="none" w:sz="0" w:space="0" w:color="auto"/>
                        <w:bottom w:val="none" w:sz="0" w:space="0" w:color="auto"/>
                        <w:right w:val="none" w:sz="0" w:space="0" w:color="auto"/>
                      </w:divBdr>
                    </w:div>
                  </w:divsChild>
                </w:div>
                <w:div w:id="1206214463">
                  <w:marLeft w:val="0"/>
                  <w:marRight w:val="0"/>
                  <w:marTop w:val="0"/>
                  <w:marBottom w:val="0"/>
                  <w:divBdr>
                    <w:top w:val="none" w:sz="0" w:space="0" w:color="auto"/>
                    <w:left w:val="none" w:sz="0" w:space="0" w:color="auto"/>
                    <w:bottom w:val="none" w:sz="0" w:space="0" w:color="auto"/>
                    <w:right w:val="none" w:sz="0" w:space="0" w:color="auto"/>
                  </w:divBdr>
                  <w:divsChild>
                    <w:div w:id="622688610">
                      <w:marLeft w:val="0"/>
                      <w:marRight w:val="0"/>
                      <w:marTop w:val="0"/>
                      <w:marBottom w:val="0"/>
                      <w:divBdr>
                        <w:top w:val="none" w:sz="0" w:space="0" w:color="auto"/>
                        <w:left w:val="none" w:sz="0" w:space="0" w:color="auto"/>
                        <w:bottom w:val="none" w:sz="0" w:space="0" w:color="auto"/>
                        <w:right w:val="none" w:sz="0" w:space="0" w:color="auto"/>
                      </w:divBdr>
                    </w:div>
                  </w:divsChild>
                </w:div>
                <w:div w:id="1479879963">
                  <w:marLeft w:val="0"/>
                  <w:marRight w:val="0"/>
                  <w:marTop w:val="0"/>
                  <w:marBottom w:val="0"/>
                  <w:divBdr>
                    <w:top w:val="none" w:sz="0" w:space="0" w:color="auto"/>
                    <w:left w:val="none" w:sz="0" w:space="0" w:color="auto"/>
                    <w:bottom w:val="none" w:sz="0" w:space="0" w:color="auto"/>
                    <w:right w:val="none" w:sz="0" w:space="0" w:color="auto"/>
                  </w:divBdr>
                  <w:divsChild>
                    <w:div w:id="961569024">
                      <w:marLeft w:val="0"/>
                      <w:marRight w:val="0"/>
                      <w:marTop w:val="0"/>
                      <w:marBottom w:val="0"/>
                      <w:divBdr>
                        <w:top w:val="none" w:sz="0" w:space="0" w:color="auto"/>
                        <w:left w:val="none" w:sz="0" w:space="0" w:color="auto"/>
                        <w:bottom w:val="none" w:sz="0" w:space="0" w:color="auto"/>
                        <w:right w:val="none" w:sz="0" w:space="0" w:color="auto"/>
                      </w:divBdr>
                    </w:div>
                  </w:divsChild>
                </w:div>
                <w:div w:id="1488551148">
                  <w:marLeft w:val="0"/>
                  <w:marRight w:val="0"/>
                  <w:marTop w:val="0"/>
                  <w:marBottom w:val="0"/>
                  <w:divBdr>
                    <w:top w:val="none" w:sz="0" w:space="0" w:color="auto"/>
                    <w:left w:val="none" w:sz="0" w:space="0" w:color="auto"/>
                    <w:bottom w:val="none" w:sz="0" w:space="0" w:color="auto"/>
                    <w:right w:val="none" w:sz="0" w:space="0" w:color="auto"/>
                  </w:divBdr>
                  <w:divsChild>
                    <w:div w:id="534343760">
                      <w:marLeft w:val="0"/>
                      <w:marRight w:val="0"/>
                      <w:marTop w:val="0"/>
                      <w:marBottom w:val="0"/>
                      <w:divBdr>
                        <w:top w:val="none" w:sz="0" w:space="0" w:color="auto"/>
                        <w:left w:val="none" w:sz="0" w:space="0" w:color="auto"/>
                        <w:bottom w:val="none" w:sz="0" w:space="0" w:color="auto"/>
                        <w:right w:val="none" w:sz="0" w:space="0" w:color="auto"/>
                      </w:divBdr>
                    </w:div>
                    <w:div w:id="2020883815">
                      <w:marLeft w:val="0"/>
                      <w:marRight w:val="0"/>
                      <w:marTop w:val="0"/>
                      <w:marBottom w:val="0"/>
                      <w:divBdr>
                        <w:top w:val="none" w:sz="0" w:space="0" w:color="auto"/>
                        <w:left w:val="none" w:sz="0" w:space="0" w:color="auto"/>
                        <w:bottom w:val="none" w:sz="0" w:space="0" w:color="auto"/>
                        <w:right w:val="none" w:sz="0" w:space="0" w:color="auto"/>
                      </w:divBdr>
                    </w:div>
                  </w:divsChild>
                </w:div>
                <w:div w:id="1647079968">
                  <w:marLeft w:val="0"/>
                  <w:marRight w:val="0"/>
                  <w:marTop w:val="0"/>
                  <w:marBottom w:val="0"/>
                  <w:divBdr>
                    <w:top w:val="none" w:sz="0" w:space="0" w:color="auto"/>
                    <w:left w:val="none" w:sz="0" w:space="0" w:color="auto"/>
                    <w:bottom w:val="none" w:sz="0" w:space="0" w:color="auto"/>
                    <w:right w:val="none" w:sz="0" w:space="0" w:color="auto"/>
                  </w:divBdr>
                  <w:divsChild>
                    <w:div w:id="690381586">
                      <w:marLeft w:val="0"/>
                      <w:marRight w:val="0"/>
                      <w:marTop w:val="0"/>
                      <w:marBottom w:val="0"/>
                      <w:divBdr>
                        <w:top w:val="none" w:sz="0" w:space="0" w:color="auto"/>
                        <w:left w:val="none" w:sz="0" w:space="0" w:color="auto"/>
                        <w:bottom w:val="none" w:sz="0" w:space="0" w:color="auto"/>
                        <w:right w:val="none" w:sz="0" w:space="0" w:color="auto"/>
                      </w:divBdr>
                    </w:div>
                  </w:divsChild>
                </w:div>
                <w:div w:id="1778017457">
                  <w:marLeft w:val="0"/>
                  <w:marRight w:val="0"/>
                  <w:marTop w:val="0"/>
                  <w:marBottom w:val="0"/>
                  <w:divBdr>
                    <w:top w:val="none" w:sz="0" w:space="0" w:color="auto"/>
                    <w:left w:val="none" w:sz="0" w:space="0" w:color="auto"/>
                    <w:bottom w:val="none" w:sz="0" w:space="0" w:color="auto"/>
                    <w:right w:val="none" w:sz="0" w:space="0" w:color="auto"/>
                  </w:divBdr>
                  <w:divsChild>
                    <w:div w:id="300699463">
                      <w:marLeft w:val="0"/>
                      <w:marRight w:val="0"/>
                      <w:marTop w:val="0"/>
                      <w:marBottom w:val="0"/>
                      <w:divBdr>
                        <w:top w:val="none" w:sz="0" w:space="0" w:color="auto"/>
                        <w:left w:val="none" w:sz="0" w:space="0" w:color="auto"/>
                        <w:bottom w:val="none" w:sz="0" w:space="0" w:color="auto"/>
                        <w:right w:val="none" w:sz="0" w:space="0" w:color="auto"/>
                      </w:divBdr>
                    </w:div>
                  </w:divsChild>
                </w:div>
                <w:div w:id="1798378907">
                  <w:marLeft w:val="0"/>
                  <w:marRight w:val="0"/>
                  <w:marTop w:val="0"/>
                  <w:marBottom w:val="0"/>
                  <w:divBdr>
                    <w:top w:val="none" w:sz="0" w:space="0" w:color="auto"/>
                    <w:left w:val="none" w:sz="0" w:space="0" w:color="auto"/>
                    <w:bottom w:val="none" w:sz="0" w:space="0" w:color="auto"/>
                    <w:right w:val="none" w:sz="0" w:space="0" w:color="auto"/>
                  </w:divBdr>
                  <w:divsChild>
                    <w:div w:id="181550114">
                      <w:marLeft w:val="0"/>
                      <w:marRight w:val="0"/>
                      <w:marTop w:val="0"/>
                      <w:marBottom w:val="0"/>
                      <w:divBdr>
                        <w:top w:val="none" w:sz="0" w:space="0" w:color="auto"/>
                        <w:left w:val="none" w:sz="0" w:space="0" w:color="auto"/>
                        <w:bottom w:val="none" w:sz="0" w:space="0" w:color="auto"/>
                        <w:right w:val="none" w:sz="0" w:space="0" w:color="auto"/>
                      </w:divBdr>
                    </w:div>
                  </w:divsChild>
                </w:div>
                <w:div w:id="1810977835">
                  <w:marLeft w:val="0"/>
                  <w:marRight w:val="0"/>
                  <w:marTop w:val="0"/>
                  <w:marBottom w:val="0"/>
                  <w:divBdr>
                    <w:top w:val="none" w:sz="0" w:space="0" w:color="auto"/>
                    <w:left w:val="none" w:sz="0" w:space="0" w:color="auto"/>
                    <w:bottom w:val="none" w:sz="0" w:space="0" w:color="auto"/>
                    <w:right w:val="none" w:sz="0" w:space="0" w:color="auto"/>
                  </w:divBdr>
                  <w:divsChild>
                    <w:div w:id="1970822166">
                      <w:marLeft w:val="0"/>
                      <w:marRight w:val="0"/>
                      <w:marTop w:val="0"/>
                      <w:marBottom w:val="0"/>
                      <w:divBdr>
                        <w:top w:val="none" w:sz="0" w:space="0" w:color="auto"/>
                        <w:left w:val="none" w:sz="0" w:space="0" w:color="auto"/>
                        <w:bottom w:val="none" w:sz="0" w:space="0" w:color="auto"/>
                        <w:right w:val="none" w:sz="0" w:space="0" w:color="auto"/>
                      </w:divBdr>
                    </w:div>
                  </w:divsChild>
                </w:div>
                <w:div w:id="1945841108">
                  <w:marLeft w:val="0"/>
                  <w:marRight w:val="0"/>
                  <w:marTop w:val="0"/>
                  <w:marBottom w:val="0"/>
                  <w:divBdr>
                    <w:top w:val="none" w:sz="0" w:space="0" w:color="auto"/>
                    <w:left w:val="none" w:sz="0" w:space="0" w:color="auto"/>
                    <w:bottom w:val="none" w:sz="0" w:space="0" w:color="auto"/>
                    <w:right w:val="none" w:sz="0" w:space="0" w:color="auto"/>
                  </w:divBdr>
                  <w:divsChild>
                    <w:div w:id="1317798875">
                      <w:marLeft w:val="0"/>
                      <w:marRight w:val="0"/>
                      <w:marTop w:val="0"/>
                      <w:marBottom w:val="0"/>
                      <w:divBdr>
                        <w:top w:val="none" w:sz="0" w:space="0" w:color="auto"/>
                        <w:left w:val="none" w:sz="0" w:space="0" w:color="auto"/>
                        <w:bottom w:val="none" w:sz="0" w:space="0" w:color="auto"/>
                        <w:right w:val="none" w:sz="0" w:space="0" w:color="auto"/>
                      </w:divBdr>
                    </w:div>
                  </w:divsChild>
                </w:div>
                <w:div w:id="2068870814">
                  <w:marLeft w:val="0"/>
                  <w:marRight w:val="0"/>
                  <w:marTop w:val="0"/>
                  <w:marBottom w:val="0"/>
                  <w:divBdr>
                    <w:top w:val="none" w:sz="0" w:space="0" w:color="auto"/>
                    <w:left w:val="none" w:sz="0" w:space="0" w:color="auto"/>
                    <w:bottom w:val="none" w:sz="0" w:space="0" w:color="auto"/>
                    <w:right w:val="none" w:sz="0" w:space="0" w:color="auto"/>
                  </w:divBdr>
                  <w:divsChild>
                    <w:div w:id="1335064831">
                      <w:marLeft w:val="0"/>
                      <w:marRight w:val="0"/>
                      <w:marTop w:val="0"/>
                      <w:marBottom w:val="0"/>
                      <w:divBdr>
                        <w:top w:val="none" w:sz="0" w:space="0" w:color="auto"/>
                        <w:left w:val="none" w:sz="0" w:space="0" w:color="auto"/>
                        <w:bottom w:val="none" w:sz="0" w:space="0" w:color="auto"/>
                        <w:right w:val="none" w:sz="0" w:space="0" w:color="auto"/>
                      </w:divBdr>
                    </w:div>
                  </w:divsChild>
                </w:div>
                <w:div w:id="2080059228">
                  <w:marLeft w:val="0"/>
                  <w:marRight w:val="0"/>
                  <w:marTop w:val="0"/>
                  <w:marBottom w:val="0"/>
                  <w:divBdr>
                    <w:top w:val="none" w:sz="0" w:space="0" w:color="auto"/>
                    <w:left w:val="none" w:sz="0" w:space="0" w:color="auto"/>
                    <w:bottom w:val="none" w:sz="0" w:space="0" w:color="auto"/>
                    <w:right w:val="none" w:sz="0" w:space="0" w:color="auto"/>
                  </w:divBdr>
                  <w:divsChild>
                    <w:div w:id="1069613806">
                      <w:marLeft w:val="0"/>
                      <w:marRight w:val="0"/>
                      <w:marTop w:val="0"/>
                      <w:marBottom w:val="0"/>
                      <w:divBdr>
                        <w:top w:val="none" w:sz="0" w:space="0" w:color="auto"/>
                        <w:left w:val="none" w:sz="0" w:space="0" w:color="auto"/>
                        <w:bottom w:val="none" w:sz="0" w:space="0" w:color="auto"/>
                        <w:right w:val="none" w:sz="0" w:space="0" w:color="auto"/>
                      </w:divBdr>
                    </w:div>
                    <w:div w:id="214003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466840">
          <w:marLeft w:val="0"/>
          <w:marRight w:val="0"/>
          <w:marTop w:val="0"/>
          <w:marBottom w:val="0"/>
          <w:divBdr>
            <w:top w:val="none" w:sz="0" w:space="0" w:color="auto"/>
            <w:left w:val="none" w:sz="0" w:space="0" w:color="auto"/>
            <w:bottom w:val="none" w:sz="0" w:space="0" w:color="auto"/>
            <w:right w:val="none" w:sz="0" w:space="0" w:color="auto"/>
          </w:divBdr>
        </w:div>
      </w:divsChild>
    </w:div>
    <w:div w:id="1653484713">
      <w:bodyDiv w:val="1"/>
      <w:marLeft w:val="0"/>
      <w:marRight w:val="0"/>
      <w:marTop w:val="0"/>
      <w:marBottom w:val="0"/>
      <w:divBdr>
        <w:top w:val="none" w:sz="0" w:space="0" w:color="auto"/>
        <w:left w:val="none" w:sz="0" w:space="0" w:color="auto"/>
        <w:bottom w:val="none" w:sz="0" w:space="0" w:color="auto"/>
        <w:right w:val="none" w:sz="0" w:space="0" w:color="auto"/>
      </w:divBdr>
      <w:divsChild>
        <w:div w:id="70348443">
          <w:marLeft w:val="0"/>
          <w:marRight w:val="0"/>
          <w:marTop w:val="0"/>
          <w:marBottom w:val="0"/>
          <w:divBdr>
            <w:top w:val="none" w:sz="0" w:space="0" w:color="auto"/>
            <w:left w:val="none" w:sz="0" w:space="0" w:color="auto"/>
            <w:bottom w:val="none" w:sz="0" w:space="0" w:color="auto"/>
            <w:right w:val="none" w:sz="0" w:space="0" w:color="auto"/>
          </w:divBdr>
          <w:divsChild>
            <w:div w:id="1705328274">
              <w:marLeft w:val="0"/>
              <w:marRight w:val="0"/>
              <w:marTop w:val="0"/>
              <w:marBottom w:val="0"/>
              <w:divBdr>
                <w:top w:val="none" w:sz="0" w:space="0" w:color="auto"/>
                <w:left w:val="none" w:sz="0" w:space="0" w:color="auto"/>
                <w:bottom w:val="none" w:sz="0" w:space="0" w:color="auto"/>
                <w:right w:val="none" w:sz="0" w:space="0" w:color="auto"/>
              </w:divBdr>
            </w:div>
          </w:divsChild>
        </w:div>
        <w:div w:id="467430263">
          <w:marLeft w:val="0"/>
          <w:marRight w:val="0"/>
          <w:marTop w:val="0"/>
          <w:marBottom w:val="0"/>
          <w:divBdr>
            <w:top w:val="none" w:sz="0" w:space="0" w:color="auto"/>
            <w:left w:val="none" w:sz="0" w:space="0" w:color="auto"/>
            <w:bottom w:val="none" w:sz="0" w:space="0" w:color="auto"/>
            <w:right w:val="none" w:sz="0" w:space="0" w:color="auto"/>
          </w:divBdr>
          <w:divsChild>
            <w:div w:id="1304653772">
              <w:marLeft w:val="0"/>
              <w:marRight w:val="0"/>
              <w:marTop w:val="0"/>
              <w:marBottom w:val="0"/>
              <w:divBdr>
                <w:top w:val="none" w:sz="0" w:space="0" w:color="auto"/>
                <w:left w:val="none" w:sz="0" w:space="0" w:color="auto"/>
                <w:bottom w:val="none" w:sz="0" w:space="0" w:color="auto"/>
                <w:right w:val="none" w:sz="0" w:space="0" w:color="auto"/>
              </w:divBdr>
            </w:div>
          </w:divsChild>
        </w:div>
        <w:div w:id="1089042684">
          <w:marLeft w:val="0"/>
          <w:marRight w:val="0"/>
          <w:marTop w:val="0"/>
          <w:marBottom w:val="0"/>
          <w:divBdr>
            <w:top w:val="none" w:sz="0" w:space="0" w:color="auto"/>
            <w:left w:val="none" w:sz="0" w:space="0" w:color="auto"/>
            <w:bottom w:val="none" w:sz="0" w:space="0" w:color="auto"/>
            <w:right w:val="none" w:sz="0" w:space="0" w:color="auto"/>
          </w:divBdr>
          <w:divsChild>
            <w:div w:id="787505968">
              <w:marLeft w:val="0"/>
              <w:marRight w:val="0"/>
              <w:marTop w:val="0"/>
              <w:marBottom w:val="0"/>
              <w:divBdr>
                <w:top w:val="none" w:sz="0" w:space="0" w:color="auto"/>
                <w:left w:val="none" w:sz="0" w:space="0" w:color="auto"/>
                <w:bottom w:val="none" w:sz="0" w:space="0" w:color="auto"/>
                <w:right w:val="none" w:sz="0" w:space="0" w:color="auto"/>
              </w:divBdr>
            </w:div>
          </w:divsChild>
        </w:div>
        <w:div w:id="1107893515">
          <w:marLeft w:val="0"/>
          <w:marRight w:val="0"/>
          <w:marTop w:val="0"/>
          <w:marBottom w:val="0"/>
          <w:divBdr>
            <w:top w:val="none" w:sz="0" w:space="0" w:color="auto"/>
            <w:left w:val="none" w:sz="0" w:space="0" w:color="auto"/>
            <w:bottom w:val="none" w:sz="0" w:space="0" w:color="auto"/>
            <w:right w:val="none" w:sz="0" w:space="0" w:color="auto"/>
          </w:divBdr>
          <w:divsChild>
            <w:div w:id="559247323">
              <w:marLeft w:val="0"/>
              <w:marRight w:val="0"/>
              <w:marTop w:val="0"/>
              <w:marBottom w:val="0"/>
              <w:divBdr>
                <w:top w:val="none" w:sz="0" w:space="0" w:color="auto"/>
                <w:left w:val="none" w:sz="0" w:space="0" w:color="auto"/>
                <w:bottom w:val="none" w:sz="0" w:space="0" w:color="auto"/>
                <w:right w:val="none" w:sz="0" w:space="0" w:color="auto"/>
              </w:divBdr>
            </w:div>
          </w:divsChild>
        </w:div>
        <w:div w:id="1365910493">
          <w:marLeft w:val="0"/>
          <w:marRight w:val="0"/>
          <w:marTop w:val="0"/>
          <w:marBottom w:val="0"/>
          <w:divBdr>
            <w:top w:val="none" w:sz="0" w:space="0" w:color="auto"/>
            <w:left w:val="none" w:sz="0" w:space="0" w:color="auto"/>
            <w:bottom w:val="none" w:sz="0" w:space="0" w:color="auto"/>
            <w:right w:val="none" w:sz="0" w:space="0" w:color="auto"/>
          </w:divBdr>
          <w:divsChild>
            <w:div w:id="1459638880">
              <w:marLeft w:val="0"/>
              <w:marRight w:val="0"/>
              <w:marTop w:val="0"/>
              <w:marBottom w:val="0"/>
              <w:divBdr>
                <w:top w:val="none" w:sz="0" w:space="0" w:color="auto"/>
                <w:left w:val="none" w:sz="0" w:space="0" w:color="auto"/>
                <w:bottom w:val="none" w:sz="0" w:space="0" w:color="auto"/>
                <w:right w:val="none" w:sz="0" w:space="0" w:color="auto"/>
              </w:divBdr>
            </w:div>
          </w:divsChild>
        </w:div>
        <w:div w:id="1450009736">
          <w:marLeft w:val="0"/>
          <w:marRight w:val="0"/>
          <w:marTop w:val="0"/>
          <w:marBottom w:val="0"/>
          <w:divBdr>
            <w:top w:val="none" w:sz="0" w:space="0" w:color="auto"/>
            <w:left w:val="none" w:sz="0" w:space="0" w:color="auto"/>
            <w:bottom w:val="none" w:sz="0" w:space="0" w:color="auto"/>
            <w:right w:val="none" w:sz="0" w:space="0" w:color="auto"/>
          </w:divBdr>
          <w:divsChild>
            <w:div w:id="699430222">
              <w:marLeft w:val="0"/>
              <w:marRight w:val="0"/>
              <w:marTop w:val="0"/>
              <w:marBottom w:val="0"/>
              <w:divBdr>
                <w:top w:val="none" w:sz="0" w:space="0" w:color="auto"/>
                <w:left w:val="none" w:sz="0" w:space="0" w:color="auto"/>
                <w:bottom w:val="none" w:sz="0" w:space="0" w:color="auto"/>
                <w:right w:val="none" w:sz="0" w:space="0" w:color="auto"/>
              </w:divBdr>
            </w:div>
            <w:div w:id="862014624">
              <w:marLeft w:val="0"/>
              <w:marRight w:val="0"/>
              <w:marTop w:val="0"/>
              <w:marBottom w:val="0"/>
              <w:divBdr>
                <w:top w:val="none" w:sz="0" w:space="0" w:color="auto"/>
                <w:left w:val="none" w:sz="0" w:space="0" w:color="auto"/>
                <w:bottom w:val="none" w:sz="0" w:space="0" w:color="auto"/>
                <w:right w:val="none" w:sz="0" w:space="0" w:color="auto"/>
              </w:divBdr>
              <w:divsChild>
                <w:div w:id="1088230046">
                  <w:marLeft w:val="0"/>
                  <w:marRight w:val="0"/>
                  <w:marTop w:val="30"/>
                  <w:marBottom w:val="30"/>
                  <w:divBdr>
                    <w:top w:val="none" w:sz="0" w:space="0" w:color="auto"/>
                    <w:left w:val="none" w:sz="0" w:space="0" w:color="auto"/>
                    <w:bottom w:val="none" w:sz="0" w:space="0" w:color="auto"/>
                    <w:right w:val="none" w:sz="0" w:space="0" w:color="auto"/>
                  </w:divBdr>
                  <w:divsChild>
                    <w:div w:id="673412176">
                      <w:marLeft w:val="0"/>
                      <w:marRight w:val="0"/>
                      <w:marTop w:val="0"/>
                      <w:marBottom w:val="0"/>
                      <w:divBdr>
                        <w:top w:val="none" w:sz="0" w:space="0" w:color="auto"/>
                        <w:left w:val="none" w:sz="0" w:space="0" w:color="auto"/>
                        <w:bottom w:val="none" w:sz="0" w:space="0" w:color="auto"/>
                        <w:right w:val="none" w:sz="0" w:space="0" w:color="auto"/>
                      </w:divBdr>
                      <w:divsChild>
                        <w:div w:id="632637763">
                          <w:marLeft w:val="0"/>
                          <w:marRight w:val="0"/>
                          <w:marTop w:val="0"/>
                          <w:marBottom w:val="0"/>
                          <w:divBdr>
                            <w:top w:val="none" w:sz="0" w:space="0" w:color="auto"/>
                            <w:left w:val="none" w:sz="0" w:space="0" w:color="auto"/>
                            <w:bottom w:val="none" w:sz="0" w:space="0" w:color="auto"/>
                            <w:right w:val="none" w:sz="0" w:space="0" w:color="auto"/>
                          </w:divBdr>
                        </w:div>
                      </w:divsChild>
                    </w:div>
                    <w:div w:id="1443383065">
                      <w:marLeft w:val="0"/>
                      <w:marRight w:val="0"/>
                      <w:marTop w:val="0"/>
                      <w:marBottom w:val="0"/>
                      <w:divBdr>
                        <w:top w:val="none" w:sz="0" w:space="0" w:color="auto"/>
                        <w:left w:val="none" w:sz="0" w:space="0" w:color="auto"/>
                        <w:bottom w:val="none" w:sz="0" w:space="0" w:color="auto"/>
                        <w:right w:val="none" w:sz="0" w:space="0" w:color="auto"/>
                      </w:divBdr>
                      <w:divsChild>
                        <w:div w:id="17025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76768">
          <w:marLeft w:val="0"/>
          <w:marRight w:val="0"/>
          <w:marTop w:val="0"/>
          <w:marBottom w:val="0"/>
          <w:divBdr>
            <w:top w:val="none" w:sz="0" w:space="0" w:color="auto"/>
            <w:left w:val="none" w:sz="0" w:space="0" w:color="auto"/>
            <w:bottom w:val="none" w:sz="0" w:space="0" w:color="auto"/>
            <w:right w:val="none" w:sz="0" w:space="0" w:color="auto"/>
          </w:divBdr>
          <w:divsChild>
            <w:div w:id="276759852">
              <w:marLeft w:val="0"/>
              <w:marRight w:val="0"/>
              <w:marTop w:val="0"/>
              <w:marBottom w:val="0"/>
              <w:divBdr>
                <w:top w:val="none" w:sz="0" w:space="0" w:color="auto"/>
                <w:left w:val="none" w:sz="0" w:space="0" w:color="auto"/>
                <w:bottom w:val="none" w:sz="0" w:space="0" w:color="auto"/>
                <w:right w:val="none" w:sz="0" w:space="0" w:color="auto"/>
              </w:divBdr>
            </w:div>
          </w:divsChild>
        </w:div>
        <w:div w:id="1753508855">
          <w:marLeft w:val="0"/>
          <w:marRight w:val="0"/>
          <w:marTop w:val="0"/>
          <w:marBottom w:val="0"/>
          <w:divBdr>
            <w:top w:val="none" w:sz="0" w:space="0" w:color="auto"/>
            <w:left w:val="none" w:sz="0" w:space="0" w:color="auto"/>
            <w:bottom w:val="none" w:sz="0" w:space="0" w:color="auto"/>
            <w:right w:val="none" w:sz="0" w:space="0" w:color="auto"/>
          </w:divBdr>
          <w:divsChild>
            <w:div w:id="419838085">
              <w:marLeft w:val="0"/>
              <w:marRight w:val="0"/>
              <w:marTop w:val="0"/>
              <w:marBottom w:val="0"/>
              <w:divBdr>
                <w:top w:val="none" w:sz="0" w:space="0" w:color="auto"/>
                <w:left w:val="none" w:sz="0" w:space="0" w:color="auto"/>
                <w:bottom w:val="none" w:sz="0" w:space="0" w:color="auto"/>
                <w:right w:val="none" w:sz="0" w:space="0" w:color="auto"/>
              </w:divBdr>
              <w:divsChild>
                <w:div w:id="151483794">
                  <w:marLeft w:val="0"/>
                  <w:marRight w:val="0"/>
                  <w:marTop w:val="30"/>
                  <w:marBottom w:val="30"/>
                  <w:divBdr>
                    <w:top w:val="none" w:sz="0" w:space="0" w:color="auto"/>
                    <w:left w:val="none" w:sz="0" w:space="0" w:color="auto"/>
                    <w:bottom w:val="none" w:sz="0" w:space="0" w:color="auto"/>
                    <w:right w:val="none" w:sz="0" w:space="0" w:color="auto"/>
                  </w:divBdr>
                  <w:divsChild>
                    <w:div w:id="67308256">
                      <w:marLeft w:val="0"/>
                      <w:marRight w:val="0"/>
                      <w:marTop w:val="0"/>
                      <w:marBottom w:val="0"/>
                      <w:divBdr>
                        <w:top w:val="none" w:sz="0" w:space="0" w:color="auto"/>
                        <w:left w:val="none" w:sz="0" w:space="0" w:color="auto"/>
                        <w:bottom w:val="none" w:sz="0" w:space="0" w:color="auto"/>
                        <w:right w:val="none" w:sz="0" w:space="0" w:color="auto"/>
                      </w:divBdr>
                      <w:divsChild>
                        <w:div w:id="1552376285">
                          <w:marLeft w:val="0"/>
                          <w:marRight w:val="0"/>
                          <w:marTop w:val="0"/>
                          <w:marBottom w:val="0"/>
                          <w:divBdr>
                            <w:top w:val="none" w:sz="0" w:space="0" w:color="auto"/>
                            <w:left w:val="none" w:sz="0" w:space="0" w:color="auto"/>
                            <w:bottom w:val="none" w:sz="0" w:space="0" w:color="auto"/>
                            <w:right w:val="none" w:sz="0" w:space="0" w:color="auto"/>
                          </w:divBdr>
                        </w:div>
                      </w:divsChild>
                    </w:div>
                    <w:div w:id="1221551821">
                      <w:marLeft w:val="0"/>
                      <w:marRight w:val="0"/>
                      <w:marTop w:val="0"/>
                      <w:marBottom w:val="0"/>
                      <w:divBdr>
                        <w:top w:val="none" w:sz="0" w:space="0" w:color="auto"/>
                        <w:left w:val="none" w:sz="0" w:space="0" w:color="auto"/>
                        <w:bottom w:val="none" w:sz="0" w:space="0" w:color="auto"/>
                        <w:right w:val="none" w:sz="0" w:space="0" w:color="auto"/>
                      </w:divBdr>
                      <w:divsChild>
                        <w:div w:id="17504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566905">
              <w:marLeft w:val="0"/>
              <w:marRight w:val="0"/>
              <w:marTop w:val="0"/>
              <w:marBottom w:val="0"/>
              <w:divBdr>
                <w:top w:val="none" w:sz="0" w:space="0" w:color="auto"/>
                <w:left w:val="none" w:sz="0" w:space="0" w:color="auto"/>
                <w:bottom w:val="none" w:sz="0" w:space="0" w:color="auto"/>
                <w:right w:val="none" w:sz="0" w:space="0" w:color="auto"/>
              </w:divBdr>
            </w:div>
          </w:divsChild>
        </w:div>
        <w:div w:id="1765421364">
          <w:marLeft w:val="0"/>
          <w:marRight w:val="0"/>
          <w:marTop w:val="0"/>
          <w:marBottom w:val="0"/>
          <w:divBdr>
            <w:top w:val="none" w:sz="0" w:space="0" w:color="auto"/>
            <w:left w:val="none" w:sz="0" w:space="0" w:color="auto"/>
            <w:bottom w:val="none" w:sz="0" w:space="0" w:color="auto"/>
            <w:right w:val="none" w:sz="0" w:space="0" w:color="auto"/>
          </w:divBdr>
          <w:divsChild>
            <w:div w:id="298076428">
              <w:marLeft w:val="0"/>
              <w:marRight w:val="0"/>
              <w:marTop w:val="0"/>
              <w:marBottom w:val="0"/>
              <w:divBdr>
                <w:top w:val="none" w:sz="0" w:space="0" w:color="auto"/>
                <w:left w:val="none" w:sz="0" w:space="0" w:color="auto"/>
                <w:bottom w:val="none" w:sz="0" w:space="0" w:color="auto"/>
                <w:right w:val="none" w:sz="0" w:space="0" w:color="auto"/>
              </w:divBdr>
            </w:div>
          </w:divsChild>
        </w:div>
        <w:div w:id="2033608323">
          <w:marLeft w:val="0"/>
          <w:marRight w:val="0"/>
          <w:marTop w:val="0"/>
          <w:marBottom w:val="0"/>
          <w:divBdr>
            <w:top w:val="none" w:sz="0" w:space="0" w:color="auto"/>
            <w:left w:val="none" w:sz="0" w:space="0" w:color="auto"/>
            <w:bottom w:val="none" w:sz="0" w:space="0" w:color="auto"/>
            <w:right w:val="none" w:sz="0" w:space="0" w:color="auto"/>
          </w:divBdr>
          <w:divsChild>
            <w:div w:id="592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140642">
      <w:bodyDiv w:val="1"/>
      <w:marLeft w:val="0"/>
      <w:marRight w:val="0"/>
      <w:marTop w:val="0"/>
      <w:marBottom w:val="0"/>
      <w:divBdr>
        <w:top w:val="none" w:sz="0" w:space="0" w:color="auto"/>
        <w:left w:val="none" w:sz="0" w:space="0" w:color="auto"/>
        <w:bottom w:val="none" w:sz="0" w:space="0" w:color="auto"/>
        <w:right w:val="none" w:sz="0" w:space="0" w:color="auto"/>
      </w:divBdr>
      <w:divsChild>
        <w:div w:id="239367072">
          <w:marLeft w:val="0"/>
          <w:marRight w:val="0"/>
          <w:marTop w:val="0"/>
          <w:marBottom w:val="0"/>
          <w:divBdr>
            <w:top w:val="none" w:sz="0" w:space="0" w:color="auto"/>
            <w:left w:val="none" w:sz="0" w:space="0" w:color="auto"/>
            <w:bottom w:val="none" w:sz="0" w:space="0" w:color="auto"/>
            <w:right w:val="none" w:sz="0" w:space="0" w:color="auto"/>
          </w:divBdr>
          <w:divsChild>
            <w:div w:id="172692472">
              <w:marLeft w:val="0"/>
              <w:marRight w:val="0"/>
              <w:marTop w:val="0"/>
              <w:marBottom w:val="0"/>
              <w:divBdr>
                <w:top w:val="none" w:sz="0" w:space="0" w:color="auto"/>
                <w:left w:val="none" w:sz="0" w:space="0" w:color="auto"/>
                <w:bottom w:val="none" w:sz="0" w:space="0" w:color="auto"/>
                <w:right w:val="none" w:sz="0" w:space="0" w:color="auto"/>
              </w:divBdr>
            </w:div>
          </w:divsChild>
        </w:div>
        <w:div w:id="272321984">
          <w:marLeft w:val="0"/>
          <w:marRight w:val="0"/>
          <w:marTop w:val="0"/>
          <w:marBottom w:val="0"/>
          <w:divBdr>
            <w:top w:val="none" w:sz="0" w:space="0" w:color="auto"/>
            <w:left w:val="none" w:sz="0" w:space="0" w:color="auto"/>
            <w:bottom w:val="none" w:sz="0" w:space="0" w:color="auto"/>
            <w:right w:val="none" w:sz="0" w:space="0" w:color="auto"/>
          </w:divBdr>
          <w:divsChild>
            <w:div w:id="739408281">
              <w:marLeft w:val="0"/>
              <w:marRight w:val="0"/>
              <w:marTop w:val="0"/>
              <w:marBottom w:val="0"/>
              <w:divBdr>
                <w:top w:val="none" w:sz="0" w:space="0" w:color="auto"/>
                <w:left w:val="none" w:sz="0" w:space="0" w:color="auto"/>
                <w:bottom w:val="none" w:sz="0" w:space="0" w:color="auto"/>
                <w:right w:val="none" w:sz="0" w:space="0" w:color="auto"/>
              </w:divBdr>
            </w:div>
          </w:divsChild>
        </w:div>
        <w:div w:id="478114885">
          <w:marLeft w:val="0"/>
          <w:marRight w:val="0"/>
          <w:marTop w:val="0"/>
          <w:marBottom w:val="0"/>
          <w:divBdr>
            <w:top w:val="none" w:sz="0" w:space="0" w:color="auto"/>
            <w:left w:val="none" w:sz="0" w:space="0" w:color="auto"/>
            <w:bottom w:val="none" w:sz="0" w:space="0" w:color="auto"/>
            <w:right w:val="none" w:sz="0" w:space="0" w:color="auto"/>
          </w:divBdr>
          <w:divsChild>
            <w:div w:id="1474450098">
              <w:marLeft w:val="0"/>
              <w:marRight w:val="0"/>
              <w:marTop w:val="0"/>
              <w:marBottom w:val="0"/>
              <w:divBdr>
                <w:top w:val="none" w:sz="0" w:space="0" w:color="auto"/>
                <w:left w:val="none" w:sz="0" w:space="0" w:color="auto"/>
                <w:bottom w:val="none" w:sz="0" w:space="0" w:color="auto"/>
                <w:right w:val="none" w:sz="0" w:space="0" w:color="auto"/>
              </w:divBdr>
            </w:div>
          </w:divsChild>
        </w:div>
        <w:div w:id="651367636">
          <w:marLeft w:val="0"/>
          <w:marRight w:val="0"/>
          <w:marTop w:val="0"/>
          <w:marBottom w:val="0"/>
          <w:divBdr>
            <w:top w:val="none" w:sz="0" w:space="0" w:color="auto"/>
            <w:left w:val="none" w:sz="0" w:space="0" w:color="auto"/>
            <w:bottom w:val="none" w:sz="0" w:space="0" w:color="auto"/>
            <w:right w:val="none" w:sz="0" w:space="0" w:color="auto"/>
          </w:divBdr>
          <w:divsChild>
            <w:div w:id="1678993847">
              <w:marLeft w:val="0"/>
              <w:marRight w:val="0"/>
              <w:marTop w:val="0"/>
              <w:marBottom w:val="0"/>
              <w:divBdr>
                <w:top w:val="none" w:sz="0" w:space="0" w:color="auto"/>
                <w:left w:val="none" w:sz="0" w:space="0" w:color="auto"/>
                <w:bottom w:val="none" w:sz="0" w:space="0" w:color="auto"/>
                <w:right w:val="none" w:sz="0" w:space="0" w:color="auto"/>
              </w:divBdr>
            </w:div>
          </w:divsChild>
        </w:div>
        <w:div w:id="958726913">
          <w:marLeft w:val="0"/>
          <w:marRight w:val="0"/>
          <w:marTop w:val="0"/>
          <w:marBottom w:val="0"/>
          <w:divBdr>
            <w:top w:val="none" w:sz="0" w:space="0" w:color="auto"/>
            <w:left w:val="none" w:sz="0" w:space="0" w:color="auto"/>
            <w:bottom w:val="none" w:sz="0" w:space="0" w:color="auto"/>
            <w:right w:val="none" w:sz="0" w:space="0" w:color="auto"/>
          </w:divBdr>
          <w:divsChild>
            <w:div w:id="1588659036">
              <w:marLeft w:val="0"/>
              <w:marRight w:val="0"/>
              <w:marTop w:val="0"/>
              <w:marBottom w:val="0"/>
              <w:divBdr>
                <w:top w:val="none" w:sz="0" w:space="0" w:color="auto"/>
                <w:left w:val="none" w:sz="0" w:space="0" w:color="auto"/>
                <w:bottom w:val="none" w:sz="0" w:space="0" w:color="auto"/>
                <w:right w:val="none" w:sz="0" w:space="0" w:color="auto"/>
              </w:divBdr>
              <w:divsChild>
                <w:div w:id="2142190158">
                  <w:marLeft w:val="0"/>
                  <w:marRight w:val="0"/>
                  <w:marTop w:val="30"/>
                  <w:marBottom w:val="30"/>
                  <w:divBdr>
                    <w:top w:val="none" w:sz="0" w:space="0" w:color="auto"/>
                    <w:left w:val="none" w:sz="0" w:space="0" w:color="auto"/>
                    <w:bottom w:val="none" w:sz="0" w:space="0" w:color="auto"/>
                    <w:right w:val="none" w:sz="0" w:space="0" w:color="auto"/>
                  </w:divBdr>
                  <w:divsChild>
                    <w:div w:id="1398749035">
                      <w:marLeft w:val="0"/>
                      <w:marRight w:val="0"/>
                      <w:marTop w:val="0"/>
                      <w:marBottom w:val="0"/>
                      <w:divBdr>
                        <w:top w:val="none" w:sz="0" w:space="0" w:color="auto"/>
                        <w:left w:val="none" w:sz="0" w:space="0" w:color="auto"/>
                        <w:bottom w:val="none" w:sz="0" w:space="0" w:color="auto"/>
                        <w:right w:val="none" w:sz="0" w:space="0" w:color="auto"/>
                      </w:divBdr>
                      <w:divsChild>
                        <w:div w:id="1452626788">
                          <w:marLeft w:val="0"/>
                          <w:marRight w:val="0"/>
                          <w:marTop w:val="0"/>
                          <w:marBottom w:val="0"/>
                          <w:divBdr>
                            <w:top w:val="none" w:sz="0" w:space="0" w:color="auto"/>
                            <w:left w:val="none" w:sz="0" w:space="0" w:color="auto"/>
                            <w:bottom w:val="none" w:sz="0" w:space="0" w:color="auto"/>
                            <w:right w:val="none" w:sz="0" w:space="0" w:color="auto"/>
                          </w:divBdr>
                        </w:div>
                      </w:divsChild>
                    </w:div>
                    <w:div w:id="1535070629">
                      <w:marLeft w:val="0"/>
                      <w:marRight w:val="0"/>
                      <w:marTop w:val="0"/>
                      <w:marBottom w:val="0"/>
                      <w:divBdr>
                        <w:top w:val="none" w:sz="0" w:space="0" w:color="auto"/>
                        <w:left w:val="none" w:sz="0" w:space="0" w:color="auto"/>
                        <w:bottom w:val="none" w:sz="0" w:space="0" w:color="auto"/>
                        <w:right w:val="none" w:sz="0" w:space="0" w:color="auto"/>
                      </w:divBdr>
                      <w:divsChild>
                        <w:div w:id="175362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42074">
              <w:marLeft w:val="0"/>
              <w:marRight w:val="0"/>
              <w:marTop w:val="0"/>
              <w:marBottom w:val="0"/>
              <w:divBdr>
                <w:top w:val="none" w:sz="0" w:space="0" w:color="auto"/>
                <w:left w:val="none" w:sz="0" w:space="0" w:color="auto"/>
                <w:bottom w:val="none" w:sz="0" w:space="0" w:color="auto"/>
                <w:right w:val="none" w:sz="0" w:space="0" w:color="auto"/>
              </w:divBdr>
            </w:div>
          </w:divsChild>
        </w:div>
        <w:div w:id="1266303680">
          <w:marLeft w:val="0"/>
          <w:marRight w:val="0"/>
          <w:marTop w:val="0"/>
          <w:marBottom w:val="0"/>
          <w:divBdr>
            <w:top w:val="none" w:sz="0" w:space="0" w:color="auto"/>
            <w:left w:val="none" w:sz="0" w:space="0" w:color="auto"/>
            <w:bottom w:val="none" w:sz="0" w:space="0" w:color="auto"/>
            <w:right w:val="none" w:sz="0" w:space="0" w:color="auto"/>
          </w:divBdr>
          <w:divsChild>
            <w:div w:id="332538030">
              <w:marLeft w:val="0"/>
              <w:marRight w:val="0"/>
              <w:marTop w:val="0"/>
              <w:marBottom w:val="0"/>
              <w:divBdr>
                <w:top w:val="none" w:sz="0" w:space="0" w:color="auto"/>
                <w:left w:val="none" w:sz="0" w:space="0" w:color="auto"/>
                <w:bottom w:val="none" w:sz="0" w:space="0" w:color="auto"/>
                <w:right w:val="none" w:sz="0" w:space="0" w:color="auto"/>
              </w:divBdr>
            </w:div>
          </w:divsChild>
        </w:div>
        <w:div w:id="1522162854">
          <w:marLeft w:val="0"/>
          <w:marRight w:val="0"/>
          <w:marTop w:val="0"/>
          <w:marBottom w:val="0"/>
          <w:divBdr>
            <w:top w:val="none" w:sz="0" w:space="0" w:color="auto"/>
            <w:left w:val="none" w:sz="0" w:space="0" w:color="auto"/>
            <w:bottom w:val="none" w:sz="0" w:space="0" w:color="auto"/>
            <w:right w:val="none" w:sz="0" w:space="0" w:color="auto"/>
          </w:divBdr>
          <w:divsChild>
            <w:div w:id="1630043884">
              <w:marLeft w:val="0"/>
              <w:marRight w:val="0"/>
              <w:marTop w:val="0"/>
              <w:marBottom w:val="0"/>
              <w:divBdr>
                <w:top w:val="none" w:sz="0" w:space="0" w:color="auto"/>
                <w:left w:val="none" w:sz="0" w:space="0" w:color="auto"/>
                <w:bottom w:val="none" w:sz="0" w:space="0" w:color="auto"/>
                <w:right w:val="none" w:sz="0" w:space="0" w:color="auto"/>
              </w:divBdr>
            </w:div>
          </w:divsChild>
        </w:div>
        <w:div w:id="1639188818">
          <w:marLeft w:val="0"/>
          <w:marRight w:val="0"/>
          <w:marTop w:val="0"/>
          <w:marBottom w:val="0"/>
          <w:divBdr>
            <w:top w:val="none" w:sz="0" w:space="0" w:color="auto"/>
            <w:left w:val="none" w:sz="0" w:space="0" w:color="auto"/>
            <w:bottom w:val="none" w:sz="0" w:space="0" w:color="auto"/>
            <w:right w:val="none" w:sz="0" w:space="0" w:color="auto"/>
          </w:divBdr>
          <w:divsChild>
            <w:div w:id="280264301">
              <w:marLeft w:val="0"/>
              <w:marRight w:val="0"/>
              <w:marTop w:val="0"/>
              <w:marBottom w:val="0"/>
              <w:divBdr>
                <w:top w:val="none" w:sz="0" w:space="0" w:color="auto"/>
                <w:left w:val="none" w:sz="0" w:space="0" w:color="auto"/>
                <w:bottom w:val="none" w:sz="0" w:space="0" w:color="auto"/>
                <w:right w:val="none" w:sz="0" w:space="0" w:color="auto"/>
              </w:divBdr>
              <w:divsChild>
                <w:div w:id="701592187">
                  <w:marLeft w:val="0"/>
                  <w:marRight w:val="0"/>
                  <w:marTop w:val="30"/>
                  <w:marBottom w:val="30"/>
                  <w:divBdr>
                    <w:top w:val="none" w:sz="0" w:space="0" w:color="auto"/>
                    <w:left w:val="none" w:sz="0" w:space="0" w:color="auto"/>
                    <w:bottom w:val="none" w:sz="0" w:space="0" w:color="auto"/>
                    <w:right w:val="none" w:sz="0" w:space="0" w:color="auto"/>
                  </w:divBdr>
                  <w:divsChild>
                    <w:div w:id="1101334932">
                      <w:marLeft w:val="0"/>
                      <w:marRight w:val="0"/>
                      <w:marTop w:val="0"/>
                      <w:marBottom w:val="0"/>
                      <w:divBdr>
                        <w:top w:val="none" w:sz="0" w:space="0" w:color="auto"/>
                        <w:left w:val="none" w:sz="0" w:space="0" w:color="auto"/>
                        <w:bottom w:val="none" w:sz="0" w:space="0" w:color="auto"/>
                        <w:right w:val="none" w:sz="0" w:space="0" w:color="auto"/>
                      </w:divBdr>
                      <w:divsChild>
                        <w:div w:id="1915814837">
                          <w:marLeft w:val="0"/>
                          <w:marRight w:val="0"/>
                          <w:marTop w:val="0"/>
                          <w:marBottom w:val="0"/>
                          <w:divBdr>
                            <w:top w:val="none" w:sz="0" w:space="0" w:color="auto"/>
                            <w:left w:val="none" w:sz="0" w:space="0" w:color="auto"/>
                            <w:bottom w:val="none" w:sz="0" w:space="0" w:color="auto"/>
                            <w:right w:val="none" w:sz="0" w:space="0" w:color="auto"/>
                          </w:divBdr>
                        </w:div>
                      </w:divsChild>
                    </w:div>
                    <w:div w:id="1694988114">
                      <w:marLeft w:val="0"/>
                      <w:marRight w:val="0"/>
                      <w:marTop w:val="0"/>
                      <w:marBottom w:val="0"/>
                      <w:divBdr>
                        <w:top w:val="none" w:sz="0" w:space="0" w:color="auto"/>
                        <w:left w:val="none" w:sz="0" w:space="0" w:color="auto"/>
                        <w:bottom w:val="none" w:sz="0" w:space="0" w:color="auto"/>
                        <w:right w:val="none" w:sz="0" w:space="0" w:color="auto"/>
                      </w:divBdr>
                      <w:divsChild>
                        <w:div w:id="189295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33060">
      <w:bodyDiv w:val="1"/>
      <w:marLeft w:val="0"/>
      <w:marRight w:val="0"/>
      <w:marTop w:val="0"/>
      <w:marBottom w:val="0"/>
      <w:divBdr>
        <w:top w:val="none" w:sz="0" w:space="0" w:color="auto"/>
        <w:left w:val="none" w:sz="0" w:space="0" w:color="auto"/>
        <w:bottom w:val="none" w:sz="0" w:space="0" w:color="auto"/>
        <w:right w:val="none" w:sz="0" w:space="0" w:color="auto"/>
      </w:divBdr>
      <w:divsChild>
        <w:div w:id="574051826">
          <w:marLeft w:val="0"/>
          <w:marRight w:val="0"/>
          <w:marTop w:val="0"/>
          <w:marBottom w:val="0"/>
          <w:divBdr>
            <w:top w:val="none" w:sz="0" w:space="0" w:color="auto"/>
            <w:left w:val="none" w:sz="0" w:space="0" w:color="auto"/>
            <w:bottom w:val="none" w:sz="0" w:space="0" w:color="auto"/>
            <w:right w:val="none" w:sz="0" w:space="0" w:color="auto"/>
          </w:divBdr>
          <w:divsChild>
            <w:div w:id="1456482805">
              <w:marLeft w:val="0"/>
              <w:marRight w:val="0"/>
              <w:marTop w:val="0"/>
              <w:marBottom w:val="0"/>
              <w:divBdr>
                <w:top w:val="none" w:sz="0" w:space="0" w:color="auto"/>
                <w:left w:val="none" w:sz="0" w:space="0" w:color="auto"/>
                <w:bottom w:val="none" w:sz="0" w:space="0" w:color="auto"/>
                <w:right w:val="none" w:sz="0" w:space="0" w:color="auto"/>
              </w:divBdr>
            </w:div>
          </w:divsChild>
        </w:div>
        <w:div w:id="928150413">
          <w:marLeft w:val="0"/>
          <w:marRight w:val="0"/>
          <w:marTop w:val="0"/>
          <w:marBottom w:val="0"/>
          <w:divBdr>
            <w:top w:val="none" w:sz="0" w:space="0" w:color="auto"/>
            <w:left w:val="none" w:sz="0" w:space="0" w:color="auto"/>
            <w:bottom w:val="none" w:sz="0" w:space="0" w:color="auto"/>
            <w:right w:val="none" w:sz="0" w:space="0" w:color="auto"/>
          </w:divBdr>
          <w:divsChild>
            <w:div w:id="2060742638">
              <w:marLeft w:val="0"/>
              <w:marRight w:val="0"/>
              <w:marTop w:val="0"/>
              <w:marBottom w:val="0"/>
              <w:divBdr>
                <w:top w:val="none" w:sz="0" w:space="0" w:color="auto"/>
                <w:left w:val="none" w:sz="0" w:space="0" w:color="auto"/>
                <w:bottom w:val="none" w:sz="0" w:space="0" w:color="auto"/>
                <w:right w:val="none" w:sz="0" w:space="0" w:color="auto"/>
              </w:divBdr>
            </w:div>
          </w:divsChild>
        </w:div>
        <w:div w:id="1020667162">
          <w:marLeft w:val="0"/>
          <w:marRight w:val="0"/>
          <w:marTop w:val="0"/>
          <w:marBottom w:val="0"/>
          <w:divBdr>
            <w:top w:val="none" w:sz="0" w:space="0" w:color="auto"/>
            <w:left w:val="none" w:sz="0" w:space="0" w:color="auto"/>
            <w:bottom w:val="none" w:sz="0" w:space="0" w:color="auto"/>
            <w:right w:val="none" w:sz="0" w:space="0" w:color="auto"/>
          </w:divBdr>
          <w:divsChild>
            <w:div w:id="2130779847">
              <w:marLeft w:val="0"/>
              <w:marRight w:val="0"/>
              <w:marTop w:val="0"/>
              <w:marBottom w:val="0"/>
              <w:divBdr>
                <w:top w:val="none" w:sz="0" w:space="0" w:color="auto"/>
                <w:left w:val="none" w:sz="0" w:space="0" w:color="auto"/>
                <w:bottom w:val="none" w:sz="0" w:space="0" w:color="auto"/>
                <w:right w:val="none" w:sz="0" w:space="0" w:color="auto"/>
              </w:divBdr>
            </w:div>
          </w:divsChild>
        </w:div>
        <w:div w:id="1171917971">
          <w:marLeft w:val="0"/>
          <w:marRight w:val="0"/>
          <w:marTop w:val="0"/>
          <w:marBottom w:val="0"/>
          <w:divBdr>
            <w:top w:val="none" w:sz="0" w:space="0" w:color="auto"/>
            <w:left w:val="none" w:sz="0" w:space="0" w:color="auto"/>
            <w:bottom w:val="none" w:sz="0" w:space="0" w:color="auto"/>
            <w:right w:val="none" w:sz="0" w:space="0" w:color="auto"/>
          </w:divBdr>
          <w:divsChild>
            <w:div w:id="1219243023">
              <w:marLeft w:val="0"/>
              <w:marRight w:val="0"/>
              <w:marTop w:val="0"/>
              <w:marBottom w:val="0"/>
              <w:divBdr>
                <w:top w:val="none" w:sz="0" w:space="0" w:color="auto"/>
                <w:left w:val="none" w:sz="0" w:space="0" w:color="auto"/>
                <w:bottom w:val="none" w:sz="0" w:space="0" w:color="auto"/>
                <w:right w:val="none" w:sz="0" w:space="0" w:color="auto"/>
              </w:divBdr>
            </w:div>
          </w:divsChild>
        </w:div>
        <w:div w:id="1336111417">
          <w:marLeft w:val="0"/>
          <w:marRight w:val="0"/>
          <w:marTop w:val="0"/>
          <w:marBottom w:val="0"/>
          <w:divBdr>
            <w:top w:val="none" w:sz="0" w:space="0" w:color="auto"/>
            <w:left w:val="none" w:sz="0" w:space="0" w:color="auto"/>
            <w:bottom w:val="none" w:sz="0" w:space="0" w:color="auto"/>
            <w:right w:val="none" w:sz="0" w:space="0" w:color="auto"/>
          </w:divBdr>
          <w:divsChild>
            <w:div w:id="426342309">
              <w:marLeft w:val="0"/>
              <w:marRight w:val="0"/>
              <w:marTop w:val="0"/>
              <w:marBottom w:val="0"/>
              <w:divBdr>
                <w:top w:val="none" w:sz="0" w:space="0" w:color="auto"/>
                <w:left w:val="none" w:sz="0" w:space="0" w:color="auto"/>
                <w:bottom w:val="none" w:sz="0" w:space="0" w:color="auto"/>
                <w:right w:val="none" w:sz="0" w:space="0" w:color="auto"/>
              </w:divBdr>
              <w:divsChild>
                <w:div w:id="1990668285">
                  <w:marLeft w:val="0"/>
                  <w:marRight w:val="0"/>
                  <w:marTop w:val="30"/>
                  <w:marBottom w:val="30"/>
                  <w:divBdr>
                    <w:top w:val="none" w:sz="0" w:space="0" w:color="auto"/>
                    <w:left w:val="none" w:sz="0" w:space="0" w:color="auto"/>
                    <w:bottom w:val="none" w:sz="0" w:space="0" w:color="auto"/>
                    <w:right w:val="none" w:sz="0" w:space="0" w:color="auto"/>
                  </w:divBdr>
                  <w:divsChild>
                    <w:div w:id="670378641">
                      <w:marLeft w:val="0"/>
                      <w:marRight w:val="0"/>
                      <w:marTop w:val="0"/>
                      <w:marBottom w:val="0"/>
                      <w:divBdr>
                        <w:top w:val="none" w:sz="0" w:space="0" w:color="auto"/>
                        <w:left w:val="none" w:sz="0" w:space="0" w:color="auto"/>
                        <w:bottom w:val="none" w:sz="0" w:space="0" w:color="auto"/>
                        <w:right w:val="none" w:sz="0" w:space="0" w:color="auto"/>
                      </w:divBdr>
                      <w:divsChild>
                        <w:div w:id="116262600">
                          <w:marLeft w:val="0"/>
                          <w:marRight w:val="0"/>
                          <w:marTop w:val="0"/>
                          <w:marBottom w:val="0"/>
                          <w:divBdr>
                            <w:top w:val="none" w:sz="0" w:space="0" w:color="auto"/>
                            <w:left w:val="none" w:sz="0" w:space="0" w:color="auto"/>
                            <w:bottom w:val="none" w:sz="0" w:space="0" w:color="auto"/>
                            <w:right w:val="none" w:sz="0" w:space="0" w:color="auto"/>
                          </w:divBdr>
                        </w:div>
                      </w:divsChild>
                    </w:div>
                    <w:div w:id="2083093072">
                      <w:marLeft w:val="0"/>
                      <w:marRight w:val="0"/>
                      <w:marTop w:val="0"/>
                      <w:marBottom w:val="0"/>
                      <w:divBdr>
                        <w:top w:val="none" w:sz="0" w:space="0" w:color="auto"/>
                        <w:left w:val="none" w:sz="0" w:space="0" w:color="auto"/>
                        <w:bottom w:val="none" w:sz="0" w:space="0" w:color="auto"/>
                        <w:right w:val="none" w:sz="0" w:space="0" w:color="auto"/>
                      </w:divBdr>
                      <w:divsChild>
                        <w:div w:id="57057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166842">
              <w:marLeft w:val="0"/>
              <w:marRight w:val="0"/>
              <w:marTop w:val="0"/>
              <w:marBottom w:val="0"/>
              <w:divBdr>
                <w:top w:val="none" w:sz="0" w:space="0" w:color="auto"/>
                <w:left w:val="none" w:sz="0" w:space="0" w:color="auto"/>
                <w:bottom w:val="none" w:sz="0" w:space="0" w:color="auto"/>
                <w:right w:val="none" w:sz="0" w:space="0" w:color="auto"/>
              </w:divBdr>
            </w:div>
          </w:divsChild>
        </w:div>
        <w:div w:id="1455826726">
          <w:marLeft w:val="0"/>
          <w:marRight w:val="0"/>
          <w:marTop w:val="0"/>
          <w:marBottom w:val="0"/>
          <w:divBdr>
            <w:top w:val="none" w:sz="0" w:space="0" w:color="auto"/>
            <w:left w:val="none" w:sz="0" w:space="0" w:color="auto"/>
            <w:bottom w:val="none" w:sz="0" w:space="0" w:color="auto"/>
            <w:right w:val="none" w:sz="0" w:space="0" w:color="auto"/>
          </w:divBdr>
          <w:divsChild>
            <w:div w:id="554126434">
              <w:marLeft w:val="0"/>
              <w:marRight w:val="0"/>
              <w:marTop w:val="0"/>
              <w:marBottom w:val="0"/>
              <w:divBdr>
                <w:top w:val="none" w:sz="0" w:space="0" w:color="auto"/>
                <w:left w:val="none" w:sz="0" w:space="0" w:color="auto"/>
                <w:bottom w:val="none" w:sz="0" w:space="0" w:color="auto"/>
                <w:right w:val="none" w:sz="0" w:space="0" w:color="auto"/>
              </w:divBdr>
              <w:divsChild>
                <w:div w:id="2030139788">
                  <w:marLeft w:val="0"/>
                  <w:marRight w:val="0"/>
                  <w:marTop w:val="30"/>
                  <w:marBottom w:val="30"/>
                  <w:divBdr>
                    <w:top w:val="none" w:sz="0" w:space="0" w:color="auto"/>
                    <w:left w:val="none" w:sz="0" w:space="0" w:color="auto"/>
                    <w:bottom w:val="none" w:sz="0" w:space="0" w:color="auto"/>
                    <w:right w:val="none" w:sz="0" w:space="0" w:color="auto"/>
                  </w:divBdr>
                  <w:divsChild>
                    <w:div w:id="1285041605">
                      <w:marLeft w:val="0"/>
                      <w:marRight w:val="0"/>
                      <w:marTop w:val="0"/>
                      <w:marBottom w:val="0"/>
                      <w:divBdr>
                        <w:top w:val="none" w:sz="0" w:space="0" w:color="auto"/>
                        <w:left w:val="none" w:sz="0" w:space="0" w:color="auto"/>
                        <w:bottom w:val="none" w:sz="0" w:space="0" w:color="auto"/>
                        <w:right w:val="none" w:sz="0" w:space="0" w:color="auto"/>
                      </w:divBdr>
                      <w:divsChild>
                        <w:div w:id="1581594777">
                          <w:marLeft w:val="0"/>
                          <w:marRight w:val="0"/>
                          <w:marTop w:val="0"/>
                          <w:marBottom w:val="0"/>
                          <w:divBdr>
                            <w:top w:val="none" w:sz="0" w:space="0" w:color="auto"/>
                            <w:left w:val="none" w:sz="0" w:space="0" w:color="auto"/>
                            <w:bottom w:val="none" w:sz="0" w:space="0" w:color="auto"/>
                            <w:right w:val="none" w:sz="0" w:space="0" w:color="auto"/>
                          </w:divBdr>
                        </w:div>
                      </w:divsChild>
                    </w:div>
                    <w:div w:id="1905524801">
                      <w:marLeft w:val="0"/>
                      <w:marRight w:val="0"/>
                      <w:marTop w:val="0"/>
                      <w:marBottom w:val="0"/>
                      <w:divBdr>
                        <w:top w:val="none" w:sz="0" w:space="0" w:color="auto"/>
                        <w:left w:val="none" w:sz="0" w:space="0" w:color="auto"/>
                        <w:bottom w:val="none" w:sz="0" w:space="0" w:color="auto"/>
                        <w:right w:val="none" w:sz="0" w:space="0" w:color="auto"/>
                      </w:divBdr>
                      <w:divsChild>
                        <w:div w:id="1064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69892">
              <w:marLeft w:val="0"/>
              <w:marRight w:val="0"/>
              <w:marTop w:val="0"/>
              <w:marBottom w:val="0"/>
              <w:divBdr>
                <w:top w:val="none" w:sz="0" w:space="0" w:color="auto"/>
                <w:left w:val="none" w:sz="0" w:space="0" w:color="auto"/>
                <w:bottom w:val="none" w:sz="0" w:space="0" w:color="auto"/>
                <w:right w:val="none" w:sz="0" w:space="0" w:color="auto"/>
              </w:divBdr>
            </w:div>
          </w:divsChild>
        </w:div>
        <w:div w:id="1830438749">
          <w:marLeft w:val="0"/>
          <w:marRight w:val="0"/>
          <w:marTop w:val="0"/>
          <w:marBottom w:val="0"/>
          <w:divBdr>
            <w:top w:val="none" w:sz="0" w:space="0" w:color="auto"/>
            <w:left w:val="none" w:sz="0" w:space="0" w:color="auto"/>
            <w:bottom w:val="none" w:sz="0" w:space="0" w:color="auto"/>
            <w:right w:val="none" w:sz="0" w:space="0" w:color="auto"/>
          </w:divBdr>
          <w:divsChild>
            <w:div w:id="1012415922">
              <w:marLeft w:val="0"/>
              <w:marRight w:val="0"/>
              <w:marTop w:val="0"/>
              <w:marBottom w:val="0"/>
              <w:divBdr>
                <w:top w:val="none" w:sz="0" w:space="0" w:color="auto"/>
                <w:left w:val="none" w:sz="0" w:space="0" w:color="auto"/>
                <w:bottom w:val="none" w:sz="0" w:space="0" w:color="auto"/>
                <w:right w:val="none" w:sz="0" w:space="0" w:color="auto"/>
              </w:divBdr>
            </w:div>
          </w:divsChild>
        </w:div>
        <w:div w:id="1920600134">
          <w:marLeft w:val="0"/>
          <w:marRight w:val="0"/>
          <w:marTop w:val="0"/>
          <w:marBottom w:val="0"/>
          <w:divBdr>
            <w:top w:val="none" w:sz="0" w:space="0" w:color="auto"/>
            <w:left w:val="none" w:sz="0" w:space="0" w:color="auto"/>
            <w:bottom w:val="none" w:sz="0" w:space="0" w:color="auto"/>
            <w:right w:val="none" w:sz="0" w:space="0" w:color="auto"/>
          </w:divBdr>
          <w:divsChild>
            <w:div w:id="12332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40028">
      <w:bodyDiv w:val="1"/>
      <w:marLeft w:val="0"/>
      <w:marRight w:val="0"/>
      <w:marTop w:val="0"/>
      <w:marBottom w:val="0"/>
      <w:divBdr>
        <w:top w:val="none" w:sz="0" w:space="0" w:color="auto"/>
        <w:left w:val="none" w:sz="0" w:space="0" w:color="auto"/>
        <w:bottom w:val="none" w:sz="0" w:space="0" w:color="auto"/>
        <w:right w:val="none" w:sz="0" w:space="0" w:color="auto"/>
      </w:divBdr>
      <w:divsChild>
        <w:div w:id="620041509">
          <w:marLeft w:val="0"/>
          <w:marRight w:val="0"/>
          <w:marTop w:val="0"/>
          <w:marBottom w:val="0"/>
          <w:divBdr>
            <w:top w:val="none" w:sz="0" w:space="0" w:color="auto"/>
            <w:left w:val="none" w:sz="0" w:space="0" w:color="auto"/>
            <w:bottom w:val="none" w:sz="0" w:space="0" w:color="auto"/>
            <w:right w:val="none" w:sz="0" w:space="0" w:color="auto"/>
          </w:divBdr>
          <w:divsChild>
            <w:div w:id="276445879">
              <w:marLeft w:val="0"/>
              <w:marRight w:val="0"/>
              <w:marTop w:val="0"/>
              <w:marBottom w:val="0"/>
              <w:divBdr>
                <w:top w:val="none" w:sz="0" w:space="0" w:color="auto"/>
                <w:left w:val="none" w:sz="0" w:space="0" w:color="auto"/>
                <w:bottom w:val="none" w:sz="0" w:space="0" w:color="auto"/>
                <w:right w:val="none" w:sz="0" w:space="0" w:color="auto"/>
              </w:divBdr>
            </w:div>
            <w:div w:id="365063813">
              <w:marLeft w:val="0"/>
              <w:marRight w:val="0"/>
              <w:marTop w:val="0"/>
              <w:marBottom w:val="0"/>
              <w:divBdr>
                <w:top w:val="none" w:sz="0" w:space="0" w:color="auto"/>
                <w:left w:val="none" w:sz="0" w:space="0" w:color="auto"/>
                <w:bottom w:val="none" w:sz="0" w:space="0" w:color="auto"/>
                <w:right w:val="none" w:sz="0" w:space="0" w:color="auto"/>
              </w:divBdr>
              <w:divsChild>
                <w:div w:id="620573476">
                  <w:marLeft w:val="0"/>
                  <w:marRight w:val="0"/>
                  <w:marTop w:val="30"/>
                  <w:marBottom w:val="30"/>
                  <w:divBdr>
                    <w:top w:val="none" w:sz="0" w:space="0" w:color="auto"/>
                    <w:left w:val="none" w:sz="0" w:space="0" w:color="auto"/>
                    <w:bottom w:val="none" w:sz="0" w:space="0" w:color="auto"/>
                    <w:right w:val="none" w:sz="0" w:space="0" w:color="auto"/>
                  </w:divBdr>
                  <w:divsChild>
                    <w:div w:id="473527541">
                      <w:marLeft w:val="0"/>
                      <w:marRight w:val="0"/>
                      <w:marTop w:val="0"/>
                      <w:marBottom w:val="0"/>
                      <w:divBdr>
                        <w:top w:val="none" w:sz="0" w:space="0" w:color="auto"/>
                        <w:left w:val="none" w:sz="0" w:space="0" w:color="auto"/>
                        <w:bottom w:val="none" w:sz="0" w:space="0" w:color="auto"/>
                        <w:right w:val="none" w:sz="0" w:space="0" w:color="auto"/>
                      </w:divBdr>
                      <w:divsChild>
                        <w:div w:id="1426269514">
                          <w:marLeft w:val="0"/>
                          <w:marRight w:val="0"/>
                          <w:marTop w:val="0"/>
                          <w:marBottom w:val="0"/>
                          <w:divBdr>
                            <w:top w:val="none" w:sz="0" w:space="0" w:color="auto"/>
                            <w:left w:val="none" w:sz="0" w:space="0" w:color="auto"/>
                            <w:bottom w:val="none" w:sz="0" w:space="0" w:color="auto"/>
                            <w:right w:val="none" w:sz="0" w:space="0" w:color="auto"/>
                          </w:divBdr>
                        </w:div>
                      </w:divsChild>
                    </w:div>
                    <w:div w:id="1109279447">
                      <w:marLeft w:val="0"/>
                      <w:marRight w:val="0"/>
                      <w:marTop w:val="0"/>
                      <w:marBottom w:val="0"/>
                      <w:divBdr>
                        <w:top w:val="none" w:sz="0" w:space="0" w:color="auto"/>
                        <w:left w:val="none" w:sz="0" w:space="0" w:color="auto"/>
                        <w:bottom w:val="none" w:sz="0" w:space="0" w:color="auto"/>
                        <w:right w:val="none" w:sz="0" w:space="0" w:color="auto"/>
                      </w:divBdr>
                      <w:divsChild>
                        <w:div w:id="63972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57271">
          <w:marLeft w:val="0"/>
          <w:marRight w:val="0"/>
          <w:marTop w:val="0"/>
          <w:marBottom w:val="0"/>
          <w:divBdr>
            <w:top w:val="none" w:sz="0" w:space="0" w:color="auto"/>
            <w:left w:val="none" w:sz="0" w:space="0" w:color="auto"/>
            <w:bottom w:val="none" w:sz="0" w:space="0" w:color="auto"/>
            <w:right w:val="none" w:sz="0" w:space="0" w:color="auto"/>
          </w:divBdr>
          <w:divsChild>
            <w:div w:id="1211570085">
              <w:marLeft w:val="0"/>
              <w:marRight w:val="0"/>
              <w:marTop w:val="0"/>
              <w:marBottom w:val="0"/>
              <w:divBdr>
                <w:top w:val="none" w:sz="0" w:space="0" w:color="auto"/>
                <w:left w:val="none" w:sz="0" w:space="0" w:color="auto"/>
                <w:bottom w:val="none" w:sz="0" w:space="0" w:color="auto"/>
                <w:right w:val="none" w:sz="0" w:space="0" w:color="auto"/>
              </w:divBdr>
            </w:div>
          </w:divsChild>
        </w:div>
        <w:div w:id="1032999522">
          <w:marLeft w:val="0"/>
          <w:marRight w:val="0"/>
          <w:marTop w:val="0"/>
          <w:marBottom w:val="0"/>
          <w:divBdr>
            <w:top w:val="none" w:sz="0" w:space="0" w:color="auto"/>
            <w:left w:val="none" w:sz="0" w:space="0" w:color="auto"/>
            <w:bottom w:val="none" w:sz="0" w:space="0" w:color="auto"/>
            <w:right w:val="none" w:sz="0" w:space="0" w:color="auto"/>
          </w:divBdr>
          <w:divsChild>
            <w:div w:id="677535779">
              <w:marLeft w:val="0"/>
              <w:marRight w:val="0"/>
              <w:marTop w:val="0"/>
              <w:marBottom w:val="0"/>
              <w:divBdr>
                <w:top w:val="none" w:sz="0" w:space="0" w:color="auto"/>
                <w:left w:val="none" w:sz="0" w:space="0" w:color="auto"/>
                <w:bottom w:val="none" w:sz="0" w:space="0" w:color="auto"/>
                <w:right w:val="none" w:sz="0" w:space="0" w:color="auto"/>
              </w:divBdr>
            </w:div>
          </w:divsChild>
        </w:div>
        <w:div w:id="1037318960">
          <w:marLeft w:val="0"/>
          <w:marRight w:val="0"/>
          <w:marTop w:val="0"/>
          <w:marBottom w:val="0"/>
          <w:divBdr>
            <w:top w:val="none" w:sz="0" w:space="0" w:color="auto"/>
            <w:left w:val="none" w:sz="0" w:space="0" w:color="auto"/>
            <w:bottom w:val="none" w:sz="0" w:space="0" w:color="auto"/>
            <w:right w:val="none" w:sz="0" w:space="0" w:color="auto"/>
          </w:divBdr>
          <w:divsChild>
            <w:div w:id="562180912">
              <w:marLeft w:val="0"/>
              <w:marRight w:val="0"/>
              <w:marTop w:val="0"/>
              <w:marBottom w:val="0"/>
              <w:divBdr>
                <w:top w:val="none" w:sz="0" w:space="0" w:color="auto"/>
                <w:left w:val="none" w:sz="0" w:space="0" w:color="auto"/>
                <w:bottom w:val="none" w:sz="0" w:space="0" w:color="auto"/>
                <w:right w:val="none" w:sz="0" w:space="0" w:color="auto"/>
              </w:divBdr>
            </w:div>
          </w:divsChild>
        </w:div>
        <w:div w:id="1590046340">
          <w:marLeft w:val="0"/>
          <w:marRight w:val="0"/>
          <w:marTop w:val="0"/>
          <w:marBottom w:val="0"/>
          <w:divBdr>
            <w:top w:val="none" w:sz="0" w:space="0" w:color="auto"/>
            <w:left w:val="none" w:sz="0" w:space="0" w:color="auto"/>
            <w:bottom w:val="none" w:sz="0" w:space="0" w:color="auto"/>
            <w:right w:val="none" w:sz="0" w:space="0" w:color="auto"/>
          </w:divBdr>
          <w:divsChild>
            <w:div w:id="1590043456">
              <w:marLeft w:val="0"/>
              <w:marRight w:val="0"/>
              <w:marTop w:val="0"/>
              <w:marBottom w:val="0"/>
              <w:divBdr>
                <w:top w:val="none" w:sz="0" w:space="0" w:color="auto"/>
                <w:left w:val="none" w:sz="0" w:space="0" w:color="auto"/>
                <w:bottom w:val="none" w:sz="0" w:space="0" w:color="auto"/>
                <w:right w:val="none" w:sz="0" w:space="0" w:color="auto"/>
              </w:divBdr>
            </w:div>
          </w:divsChild>
        </w:div>
        <w:div w:id="1672876302">
          <w:marLeft w:val="0"/>
          <w:marRight w:val="0"/>
          <w:marTop w:val="0"/>
          <w:marBottom w:val="0"/>
          <w:divBdr>
            <w:top w:val="none" w:sz="0" w:space="0" w:color="auto"/>
            <w:left w:val="none" w:sz="0" w:space="0" w:color="auto"/>
            <w:bottom w:val="none" w:sz="0" w:space="0" w:color="auto"/>
            <w:right w:val="none" w:sz="0" w:space="0" w:color="auto"/>
          </w:divBdr>
          <w:divsChild>
            <w:div w:id="18724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5921">
      <w:bodyDiv w:val="1"/>
      <w:marLeft w:val="0"/>
      <w:marRight w:val="0"/>
      <w:marTop w:val="0"/>
      <w:marBottom w:val="0"/>
      <w:divBdr>
        <w:top w:val="none" w:sz="0" w:space="0" w:color="auto"/>
        <w:left w:val="none" w:sz="0" w:space="0" w:color="auto"/>
        <w:bottom w:val="none" w:sz="0" w:space="0" w:color="auto"/>
        <w:right w:val="none" w:sz="0" w:space="0" w:color="auto"/>
      </w:divBdr>
      <w:divsChild>
        <w:div w:id="150875115">
          <w:marLeft w:val="0"/>
          <w:marRight w:val="0"/>
          <w:marTop w:val="0"/>
          <w:marBottom w:val="0"/>
          <w:divBdr>
            <w:top w:val="none" w:sz="0" w:space="0" w:color="auto"/>
            <w:left w:val="none" w:sz="0" w:space="0" w:color="auto"/>
            <w:bottom w:val="none" w:sz="0" w:space="0" w:color="auto"/>
            <w:right w:val="none" w:sz="0" w:space="0" w:color="auto"/>
          </w:divBdr>
        </w:div>
        <w:div w:id="502159948">
          <w:marLeft w:val="0"/>
          <w:marRight w:val="0"/>
          <w:marTop w:val="0"/>
          <w:marBottom w:val="0"/>
          <w:divBdr>
            <w:top w:val="none" w:sz="0" w:space="0" w:color="auto"/>
            <w:left w:val="none" w:sz="0" w:space="0" w:color="auto"/>
            <w:bottom w:val="none" w:sz="0" w:space="0" w:color="auto"/>
            <w:right w:val="none" w:sz="0" w:space="0" w:color="auto"/>
          </w:divBdr>
          <w:divsChild>
            <w:div w:id="1128937703">
              <w:marLeft w:val="0"/>
              <w:marRight w:val="0"/>
              <w:marTop w:val="0"/>
              <w:marBottom w:val="0"/>
              <w:divBdr>
                <w:top w:val="none" w:sz="0" w:space="0" w:color="auto"/>
                <w:left w:val="none" w:sz="0" w:space="0" w:color="auto"/>
                <w:bottom w:val="none" w:sz="0" w:space="0" w:color="auto"/>
                <w:right w:val="none" w:sz="0" w:space="0" w:color="auto"/>
              </w:divBdr>
            </w:div>
            <w:div w:id="1809589739">
              <w:marLeft w:val="0"/>
              <w:marRight w:val="0"/>
              <w:marTop w:val="0"/>
              <w:marBottom w:val="0"/>
              <w:divBdr>
                <w:top w:val="none" w:sz="0" w:space="0" w:color="auto"/>
                <w:left w:val="none" w:sz="0" w:space="0" w:color="auto"/>
                <w:bottom w:val="none" w:sz="0" w:space="0" w:color="auto"/>
                <w:right w:val="none" w:sz="0" w:space="0" w:color="auto"/>
              </w:divBdr>
            </w:div>
            <w:div w:id="2006594329">
              <w:marLeft w:val="0"/>
              <w:marRight w:val="0"/>
              <w:marTop w:val="0"/>
              <w:marBottom w:val="0"/>
              <w:divBdr>
                <w:top w:val="none" w:sz="0" w:space="0" w:color="auto"/>
                <w:left w:val="none" w:sz="0" w:space="0" w:color="auto"/>
                <w:bottom w:val="none" w:sz="0" w:space="0" w:color="auto"/>
                <w:right w:val="none" w:sz="0" w:space="0" w:color="auto"/>
              </w:divBdr>
            </w:div>
          </w:divsChild>
        </w:div>
        <w:div w:id="678123373">
          <w:marLeft w:val="0"/>
          <w:marRight w:val="0"/>
          <w:marTop w:val="0"/>
          <w:marBottom w:val="0"/>
          <w:divBdr>
            <w:top w:val="none" w:sz="0" w:space="0" w:color="auto"/>
            <w:left w:val="none" w:sz="0" w:space="0" w:color="auto"/>
            <w:bottom w:val="none" w:sz="0" w:space="0" w:color="auto"/>
            <w:right w:val="none" w:sz="0" w:space="0" w:color="auto"/>
          </w:divBdr>
          <w:divsChild>
            <w:div w:id="1272515496">
              <w:marLeft w:val="0"/>
              <w:marRight w:val="0"/>
              <w:marTop w:val="0"/>
              <w:marBottom w:val="0"/>
              <w:divBdr>
                <w:top w:val="none" w:sz="0" w:space="0" w:color="auto"/>
                <w:left w:val="none" w:sz="0" w:space="0" w:color="auto"/>
                <w:bottom w:val="none" w:sz="0" w:space="0" w:color="auto"/>
                <w:right w:val="none" w:sz="0" w:space="0" w:color="auto"/>
              </w:divBdr>
            </w:div>
          </w:divsChild>
        </w:div>
        <w:div w:id="1087578614">
          <w:marLeft w:val="0"/>
          <w:marRight w:val="0"/>
          <w:marTop w:val="0"/>
          <w:marBottom w:val="0"/>
          <w:divBdr>
            <w:top w:val="none" w:sz="0" w:space="0" w:color="auto"/>
            <w:left w:val="none" w:sz="0" w:space="0" w:color="auto"/>
            <w:bottom w:val="none" w:sz="0" w:space="0" w:color="auto"/>
            <w:right w:val="none" w:sz="0" w:space="0" w:color="auto"/>
          </w:divBdr>
          <w:divsChild>
            <w:div w:id="467631028">
              <w:marLeft w:val="0"/>
              <w:marRight w:val="0"/>
              <w:marTop w:val="0"/>
              <w:marBottom w:val="0"/>
              <w:divBdr>
                <w:top w:val="none" w:sz="0" w:space="0" w:color="auto"/>
                <w:left w:val="none" w:sz="0" w:space="0" w:color="auto"/>
                <w:bottom w:val="none" w:sz="0" w:space="0" w:color="auto"/>
                <w:right w:val="none" w:sz="0" w:space="0" w:color="auto"/>
              </w:divBdr>
            </w:div>
            <w:div w:id="1322781475">
              <w:marLeft w:val="0"/>
              <w:marRight w:val="0"/>
              <w:marTop w:val="0"/>
              <w:marBottom w:val="0"/>
              <w:divBdr>
                <w:top w:val="none" w:sz="0" w:space="0" w:color="auto"/>
                <w:left w:val="none" w:sz="0" w:space="0" w:color="auto"/>
                <w:bottom w:val="none" w:sz="0" w:space="0" w:color="auto"/>
                <w:right w:val="none" w:sz="0" w:space="0" w:color="auto"/>
              </w:divBdr>
            </w:div>
          </w:divsChild>
        </w:div>
        <w:div w:id="1264921961">
          <w:marLeft w:val="0"/>
          <w:marRight w:val="0"/>
          <w:marTop w:val="0"/>
          <w:marBottom w:val="0"/>
          <w:divBdr>
            <w:top w:val="none" w:sz="0" w:space="0" w:color="auto"/>
            <w:left w:val="none" w:sz="0" w:space="0" w:color="auto"/>
            <w:bottom w:val="none" w:sz="0" w:space="0" w:color="auto"/>
            <w:right w:val="none" w:sz="0" w:space="0" w:color="auto"/>
          </w:divBdr>
          <w:divsChild>
            <w:div w:id="251865818">
              <w:marLeft w:val="0"/>
              <w:marRight w:val="0"/>
              <w:marTop w:val="0"/>
              <w:marBottom w:val="0"/>
              <w:divBdr>
                <w:top w:val="none" w:sz="0" w:space="0" w:color="auto"/>
                <w:left w:val="none" w:sz="0" w:space="0" w:color="auto"/>
                <w:bottom w:val="none" w:sz="0" w:space="0" w:color="auto"/>
                <w:right w:val="none" w:sz="0" w:space="0" w:color="auto"/>
              </w:divBdr>
            </w:div>
            <w:div w:id="289439030">
              <w:marLeft w:val="0"/>
              <w:marRight w:val="0"/>
              <w:marTop w:val="0"/>
              <w:marBottom w:val="0"/>
              <w:divBdr>
                <w:top w:val="none" w:sz="0" w:space="0" w:color="auto"/>
                <w:left w:val="none" w:sz="0" w:space="0" w:color="auto"/>
                <w:bottom w:val="none" w:sz="0" w:space="0" w:color="auto"/>
                <w:right w:val="none" w:sz="0" w:space="0" w:color="auto"/>
              </w:divBdr>
            </w:div>
            <w:div w:id="607662436">
              <w:marLeft w:val="0"/>
              <w:marRight w:val="0"/>
              <w:marTop w:val="0"/>
              <w:marBottom w:val="0"/>
              <w:divBdr>
                <w:top w:val="none" w:sz="0" w:space="0" w:color="auto"/>
                <w:left w:val="none" w:sz="0" w:space="0" w:color="auto"/>
                <w:bottom w:val="none" w:sz="0" w:space="0" w:color="auto"/>
                <w:right w:val="none" w:sz="0" w:space="0" w:color="auto"/>
              </w:divBdr>
            </w:div>
            <w:div w:id="1803188001">
              <w:marLeft w:val="0"/>
              <w:marRight w:val="0"/>
              <w:marTop w:val="0"/>
              <w:marBottom w:val="0"/>
              <w:divBdr>
                <w:top w:val="none" w:sz="0" w:space="0" w:color="auto"/>
                <w:left w:val="none" w:sz="0" w:space="0" w:color="auto"/>
                <w:bottom w:val="none" w:sz="0" w:space="0" w:color="auto"/>
                <w:right w:val="none" w:sz="0" w:space="0" w:color="auto"/>
              </w:divBdr>
            </w:div>
            <w:div w:id="2066559662">
              <w:marLeft w:val="0"/>
              <w:marRight w:val="0"/>
              <w:marTop w:val="0"/>
              <w:marBottom w:val="0"/>
              <w:divBdr>
                <w:top w:val="none" w:sz="0" w:space="0" w:color="auto"/>
                <w:left w:val="none" w:sz="0" w:space="0" w:color="auto"/>
                <w:bottom w:val="none" w:sz="0" w:space="0" w:color="auto"/>
                <w:right w:val="none" w:sz="0" w:space="0" w:color="auto"/>
              </w:divBdr>
            </w:div>
          </w:divsChild>
        </w:div>
        <w:div w:id="1425885018">
          <w:marLeft w:val="0"/>
          <w:marRight w:val="0"/>
          <w:marTop w:val="0"/>
          <w:marBottom w:val="0"/>
          <w:divBdr>
            <w:top w:val="none" w:sz="0" w:space="0" w:color="auto"/>
            <w:left w:val="none" w:sz="0" w:space="0" w:color="auto"/>
            <w:bottom w:val="none" w:sz="0" w:space="0" w:color="auto"/>
            <w:right w:val="none" w:sz="0" w:space="0" w:color="auto"/>
          </w:divBdr>
          <w:divsChild>
            <w:div w:id="938831034">
              <w:marLeft w:val="0"/>
              <w:marRight w:val="0"/>
              <w:marTop w:val="0"/>
              <w:marBottom w:val="0"/>
              <w:divBdr>
                <w:top w:val="none" w:sz="0" w:space="0" w:color="auto"/>
                <w:left w:val="none" w:sz="0" w:space="0" w:color="auto"/>
                <w:bottom w:val="none" w:sz="0" w:space="0" w:color="auto"/>
                <w:right w:val="none" w:sz="0" w:space="0" w:color="auto"/>
              </w:divBdr>
            </w:div>
            <w:div w:id="1208646353">
              <w:marLeft w:val="0"/>
              <w:marRight w:val="0"/>
              <w:marTop w:val="0"/>
              <w:marBottom w:val="0"/>
              <w:divBdr>
                <w:top w:val="none" w:sz="0" w:space="0" w:color="auto"/>
                <w:left w:val="none" w:sz="0" w:space="0" w:color="auto"/>
                <w:bottom w:val="none" w:sz="0" w:space="0" w:color="auto"/>
                <w:right w:val="none" w:sz="0" w:space="0" w:color="auto"/>
              </w:divBdr>
            </w:div>
            <w:div w:id="1852865663">
              <w:marLeft w:val="0"/>
              <w:marRight w:val="0"/>
              <w:marTop w:val="0"/>
              <w:marBottom w:val="0"/>
              <w:divBdr>
                <w:top w:val="none" w:sz="0" w:space="0" w:color="auto"/>
                <w:left w:val="none" w:sz="0" w:space="0" w:color="auto"/>
                <w:bottom w:val="none" w:sz="0" w:space="0" w:color="auto"/>
                <w:right w:val="none" w:sz="0" w:space="0" w:color="auto"/>
              </w:divBdr>
            </w:div>
          </w:divsChild>
        </w:div>
        <w:div w:id="1545094256">
          <w:marLeft w:val="0"/>
          <w:marRight w:val="0"/>
          <w:marTop w:val="0"/>
          <w:marBottom w:val="0"/>
          <w:divBdr>
            <w:top w:val="none" w:sz="0" w:space="0" w:color="auto"/>
            <w:left w:val="none" w:sz="0" w:space="0" w:color="auto"/>
            <w:bottom w:val="none" w:sz="0" w:space="0" w:color="auto"/>
            <w:right w:val="none" w:sz="0" w:space="0" w:color="auto"/>
          </w:divBdr>
        </w:div>
      </w:divsChild>
    </w:div>
    <w:div w:id="1686394717">
      <w:bodyDiv w:val="1"/>
      <w:marLeft w:val="0"/>
      <w:marRight w:val="0"/>
      <w:marTop w:val="0"/>
      <w:marBottom w:val="0"/>
      <w:divBdr>
        <w:top w:val="none" w:sz="0" w:space="0" w:color="auto"/>
        <w:left w:val="none" w:sz="0" w:space="0" w:color="auto"/>
        <w:bottom w:val="none" w:sz="0" w:space="0" w:color="auto"/>
        <w:right w:val="none" w:sz="0" w:space="0" w:color="auto"/>
      </w:divBdr>
      <w:divsChild>
        <w:div w:id="1136529052">
          <w:marLeft w:val="0"/>
          <w:marRight w:val="0"/>
          <w:marTop w:val="0"/>
          <w:marBottom w:val="0"/>
          <w:divBdr>
            <w:top w:val="none" w:sz="0" w:space="0" w:color="auto"/>
            <w:left w:val="none" w:sz="0" w:space="0" w:color="auto"/>
            <w:bottom w:val="none" w:sz="0" w:space="0" w:color="auto"/>
            <w:right w:val="none" w:sz="0" w:space="0" w:color="auto"/>
          </w:divBdr>
        </w:div>
        <w:div w:id="1536651244">
          <w:marLeft w:val="0"/>
          <w:marRight w:val="0"/>
          <w:marTop w:val="0"/>
          <w:marBottom w:val="0"/>
          <w:divBdr>
            <w:top w:val="none" w:sz="0" w:space="0" w:color="auto"/>
            <w:left w:val="none" w:sz="0" w:space="0" w:color="auto"/>
            <w:bottom w:val="none" w:sz="0" w:space="0" w:color="auto"/>
            <w:right w:val="none" w:sz="0" w:space="0" w:color="auto"/>
          </w:divBdr>
        </w:div>
        <w:div w:id="1736657000">
          <w:marLeft w:val="0"/>
          <w:marRight w:val="0"/>
          <w:marTop w:val="0"/>
          <w:marBottom w:val="0"/>
          <w:divBdr>
            <w:top w:val="none" w:sz="0" w:space="0" w:color="auto"/>
            <w:left w:val="none" w:sz="0" w:space="0" w:color="auto"/>
            <w:bottom w:val="none" w:sz="0" w:space="0" w:color="auto"/>
            <w:right w:val="none" w:sz="0" w:space="0" w:color="auto"/>
          </w:divBdr>
        </w:div>
        <w:div w:id="1951622681">
          <w:marLeft w:val="0"/>
          <w:marRight w:val="0"/>
          <w:marTop w:val="0"/>
          <w:marBottom w:val="0"/>
          <w:divBdr>
            <w:top w:val="none" w:sz="0" w:space="0" w:color="auto"/>
            <w:left w:val="none" w:sz="0" w:space="0" w:color="auto"/>
            <w:bottom w:val="none" w:sz="0" w:space="0" w:color="auto"/>
            <w:right w:val="none" w:sz="0" w:space="0" w:color="auto"/>
          </w:divBdr>
        </w:div>
      </w:divsChild>
    </w:div>
    <w:div w:id="1705670627">
      <w:bodyDiv w:val="1"/>
      <w:marLeft w:val="0"/>
      <w:marRight w:val="0"/>
      <w:marTop w:val="0"/>
      <w:marBottom w:val="0"/>
      <w:divBdr>
        <w:top w:val="none" w:sz="0" w:space="0" w:color="auto"/>
        <w:left w:val="none" w:sz="0" w:space="0" w:color="auto"/>
        <w:bottom w:val="none" w:sz="0" w:space="0" w:color="auto"/>
        <w:right w:val="none" w:sz="0" w:space="0" w:color="auto"/>
      </w:divBdr>
      <w:divsChild>
        <w:div w:id="210271399">
          <w:marLeft w:val="0"/>
          <w:marRight w:val="0"/>
          <w:marTop w:val="0"/>
          <w:marBottom w:val="0"/>
          <w:divBdr>
            <w:top w:val="none" w:sz="0" w:space="0" w:color="auto"/>
            <w:left w:val="none" w:sz="0" w:space="0" w:color="auto"/>
            <w:bottom w:val="none" w:sz="0" w:space="0" w:color="auto"/>
            <w:right w:val="none" w:sz="0" w:space="0" w:color="auto"/>
          </w:divBdr>
          <w:divsChild>
            <w:div w:id="1040088083">
              <w:marLeft w:val="0"/>
              <w:marRight w:val="0"/>
              <w:marTop w:val="0"/>
              <w:marBottom w:val="0"/>
              <w:divBdr>
                <w:top w:val="none" w:sz="0" w:space="0" w:color="auto"/>
                <w:left w:val="none" w:sz="0" w:space="0" w:color="auto"/>
                <w:bottom w:val="none" w:sz="0" w:space="0" w:color="auto"/>
                <w:right w:val="none" w:sz="0" w:space="0" w:color="auto"/>
              </w:divBdr>
            </w:div>
          </w:divsChild>
        </w:div>
        <w:div w:id="577398835">
          <w:marLeft w:val="0"/>
          <w:marRight w:val="0"/>
          <w:marTop w:val="0"/>
          <w:marBottom w:val="0"/>
          <w:divBdr>
            <w:top w:val="none" w:sz="0" w:space="0" w:color="auto"/>
            <w:left w:val="none" w:sz="0" w:space="0" w:color="auto"/>
            <w:bottom w:val="none" w:sz="0" w:space="0" w:color="auto"/>
            <w:right w:val="none" w:sz="0" w:space="0" w:color="auto"/>
          </w:divBdr>
          <w:divsChild>
            <w:div w:id="974674210">
              <w:marLeft w:val="0"/>
              <w:marRight w:val="0"/>
              <w:marTop w:val="0"/>
              <w:marBottom w:val="0"/>
              <w:divBdr>
                <w:top w:val="none" w:sz="0" w:space="0" w:color="auto"/>
                <w:left w:val="none" w:sz="0" w:space="0" w:color="auto"/>
                <w:bottom w:val="none" w:sz="0" w:space="0" w:color="auto"/>
                <w:right w:val="none" w:sz="0" w:space="0" w:color="auto"/>
              </w:divBdr>
            </w:div>
          </w:divsChild>
        </w:div>
        <w:div w:id="779301860">
          <w:marLeft w:val="0"/>
          <w:marRight w:val="0"/>
          <w:marTop w:val="0"/>
          <w:marBottom w:val="0"/>
          <w:divBdr>
            <w:top w:val="none" w:sz="0" w:space="0" w:color="auto"/>
            <w:left w:val="none" w:sz="0" w:space="0" w:color="auto"/>
            <w:bottom w:val="none" w:sz="0" w:space="0" w:color="auto"/>
            <w:right w:val="none" w:sz="0" w:space="0" w:color="auto"/>
          </w:divBdr>
          <w:divsChild>
            <w:div w:id="886261833">
              <w:marLeft w:val="0"/>
              <w:marRight w:val="0"/>
              <w:marTop w:val="0"/>
              <w:marBottom w:val="0"/>
              <w:divBdr>
                <w:top w:val="none" w:sz="0" w:space="0" w:color="auto"/>
                <w:left w:val="none" w:sz="0" w:space="0" w:color="auto"/>
                <w:bottom w:val="none" w:sz="0" w:space="0" w:color="auto"/>
                <w:right w:val="none" w:sz="0" w:space="0" w:color="auto"/>
              </w:divBdr>
            </w:div>
          </w:divsChild>
        </w:div>
        <w:div w:id="1023629180">
          <w:marLeft w:val="0"/>
          <w:marRight w:val="0"/>
          <w:marTop w:val="0"/>
          <w:marBottom w:val="0"/>
          <w:divBdr>
            <w:top w:val="none" w:sz="0" w:space="0" w:color="auto"/>
            <w:left w:val="none" w:sz="0" w:space="0" w:color="auto"/>
            <w:bottom w:val="none" w:sz="0" w:space="0" w:color="auto"/>
            <w:right w:val="none" w:sz="0" w:space="0" w:color="auto"/>
          </w:divBdr>
          <w:divsChild>
            <w:div w:id="705179246">
              <w:marLeft w:val="0"/>
              <w:marRight w:val="0"/>
              <w:marTop w:val="0"/>
              <w:marBottom w:val="0"/>
              <w:divBdr>
                <w:top w:val="none" w:sz="0" w:space="0" w:color="auto"/>
                <w:left w:val="none" w:sz="0" w:space="0" w:color="auto"/>
                <w:bottom w:val="none" w:sz="0" w:space="0" w:color="auto"/>
                <w:right w:val="none" w:sz="0" w:space="0" w:color="auto"/>
              </w:divBdr>
            </w:div>
          </w:divsChild>
        </w:div>
        <w:div w:id="1148130598">
          <w:marLeft w:val="0"/>
          <w:marRight w:val="0"/>
          <w:marTop w:val="0"/>
          <w:marBottom w:val="0"/>
          <w:divBdr>
            <w:top w:val="none" w:sz="0" w:space="0" w:color="auto"/>
            <w:left w:val="none" w:sz="0" w:space="0" w:color="auto"/>
            <w:bottom w:val="none" w:sz="0" w:space="0" w:color="auto"/>
            <w:right w:val="none" w:sz="0" w:space="0" w:color="auto"/>
          </w:divBdr>
          <w:divsChild>
            <w:div w:id="627049534">
              <w:marLeft w:val="0"/>
              <w:marRight w:val="0"/>
              <w:marTop w:val="0"/>
              <w:marBottom w:val="0"/>
              <w:divBdr>
                <w:top w:val="none" w:sz="0" w:space="0" w:color="auto"/>
                <w:left w:val="none" w:sz="0" w:space="0" w:color="auto"/>
                <w:bottom w:val="none" w:sz="0" w:space="0" w:color="auto"/>
                <w:right w:val="none" w:sz="0" w:space="0" w:color="auto"/>
              </w:divBdr>
            </w:div>
            <w:div w:id="1504127513">
              <w:marLeft w:val="0"/>
              <w:marRight w:val="0"/>
              <w:marTop w:val="0"/>
              <w:marBottom w:val="0"/>
              <w:divBdr>
                <w:top w:val="none" w:sz="0" w:space="0" w:color="auto"/>
                <w:left w:val="none" w:sz="0" w:space="0" w:color="auto"/>
                <w:bottom w:val="none" w:sz="0" w:space="0" w:color="auto"/>
                <w:right w:val="none" w:sz="0" w:space="0" w:color="auto"/>
              </w:divBdr>
              <w:divsChild>
                <w:div w:id="2086949482">
                  <w:marLeft w:val="0"/>
                  <w:marRight w:val="0"/>
                  <w:marTop w:val="30"/>
                  <w:marBottom w:val="30"/>
                  <w:divBdr>
                    <w:top w:val="none" w:sz="0" w:space="0" w:color="auto"/>
                    <w:left w:val="none" w:sz="0" w:space="0" w:color="auto"/>
                    <w:bottom w:val="none" w:sz="0" w:space="0" w:color="auto"/>
                    <w:right w:val="none" w:sz="0" w:space="0" w:color="auto"/>
                  </w:divBdr>
                  <w:divsChild>
                    <w:div w:id="1806269052">
                      <w:marLeft w:val="0"/>
                      <w:marRight w:val="0"/>
                      <w:marTop w:val="0"/>
                      <w:marBottom w:val="0"/>
                      <w:divBdr>
                        <w:top w:val="none" w:sz="0" w:space="0" w:color="auto"/>
                        <w:left w:val="none" w:sz="0" w:space="0" w:color="auto"/>
                        <w:bottom w:val="none" w:sz="0" w:space="0" w:color="auto"/>
                        <w:right w:val="none" w:sz="0" w:space="0" w:color="auto"/>
                      </w:divBdr>
                      <w:divsChild>
                        <w:div w:id="1581787605">
                          <w:marLeft w:val="0"/>
                          <w:marRight w:val="0"/>
                          <w:marTop w:val="0"/>
                          <w:marBottom w:val="0"/>
                          <w:divBdr>
                            <w:top w:val="none" w:sz="0" w:space="0" w:color="auto"/>
                            <w:left w:val="none" w:sz="0" w:space="0" w:color="auto"/>
                            <w:bottom w:val="none" w:sz="0" w:space="0" w:color="auto"/>
                            <w:right w:val="none" w:sz="0" w:space="0" w:color="auto"/>
                          </w:divBdr>
                        </w:div>
                      </w:divsChild>
                    </w:div>
                    <w:div w:id="1901356922">
                      <w:marLeft w:val="0"/>
                      <w:marRight w:val="0"/>
                      <w:marTop w:val="0"/>
                      <w:marBottom w:val="0"/>
                      <w:divBdr>
                        <w:top w:val="none" w:sz="0" w:space="0" w:color="auto"/>
                        <w:left w:val="none" w:sz="0" w:space="0" w:color="auto"/>
                        <w:bottom w:val="none" w:sz="0" w:space="0" w:color="auto"/>
                        <w:right w:val="none" w:sz="0" w:space="0" w:color="auto"/>
                      </w:divBdr>
                      <w:divsChild>
                        <w:div w:id="155558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702495">
          <w:marLeft w:val="0"/>
          <w:marRight w:val="0"/>
          <w:marTop w:val="0"/>
          <w:marBottom w:val="0"/>
          <w:divBdr>
            <w:top w:val="none" w:sz="0" w:space="0" w:color="auto"/>
            <w:left w:val="none" w:sz="0" w:space="0" w:color="auto"/>
            <w:bottom w:val="none" w:sz="0" w:space="0" w:color="auto"/>
            <w:right w:val="none" w:sz="0" w:space="0" w:color="auto"/>
          </w:divBdr>
          <w:divsChild>
            <w:div w:id="1190753351">
              <w:marLeft w:val="0"/>
              <w:marRight w:val="0"/>
              <w:marTop w:val="0"/>
              <w:marBottom w:val="0"/>
              <w:divBdr>
                <w:top w:val="none" w:sz="0" w:space="0" w:color="auto"/>
                <w:left w:val="none" w:sz="0" w:space="0" w:color="auto"/>
                <w:bottom w:val="none" w:sz="0" w:space="0" w:color="auto"/>
                <w:right w:val="none" w:sz="0" w:space="0" w:color="auto"/>
              </w:divBdr>
              <w:divsChild>
                <w:div w:id="1557475313">
                  <w:marLeft w:val="0"/>
                  <w:marRight w:val="0"/>
                  <w:marTop w:val="30"/>
                  <w:marBottom w:val="30"/>
                  <w:divBdr>
                    <w:top w:val="none" w:sz="0" w:space="0" w:color="auto"/>
                    <w:left w:val="none" w:sz="0" w:space="0" w:color="auto"/>
                    <w:bottom w:val="none" w:sz="0" w:space="0" w:color="auto"/>
                    <w:right w:val="none" w:sz="0" w:space="0" w:color="auto"/>
                  </w:divBdr>
                  <w:divsChild>
                    <w:div w:id="588193201">
                      <w:marLeft w:val="0"/>
                      <w:marRight w:val="0"/>
                      <w:marTop w:val="0"/>
                      <w:marBottom w:val="0"/>
                      <w:divBdr>
                        <w:top w:val="none" w:sz="0" w:space="0" w:color="auto"/>
                        <w:left w:val="none" w:sz="0" w:space="0" w:color="auto"/>
                        <w:bottom w:val="none" w:sz="0" w:space="0" w:color="auto"/>
                        <w:right w:val="none" w:sz="0" w:space="0" w:color="auto"/>
                      </w:divBdr>
                      <w:divsChild>
                        <w:div w:id="1564943543">
                          <w:marLeft w:val="0"/>
                          <w:marRight w:val="0"/>
                          <w:marTop w:val="0"/>
                          <w:marBottom w:val="0"/>
                          <w:divBdr>
                            <w:top w:val="none" w:sz="0" w:space="0" w:color="auto"/>
                            <w:left w:val="none" w:sz="0" w:space="0" w:color="auto"/>
                            <w:bottom w:val="none" w:sz="0" w:space="0" w:color="auto"/>
                            <w:right w:val="none" w:sz="0" w:space="0" w:color="auto"/>
                          </w:divBdr>
                        </w:div>
                      </w:divsChild>
                    </w:div>
                    <w:div w:id="597442628">
                      <w:marLeft w:val="0"/>
                      <w:marRight w:val="0"/>
                      <w:marTop w:val="0"/>
                      <w:marBottom w:val="0"/>
                      <w:divBdr>
                        <w:top w:val="none" w:sz="0" w:space="0" w:color="auto"/>
                        <w:left w:val="none" w:sz="0" w:space="0" w:color="auto"/>
                        <w:bottom w:val="none" w:sz="0" w:space="0" w:color="auto"/>
                        <w:right w:val="none" w:sz="0" w:space="0" w:color="auto"/>
                      </w:divBdr>
                      <w:divsChild>
                        <w:div w:id="756445510">
                          <w:marLeft w:val="0"/>
                          <w:marRight w:val="0"/>
                          <w:marTop w:val="0"/>
                          <w:marBottom w:val="0"/>
                          <w:divBdr>
                            <w:top w:val="none" w:sz="0" w:space="0" w:color="auto"/>
                            <w:left w:val="none" w:sz="0" w:space="0" w:color="auto"/>
                            <w:bottom w:val="none" w:sz="0" w:space="0" w:color="auto"/>
                            <w:right w:val="none" w:sz="0" w:space="0" w:color="auto"/>
                          </w:divBdr>
                        </w:div>
                      </w:divsChild>
                    </w:div>
                    <w:div w:id="619266629">
                      <w:marLeft w:val="0"/>
                      <w:marRight w:val="0"/>
                      <w:marTop w:val="0"/>
                      <w:marBottom w:val="0"/>
                      <w:divBdr>
                        <w:top w:val="none" w:sz="0" w:space="0" w:color="auto"/>
                        <w:left w:val="none" w:sz="0" w:space="0" w:color="auto"/>
                        <w:bottom w:val="none" w:sz="0" w:space="0" w:color="auto"/>
                        <w:right w:val="none" w:sz="0" w:space="0" w:color="auto"/>
                      </w:divBdr>
                      <w:divsChild>
                        <w:div w:id="314116634">
                          <w:marLeft w:val="0"/>
                          <w:marRight w:val="0"/>
                          <w:marTop w:val="0"/>
                          <w:marBottom w:val="0"/>
                          <w:divBdr>
                            <w:top w:val="none" w:sz="0" w:space="0" w:color="auto"/>
                            <w:left w:val="none" w:sz="0" w:space="0" w:color="auto"/>
                            <w:bottom w:val="none" w:sz="0" w:space="0" w:color="auto"/>
                            <w:right w:val="none" w:sz="0" w:space="0" w:color="auto"/>
                          </w:divBdr>
                        </w:div>
                      </w:divsChild>
                    </w:div>
                    <w:div w:id="1023945460">
                      <w:marLeft w:val="0"/>
                      <w:marRight w:val="0"/>
                      <w:marTop w:val="0"/>
                      <w:marBottom w:val="0"/>
                      <w:divBdr>
                        <w:top w:val="none" w:sz="0" w:space="0" w:color="auto"/>
                        <w:left w:val="none" w:sz="0" w:space="0" w:color="auto"/>
                        <w:bottom w:val="none" w:sz="0" w:space="0" w:color="auto"/>
                        <w:right w:val="none" w:sz="0" w:space="0" w:color="auto"/>
                      </w:divBdr>
                      <w:divsChild>
                        <w:div w:id="2053387136">
                          <w:marLeft w:val="0"/>
                          <w:marRight w:val="0"/>
                          <w:marTop w:val="0"/>
                          <w:marBottom w:val="0"/>
                          <w:divBdr>
                            <w:top w:val="none" w:sz="0" w:space="0" w:color="auto"/>
                            <w:left w:val="none" w:sz="0" w:space="0" w:color="auto"/>
                            <w:bottom w:val="none" w:sz="0" w:space="0" w:color="auto"/>
                            <w:right w:val="none" w:sz="0" w:space="0" w:color="auto"/>
                          </w:divBdr>
                        </w:div>
                      </w:divsChild>
                    </w:div>
                    <w:div w:id="1040203613">
                      <w:marLeft w:val="0"/>
                      <w:marRight w:val="0"/>
                      <w:marTop w:val="0"/>
                      <w:marBottom w:val="0"/>
                      <w:divBdr>
                        <w:top w:val="none" w:sz="0" w:space="0" w:color="auto"/>
                        <w:left w:val="none" w:sz="0" w:space="0" w:color="auto"/>
                        <w:bottom w:val="none" w:sz="0" w:space="0" w:color="auto"/>
                        <w:right w:val="none" w:sz="0" w:space="0" w:color="auto"/>
                      </w:divBdr>
                      <w:divsChild>
                        <w:div w:id="445928992">
                          <w:marLeft w:val="0"/>
                          <w:marRight w:val="0"/>
                          <w:marTop w:val="0"/>
                          <w:marBottom w:val="0"/>
                          <w:divBdr>
                            <w:top w:val="none" w:sz="0" w:space="0" w:color="auto"/>
                            <w:left w:val="none" w:sz="0" w:space="0" w:color="auto"/>
                            <w:bottom w:val="none" w:sz="0" w:space="0" w:color="auto"/>
                            <w:right w:val="none" w:sz="0" w:space="0" w:color="auto"/>
                          </w:divBdr>
                        </w:div>
                      </w:divsChild>
                    </w:div>
                    <w:div w:id="1970015814">
                      <w:marLeft w:val="0"/>
                      <w:marRight w:val="0"/>
                      <w:marTop w:val="0"/>
                      <w:marBottom w:val="0"/>
                      <w:divBdr>
                        <w:top w:val="none" w:sz="0" w:space="0" w:color="auto"/>
                        <w:left w:val="none" w:sz="0" w:space="0" w:color="auto"/>
                        <w:bottom w:val="none" w:sz="0" w:space="0" w:color="auto"/>
                        <w:right w:val="none" w:sz="0" w:space="0" w:color="auto"/>
                      </w:divBdr>
                      <w:divsChild>
                        <w:div w:id="184038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407174">
              <w:marLeft w:val="0"/>
              <w:marRight w:val="0"/>
              <w:marTop w:val="0"/>
              <w:marBottom w:val="0"/>
              <w:divBdr>
                <w:top w:val="none" w:sz="0" w:space="0" w:color="auto"/>
                <w:left w:val="none" w:sz="0" w:space="0" w:color="auto"/>
                <w:bottom w:val="none" w:sz="0" w:space="0" w:color="auto"/>
                <w:right w:val="none" w:sz="0" w:space="0" w:color="auto"/>
              </w:divBdr>
            </w:div>
          </w:divsChild>
        </w:div>
        <w:div w:id="1935744524">
          <w:marLeft w:val="0"/>
          <w:marRight w:val="0"/>
          <w:marTop w:val="0"/>
          <w:marBottom w:val="0"/>
          <w:divBdr>
            <w:top w:val="none" w:sz="0" w:space="0" w:color="auto"/>
            <w:left w:val="none" w:sz="0" w:space="0" w:color="auto"/>
            <w:bottom w:val="none" w:sz="0" w:space="0" w:color="auto"/>
            <w:right w:val="none" w:sz="0" w:space="0" w:color="auto"/>
          </w:divBdr>
          <w:divsChild>
            <w:div w:id="21830441">
              <w:marLeft w:val="0"/>
              <w:marRight w:val="0"/>
              <w:marTop w:val="0"/>
              <w:marBottom w:val="0"/>
              <w:divBdr>
                <w:top w:val="none" w:sz="0" w:space="0" w:color="auto"/>
                <w:left w:val="none" w:sz="0" w:space="0" w:color="auto"/>
                <w:bottom w:val="none" w:sz="0" w:space="0" w:color="auto"/>
                <w:right w:val="none" w:sz="0" w:space="0" w:color="auto"/>
              </w:divBdr>
            </w:div>
          </w:divsChild>
        </w:div>
        <w:div w:id="2013099510">
          <w:marLeft w:val="0"/>
          <w:marRight w:val="0"/>
          <w:marTop w:val="0"/>
          <w:marBottom w:val="0"/>
          <w:divBdr>
            <w:top w:val="none" w:sz="0" w:space="0" w:color="auto"/>
            <w:left w:val="none" w:sz="0" w:space="0" w:color="auto"/>
            <w:bottom w:val="none" w:sz="0" w:space="0" w:color="auto"/>
            <w:right w:val="none" w:sz="0" w:space="0" w:color="auto"/>
          </w:divBdr>
          <w:divsChild>
            <w:div w:id="7861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89151">
      <w:bodyDiv w:val="1"/>
      <w:marLeft w:val="0"/>
      <w:marRight w:val="0"/>
      <w:marTop w:val="0"/>
      <w:marBottom w:val="0"/>
      <w:divBdr>
        <w:top w:val="none" w:sz="0" w:space="0" w:color="auto"/>
        <w:left w:val="none" w:sz="0" w:space="0" w:color="auto"/>
        <w:bottom w:val="none" w:sz="0" w:space="0" w:color="auto"/>
        <w:right w:val="none" w:sz="0" w:space="0" w:color="auto"/>
      </w:divBdr>
      <w:divsChild>
        <w:div w:id="378554919">
          <w:marLeft w:val="0"/>
          <w:marRight w:val="0"/>
          <w:marTop w:val="0"/>
          <w:marBottom w:val="0"/>
          <w:divBdr>
            <w:top w:val="none" w:sz="0" w:space="0" w:color="auto"/>
            <w:left w:val="none" w:sz="0" w:space="0" w:color="auto"/>
            <w:bottom w:val="none" w:sz="0" w:space="0" w:color="auto"/>
            <w:right w:val="none" w:sz="0" w:space="0" w:color="auto"/>
          </w:divBdr>
          <w:divsChild>
            <w:div w:id="2136098585">
              <w:marLeft w:val="0"/>
              <w:marRight w:val="0"/>
              <w:marTop w:val="0"/>
              <w:marBottom w:val="0"/>
              <w:divBdr>
                <w:top w:val="none" w:sz="0" w:space="0" w:color="auto"/>
                <w:left w:val="none" w:sz="0" w:space="0" w:color="auto"/>
                <w:bottom w:val="none" w:sz="0" w:space="0" w:color="auto"/>
                <w:right w:val="none" w:sz="0" w:space="0" w:color="auto"/>
              </w:divBdr>
            </w:div>
          </w:divsChild>
        </w:div>
        <w:div w:id="464323892">
          <w:marLeft w:val="0"/>
          <w:marRight w:val="0"/>
          <w:marTop w:val="0"/>
          <w:marBottom w:val="0"/>
          <w:divBdr>
            <w:top w:val="none" w:sz="0" w:space="0" w:color="auto"/>
            <w:left w:val="none" w:sz="0" w:space="0" w:color="auto"/>
            <w:bottom w:val="none" w:sz="0" w:space="0" w:color="auto"/>
            <w:right w:val="none" w:sz="0" w:space="0" w:color="auto"/>
          </w:divBdr>
          <w:divsChild>
            <w:div w:id="1787963168">
              <w:marLeft w:val="0"/>
              <w:marRight w:val="0"/>
              <w:marTop w:val="0"/>
              <w:marBottom w:val="0"/>
              <w:divBdr>
                <w:top w:val="none" w:sz="0" w:space="0" w:color="auto"/>
                <w:left w:val="none" w:sz="0" w:space="0" w:color="auto"/>
                <w:bottom w:val="none" w:sz="0" w:space="0" w:color="auto"/>
                <w:right w:val="none" w:sz="0" w:space="0" w:color="auto"/>
              </w:divBdr>
            </w:div>
          </w:divsChild>
        </w:div>
        <w:div w:id="475345079">
          <w:marLeft w:val="0"/>
          <w:marRight w:val="0"/>
          <w:marTop w:val="0"/>
          <w:marBottom w:val="0"/>
          <w:divBdr>
            <w:top w:val="none" w:sz="0" w:space="0" w:color="auto"/>
            <w:left w:val="none" w:sz="0" w:space="0" w:color="auto"/>
            <w:bottom w:val="none" w:sz="0" w:space="0" w:color="auto"/>
            <w:right w:val="none" w:sz="0" w:space="0" w:color="auto"/>
          </w:divBdr>
          <w:divsChild>
            <w:div w:id="1505171542">
              <w:marLeft w:val="0"/>
              <w:marRight w:val="0"/>
              <w:marTop w:val="0"/>
              <w:marBottom w:val="0"/>
              <w:divBdr>
                <w:top w:val="none" w:sz="0" w:space="0" w:color="auto"/>
                <w:left w:val="none" w:sz="0" w:space="0" w:color="auto"/>
                <w:bottom w:val="none" w:sz="0" w:space="0" w:color="auto"/>
                <w:right w:val="none" w:sz="0" w:space="0" w:color="auto"/>
              </w:divBdr>
            </w:div>
          </w:divsChild>
        </w:div>
        <w:div w:id="491678677">
          <w:marLeft w:val="0"/>
          <w:marRight w:val="0"/>
          <w:marTop w:val="0"/>
          <w:marBottom w:val="0"/>
          <w:divBdr>
            <w:top w:val="none" w:sz="0" w:space="0" w:color="auto"/>
            <w:left w:val="none" w:sz="0" w:space="0" w:color="auto"/>
            <w:bottom w:val="none" w:sz="0" w:space="0" w:color="auto"/>
            <w:right w:val="none" w:sz="0" w:space="0" w:color="auto"/>
          </w:divBdr>
          <w:divsChild>
            <w:div w:id="2045784365">
              <w:marLeft w:val="0"/>
              <w:marRight w:val="0"/>
              <w:marTop w:val="0"/>
              <w:marBottom w:val="0"/>
              <w:divBdr>
                <w:top w:val="none" w:sz="0" w:space="0" w:color="auto"/>
                <w:left w:val="none" w:sz="0" w:space="0" w:color="auto"/>
                <w:bottom w:val="none" w:sz="0" w:space="0" w:color="auto"/>
                <w:right w:val="none" w:sz="0" w:space="0" w:color="auto"/>
              </w:divBdr>
            </w:div>
          </w:divsChild>
        </w:div>
        <w:div w:id="660550325">
          <w:marLeft w:val="0"/>
          <w:marRight w:val="0"/>
          <w:marTop w:val="0"/>
          <w:marBottom w:val="0"/>
          <w:divBdr>
            <w:top w:val="none" w:sz="0" w:space="0" w:color="auto"/>
            <w:left w:val="none" w:sz="0" w:space="0" w:color="auto"/>
            <w:bottom w:val="none" w:sz="0" w:space="0" w:color="auto"/>
            <w:right w:val="none" w:sz="0" w:space="0" w:color="auto"/>
          </w:divBdr>
          <w:divsChild>
            <w:div w:id="1449085278">
              <w:marLeft w:val="0"/>
              <w:marRight w:val="0"/>
              <w:marTop w:val="0"/>
              <w:marBottom w:val="0"/>
              <w:divBdr>
                <w:top w:val="none" w:sz="0" w:space="0" w:color="auto"/>
                <w:left w:val="none" w:sz="0" w:space="0" w:color="auto"/>
                <w:bottom w:val="none" w:sz="0" w:space="0" w:color="auto"/>
                <w:right w:val="none" w:sz="0" w:space="0" w:color="auto"/>
              </w:divBdr>
            </w:div>
          </w:divsChild>
        </w:div>
        <w:div w:id="885218820">
          <w:marLeft w:val="0"/>
          <w:marRight w:val="0"/>
          <w:marTop w:val="0"/>
          <w:marBottom w:val="0"/>
          <w:divBdr>
            <w:top w:val="none" w:sz="0" w:space="0" w:color="auto"/>
            <w:left w:val="none" w:sz="0" w:space="0" w:color="auto"/>
            <w:bottom w:val="none" w:sz="0" w:space="0" w:color="auto"/>
            <w:right w:val="none" w:sz="0" w:space="0" w:color="auto"/>
          </w:divBdr>
          <w:divsChild>
            <w:div w:id="249241180">
              <w:marLeft w:val="0"/>
              <w:marRight w:val="0"/>
              <w:marTop w:val="0"/>
              <w:marBottom w:val="0"/>
              <w:divBdr>
                <w:top w:val="none" w:sz="0" w:space="0" w:color="auto"/>
                <w:left w:val="none" w:sz="0" w:space="0" w:color="auto"/>
                <w:bottom w:val="none" w:sz="0" w:space="0" w:color="auto"/>
                <w:right w:val="none" w:sz="0" w:space="0" w:color="auto"/>
              </w:divBdr>
            </w:div>
          </w:divsChild>
        </w:div>
        <w:div w:id="1622569151">
          <w:marLeft w:val="0"/>
          <w:marRight w:val="0"/>
          <w:marTop w:val="0"/>
          <w:marBottom w:val="0"/>
          <w:divBdr>
            <w:top w:val="none" w:sz="0" w:space="0" w:color="auto"/>
            <w:left w:val="none" w:sz="0" w:space="0" w:color="auto"/>
            <w:bottom w:val="none" w:sz="0" w:space="0" w:color="auto"/>
            <w:right w:val="none" w:sz="0" w:space="0" w:color="auto"/>
          </w:divBdr>
          <w:divsChild>
            <w:div w:id="250508347">
              <w:marLeft w:val="0"/>
              <w:marRight w:val="0"/>
              <w:marTop w:val="0"/>
              <w:marBottom w:val="0"/>
              <w:divBdr>
                <w:top w:val="none" w:sz="0" w:space="0" w:color="auto"/>
                <w:left w:val="none" w:sz="0" w:space="0" w:color="auto"/>
                <w:bottom w:val="none" w:sz="0" w:space="0" w:color="auto"/>
                <w:right w:val="none" w:sz="0" w:space="0" w:color="auto"/>
              </w:divBdr>
              <w:divsChild>
                <w:div w:id="743332263">
                  <w:marLeft w:val="0"/>
                  <w:marRight w:val="0"/>
                  <w:marTop w:val="30"/>
                  <w:marBottom w:val="30"/>
                  <w:divBdr>
                    <w:top w:val="none" w:sz="0" w:space="0" w:color="auto"/>
                    <w:left w:val="none" w:sz="0" w:space="0" w:color="auto"/>
                    <w:bottom w:val="none" w:sz="0" w:space="0" w:color="auto"/>
                    <w:right w:val="none" w:sz="0" w:space="0" w:color="auto"/>
                  </w:divBdr>
                  <w:divsChild>
                    <w:div w:id="1592471944">
                      <w:marLeft w:val="0"/>
                      <w:marRight w:val="0"/>
                      <w:marTop w:val="0"/>
                      <w:marBottom w:val="0"/>
                      <w:divBdr>
                        <w:top w:val="none" w:sz="0" w:space="0" w:color="auto"/>
                        <w:left w:val="none" w:sz="0" w:space="0" w:color="auto"/>
                        <w:bottom w:val="none" w:sz="0" w:space="0" w:color="auto"/>
                        <w:right w:val="none" w:sz="0" w:space="0" w:color="auto"/>
                      </w:divBdr>
                      <w:divsChild>
                        <w:div w:id="841042194">
                          <w:marLeft w:val="0"/>
                          <w:marRight w:val="0"/>
                          <w:marTop w:val="0"/>
                          <w:marBottom w:val="0"/>
                          <w:divBdr>
                            <w:top w:val="none" w:sz="0" w:space="0" w:color="auto"/>
                            <w:left w:val="none" w:sz="0" w:space="0" w:color="auto"/>
                            <w:bottom w:val="none" w:sz="0" w:space="0" w:color="auto"/>
                            <w:right w:val="none" w:sz="0" w:space="0" w:color="auto"/>
                          </w:divBdr>
                        </w:div>
                      </w:divsChild>
                    </w:div>
                    <w:div w:id="1800028666">
                      <w:marLeft w:val="0"/>
                      <w:marRight w:val="0"/>
                      <w:marTop w:val="0"/>
                      <w:marBottom w:val="0"/>
                      <w:divBdr>
                        <w:top w:val="none" w:sz="0" w:space="0" w:color="auto"/>
                        <w:left w:val="none" w:sz="0" w:space="0" w:color="auto"/>
                        <w:bottom w:val="none" w:sz="0" w:space="0" w:color="auto"/>
                        <w:right w:val="none" w:sz="0" w:space="0" w:color="auto"/>
                      </w:divBdr>
                      <w:divsChild>
                        <w:div w:id="7490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85944">
              <w:marLeft w:val="0"/>
              <w:marRight w:val="0"/>
              <w:marTop w:val="0"/>
              <w:marBottom w:val="0"/>
              <w:divBdr>
                <w:top w:val="none" w:sz="0" w:space="0" w:color="auto"/>
                <w:left w:val="none" w:sz="0" w:space="0" w:color="auto"/>
                <w:bottom w:val="none" w:sz="0" w:space="0" w:color="auto"/>
                <w:right w:val="none" w:sz="0" w:space="0" w:color="auto"/>
              </w:divBdr>
            </w:div>
          </w:divsChild>
        </w:div>
        <w:div w:id="1873226754">
          <w:marLeft w:val="0"/>
          <w:marRight w:val="0"/>
          <w:marTop w:val="0"/>
          <w:marBottom w:val="0"/>
          <w:divBdr>
            <w:top w:val="none" w:sz="0" w:space="0" w:color="auto"/>
            <w:left w:val="none" w:sz="0" w:space="0" w:color="auto"/>
            <w:bottom w:val="none" w:sz="0" w:space="0" w:color="auto"/>
            <w:right w:val="none" w:sz="0" w:space="0" w:color="auto"/>
          </w:divBdr>
          <w:divsChild>
            <w:div w:id="129439742">
              <w:marLeft w:val="0"/>
              <w:marRight w:val="0"/>
              <w:marTop w:val="0"/>
              <w:marBottom w:val="0"/>
              <w:divBdr>
                <w:top w:val="none" w:sz="0" w:space="0" w:color="auto"/>
                <w:left w:val="none" w:sz="0" w:space="0" w:color="auto"/>
                <w:bottom w:val="none" w:sz="0" w:space="0" w:color="auto"/>
                <w:right w:val="none" w:sz="0" w:space="0" w:color="auto"/>
              </w:divBdr>
            </w:div>
            <w:div w:id="756093350">
              <w:marLeft w:val="0"/>
              <w:marRight w:val="0"/>
              <w:marTop w:val="0"/>
              <w:marBottom w:val="0"/>
              <w:divBdr>
                <w:top w:val="none" w:sz="0" w:space="0" w:color="auto"/>
                <w:left w:val="none" w:sz="0" w:space="0" w:color="auto"/>
                <w:bottom w:val="none" w:sz="0" w:space="0" w:color="auto"/>
                <w:right w:val="none" w:sz="0" w:space="0" w:color="auto"/>
              </w:divBdr>
              <w:divsChild>
                <w:div w:id="1167206240">
                  <w:marLeft w:val="0"/>
                  <w:marRight w:val="0"/>
                  <w:marTop w:val="30"/>
                  <w:marBottom w:val="30"/>
                  <w:divBdr>
                    <w:top w:val="none" w:sz="0" w:space="0" w:color="auto"/>
                    <w:left w:val="none" w:sz="0" w:space="0" w:color="auto"/>
                    <w:bottom w:val="none" w:sz="0" w:space="0" w:color="auto"/>
                    <w:right w:val="none" w:sz="0" w:space="0" w:color="auto"/>
                  </w:divBdr>
                  <w:divsChild>
                    <w:div w:id="341929942">
                      <w:marLeft w:val="0"/>
                      <w:marRight w:val="0"/>
                      <w:marTop w:val="0"/>
                      <w:marBottom w:val="0"/>
                      <w:divBdr>
                        <w:top w:val="none" w:sz="0" w:space="0" w:color="auto"/>
                        <w:left w:val="none" w:sz="0" w:space="0" w:color="auto"/>
                        <w:bottom w:val="none" w:sz="0" w:space="0" w:color="auto"/>
                        <w:right w:val="none" w:sz="0" w:space="0" w:color="auto"/>
                      </w:divBdr>
                      <w:divsChild>
                        <w:div w:id="1417674889">
                          <w:marLeft w:val="0"/>
                          <w:marRight w:val="0"/>
                          <w:marTop w:val="0"/>
                          <w:marBottom w:val="0"/>
                          <w:divBdr>
                            <w:top w:val="none" w:sz="0" w:space="0" w:color="auto"/>
                            <w:left w:val="none" w:sz="0" w:space="0" w:color="auto"/>
                            <w:bottom w:val="none" w:sz="0" w:space="0" w:color="auto"/>
                            <w:right w:val="none" w:sz="0" w:space="0" w:color="auto"/>
                          </w:divBdr>
                        </w:div>
                      </w:divsChild>
                    </w:div>
                    <w:div w:id="1956210861">
                      <w:marLeft w:val="0"/>
                      <w:marRight w:val="0"/>
                      <w:marTop w:val="0"/>
                      <w:marBottom w:val="0"/>
                      <w:divBdr>
                        <w:top w:val="none" w:sz="0" w:space="0" w:color="auto"/>
                        <w:left w:val="none" w:sz="0" w:space="0" w:color="auto"/>
                        <w:bottom w:val="none" w:sz="0" w:space="0" w:color="auto"/>
                        <w:right w:val="none" w:sz="0" w:space="0" w:color="auto"/>
                      </w:divBdr>
                      <w:divsChild>
                        <w:div w:id="1457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076158">
      <w:bodyDiv w:val="1"/>
      <w:marLeft w:val="0"/>
      <w:marRight w:val="0"/>
      <w:marTop w:val="0"/>
      <w:marBottom w:val="0"/>
      <w:divBdr>
        <w:top w:val="none" w:sz="0" w:space="0" w:color="auto"/>
        <w:left w:val="none" w:sz="0" w:space="0" w:color="auto"/>
        <w:bottom w:val="none" w:sz="0" w:space="0" w:color="auto"/>
        <w:right w:val="none" w:sz="0" w:space="0" w:color="auto"/>
      </w:divBdr>
      <w:divsChild>
        <w:div w:id="122313791">
          <w:marLeft w:val="0"/>
          <w:marRight w:val="0"/>
          <w:marTop w:val="0"/>
          <w:marBottom w:val="0"/>
          <w:divBdr>
            <w:top w:val="none" w:sz="0" w:space="0" w:color="auto"/>
            <w:left w:val="none" w:sz="0" w:space="0" w:color="auto"/>
            <w:bottom w:val="none" w:sz="0" w:space="0" w:color="auto"/>
            <w:right w:val="none" w:sz="0" w:space="0" w:color="auto"/>
          </w:divBdr>
        </w:div>
        <w:div w:id="1974167492">
          <w:marLeft w:val="0"/>
          <w:marRight w:val="0"/>
          <w:marTop w:val="0"/>
          <w:marBottom w:val="0"/>
          <w:divBdr>
            <w:top w:val="none" w:sz="0" w:space="0" w:color="auto"/>
            <w:left w:val="none" w:sz="0" w:space="0" w:color="auto"/>
            <w:bottom w:val="none" w:sz="0" w:space="0" w:color="auto"/>
            <w:right w:val="none" w:sz="0" w:space="0" w:color="auto"/>
          </w:divBdr>
        </w:div>
      </w:divsChild>
    </w:div>
    <w:div w:id="1780223528">
      <w:bodyDiv w:val="1"/>
      <w:marLeft w:val="0"/>
      <w:marRight w:val="0"/>
      <w:marTop w:val="0"/>
      <w:marBottom w:val="0"/>
      <w:divBdr>
        <w:top w:val="none" w:sz="0" w:space="0" w:color="auto"/>
        <w:left w:val="none" w:sz="0" w:space="0" w:color="auto"/>
        <w:bottom w:val="none" w:sz="0" w:space="0" w:color="auto"/>
        <w:right w:val="none" w:sz="0" w:space="0" w:color="auto"/>
      </w:divBdr>
      <w:divsChild>
        <w:div w:id="122624692">
          <w:marLeft w:val="0"/>
          <w:marRight w:val="0"/>
          <w:marTop w:val="0"/>
          <w:marBottom w:val="0"/>
          <w:divBdr>
            <w:top w:val="none" w:sz="0" w:space="0" w:color="auto"/>
            <w:left w:val="none" w:sz="0" w:space="0" w:color="auto"/>
            <w:bottom w:val="none" w:sz="0" w:space="0" w:color="auto"/>
            <w:right w:val="none" w:sz="0" w:space="0" w:color="auto"/>
          </w:divBdr>
          <w:divsChild>
            <w:div w:id="1895198771">
              <w:marLeft w:val="0"/>
              <w:marRight w:val="0"/>
              <w:marTop w:val="0"/>
              <w:marBottom w:val="0"/>
              <w:divBdr>
                <w:top w:val="none" w:sz="0" w:space="0" w:color="auto"/>
                <w:left w:val="none" w:sz="0" w:space="0" w:color="auto"/>
                <w:bottom w:val="none" w:sz="0" w:space="0" w:color="auto"/>
                <w:right w:val="none" w:sz="0" w:space="0" w:color="auto"/>
              </w:divBdr>
            </w:div>
          </w:divsChild>
        </w:div>
        <w:div w:id="198276402">
          <w:marLeft w:val="0"/>
          <w:marRight w:val="0"/>
          <w:marTop w:val="0"/>
          <w:marBottom w:val="0"/>
          <w:divBdr>
            <w:top w:val="none" w:sz="0" w:space="0" w:color="auto"/>
            <w:left w:val="none" w:sz="0" w:space="0" w:color="auto"/>
            <w:bottom w:val="none" w:sz="0" w:space="0" w:color="auto"/>
            <w:right w:val="none" w:sz="0" w:space="0" w:color="auto"/>
          </w:divBdr>
          <w:divsChild>
            <w:div w:id="848325123">
              <w:marLeft w:val="0"/>
              <w:marRight w:val="0"/>
              <w:marTop w:val="0"/>
              <w:marBottom w:val="0"/>
              <w:divBdr>
                <w:top w:val="none" w:sz="0" w:space="0" w:color="auto"/>
                <w:left w:val="none" w:sz="0" w:space="0" w:color="auto"/>
                <w:bottom w:val="none" w:sz="0" w:space="0" w:color="auto"/>
                <w:right w:val="none" w:sz="0" w:space="0" w:color="auto"/>
              </w:divBdr>
            </w:div>
            <w:div w:id="1894388859">
              <w:marLeft w:val="0"/>
              <w:marRight w:val="0"/>
              <w:marTop w:val="0"/>
              <w:marBottom w:val="0"/>
              <w:divBdr>
                <w:top w:val="none" w:sz="0" w:space="0" w:color="auto"/>
                <w:left w:val="none" w:sz="0" w:space="0" w:color="auto"/>
                <w:bottom w:val="none" w:sz="0" w:space="0" w:color="auto"/>
                <w:right w:val="none" w:sz="0" w:space="0" w:color="auto"/>
              </w:divBdr>
              <w:divsChild>
                <w:div w:id="2045514536">
                  <w:marLeft w:val="0"/>
                  <w:marRight w:val="0"/>
                  <w:marTop w:val="30"/>
                  <w:marBottom w:val="30"/>
                  <w:divBdr>
                    <w:top w:val="none" w:sz="0" w:space="0" w:color="auto"/>
                    <w:left w:val="none" w:sz="0" w:space="0" w:color="auto"/>
                    <w:bottom w:val="none" w:sz="0" w:space="0" w:color="auto"/>
                    <w:right w:val="none" w:sz="0" w:space="0" w:color="auto"/>
                  </w:divBdr>
                  <w:divsChild>
                    <w:div w:id="541093753">
                      <w:marLeft w:val="0"/>
                      <w:marRight w:val="0"/>
                      <w:marTop w:val="0"/>
                      <w:marBottom w:val="0"/>
                      <w:divBdr>
                        <w:top w:val="none" w:sz="0" w:space="0" w:color="auto"/>
                        <w:left w:val="none" w:sz="0" w:space="0" w:color="auto"/>
                        <w:bottom w:val="none" w:sz="0" w:space="0" w:color="auto"/>
                        <w:right w:val="none" w:sz="0" w:space="0" w:color="auto"/>
                      </w:divBdr>
                      <w:divsChild>
                        <w:div w:id="1362852303">
                          <w:marLeft w:val="0"/>
                          <w:marRight w:val="0"/>
                          <w:marTop w:val="0"/>
                          <w:marBottom w:val="0"/>
                          <w:divBdr>
                            <w:top w:val="none" w:sz="0" w:space="0" w:color="auto"/>
                            <w:left w:val="none" w:sz="0" w:space="0" w:color="auto"/>
                            <w:bottom w:val="none" w:sz="0" w:space="0" w:color="auto"/>
                            <w:right w:val="none" w:sz="0" w:space="0" w:color="auto"/>
                          </w:divBdr>
                        </w:div>
                      </w:divsChild>
                    </w:div>
                    <w:div w:id="845943916">
                      <w:marLeft w:val="0"/>
                      <w:marRight w:val="0"/>
                      <w:marTop w:val="0"/>
                      <w:marBottom w:val="0"/>
                      <w:divBdr>
                        <w:top w:val="none" w:sz="0" w:space="0" w:color="auto"/>
                        <w:left w:val="none" w:sz="0" w:space="0" w:color="auto"/>
                        <w:bottom w:val="none" w:sz="0" w:space="0" w:color="auto"/>
                        <w:right w:val="none" w:sz="0" w:space="0" w:color="auto"/>
                      </w:divBdr>
                      <w:divsChild>
                        <w:div w:id="3637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802398">
          <w:marLeft w:val="0"/>
          <w:marRight w:val="0"/>
          <w:marTop w:val="0"/>
          <w:marBottom w:val="0"/>
          <w:divBdr>
            <w:top w:val="none" w:sz="0" w:space="0" w:color="auto"/>
            <w:left w:val="none" w:sz="0" w:space="0" w:color="auto"/>
            <w:bottom w:val="none" w:sz="0" w:space="0" w:color="auto"/>
            <w:right w:val="none" w:sz="0" w:space="0" w:color="auto"/>
          </w:divBdr>
          <w:divsChild>
            <w:div w:id="1811553543">
              <w:marLeft w:val="0"/>
              <w:marRight w:val="0"/>
              <w:marTop w:val="0"/>
              <w:marBottom w:val="0"/>
              <w:divBdr>
                <w:top w:val="none" w:sz="0" w:space="0" w:color="auto"/>
                <w:left w:val="none" w:sz="0" w:space="0" w:color="auto"/>
                <w:bottom w:val="none" w:sz="0" w:space="0" w:color="auto"/>
                <w:right w:val="none" w:sz="0" w:space="0" w:color="auto"/>
              </w:divBdr>
            </w:div>
          </w:divsChild>
        </w:div>
        <w:div w:id="1110197312">
          <w:marLeft w:val="0"/>
          <w:marRight w:val="0"/>
          <w:marTop w:val="0"/>
          <w:marBottom w:val="0"/>
          <w:divBdr>
            <w:top w:val="none" w:sz="0" w:space="0" w:color="auto"/>
            <w:left w:val="none" w:sz="0" w:space="0" w:color="auto"/>
            <w:bottom w:val="none" w:sz="0" w:space="0" w:color="auto"/>
            <w:right w:val="none" w:sz="0" w:space="0" w:color="auto"/>
          </w:divBdr>
          <w:divsChild>
            <w:div w:id="1657109014">
              <w:marLeft w:val="0"/>
              <w:marRight w:val="0"/>
              <w:marTop w:val="0"/>
              <w:marBottom w:val="0"/>
              <w:divBdr>
                <w:top w:val="none" w:sz="0" w:space="0" w:color="auto"/>
                <w:left w:val="none" w:sz="0" w:space="0" w:color="auto"/>
                <w:bottom w:val="none" w:sz="0" w:space="0" w:color="auto"/>
                <w:right w:val="none" w:sz="0" w:space="0" w:color="auto"/>
              </w:divBdr>
            </w:div>
          </w:divsChild>
        </w:div>
        <w:div w:id="1478261176">
          <w:marLeft w:val="0"/>
          <w:marRight w:val="0"/>
          <w:marTop w:val="0"/>
          <w:marBottom w:val="0"/>
          <w:divBdr>
            <w:top w:val="none" w:sz="0" w:space="0" w:color="auto"/>
            <w:left w:val="none" w:sz="0" w:space="0" w:color="auto"/>
            <w:bottom w:val="none" w:sz="0" w:space="0" w:color="auto"/>
            <w:right w:val="none" w:sz="0" w:space="0" w:color="auto"/>
          </w:divBdr>
          <w:divsChild>
            <w:div w:id="7681233">
              <w:marLeft w:val="0"/>
              <w:marRight w:val="0"/>
              <w:marTop w:val="0"/>
              <w:marBottom w:val="0"/>
              <w:divBdr>
                <w:top w:val="none" w:sz="0" w:space="0" w:color="auto"/>
                <w:left w:val="none" w:sz="0" w:space="0" w:color="auto"/>
                <w:bottom w:val="none" w:sz="0" w:space="0" w:color="auto"/>
                <w:right w:val="none" w:sz="0" w:space="0" w:color="auto"/>
              </w:divBdr>
            </w:div>
          </w:divsChild>
        </w:div>
        <w:div w:id="1669363863">
          <w:marLeft w:val="0"/>
          <w:marRight w:val="0"/>
          <w:marTop w:val="0"/>
          <w:marBottom w:val="0"/>
          <w:divBdr>
            <w:top w:val="none" w:sz="0" w:space="0" w:color="auto"/>
            <w:left w:val="none" w:sz="0" w:space="0" w:color="auto"/>
            <w:bottom w:val="none" w:sz="0" w:space="0" w:color="auto"/>
            <w:right w:val="none" w:sz="0" w:space="0" w:color="auto"/>
          </w:divBdr>
          <w:divsChild>
            <w:div w:id="909392349">
              <w:marLeft w:val="0"/>
              <w:marRight w:val="0"/>
              <w:marTop w:val="0"/>
              <w:marBottom w:val="0"/>
              <w:divBdr>
                <w:top w:val="none" w:sz="0" w:space="0" w:color="auto"/>
                <w:left w:val="none" w:sz="0" w:space="0" w:color="auto"/>
                <w:bottom w:val="none" w:sz="0" w:space="0" w:color="auto"/>
                <w:right w:val="none" w:sz="0" w:space="0" w:color="auto"/>
              </w:divBdr>
            </w:div>
          </w:divsChild>
        </w:div>
        <w:div w:id="1669940945">
          <w:marLeft w:val="0"/>
          <w:marRight w:val="0"/>
          <w:marTop w:val="0"/>
          <w:marBottom w:val="0"/>
          <w:divBdr>
            <w:top w:val="none" w:sz="0" w:space="0" w:color="auto"/>
            <w:left w:val="none" w:sz="0" w:space="0" w:color="auto"/>
            <w:bottom w:val="none" w:sz="0" w:space="0" w:color="auto"/>
            <w:right w:val="none" w:sz="0" w:space="0" w:color="auto"/>
          </w:divBdr>
          <w:divsChild>
            <w:div w:id="517350475">
              <w:marLeft w:val="0"/>
              <w:marRight w:val="0"/>
              <w:marTop w:val="0"/>
              <w:marBottom w:val="0"/>
              <w:divBdr>
                <w:top w:val="none" w:sz="0" w:space="0" w:color="auto"/>
                <w:left w:val="none" w:sz="0" w:space="0" w:color="auto"/>
                <w:bottom w:val="none" w:sz="0" w:space="0" w:color="auto"/>
                <w:right w:val="none" w:sz="0" w:space="0" w:color="auto"/>
              </w:divBdr>
            </w:div>
          </w:divsChild>
        </w:div>
        <w:div w:id="1900167780">
          <w:marLeft w:val="0"/>
          <w:marRight w:val="0"/>
          <w:marTop w:val="0"/>
          <w:marBottom w:val="0"/>
          <w:divBdr>
            <w:top w:val="none" w:sz="0" w:space="0" w:color="auto"/>
            <w:left w:val="none" w:sz="0" w:space="0" w:color="auto"/>
            <w:bottom w:val="none" w:sz="0" w:space="0" w:color="auto"/>
            <w:right w:val="none" w:sz="0" w:space="0" w:color="auto"/>
          </w:divBdr>
          <w:divsChild>
            <w:div w:id="258414461">
              <w:marLeft w:val="0"/>
              <w:marRight w:val="0"/>
              <w:marTop w:val="0"/>
              <w:marBottom w:val="0"/>
              <w:divBdr>
                <w:top w:val="none" w:sz="0" w:space="0" w:color="auto"/>
                <w:left w:val="none" w:sz="0" w:space="0" w:color="auto"/>
                <w:bottom w:val="none" w:sz="0" w:space="0" w:color="auto"/>
                <w:right w:val="none" w:sz="0" w:space="0" w:color="auto"/>
              </w:divBdr>
              <w:divsChild>
                <w:div w:id="1549418678">
                  <w:marLeft w:val="0"/>
                  <w:marRight w:val="0"/>
                  <w:marTop w:val="30"/>
                  <w:marBottom w:val="30"/>
                  <w:divBdr>
                    <w:top w:val="none" w:sz="0" w:space="0" w:color="auto"/>
                    <w:left w:val="none" w:sz="0" w:space="0" w:color="auto"/>
                    <w:bottom w:val="none" w:sz="0" w:space="0" w:color="auto"/>
                    <w:right w:val="none" w:sz="0" w:space="0" w:color="auto"/>
                  </w:divBdr>
                  <w:divsChild>
                    <w:div w:id="33510088">
                      <w:marLeft w:val="0"/>
                      <w:marRight w:val="0"/>
                      <w:marTop w:val="0"/>
                      <w:marBottom w:val="0"/>
                      <w:divBdr>
                        <w:top w:val="none" w:sz="0" w:space="0" w:color="auto"/>
                        <w:left w:val="none" w:sz="0" w:space="0" w:color="auto"/>
                        <w:bottom w:val="none" w:sz="0" w:space="0" w:color="auto"/>
                        <w:right w:val="none" w:sz="0" w:space="0" w:color="auto"/>
                      </w:divBdr>
                      <w:divsChild>
                        <w:div w:id="502404411">
                          <w:marLeft w:val="0"/>
                          <w:marRight w:val="0"/>
                          <w:marTop w:val="0"/>
                          <w:marBottom w:val="0"/>
                          <w:divBdr>
                            <w:top w:val="none" w:sz="0" w:space="0" w:color="auto"/>
                            <w:left w:val="none" w:sz="0" w:space="0" w:color="auto"/>
                            <w:bottom w:val="none" w:sz="0" w:space="0" w:color="auto"/>
                            <w:right w:val="none" w:sz="0" w:space="0" w:color="auto"/>
                          </w:divBdr>
                        </w:div>
                      </w:divsChild>
                    </w:div>
                    <w:div w:id="633827371">
                      <w:marLeft w:val="0"/>
                      <w:marRight w:val="0"/>
                      <w:marTop w:val="0"/>
                      <w:marBottom w:val="0"/>
                      <w:divBdr>
                        <w:top w:val="none" w:sz="0" w:space="0" w:color="auto"/>
                        <w:left w:val="none" w:sz="0" w:space="0" w:color="auto"/>
                        <w:bottom w:val="none" w:sz="0" w:space="0" w:color="auto"/>
                        <w:right w:val="none" w:sz="0" w:space="0" w:color="auto"/>
                      </w:divBdr>
                      <w:divsChild>
                        <w:div w:id="242684843">
                          <w:marLeft w:val="0"/>
                          <w:marRight w:val="0"/>
                          <w:marTop w:val="0"/>
                          <w:marBottom w:val="0"/>
                          <w:divBdr>
                            <w:top w:val="none" w:sz="0" w:space="0" w:color="auto"/>
                            <w:left w:val="none" w:sz="0" w:space="0" w:color="auto"/>
                            <w:bottom w:val="none" w:sz="0" w:space="0" w:color="auto"/>
                            <w:right w:val="none" w:sz="0" w:space="0" w:color="auto"/>
                          </w:divBdr>
                        </w:div>
                      </w:divsChild>
                    </w:div>
                    <w:div w:id="805437745">
                      <w:marLeft w:val="0"/>
                      <w:marRight w:val="0"/>
                      <w:marTop w:val="0"/>
                      <w:marBottom w:val="0"/>
                      <w:divBdr>
                        <w:top w:val="none" w:sz="0" w:space="0" w:color="auto"/>
                        <w:left w:val="none" w:sz="0" w:space="0" w:color="auto"/>
                        <w:bottom w:val="none" w:sz="0" w:space="0" w:color="auto"/>
                        <w:right w:val="none" w:sz="0" w:space="0" w:color="auto"/>
                      </w:divBdr>
                      <w:divsChild>
                        <w:div w:id="1985039980">
                          <w:marLeft w:val="0"/>
                          <w:marRight w:val="0"/>
                          <w:marTop w:val="0"/>
                          <w:marBottom w:val="0"/>
                          <w:divBdr>
                            <w:top w:val="none" w:sz="0" w:space="0" w:color="auto"/>
                            <w:left w:val="none" w:sz="0" w:space="0" w:color="auto"/>
                            <w:bottom w:val="none" w:sz="0" w:space="0" w:color="auto"/>
                            <w:right w:val="none" w:sz="0" w:space="0" w:color="auto"/>
                          </w:divBdr>
                        </w:div>
                      </w:divsChild>
                    </w:div>
                    <w:div w:id="1217201441">
                      <w:marLeft w:val="0"/>
                      <w:marRight w:val="0"/>
                      <w:marTop w:val="0"/>
                      <w:marBottom w:val="0"/>
                      <w:divBdr>
                        <w:top w:val="none" w:sz="0" w:space="0" w:color="auto"/>
                        <w:left w:val="none" w:sz="0" w:space="0" w:color="auto"/>
                        <w:bottom w:val="none" w:sz="0" w:space="0" w:color="auto"/>
                        <w:right w:val="none" w:sz="0" w:space="0" w:color="auto"/>
                      </w:divBdr>
                      <w:divsChild>
                        <w:div w:id="1255044920">
                          <w:marLeft w:val="0"/>
                          <w:marRight w:val="0"/>
                          <w:marTop w:val="0"/>
                          <w:marBottom w:val="0"/>
                          <w:divBdr>
                            <w:top w:val="none" w:sz="0" w:space="0" w:color="auto"/>
                            <w:left w:val="none" w:sz="0" w:space="0" w:color="auto"/>
                            <w:bottom w:val="none" w:sz="0" w:space="0" w:color="auto"/>
                            <w:right w:val="none" w:sz="0" w:space="0" w:color="auto"/>
                          </w:divBdr>
                        </w:div>
                      </w:divsChild>
                    </w:div>
                    <w:div w:id="1933389214">
                      <w:marLeft w:val="0"/>
                      <w:marRight w:val="0"/>
                      <w:marTop w:val="0"/>
                      <w:marBottom w:val="0"/>
                      <w:divBdr>
                        <w:top w:val="none" w:sz="0" w:space="0" w:color="auto"/>
                        <w:left w:val="none" w:sz="0" w:space="0" w:color="auto"/>
                        <w:bottom w:val="none" w:sz="0" w:space="0" w:color="auto"/>
                        <w:right w:val="none" w:sz="0" w:space="0" w:color="auto"/>
                      </w:divBdr>
                      <w:divsChild>
                        <w:div w:id="1238129320">
                          <w:marLeft w:val="0"/>
                          <w:marRight w:val="0"/>
                          <w:marTop w:val="0"/>
                          <w:marBottom w:val="0"/>
                          <w:divBdr>
                            <w:top w:val="none" w:sz="0" w:space="0" w:color="auto"/>
                            <w:left w:val="none" w:sz="0" w:space="0" w:color="auto"/>
                            <w:bottom w:val="none" w:sz="0" w:space="0" w:color="auto"/>
                            <w:right w:val="none" w:sz="0" w:space="0" w:color="auto"/>
                          </w:divBdr>
                        </w:div>
                      </w:divsChild>
                    </w:div>
                    <w:div w:id="2134864744">
                      <w:marLeft w:val="0"/>
                      <w:marRight w:val="0"/>
                      <w:marTop w:val="0"/>
                      <w:marBottom w:val="0"/>
                      <w:divBdr>
                        <w:top w:val="none" w:sz="0" w:space="0" w:color="auto"/>
                        <w:left w:val="none" w:sz="0" w:space="0" w:color="auto"/>
                        <w:bottom w:val="none" w:sz="0" w:space="0" w:color="auto"/>
                        <w:right w:val="none" w:sz="0" w:space="0" w:color="auto"/>
                      </w:divBdr>
                      <w:divsChild>
                        <w:div w:id="14188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5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52925">
      <w:bodyDiv w:val="1"/>
      <w:marLeft w:val="0"/>
      <w:marRight w:val="0"/>
      <w:marTop w:val="0"/>
      <w:marBottom w:val="0"/>
      <w:divBdr>
        <w:top w:val="none" w:sz="0" w:space="0" w:color="auto"/>
        <w:left w:val="none" w:sz="0" w:space="0" w:color="auto"/>
        <w:bottom w:val="none" w:sz="0" w:space="0" w:color="auto"/>
        <w:right w:val="none" w:sz="0" w:space="0" w:color="auto"/>
      </w:divBdr>
      <w:divsChild>
        <w:div w:id="27535276">
          <w:marLeft w:val="0"/>
          <w:marRight w:val="0"/>
          <w:marTop w:val="0"/>
          <w:marBottom w:val="0"/>
          <w:divBdr>
            <w:top w:val="none" w:sz="0" w:space="0" w:color="auto"/>
            <w:left w:val="none" w:sz="0" w:space="0" w:color="auto"/>
            <w:bottom w:val="none" w:sz="0" w:space="0" w:color="auto"/>
            <w:right w:val="none" w:sz="0" w:space="0" w:color="auto"/>
          </w:divBdr>
          <w:divsChild>
            <w:div w:id="52512790">
              <w:marLeft w:val="0"/>
              <w:marRight w:val="0"/>
              <w:marTop w:val="0"/>
              <w:marBottom w:val="0"/>
              <w:divBdr>
                <w:top w:val="none" w:sz="0" w:space="0" w:color="auto"/>
                <w:left w:val="none" w:sz="0" w:space="0" w:color="auto"/>
                <w:bottom w:val="none" w:sz="0" w:space="0" w:color="auto"/>
                <w:right w:val="none" w:sz="0" w:space="0" w:color="auto"/>
              </w:divBdr>
            </w:div>
          </w:divsChild>
        </w:div>
        <w:div w:id="51201213">
          <w:marLeft w:val="0"/>
          <w:marRight w:val="0"/>
          <w:marTop w:val="0"/>
          <w:marBottom w:val="0"/>
          <w:divBdr>
            <w:top w:val="none" w:sz="0" w:space="0" w:color="auto"/>
            <w:left w:val="none" w:sz="0" w:space="0" w:color="auto"/>
            <w:bottom w:val="none" w:sz="0" w:space="0" w:color="auto"/>
            <w:right w:val="none" w:sz="0" w:space="0" w:color="auto"/>
          </w:divBdr>
          <w:divsChild>
            <w:div w:id="116729739">
              <w:marLeft w:val="0"/>
              <w:marRight w:val="0"/>
              <w:marTop w:val="0"/>
              <w:marBottom w:val="0"/>
              <w:divBdr>
                <w:top w:val="none" w:sz="0" w:space="0" w:color="auto"/>
                <w:left w:val="none" w:sz="0" w:space="0" w:color="auto"/>
                <w:bottom w:val="none" w:sz="0" w:space="0" w:color="auto"/>
                <w:right w:val="none" w:sz="0" w:space="0" w:color="auto"/>
              </w:divBdr>
            </w:div>
          </w:divsChild>
        </w:div>
        <w:div w:id="79448266">
          <w:marLeft w:val="0"/>
          <w:marRight w:val="0"/>
          <w:marTop w:val="0"/>
          <w:marBottom w:val="0"/>
          <w:divBdr>
            <w:top w:val="none" w:sz="0" w:space="0" w:color="auto"/>
            <w:left w:val="none" w:sz="0" w:space="0" w:color="auto"/>
            <w:bottom w:val="none" w:sz="0" w:space="0" w:color="auto"/>
            <w:right w:val="none" w:sz="0" w:space="0" w:color="auto"/>
          </w:divBdr>
          <w:divsChild>
            <w:div w:id="376202751">
              <w:marLeft w:val="0"/>
              <w:marRight w:val="0"/>
              <w:marTop w:val="0"/>
              <w:marBottom w:val="0"/>
              <w:divBdr>
                <w:top w:val="none" w:sz="0" w:space="0" w:color="auto"/>
                <w:left w:val="none" w:sz="0" w:space="0" w:color="auto"/>
                <w:bottom w:val="none" w:sz="0" w:space="0" w:color="auto"/>
                <w:right w:val="none" w:sz="0" w:space="0" w:color="auto"/>
              </w:divBdr>
            </w:div>
          </w:divsChild>
        </w:div>
        <w:div w:id="229073140">
          <w:marLeft w:val="0"/>
          <w:marRight w:val="0"/>
          <w:marTop w:val="0"/>
          <w:marBottom w:val="0"/>
          <w:divBdr>
            <w:top w:val="none" w:sz="0" w:space="0" w:color="auto"/>
            <w:left w:val="none" w:sz="0" w:space="0" w:color="auto"/>
            <w:bottom w:val="none" w:sz="0" w:space="0" w:color="auto"/>
            <w:right w:val="none" w:sz="0" w:space="0" w:color="auto"/>
          </w:divBdr>
          <w:divsChild>
            <w:div w:id="353313558">
              <w:marLeft w:val="0"/>
              <w:marRight w:val="0"/>
              <w:marTop w:val="0"/>
              <w:marBottom w:val="0"/>
              <w:divBdr>
                <w:top w:val="none" w:sz="0" w:space="0" w:color="auto"/>
                <w:left w:val="none" w:sz="0" w:space="0" w:color="auto"/>
                <w:bottom w:val="none" w:sz="0" w:space="0" w:color="auto"/>
                <w:right w:val="none" w:sz="0" w:space="0" w:color="auto"/>
              </w:divBdr>
              <w:divsChild>
                <w:div w:id="1861431366">
                  <w:marLeft w:val="0"/>
                  <w:marRight w:val="0"/>
                  <w:marTop w:val="30"/>
                  <w:marBottom w:val="30"/>
                  <w:divBdr>
                    <w:top w:val="none" w:sz="0" w:space="0" w:color="auto"/>
                    <w:left w:val="none" w:sz="0" w:space="0" w:color="auto"/>
                    <w:bottom w:val="none" w:sz="0" w:space="0" w:color="auto"/>
                    <w:right w:val="none" w:sz="0" w:space="0" w:color="auto"/>
                  </w:divBdr>
                  <w:divsChild>
                    <w:div w:id="913003101">
                      <w:marLeft w:val="0"/>
                      <w:marRight w:val="0"/>
                      <w:marTop w:val="0"/>
                      <w:marBottom w:val="0"/>
                      <w:divBdr>
                        <w:top w:val="none" w:sz="0" w:space="0" w:color="auto"/>
                        <w:left w:val="none" w:sz="0" w:space="0" w:color="auto"/>
                        <w:bottom w:val="none" w:sz="0" w:space="0" w:color="auto"/>
                        <w:right w:val="none" w:sz="0" w:space="0" w:color="auto"/>
                      </w:divBdr>
                      <w:divsChild>
                        <w:div w:id="441342713">
                          <w:marLeft w:val="0"/>
                          <w:marRight w:val="0"/>
                          <w:marTop w:val="0"/>
                          <w:marBottom w:val="0"/>
                          <w:divBdr>
                            <w:top w:val="none" w:sz="0" w:space="0" w:color="auto"/>
                            <w:left w:val="none" w:sz="0" w:space="0" w:color="auto"/>
                            <w:bottom w:val="none" w:sz="0" w:space="0" w:color="auto"/>
                            <w:right w:val="none" w:sz="0" w:space="0" w:color="auto"/>
                          </w:divBdr>
                        </w:div>
                      </w:divsChild>
                    </w:div>
                    <w:div w:id="1614509635">
                      <w:marLeft w:val="0"/>
                      <w:marRight w:val="0"/>
                      <w:marTop w:val="0"/>
                      <w:marBottom w:val="0"/>
                      <w:divBdr>
                        <w:top w:val="none" w:sz="0" w:space="0" w:color="auto"/>
                        <w:left w:val="none" w:sz="0" w:space="0" w:color="auto"/>
                        <w:bottom w:val="none" w:sz="0" w:space="0" w:color="auto"/>
                        <w:right w:val="none" w:sz="0" w:space="0" w:color="auto"/>
                      </w:divBdr>
                      <w:divsChild>
                        <w:div w:id="139173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727412">
              <w:marLeft w:val="0"/>
              <w:marRight w:val="0"/>
              <w:marTop w:val="0"/>
              <w:marBottom w:val="0"/>
              <w:divBdr>
                <w:top w:val="none" w:sz="0" w:space="0" w:color="auto"/>
                <w:left w:val="none" w:sz="0" w:space="0" w:color="auto"/>
                <w:bottom w:val="none" w:sz="0" w:space="0" w:color="auto"/>
                <w:right w:val="none" w:sz="0" w:space="0" w:color="auto"/>
              </w:divBdr>
            </w:div>
          </w:divsChild>
        </w:div>
        <w:div w:id="250821059">
          <w:marLeft w:val="0"/>
          <w:marRight w:val="0"/>
          <w:marTop w:val="0"/>
          <w:marBottom w:val="0"/>
          <w:divBdr>
            <w:top w:val="none" w:sz="0" w:space="0" w:color="auto"/>
            <w:left w:val="none" w:sz="0" w:space="0" w:color="auto"/>
            <w:bottom w:val="none" w:sz="0" w:space="0" w:color="auto"/>
            <w:right w:val="none" w:sz="0" w:space="0" w:color="auto"/>
          </w:divBdr>
          <w:divsChild>
            <w:div w:id="1187673660">
              <w:marLeft w:val="0"/>
              <w:marRight w:val="0"/>
              <w:marTop w:val="0"/>
              <w:marBottom w:val="0"/>
              <w:divBdr>
                <w:top w:val="none" w:sz="0" w:space="0" w:color="auto"/>
                <w:left w:val="none" w:sz="0" w:space="0" w:color="auto"/>
                <w:bottom w:val="none" w:sz="0" w:space="0" w:color="auto"/>
                <w:right w:val="none" w:sz="0" w:space="0" w:color="auto"/>
              </w:divBdr>
            </w:div>
          </w:divsChild>
        </w:div>
        <w:div w:id="818309107">
          <w:marLeft w:val="0"/>
          <w:marRight w:val="0"/>
          <w:marTop w:val="0"/>
          <w:marBottom w:val="0"/>
          <w:divBdr>
            <w:top w:val="none" w:sz="0" w:space="0" w:color="auto"/>
            <w:left w:val="none" w:sz="0" w:space="0" w:color="auto"/>
            <w:bottom w:val="none" w:sz="0" w:space="0" w:color="auto"/>
            <w:right w:val="none" w:sz="0" w:space="0" w:color="auto"/>
          </w:divBdr>
          <w:divsChild>
            <w:div w:id="1014070353">
              <w:marLeft w:val="0"/>
              <w:marRight w:val="0"/>
              <w:marTop w:val="0"/>
              <w:marBottom w:val="0"/>
              <w:divBdr>
                <w:top w:val="none" w:sz="0" w:space="0" w:color="auto"/>
                <w:left w:val="none" w:sz="0" w:space="0" w:color="auto"/>
                <w:bottom w:val="none" w:sz="0" w:space="0" w:color="auto"/>
                <w:right w:val="none" w:sz="0" w:space="0" w:color="auto"/>
              </w:divBdr>
              <w:divsChild>
                <w:div w:id="1249270478">
                  <w:marLeft w:val="0"/>
                  <w:marRight w:val="0"/>
                  <w:marTop w:val="30"/>
                  <w:marBottom w:val="30"/>
                  <w:divBdr>
                    <w:top w:val="none" w:sz="0" w:space="0" w:color="auto"/>
                    <w:left w:val="none" w:sz="0" w:space="0" w:color="auto"/>
                    <w:bottom w:val="none" w:sz="0" w:space="0" w:color="auto"/>
                    <w:right w:val="none" w:sz="0" w:space="0" w:color="auto"/>
                  </w:divBdr>
                  <w:divsChild>
                    <w:div w:id="993533107">
                      <w:marLeft w:val="0"/>
                      <w:marRight w:val="0"/>
                      <w:marTop w:val="0"/>
                      <w:marBottom w:val="0"/>
                      <w:divBdr>
                        <w:top w:val="none" w:sz="0" w:space="0" w:color="auto"/>
                        <w:left w:val="none" w:sz="0" w:space="0" w:color="auto"/>
                        <w:bottom w:val="none" w:sz="0" w:space="0" w:color="auto"/>
                        <w:right w:val="none" w:sz="0" w:space="0" w:color="auto"/>
                      </w:divBdr>
                      <w:divsChild>
                        <w:div w:id="762991793">
                          <w:marLeft w:val="0"/>
                          <w:marRight w:val="0"/>
                          <w:marTop w:val="0"/>
                          <w:marBottom w:val="0"/>
                          <w:divBdr>
                            <w:top w:val="none" w:sz="0" w:space="0" w:color="auto"/>
                            <w:left w:val="none" w:sz="0" w:space="0" w:color="auto"/>
                            <w:bottom w:val="none" w:sz="0" w:space="0" w:color="auto"/>
                            <w:right w:val="none" w:sz="0" w:space="0" w:color="auto"/>
                          </w:divBdr>
                        </w:div>
                      </w:divsChild>
                    </w:div>
                    <w:div w:id="1811551405">
                      <w:marLeft w:val="0"/>
                      <w:marRight w:val="0"/>
                      <w:marTop w:val="0"/>
                      <w:marBottom w:val="0"/>
                      <w:divBdr>
                        <w:top w:val="none" w:sz="0" w:space="0" w:color="auto"/>
                        <w:left w:val="none" w:sz="0" w:space="0" w:color="auto"/>
                        <w:bottom w:val="none" w:sz="0" w:space="0" w:color="auto"/>
                        <w:right w:val="none" w:sz="0" w:space="0" w:color="auto"/>
                      </w:divBdr>
                      <w:divsChild>
                        <w:div w:id="50864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732223">
              <w:marLeft w:val="0"/>
              <w:marRight w:val="0"/>
              <w:marTop w:val="0"/>
              <w:marBottom w:val="0"/>
              <w:divBdr>
                <w:top w:val="none" w:sz="0" w:space="0" w:color="auto"/>
                <w:left w:val="none" w:sz="0" w:space="0" w:color="auto"/>
                <w:bottom w:val="none" w:sz="0" w:space="0" w:color="auto"/>
                <w:right w:val="none" w:sz="0" w:space="0" w:color="auto"/>
              </w:divBdr>
            </w:div>
          </w:divsChild>
        </w:div>
        <w:div w:id="828712352">
          <w:marLeft w:val="0"/>
          <w:marRight w:val="0"/>
          <w:marTop w:val="0"/>
          <w:marBottom w:val="0"/>
          <w:divBdr>
            <w:top w:val="none" w:sz="0" w:space="0" w:color="auto"/>
            <w:left w:val="none" w:sz="0" w:space="0" w:color="auto"/>
            <w:bottom w:val="none" w:sz="0" w:space="0" w:color="auto"/>
            <w:right w:val="none" w:sz="0" w:space="0" w:color="auto"/>
          </w:divBdr>
          <w:divsChild>
            <w:div w:id="776561809">
              <w:marLeft w:val="0"/>
              <w:marRight w:val="0"/>
              <w:marTop w:val="0"/>
              <w:marBottom w:val="0"/>
              <w:divBdr>
                <w:top w:val="none" w:sz="0" w:space="0" w:color="auto"/>
                <w:left w:val="none" w:sz="0" w:space="0" w:color="auto"/>
                <w:bottom w:val="none" w:sz="0" w:space="0" w:color="auto"/>
                <w:right w:val="none" w:sz="0" w:space="0" w:color="auto"/>
              </w:divBdr>
            </w:div>
            <w:div w:id="1018582213">
              <w:marLeft w:val="0"/>
              <w:marRight w:val="0"/>
              <w:marTop w:val="0"/>
              <w:marBottom w:val="0"/>
              <w:divBdr>
                <w:top w:val="none" w:sz="0" w:space="0" w:color="auto"/>
                <w:left w:val="none" w:sz="0" w:space="0" w:color="auto"/>
                <w:bottom w:val="none" w:sz="0" w:space="0" w:color="auto"/>
                <w:right w:val="none" w:sz="0" w:space="0" w:color="auto"/>
              </w:divBdr>
              <w:divsChild>
                <w:div w:id="537738536">
                  <w:marLeft w:val="0"/>
                  <w:marRight w:val="0"/>
                  <w:marTop w:val="30"/>
                  <w:marBottom w:val="30"/>
                  <w:divBdr>
                    <w:top w:val="none" w:sz="0" w:space="0" w:color="auto"/>
                    <w:left w:val="none" w:sz="0" w:space="0" w:color="auto"/>
                    <w:bottom w:val="none" w:sz="0" w:space="0" w:color="auto"/>
                    <w:right w:val="none" w:sz="0" w:space="0" w:color="auto"/>
                  </w:divBdr>
                  <w:divsChild>
                    <w:div w:id="316570737">
                      <w:marLeft w:val="0"/>
                      <w:marRight w:val="0"/>
                      <w:marTop w:val="0"/>
                      <w:marBottom w:val="0"/>
                      <w:divBdr>
                        <w:top w:val="none" w:sz="0" w:space="0" w:color="auto"/>
                        <w:left w:val="none" w:sz="0" w:space="0" w:color="auto"/>
                        <w:bottom w:val="none" w:sz="0" w:space="0" w:color="auto"/>
                        <w:right w:val="none" w:sz="0" w:space="0" w:color="auto"/>
                      </w:divBdr>
                      <w:divsChild>
                        <w:div w:id="55974037">
                          <w:marLeft w:val="0"/>
                          <w:marRight w:val="0"/>
                          <w:marTop w:val="0"/>
                          <w:marBottom w:val="0"/>
                          <w:divBdr>
                            <w:top w:val="none" w:sz="0" w:space="0" w:color="auto"/>
                            <w:left w:val="none" w:sz="0" w:space="0" w:color="auto"/>
                            <w:bottom w:val="none" w:sz="0" w:space="0" w:color="auto"/>
                            <w:right w:val="none" w:sz="0" w:space="0" w:color="auto"/>
                          </w:divBdr>
                        </w:div>
                      </w:divsChild>
                    </w:div>
                    <w:div w:id="347800488">
                      <w:marLeft w:val="0"/>
                      <w:marRight w:val="0"/>
                      <w:marTop w:val="0"/>
                      <w:marBottom w:val="0"/>
                      <w:divBdr>
                        <w:top w:val="none" w:sz="0" w:space="0" w:color="auto"/>
                        <w:left w:val="none" w:sz="0" w:space="0" w:color="auto"/>
                        <w:bottom w:val="none" w:sz="0" w:space="0" w:color="auto"/>
                        <w:right w:val="none" w:sz="0" w:space="0" w:color="auto"/>
                      </w:divBdr>
                      <w:divsChild>
                        <w:div w:id="1746877021">
                          <w:marLeft w:val="0"/>
                          <w:marRight w:val="0"/>
                          <w:marTop w:val="0"/>
                          <w:marBottom w:val="0"/>
                          <w:divBdr>
                            <w:top w:val="none" w:sz="0" w:space="0" w:color="auto"/>
                            <w:left w:val="none" w:sz="0" w:space="0" w:color="auto"/>
                            <w:bottom w:val="none" w:sz="0" w:space="0" w:color="auto"/>
                            <w:right w:val="none" w:sz="0" w:space="0" w:color="auto"/>
                          </w:divBdr>
                        </w:div>
                      </w:divsChild>
                    </w:div>
                    <w:div w:id="380371358">
                      <w:marLeft w:val="0"/>
                      <w:marRight w:val="0"/>
                      <w:marTop w:val="0"/>
                      <w:marBottom w:val="0"/>
                      <w:divBdr>
                        <w:top w:val="none" w:sz="0" w:space="0" w:color="auto"/>
                        <w:left w:val="none" w:sz="0" w:space="0" w:color="auto"/>
                        <w:bottom w:val="none" w:sz="0" w:space="0" w:color="auto"/>
                        <w:right w:val="none" w:sz="0" w:space="0" w:color="auto"/>
                      </w:divBdr>
                      <w:divsChild>
                        <w:div w:id="1527518657">
                          <w:marLeft w:val="0"/>
                          <w:marRight w:val="0"/>
                          <w:marTop w:val="0"/>
                          <w:marBottom w:val="0"/>
                          <w:divBdr>
                            <w:top w:val="none" w:sz="0" w:space="0" w:color="auto"/>
                            <w:left w:val="none" w:sz="0" w:space="0" w:color="auto"/>
                            <w:bottom w:val="none" w:sz="0" w:space="0" w:color="auto"/>
                            <w:right w:val="none" w:sz="0" w:space="0" w:color="auto"/>
                          </w:divBdr>
                        </w:div>
                      </w:divsChild>
                    </w:div>
                    <w:div w:id="570434675">
                      <w:marLeft w:val="0"/>
                      <w:marRight w:val="0"/>
                      <w:marTop w:val="0"/>
                      <w:marBottom w:val="0"/>
                      <w:divBdr>
                        <w:top w:val="none" w:sz="0" w:space="0" w:color="auto"/>
                        <w:left w:val="none" w:sz="0" w:space="0" w:color="auto"/>
                        <w:bottom w:val="none" w:sz="0" w:space="0" w:color="auto"/>
                        <w:right w:val="none" w:sz="0" w:space="0" w:color="auto"/>
                      </w:divBdr>
                      <w:divsChild>
                        <w:div w:id="65611527">
                          <w:marLeft w:val="0"/>
                          <w:marRight w:val="0"/>
                          <w:marTop w:val="0"/>
                          <w:marBottom w:val="0"/>
                          <w:divBdr>
                            <w:top w:val="none" w:sz="0" w:space="0" w:color="auto"/>
                            <w:left w:val="none" w:sz="0" w:space="0" w:color="auto"/>
                            <w:bottom w:val="none" w:sz="0" w:space="0" w:color="auto"/>
                            <w:right w:val="none" w:sz="0" w:space="0" w:color="auto"/>
                          </w:divBdr>
                          <w:divsChild>
                            <w:div w:id="1944531635">
                              <w:marLeft w:val="0"/>
                              <w:marRight w:val="0"/>
                              <w:marTop w:val="30"/>
                              <w:marBottom w:val="30"/>
                              <w:divBdr>
                                <w:top w:val="none" w:sz="0" w:space="0" w:color="auto"/>
                                <w:left w:val="none" w:sz="0" w:space="0" w:color="auto"/>
                                <w:bottom w:val="none" w:sz="0" w:space="0" w:color="auto"/>
                                <w:right w:val="none" w:sz="0" w:space="0" w:color="auto"/>
                              </w:divBdr>
                              <w:divsChild>
                                <w:div w:id="1026979826">
                                  <w:marLeft w:val="0"/>
                                  <w:marRight w:val="0"/>
                                  <w:marTop w:val="0"/>
                                  <w:marBottom w:val="0"/>
                                  <w:divBdr>
                                    <w:top w:val="none" w:sz="0" w:space="0" w:color="auto"/>
                                    <w:left w:val="none" w:sz="0" w:space="0" w:color="auto"/>
                                    <w:bottom w:val="none" w:sz="0" w:space="0" w:color="auto"/>
                                    <w:right w:val="none" w:sz="0" w:space="0" w:color="auto"/>
                                  </w:divBdr>
                                  <w:divsChild>
                                    <w:div w:id="131949453">
                                      <w:marLeft w:val="0"/>
                                      <w:marRight w:val="0"/>
                                      <w:marTop w:val="0"/>
                                      <w:marBottom w:val="0"/>
                                      <w:divBdr>
                                        <w:top w:val="none" w:sz="0" w:space="0" w:color="auto"/>
                                        <w:left w:val="none" w:sz="0" w:space="0" w:color="auto"/>
                                        <w:bottom w:val="none" w:sz="0" w:space="0" w:color="auto"/>
                                        <w:right w:val="none" w:sz="0" w:space="0" w:color="auto"/>
                                      </w:divBdr>
                                    </w:div>
                                  </w:divsChild>
                                </w:div>
                                <w:div w:id="1617712387">
                                  <w:marLeft w:val="0"/>
                                  <w:marRight w:val="0"/>
                                  <w:marTop w:val="0"/>
                                  <w:marBottom w:val="0"/>
                                  <w:divBdr>
                                    <w:top w:val="none" w:sz="0" w:space="0" w:color="auto"/>
                                    <w:left w:val="none" w:sz="0" w:space="0" w:color="auto"/>
                                    <w:bottom w:val="none" w:sz="0" w:space="0" w:color="auto"/>
                                    <w:right w:val="none" w:sz="0" w:space="0" w:color="auto"/>
                                  </w:divBdr>
                                  <w:divsChild>
                                    <w:div w:id="1521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970658">
                          <w:marLeft w:val="0"/>
                          <w:marRight w:val="0"/>
                          <w:marTop w:val="0"/>
                          <w:marBottom w:val="0"/>
                          <w:divBdr>
                            <w:top w:val="none" w:sz="0" w:space="0" w:color="auto"/>
                            <w:left w:val="none" w:sz="0" w:space="0" w:color="auto"/>
                            <w:bottom w:val="none" w:sz="0" w:space="0" w:color="auto"/>
                            <w:right w:val="none" w:sz="0" w:space="0" w:color="auto"/>
                          </w:divBdr>
                        </w:div>
                      </w:divsChild>
                    </w:div>
                    <w:div w:id="700518470">
                      <w:marLeft w:val="0"/>
                      <w:marRight w:val="0"/>
                      <w:marTop w:val="0"/>
                      <w:marBottom w:val="0"/>
                      <w:divBdr>
                        <w:top w:val="none" w:sz="0" w:space="0" w:color="auto"/>
                        <w:left w:val="none" w:sz="0" w:space="0" w:color="auto"/>
                        <w:bottom w:val="none" w:sz="0" w:space="0" w:color="auto"/>
                        <w:right w:val="none" w:sz="0" w:space="0" w:color="auto"/>
                      </w:divBdr>
                      <w:divsChild>
                        <w:div w:id="40445075">
                          <w:marLeft w:val="0"/>
                          <w:marRight w:val="0"/>
                          <w:marTop w:val="0"/>
                          <w:marBottom w:val="0"/>
                          <w:divBdr>
                            <w:top w:val="none" w:sz="0" w:space="0" w:color="auto"/>
                            <w:left w:val="none" w:sz="0" w:space="0" w:color="auto"/>
                            <w:bottom w:val="none" w:sz="0" w:space="0" w:color="auto"/>
                            <w:right w:val="none" w:sz="0" w:space="0" w:color="auto"/>
                          </w:divBdr>
                        </w:div>
                      </w:divsChild>
                    </w:div>
                    <w:div w:id="710959894">
                      <w:marLeft w:val="0"/>
                      <w:marRight w:val="0"/>
                      <w:marTop w:val="0"/>
                      <w:marBottom w:val="0"/>
                      <w:divBdr>
                        <w:top w:val="none" w:sz="0" w:space="0" w:color="auto"/>
                        <w:left w:val="none" w:sz="0" w:space="0" w:color="auto"/>
                        <w:bottom w:val="none" w:sz="0" w:space="0" w:color="auto"/>
                        <w:right w:val="none" w:sz="0" w:space="0" w:color="auto"/>
                      </w:divBdr>
                      <w:divsChild>
                        <w:div w:id="182011746">
                          <w:marLeft w:val="0"/>
                          <w:marRight w:val="0"/>
                          <w:marTop w:val="0"/>
                          <w:marBottom w:val="0"/>
                          <w:divBdr>
                            <w:top w:val="none" w:sz="0" w:space="0" w:color="auto"/>
                            <w:left w:val="none" w:sz="0" w:space="0" w:color="auto"/>
                            <w:bottom w:val="none" w:sz="0" w:space="0" w:color="auto"/>
                            <w:right w:val="none" w:sz="0" w:space="0" w:color="auto"/>
                          </w:divBdr>
                        </w:div>
                      </w:divsChild>
                    </w:div>
                    <w:div w:id="745149700">
                      <w:marLeft w:val="0"/>
                      <w:marRight w:val="0"/>
                      <w:marTop w:val="0"/>
                      <w:marBottom w:val="0"/>
                      <w:divBdr>
                        <w:top w:val="none" w:sz="0" w:space="0" w:color="auto"/>
                        <w:left w:val="none" w:sz="0" w:space="0" w:color="auto"/>
                        <w:bottom w:val="none" w:sz="0" w:space="0" w:color="auto"/>
                        <w:right w:val="none" w:sz="0" w:space="0" w:color="auto"/>
                      </w:divBdr>
                      <w:divsChild>
                        <w:div w:id="592012454">
                          <w:marLeft w:val="0"/>
                          <w:marRight w:val="0"/>
                          <w:marTop w:val="0"/>
                          <w:marBottom w:val="0"/>
                          <w:divBdr>
                            <w:top w:val="none" w:sz="0" w:space="0" w:color="auto"/>
                            <w:left w:val="none" w:sz="0" w:space="0" w:color="auto"/>
                            <w:bottom w:val="none" w:sz="0" w:space="0" w:color="auto"/>
                            <w:right w:val="none" w:sz="0" w:space="0" w:color="auto"/>
                          </w:divBdr>
                          <w:divsChild>
                            <w:div w:id="1306396086">
                              <w:marLeft w:val="0"/>
                              <w:marRight w:val="0"/>
                              <w:marTop w:val="30"/>
                              <w:marBottom w:val="30"/>
                              <w:divBdr>
                                <w:top w:val="none" w:sz="0" w:space="0" w:color="auto"/>
                                <w:left w:val="none" w:sz="0" w:space="0" w:color="auto"/>
                                <w:bottom w:val="none" w:sz="0" w:space="0" w:color="auto"/>
                                <w:right w:val="none" w:sz="0" w:space="0" w:color="auto"/>
                              </w:divBdr>
                              <w:divsChild>
                                <w:div w:id="1017656864">
                                  <w:marLeft w:val="0"/>
                                  <w:marRight w:val="0"/>
                                  <w:marTop w:val="0"/>
                                  <w:marBottom w:val="0"/>
                                  <w:divBdr>
                                    <w:top w:val="none" w:sz="0" w:space="0" w:color="auto"/>
                                    <w:left w:val="none" w:sz="0" w:space="0" w:color="auto"/>
                                    <w:bottom w:val="none" w:sz="0" w:space="0" w:color="auto"/>
                                    <w:right w:val="none" w:sz="0" w:space="0" w:color="auto"/>
                                  </w:divBdr>
                                  <w:divsChild>
                                    <w:div w:id="898634191">
                                      <w:marLeft w:val="0"/>
                                      <w:marRight w:val="0"/>
                                      <w:marTop w:val="0"/>
                                      <w:marBottom w:val="0"/>
                                      <w:divBdr>
                                        <w:top w:val="none" w:sz="0" w:space="0" w:color="auto"/>
                                        <w:left w:val="none" w:sz="0" w:space="0" w:color="auto"/>
                                        <w:bottom w:val="none" w:sz="0" w:space="0" w:color="auto"/>
                                        <w:right w:val="none" w:sz="0" w:space="0" w:color="auto"/>
                                      </w:divBdr>
                                    </w:div>
                                  </w:divsChild>
                                </w:div>
                                <w:div w:id="1769812052">
                                  <w:marLeft w:val="0"/>
                                  <w:marRight w:val="0"/>
                                  <w:marTop w:val="0"/>
                                  <w:marBottom w:val="0"/>
                                  <w:divBdr>
                                    <w:top w:val="none" w:sz="0" w:space="0" w:color="auto"/>
                                    <w:left w:val="none" w:sz="0" w:space="0" w:color="auto"/>
                                    <w:bottom w:val="none" w:sz="0" w:space="0" w:color="auto"/>
                                    <w:right w:val="none" w:sz="0" w:space="0" w:color="auto"/>
                                  </w:divBdr>
                                  <w:divsChild>
                                    <w:div w:id="22926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286451">
                          <w:marLeft w:val="0"/>
                          <w:marRight w:val="0"/>
                          <w:marTop w:val="0"/>
                          <w:marBottom w:val="0"/>
                          <w:divBdr>
                            <w:top w:val="none" w:sz="0" w:space="0" w:color="auto"/>
                            <w:left w:val="none" w:sz="0" w:space="0" w:color="auto"/>
                            <w:bottom w:val="none" w:sz="0" w:space="0" w:color="auto"/>
                            <w:right w:val="none" w:sz="0" w:space="0" w:color="auto"/>
                          </w:divBdr>
                        </w:div>
                      </w:divsChild>
                    </w:div>
                    <w:div w:id="750739085">
                      <w:marLeft w:val="0"/>
                      <w:marRight w:val="0"/>
                      <w:marTop w:val="0"/>
                      <w:marBottom w:val="0"/>
                      <w:divBdr>
                        <w:top w:val="none" w:sz="0" w:space="0" w:color="auto"/>
                        <w:left w:val="none" w:sz="0" w:space="0" w:color="auto"/>
                        <w:bottom w:val="none" w:sz="0" w:space="0" w:color="auto"/>
                        <w:right w:val="none" w:sz="0" w:space="0" w:color="auto"/>
                      </w:divBdr>
                      <w:divsChild>
                        <w:div w:id="181163412">
                          <w:marLeft w:val="0"/>
                          <w:marRight w:val="0"/>
                          <w:marTop w:val="0"/>
                          <w:marBottom w:val="0"/>
                          <w:divBdr>
                            <w:top w:val="none" w:sz="0" w:space="0" w:color="auto"/>
                            <w:left w:val="none" w:sz="0" w:space="0" w:color="auto"/>
                            <w:bottom w:val="none" w:sz="0" w:space="0" w:color="auto"/>
                            <w:right w:val="none" w:sz="0" w:space="0" w:color="auto"/>
                          </w:divBdr>
                        </w:div>
                      </w:divsChild>
                    </w:div>
                    <w:div w:id="1038892260">
                      <w:marLeft w:val="0"/>
                      <w:marRight w:val="0"/>
                      <w:marTop w:val="0"/>
                      <w:marBottom w:val="0"/>
                      <w:divBdr>
                        <w:top w:val="none" w:sz="0" w:space="0" w:color="auto"/>
                        <w:left w:val="none" w:sz="0" w:space="0" w:color="auto"/>
                        <w:bottom w:val="none" w:sz="0" w:space="0" w:color="auto"/>
                        <w:right w:val="none" w:sz="0" w:space="0" w:color="auto"/>
                      </w:divBdr>
                      <w:divsChild>
                        <w:div w:id="1505586796">
                          <w:marLeft w:val="0"/>
                          <w:marRight w:val="0"/>
                          <w:marTop w:val="0"/>
                          <w:marBottom w:val="0"/>
                          <w:divBdr>
                            <w:top w:val="none" w:sz="0" w:space="0" w:color="auto"/>
                            <w:left w:val="none" w:sz="0" w:space="0" w:color="auto"/>
                            <w:bottom w:val="none" w:sz="0" w:space="0" w:color="auto"/>
                            <w:right w:val="none" w:sz="0" w:space="0" w:color="auto"/>
                          </w:divBdr>
                        </w:div>
                      </w:divsChild>
                    </w:div>
                    <w:div w:id="1078745668">
                      <w:marLeft w:val="0"/>
                      <w:marRight w:val="0"/>
                      <w:marTop w:val="0"/>
                      <w:marBottom w:val="0"/>
                      <w:divBdr>
                        <w:top w:val="none" w:sz="0" w:space="0" w:color="auto"/>
                        <w:left w:val="none" w:sz="0" w:space="0" w:color="auto"/>
                        <w:bottom w:val="none" w:sz="0" w:space="0" w:color="auto"/>
                        <w:right w:val="none" w:sz="0" w:space="0" w:color="auto"/>
                      </w:divBdr>
                      <w:divsChild>
                        <w:div w:id="1113981593">
                          <w:marLeft w:val="0"/>
                          <w:marRight w:val="0"/>
                          <w:marTop w:val="0"/>
                          <w:marBottom w:val="0"/>
                          <w:divBdr>
                            <w:top w:val="none" w:sz="0" w:space="0" w:color="auto"/>
                            <w:left w:val="none" w:sz="0" w:space="0" w:color="auto"/>
                            <w:bottom w:val="none" w:sz="0" w:space="0" w:color="auto"/>
                            <w:right w:val="none" w:sz="0" w:space="0" w:color="auto"/>
                          </w:divBdr>
                        </w:div>
                      </w:divsChild>
                    </w:div>
                    <w:div w:id="1135373265">
                      <w:marLeft w:val="0"/>
                      <w:marRight w:val="0"/>
                      <w:marTop w:val="0"/>
                      <w:marBottom w:val="0"/>
                      <w:divBdr>
                        <w:top w:val="none" w:sz="0" w:space="0" w:color="auto"/>
                        <w:left w:val="none" w:sz="0" w:space="0" w:color="auto"/>
                        <w:bottom w:val="none" w:sz="0" w:space="0" w:color="auto"/>
                        <w:right w:val="none" w:sz="0" w:space="0" w:color="auto"/>
                      </w:divBdr>
                      <w:divsChild>
                        <w:div w:id="626470343">
                          <w:marLeft w:val="0"/>
                          <w:marRight w:val="0"/>
                          <w:marTop w:val="0"/>
                          <w:marBottom w:val="0"/>
                          <w:divBdr>
                            <w:top w:val="none" w:sz="0" w:space="0" w:color="auto"/>
                            <w:left w:val="none" w:sz="0" w:space="0" w:color="auto"/>
                            <w:bottom w:val="none" w:sz="0" w:space="0" w:color="auto"/>
                            <w:right w:val="none" w:sz="0" w:space="0" w:color="auto"/>
                          </w:divBdr>
                        </w:div>
                      </w:divsChild>
                    </w:div>
                    <w:div w:id="1224296230">
                      <w:marLeft w:val="0"/>
                      <w:marRight w:val="0"/>
                      <w:marTop w:val="0"/>
                      <w:marBottom w:val="0"/>
                      <w:divBdr>
                        <w:top w:val="none" w:sz="0" w:space="0" w:color="auto"/>
                        <w:left w:val="none" w:sz="0" w:space="0" w:color="auto"/>
                        <w:bottom w:val="none" w:sz="0" w:space="0" w:color="auto"/>
                        <w:right w:val="none" w:sz="0" w:space="0" w:color="auto"/>
                      </w:divBdr>
                      <w:divsChild>
                        <w:div w:id="1538156997">
                          <w:marLeft w:val="0"/>
                          <w:marRight w:val="0"/>
                          <w:marTop w:val="0"/>
                          <w:marBottom w:val="0"/>
                          <w:divBdr>
                            <w:top w:val="none" w:sz="0" w:space="0" w:color="auto"/>
                            <w:left w:val="none" w:sz="0" w:space="0" w:color="auto"/>
                            <w:bottom w:val="none" w:sz="0" w:space="0" w:color="auto"/>
                            <w:right w:val="none" w:sz="0" w:space="0" w:color="auto"/>
                          </w:divBdr>
                        </w:div>
                      </w:divsChild>
                    </w:div>
                    <w:div w:id="1260212699">
                      <w:marLeft w:val="0"/>
                      <w:marRight w:val="0"/>
                      <w:marTop w:val="0"/>
                      <w:marBottom w:val="0"/>
                      <w:divBdr>
                        <w:top w:val="none" w:sz="0" w:space="0" w:color="auto"/>
                        <w:left w:val="none" w:sz="0" w:space="0" w:color="auto"/>
                        <w:bottom w:val="none" w:sz="0" w:space="0" w:color="auto"/>
                        <w:right w:val="none" w:sz="0" w:space="0" w:color="auto"/>
                      </w:divBdr>
                      <w:divsChild>
                        <w:div w:id="1727409070">
                          <w:marLeft w:val="0"/>
                          <w:marRight w:val="0"/>
                          <w:marTop w:val="0"/>
                          <w:marBottom w:val="0"/>
                          <w:divBdr>
                            <w:top w:val="none" w:sz="0" w:space="0" w:color="auto"/>
                            <w:left w:val="none" w:sz="0" w:space="0" w:color="auto"/>
                            <w:bottom w:val="none" w:sz="0" w:space="0" w:color="auto"/>
                            <w:right w:val="none" w:sz="0" w:space="0" w:color="auto"/>
                          </w:divBdr>
                        </w:div>
                        <w:div w:id="1838039404">
                          <w:marLeft w:val="0"/>
                          <w:marRight w:val="0"/>
                          <w:marTop w:val="0"/>
                          <w:marBottom w:val="0"/>
                          <w:divBdr>
                            <w:top w:val="none" w:sz="0" w:space="0" w:color="auto"/>
                            <w:left w:val="none" w:sz="0" w:space="0" w:color="auto"/>
                            <w:bottom w:val="none" w:sz="0" w:space="0" w:color="auto"/>
                            <w:right w:val="none" w:sz="0" w:space="0" w:color="auto"/>
                          </w:divBdr>
                          <w:divsChild>
                            <w:div w:id="1208299886">
                              <w:marLeft w:val="0"/>
                              <w:marRight w:val="0"/>
                              <w:marTop w:val="30"/>
                              <w:marBottom w:val="30"/>
                              <w:divBdr>
                                <w:top w:val="none" w:sz="0" w:space="0" w:color="auto"/>
                                <w:left w:val="none" w:sz="0" w:space="0" w:color="auto"/>
                                <w:bottom w:val="none" w:sz="0" w:space="0" w:color="auto"/>
                                <w:right w:val="none" w:sz="0" w:space="0" w:color="auto"/>
                              </w:divBdr>
                              <w:divsChild>
                                <w:div w:id="1352754753">
                                  <w:marLeft w:val="0"/>
                                  <w:marRight w:val="0"/>
                                  <w:marTop w:val="0"/>
                                  <w:marBottom w:val="0"/>
                                  <w:divBdr>
                                    <w:top w:val="none" w:sz="0" w:space="0" w:color="auto"/>
                                    <w:left w:val="none" w:sz="0" w:space="0" w:color="auto"/>
                                    <w:bottom w:val="none" w:sz="0" w:space="0" w:color="auto"/>
                                    <w:right w:val="none" w:sz="0" w:space="0" w:color="auto"/>
                                  </w:divBdr>
                                  <w:divsChild>
                                    <w:div w:id="1143544976">
                                      <w:marLeft w:val="0"/>
                                      <w:marRight w:val="0"/>
                                      <w:marTop w:val="0"/>
                                      <w:marBottom w:val="0"/>
                                      <w:divBdr>
                                        <w:top w:val="none" w:sz="0" w:space="0" w:color="auto"/>
                                        <w:left w:val="none" w:sz="0" w:space="0" w:color="auto"/>
                                        <w:bottom w:val="none" w:sz="0" w:space="0" w:color="auto"/>
                                        <w:right w:val="none" w:sz="0" w:space="0" w:color="auto"/>
                                      </w:divBdr>
                                    </w:div>
                                  </w:divsChild>
                                </w:div>
                                <w:div w:id="1356077351">
                                  <w:marLeft w:val="0"/>
                                  <w:marRight w:val="0"/>
                                  <w:marTop w:val="0"/>
                                  <w:marBottom w:val="0"/>
                                  <w:divBdr>
                                    <w:top w:val="none" w:sz="0" w:space="0" w:color="auto"/>
                                    <w:left w:val="none" w:sz="0" w:space="0" w:color="auto"/>
                                    <w:bottom w:val="none" w:sz="0" w:space="0" w:color="auto"/>
                                    <w:right w:val="none" w:sz="0" w:space="0" w:color="auto"/>
                                  </w:divBdr>
                                  <w:divsChild>
                                    <w:div w:id="208981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418119">
                      <w:marLeft w:val="0"/>
                      <w:marRight w:val="0"/>
                      <w:marTop w:val="0"/>
                      <w:marBottom w:val="0"/>
                      <w:divBdr>
                        <w:top w:val="none" w:sz="0" w:space="0" w:color="auto"/>
                        <w:left w:val="none" w:sz="0" w:space="0" w:color="auto"/>
                        <w:bottom w:val="none" w:sz="0" w:space="0" w:color="auto"/>
                        <w:right w:val="none" w:sz="0" w:space="0" w:color="auto"/>
                      </w:divBdr>
                      <w:divsChild>
                        <w:div w:id="33389051">
                          <w:marLeft w:val="0"/>
                          <w:marRight w:val="0"/>
                          <w:marTop w:val="0"/>
                          <w:marBottom w:val="0"/>
                          <w:divBdr>
                            <w:top w:val="none" w:sz="0" w:space="0" w:color="auto"/>
                            <w:left w:val="none" w:sz="0" w:space="0" w:color="auto"/>
                            <w:bottom w:val="none" w:sz="0" w:space="0" w:color="auto"/>
                            <w:right w:val="none" w:sz="0" w:space="0" w:color="auto"/>
                          </w:divBdr>
                        </w:div>
                        <w:div w:id="447164393">
                          <w:marLeft w:val="0"/>
                          <w:marRight w:val="0"/>
                          <w:marTop w:val="0"/>
                          <w:marBottom w:val="0"/>
                          <w:divBdr>
                            <w:top w:val="none" w:sz="0" w:space="0" w:color="auto"/>
                            <w:left w:val="none" w:sz="0" w:space="0" w:color="auto"/>
                            <w:bottom w:val="none" w:sz="0" w:space="0" w:color="auto"/>
                            <w:right w:val="none" w:sz="0" w:space="0" w:color="auto"/>
                          </w:divBdr>
                          <w:divsChild>
                            <w:div w:id="1632125724">
                              <w:marLeft w:val="0"/>
                              <w:marRight w:val="0"/>
                              <w:marTop w:val="30"/>
                              <w:marBottom w:val="30"/>
                              <w:divBdr>
                                <w:top w:val="none" w:sz="0" w:space="0" w:color="auto"/>
                                <w:left w:val="none" w:sz="0" w:space="0" w:color="auto"/>
                                <w:bottom w:val="none" w:sz="0" w:space="0" w:color="auto"/>
                                <w:right w:val="none" w:sz="0" w:space="0" w:color="auto"/>
                              </w:divBdr>
                              <w:divsChild>
                                <w:div w:id="993534145">
                                  <w:marLeft w:val="0"/>
                                  <w:marRight w:val="0"/>
                                  <w:marTop w:val="0"/>
                                  <w:marBottom w:val="0"/>
                                  <w:divBdr>
                                    <w:top w:val="none" w:sz="0" w:space="0" w:color="auto"/>
                                    <w:left w:val="none" w:sz="0" w:space="0" w:color="auto"/>
                                    <w:bottom w:val="none" w:sz="0" w:space="0" w:color="auto"/>
                                    <w:right w:val="none" w:sz="0" w:space="0" w:color="auto"/>
                                  </w:divBdr>
                                  <w:divsChild>
                                    <w:div w:id="191115863">
                                      <w:marLeft w:val="0"/>
                                      <w:marRight w:val="0"/>
                                      <w:marTop w:val="0"/>
                                      <w:marBottom w:val="0"/>
                                      <w:divBdr>
                                        <w:top w:val="none" w:sz="0" w:space="0" w:color="auto"/>
                                        <w:left w:val="none" w:sz="0" w:space="0" w:color="auto"/>
                                        <w:bottom w:val="none" w:sz="0" w:space="0" w:color="auto"/>
                                        <w:right w:val="none" w:sz="0" w:space="0" w:color="auto"/>
                                      </w:divBdr>
                                    </w:div>
                                  </w:divsChild>
                                </w:div>
                                <w:div w:id="1648895859">
                                  <w:marLeft w:val="0"/>
                                  <w:marRight w:val="0"/>
                                  <w:marTop w:val="0"/>
                                  <w:marBottom w:val="0"/>
                                  <w:divBdr>
                                    <w:top w:val="none" w:sz="0" w:space="0" w:color="auto"/>
                                    <w:left w:val="none" w:sz="0" w:space="0" w:color="auto"/>
                                    <w:bottom w:val="none" w:sz="0" w:space="0" w:color="auto"/>
                                    <w:right w:val="none" w:sz="0" w:space="0" w:color="auto"/>
                                  </w:divBdr>
                                  <w:divsChild>
                                    <w:div w:id="170243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239947">
                      <w:marLeft w:val="0"/>
                      <w:marRight w:val="0"/>
                      <w:marTop w:val="0"/>
                      <w:marBottom w:val="0"/>
                      <w:divBdr>
                        <w:top w:val="none" w:sz="0" w:space="0" w:color="auto"/>
                        <w:left w:val="none" w:sz="0" w:space="0" w:color="auto"/>
                        <w:bottom w:val="none" w:sz="0" w:space="0" w:color="auto"/>
                        <w:right w:val="none" w:sz="0" w:space="0" w:color="auto"/>
                      </w:divBdr>
                      <w:divsChild>
                        <w:div w:id="1684237378">
                          <w:marLeft w:val="0"/>
                          <w:marRight w:val="0"/>
                          <w:marTop w:val="0"/>
                          <w:marBottom w:val="0"/>
                          <w:divBdr>
                            <w:top w:val="none" w:sz="0" w:space="0" w:color="auto"/>
                            <w:left w:val="none" w:sz="0" w:space="0" w:color="auto"/>
                            <w:bottom w:val="none" w:sz="0" w:space="0" w:color="auto"/>
                            <w:right w:val="none" w:sz="0" w:space="0" w:color="auto"/>
                          </w:divBdr>
                        </w:div>
                      </w:divsChild>
                    </w:div>
                    <w:div w:id="1429961668">
                      <w:marLeft w:val="0"/>
                      <w:marRight w:val="0"/>
                      <w:marTop w:val="0"/>
                      <w:marBottom w:val="0"/>
                      <w:divBdr>
                        <w:top w:val="none" w:sz="0" w:space="0" w:color="auto"/>
                        <w:left w:val="none" w:sz="0" w:space="0" w:color="auto"/>
                        <w:bottom w:val="none" w:sz="0" w:space="0" w:color="auto"/>
                        <w:right w:val="none" w:sz="0" w:space="0" w:color="auto"/>
                      </w:divBdr>
                      <w:divsChild>
                        <w:div w:id="698238415">
                          <w:marLeft w:val="0"/>
                          <w:marRight w:val="0"/>
                          <w:marTop w:val="0"/>
                          <w:marBottom w:val="0"/>
                          <w:divBdr>
                            <w:top w:val="none" w:sz="0" w:space="0" w:color="auto"/>
                            <w:left w:val="none" w:sz="0" w:space="0" w:color="auto"/>
                            <w:bottom w:val="none" w:sz="0" w:space="0" w:color="auto"/>
                            <w:right w:val="none" w:sz="0" w:space="0" w:color="auto"/>
                          </w:divBdr>
                          <w:divsChild>
                            <w:div w:id="2075739188">
                              <w:marLeft w:val="0"/>
                              <w:marRight w:val="0"/>
                              <w:marTop w:val="30"/>
                              <w:marBottom w:val="30"/>
                              <w:divBdr>
                                <w:top w:val="none" w:sz="0" w:space="0" w:color="auto"/>
                                <w:left w:val="none" w:sz="0" w:space="0" w:color="auto"/>
                                <w:bottom w:val="none" w:sz="0" w:space="0" w:color="auto"/>
                                <w:right w:val="none" w:sz="0" w:space="0" w:color="auto"/>
                              </w:divBdr>
                              <w:divsChild>
                                <w:div w:id="186211561">
                                  <w:marLeft w:val="0"/>
                                  <w:marRight w:val="0"/>
                                  <w:marTop w:val="0"/>
                                  <w:marBottom w:val="0"/>
                                  <w:divBdr>
                                    <w:top w:val="none" w:sz="0" w:space="0" w:color="auto"/>
                                    <w:left w:val="none" w:sz="0" w:space="0" w:color="auto"/>
                                    <w:bottom w:val="none" w:sz="0" w:space="0" w:color="auto"/>
                                    <w:right w:val="none" w:sz="0" w:space="0" w:color="auto"/>
                                  </w:divBdr>
                                  <w:divsChild>
                                    <w:div w:id="1881820466">
                                      <w:marLeft w:val="0"/>
                                      <w:marRight w:val="0"/>
                                      <w:marTop w:val="0"/>
                                      <w:marBottom w:val="0"/>
                                      <w:divBdr>
                                        <w:top w:val="none" w:sz="0" w:space="0" w:color="auto"/>
                                        <w:left w:val="none" w:sz="0" w:space="0" w:color="auto"/>
                                        <w:bottom w:val="none" w:sz="0" w:space="0" w:color="auto"/>
                                        <w:right w:val="none" w:sz="0" w:space="0" w:color="auto"/>
                                      </w:divBdr>
                                    </w:div>
                                  </w:divsChild>
                                </w:div>
                                <w:div w:id="1577128971">
                                  <w:marLeft w:val="0"/>
                                  <w:marRight w:val="0"/>
                                  <w:marTop w:val="0"/>
                                  <w:marBottom w:val="0"/>
                                  <w:divBdr>
                                    <w:top w:val="none" w:sz="0" w:space="0" w:color="auto"/>
                                    <w:left w:val="none" w:sz="0" w:space="0" w:color="auto"/>
                                    <w:bottom w:val="none" w:sz="0" w:space="0" w:color="auto"/>
                                    <w:right w:val="none" w:sz="0" w:space="0" w:color="auto"/>
                                  </w:divBdr>
                                  <w:divsChild>
                                    <w:div w:id="663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148144">
                          <w:marLeft w:val="0"/>
                          <w:marRight w:val="0"/>
                          <w:marTop w:val="0"/>
                          <w:marBottom w:val="0"/>
                          <w:divBdr>
                            <w:top w:val="none" w:sz="0" w:space="0" w:color="auto"/>
                            <w:left w:val="none" w:sz="0" w:space="0" w:color="auto"/>
                            <w:bottom w:val="none" w:sz="0" w:space="0" w:color="auto"/>
                            <w:right w:val="none" w:sz="0" w:space="0" w:color="auto"/>
                          </w:divBdr>
                        </w:div>
                      </w:divsChild>
                    </w:div>
                    <w:div w:id="1536693979">
                      <w:marLeft w:val="0"/>
                      <w:marRight w:val="0"/>
                      <w:marTop w:val="0"/>
                      <w:marBottom w:val="0"/>
                      <w:divBdr>
                        <w:top w:val="none" w:sz="0" w:space="0" w:color="auto"/>
                        <w:left w:val="none" w:sz="0" w:space="0" w:color="auto"/>
                        <w:bottom w:val="none" w:sz="0" w:space="0" w:color="auto"/>
                        <w:right w:val="none" w:sz="0" w:space="0" w:color="auto"/>
                      </w:divBdr>
                      <w:divsChild>
                        <w:div w:id="373773487">
                          <w:marLeft w:val="0"/>
                          <w:marRight w:val="0"/>
                          <w:marTop w:val="0"/>
                          <w:marBottom w:val="0"/>
                          <w:divBdr>
                            <w:top w:val="none" w:sz="0" w:space="0" w:color="auto"/>
                            <w:left w:val="none" w:sz="0" w:space="0" w:color="auto"/>
                            <w:bottom w:val="none" w:sz="0" w:space="0" w:color="auto"/>
                            <w:right w:val="none" w:sz="0" w:space="0" w:color="auto"/>
                          </w:divBdr>
                        </w:div>
                      </w:divsChild>
                    </w:div>
                    <w:div w:id="1632975176">
                      <w:marLeft w:val="0"/>
                      <w:marRight w:val="0"/>
                      <w:marTop w:val="0"/>
                      <w:marBottom w:val="0"/>
                      <w:divBdr>
                        <w:top w:val="none" w:sz="0" w:space="0" w:color="auto"/>
                        <w:left w:val="none" w:sz="0" w:space="0" w:color="auto"/>
                        <w:bottom w:val="none" w:sz="0" w:space="0" w:color="auto"/>
                        <w:right w:val="none" w:sz="0" w:space="0" w:color="auto"/>
                      </w:divBdr>
                      <w:divsChild>
                        <w:div w:id="1814592657">
                          <w:marLeft w:val="0"/>
                          <w:marRight w:val="0"/>
                          <w:marTop w:val="0"/>
                          <w:marBottom w:val="0"/>
                          <w:divBdr>
                            <w:top w:val="none" w:sz="0" w:space="0" w:color="auto"/>
                            <w:left w:val="none" w:sz="0" w:space="0" w:color="auto"/>
                            <w:bottom w:val="none" w:sz="0" w:space="0" w:color="auto"/>
                            <w:right w:val="none" w:sz="0" w:space="0" w:color="auto"/>
                          </w:divBdr>
                        </w:div>
                      </w:divsChild>
                    </w:div>
                    <w:div w:id="1812553254">
                      <w:marLeft w:val="0"/>
                      <w:marRight w:val="0"/>
                      <w:marTop w:val="0"/>
                      <w:marBottom w:val="0"/>
                      <w:divBdr>
                        <w:top w:val="none" w:sz="0" w:space="0" w:color="auto"/>
                        <w:left w:val="none" w:sz="0" w:space="0" w:color="auto"/>
                        <w:bottom w:val="none" w:sz="0" w:space="0" w:color="auto"/>
                        <w:right w:val="none" w:sz="0" w:space="0" w:color="auto"/>
                      </w:divBdr>
                      <w:divsChild>
                        <w:div w:id="214004540">
                          <w:marLeft w:val="0"/>
                          <w:marRight w:val="0"/>
                          <w:marTop w:val="0"/>
                          <w:marBottom w:val="0"/>
                          <w:divBdr>
                            <w:top w:val="none" w:sz="0" w:space="0" w:color="auto"/>
                            <w:left w:val="none" w:sz="0" w:space="0" w:color="auto"/>
                            <w:bottom w:val="none" w:sz="0" w:space="0" w:color="auto"/>
                            <w:right w:val="none" w:sz="0" w:space="0" w:color="auto"/>
                          </w:divBdr>
                        </w:div>
                      </w:divsChild>
                    </w:div>
                    <w:div w:id="1882397405">
                      <w:marLeft w:val="0"/>
                      <w:marRight w:val="0"/>
                      <w:marTop w:val="0"/>
                      <w:marBottom w:val="0"/>
                      <w:divBdr>
                        <w:top w:val="none" w:sz="0" w:space="0" w:color="auto"/>
                        <w:left w:val="none" w:sz="0" w:space="0" w:color="auto"/>
                        <w:bottom w:val="none" w:sz="0" w:space="0" w:color="auto"/>
                        <w:right w:val="none" w:sz="0" w:space="0" w:color="auto"/>
                      </w:divBdr>
                      <w:divsChild>
                        <w:div w:id="1165823480">
                          <w:marLeft w:val="0"/>
                          <w:marRight w:val="0"/>
                          <w:marTop w:val="0"/>
                          <w:marBottom w:val="0"/>
                          <w:divBdr>
                            <w:top w:val="none" w:sz="0" w:space="0" w:color="auto"/>
                            <w:left w:val="none" w:sz="0" w:space="0" w:color="auto"/>
                            <w:bottom w:val="none" w:sz="0" w:space="0" w:color="auto"/>
                            <w:right w:val="none" w:sz="0" w:space="0" w:color="auto"/>
                          </w:divBdr>
                        </w:div>
                      </w:divsChild>
                    </w:div>
                    <w:div w:id="1894807760">
                      <w:marLeft w:val="0"/>
                      <w:marRight w:val="0"/>
                      <w:marTop w:val="0"/>
                      <w:marBottom w:val="0"/>
                      <w:divBdr>
                        <w:top w:val="none" w:sz="0" w:space="0" w:color="auto"/>
                        <w:left w:val="none" w:sz="0" w:space="0" w:color="auto"/>
                        <w:bottom w:val="none" w:sz="0" w:space="0" w:color="auto"/>
                        <w:right w:val="none" w:sz="0" w:space="0" w:color="auto"/>
                      </w:divBdr>
                      <w:divsChild>
                        <w:div w:id="6789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18786">
          <w:marLeft w:val="0"/>
          <w:marRight w:val="0"/>
          <w:marTop w:val="0"/>
          <w:marBottom w:val="0"/>
          <w:divBdr>
            <w:top w:val="none" w:sz="0" w:space="0" w:color="auto"/>
            <w:left w:val="none" w:sz="0" w:space="0" w:color="auto"/>
            <w:bottom w:val="none" w:sz="0" w:space="0" w:color="auto"/>
            <w:right w:val="none" w:sz="0" w:space="0" w:color="auto"/>
          </w:divBdr>
          <w:divsChild>
            <w:div w:id="1194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13660">
      <w:bodyDiv w:val="1"/>
      <w:marLeft w:val="0"/>
      <w:marRight w:val="0"/>
      <w:marTop w:val="0"/>
      <w:marBottom w:val="0"/>
      <w:divBdr>
        <w:top w:val="none" w:sz="0" w:space="0" w:color="auto"/>
        <w:left w:val="none" w:sz="0" w:space="0" w:color="auto"/>
        <w:bottom w:val="none" w:sz="0" w:space="0" w:color="auto"/>
        <w:right w:val="none" w:sz="0" w:space="0" w:color="auto"/>
      </w:divBdr>
      <w:divsChild>
        <w:div w:id="157040337">
          <w:marLeft w:val="0"/>
          <w:marRight w:val="0"/>
          <w:marTop w:val="0"/>
          <w:marBottom w:val="0"/>
          <w:divBdr>
            <w:top w:val="none" w:sz="0" w:space="0" w:color="auto"/>
            <w:left w:val="none" w:sz="0" w:space="0" w:color="auto"/>
            <w:bottom w:val="none" w:sz="0" w:space="0" w:color="auto"/>
            <w:right w:val="none" w:sz="0" w:space="0" w:color="auto"/>
          </w:divBdr>
        </w:div>
        <w:div w:id="451629375">
          <w:marLeft w:val="0"/>
          <w:marRight w:val="0"/>
          <w:marTop w:val="0"/>
          <w:marBottom w:val="0"/>
          <w:divBdr>
            <w:top w:val="none" w:sz="0" w:space="0" w:color="auto"/>
            <w:left w:val="none" w:sz="0" w:space="0" w:color="auto"/>
            <w:bottom w:val="none" w:sz="0" w:space="0" w:color="auto"/>
            <w:right w:val="none" w:sz="0" w:space="0" w:color="auto"/>
          </w:divBdr>
        </w:div>
      </w:divsChild>
    </w:div>
    <w:div w:id="1816069776">
      <w:bodyDiv w:val="1"/>
      <w:marLeft w:val="0"/>
      <w:marRight w:val="0"/>
      <w:marTop w:val="0"/>
      <w:marBottom w:val="0"/>
      <w:divBdr>
        <w:top w:val="none" w:sz="0" w:space="0" w:color="auto"/>
        <w:left w:val="none" w:sz="0" w:space="0" w:color="auto"/>
        <w:bottom w:val="none" w:sz="0" w:space="0" w:color="auto"/>
        <w:right w:val="none" w:sz="0" w:space="0" w:color="auto"/>
      </w:divBdr>
      <w:divsChild>
        <w:div w:id="269245541">
          <w:marLeft w:val="0"/>
          <w:marRight w:val="0"/>
          <w:marTop w:val="0"/>
          <w:marBottom w:val="0"/>
          <w:divBdr>
            <w:top w:val="none" w:sz="0" w:space="0" w:color="auto"/>
            <w:left w:val="none" w:sz="0" w:space="0" w:color="auto"/>
            <w:bottom w:val="none" w:sz="0" w:space="0" w:color="auto"/>
            <w:right w:val="none" w:sz="0" w:space="0" w:color="auto"/>
          </w:divBdr>
          <w:divsChild>
            <w:div w:id="1170411011">
              <w:marLeft w:val="0"/>
              <w:marRight w:val="0"/>
              <w:marTop w:val="0"/>
              <w:marBottom w:val="0"/>
              <w:divBdr>
                <w:top w:val="none" w:sz="0" w:space="0" w:color="auto"/>
                <w:left w:val="none" w:sz="0" w:space="0" w:color="auto"/>
                <w:bottom w:val="none" w:sz="0" w:space="0" w:color="auto"/>
                <w:right w:val="none" w:sz="0" w:space="0" w:color="auto"/>
              </w:divBdr>
            </w:div>
          </w:divsChild>
        </w:div>
        <w:div w:id="331369958">
          <w:marLeft w:val="0"/>
          <w:marRight w:val="0"/>
          <w:marTop w:val="0"/>
          <w:marBottom w:val="0"/>
          <w:divBdr>
            <w:top w:val="none" w:sz="0" w:space="0" w:color="auto"/>
            <w:left w:val="none" w:sz="0" w:space="0" w:color="auto"/>
            <w:bottom w:val="none" w:sz="0" w:space="0" w:color="auto"/>
            <w:right w:val="none" w:sz="0" w:space="0" w:color="auto"/>
          </w:divBdr>
          <w:divsChild>
            <w:div w:id="434593045">
              <w:marLeft w:val="0"/>
              <w:marRight w:val="0"/>
              <w:marTop w:val="0"/>
              <w:marBottom w:val="0"/>
              <w:divBdr>
                <w:top w:val="none" w:sz="0" w:space="0" w:color="auto"/>
                <w:left w:val="none" w:sz="0" w:space="0" w:color="auto"/>
                <w:bottom w:val="none" w:sz="0" w:space="0" w:color="auto"/>
                <w:right w:val="none" w:sz="0" w:space="0" w:color="auto"/>
              </w:divBdr>
            </w:div>
          </w:divsChild>
        </w:div>
        <w:div w:id="347558862">
          <w:marLeft w:val="0"/>
          <w:marRight w:val="0"/>
          <w:marTop w:val="0"/>
          <w:marBottom w:val="0"/>
          <w:divBdr>
            <w:top w:val="none" w:sz="0" w:space="0" w:color="auto"/>
            <w:left w:val="none" w:sz="0" w:space="0" w:color="auto"/>
            <w:bottom w:val="none" w:sz="0" w:space="0" w:color="auto"/>
            <w:right w:val="none" w:sz="0" w:space="0" w:color="auto"/>
          </w:divBdr>
          <w:divsChild>
            <w:div w:id="986931466">
              <w:marLeft w:val="0"/>
              <w:marRight w:val="0"/>
              <w:marTop w:val="0"/>
              <w:marBottom w:val="0"/>
              <w:divBdr>
                <w:top w:val="none" w:sz="0" w:space="0" w:color="auto"/>
                <w:left w:val="none" w:sz="0" w:space="0" w:color="auto"/>
                <w:bottom w:val="none" w:sz="0" w:space="0" w:color="auto"/>
                <w:right w:val="none" w:sz="0" w:space="0" w:color="auto"/>
              </w:divBdr>
              <w:divsChild>
                <w:div w:id="354037161">
                  <w:marLeft w:val="0"/>
                  <w:marRight w:val="0"/>
                  <w:marTop w:val="30"/>
                  <w:marBottom w:val="30"/>
                  <w:divBdr>
                    <w:top w:val="none" w:sz="0" w:space="0" w:color="auto"/>
                    <w:left w:val="none" w:sz="0" w:space="0" w:color="auto"/>
                    <w:bottom w:val="none" w:sz="0" w:space="0" w:color="auto"/>
                    <w:right w:val="none" w:sz="0" w:space="0" w:color="auto"/>
                  </w:divBdr>
                  <w:divsChild>
                    <w:div w:id="53160256">
                      <w:marLeft w:val="0"/>
                      <w:marRight w:val="0"/>
                      <w:marTop w:val="0"/>
                      <w:marBottom w:val="0"/>
                      <w:divBdr>
                        <w:top w:val="none" w:sz="0" w:space="0" w:color="auto"/>
                        <w:left w:val="none" w:sz="0" w:space="0" w:color="auto"/>
                        <w:bottom w:val="none" w:sz="0" w:space="0" w:color="auto"/>
                        <w:right w:val="none" w:sz="0" w:space="0" w:color="auto"/>
                      </w:divBdr>
                      <w:divsChild>
                        <w:div w:id="706150413">
                          <w:marLeft w:val="0"/>
                          <w:marRight w:val="0"/>
                          <w:marTop w:val="0"/>
                          <w:marBottom w:val="0"/>
                          <w:divBdr>
                            <w:top w:val="none" w:sz="0" w:space="0" w:color="auto"/>
                            <w:left w:val="none" w:sz="0" w:space="0" w:color="auto"/>
                            <w:bottom w:val="none" w:sz="0" w:space="0" w:color="auto"/>
                            <w:right w:val="none" w:sz="0" w:space="0" w:color="auto"/>
                          </w:divBdr>
                        </w:div>
                      </w:divsChild>
                    </w:div>
                    <w:div w:id="135073359">
                      <w:marLeft w:val="0"/>
                      <w:marRight w:val="0"/>
                      <w:marTop w:val="0"/>
                      <w:marBottom w:val="0"/>
                      <w:divBdr>
                        <w:top w:val="none" w:sz="0" w:space="0" w:color="auto"/>
                        <w:left w:val="none" w:sz="0" w:space="0" w:color="auto"/>
                        <w:bottom w:val="none" w:sz="0" w:space="0" w:color="auto"/>
                        <w:right w:val="none" w:sz="0" w:space="0" w:color="auto"/>
                      </w:divBdr>
                      <w:divsChild>
                        <w:div w:id="319651676">
                          <w:marLeft w:val="0"/>
                          <w:marRight w:val="0"/>
                          <w:marTop w:val="0"/>
                          <w:marBottom w:val="0"/>
                          <w:divBdr>
                            <w:top w:val="none" w:sz="0" w:space="0" w:color="auto"/>
                            <w:left w:val="none" w:sz="0" w:space="0" w:color="auto"/>
                            <w:bottom w:val="none" w:sz="0" w:space="0" w:color="auto"/>
                            <w:right w:val="none" w:sz="0" w:space="0" w:color="auto"/>
                          </w:divBdr>
                        </w:div>
                      </w:divsChild>
                    </w:div>
                    <w:div w:id="155725554">
                      <w:marLeft w:val="0"/>
                      <w:marRight w:val="0"/>
                      <w:marTop w:val="0"/>
                      <w:marBottom w:val="0"/>
                      <w:divBdr>
                        <w:top w:val="none" w:sz="0" w:space="0" w:color="auto"/>
                        <w:left w:val="none" w:sz="0" w:space="0" w:color="auto"/>
                        <w:bottom w:val="none" w:sz="0" w:space="0" w:color="auto"/>
                        <w:right w:val="none" w:sz="0" w:space="0" w:color="auto"/>
                      </w:divBdr>
                      <w:divsChild>
                        <w:div w:id="892346220">
                          <w:marLeft w:val="0"/>
                          <w:marRight w:val="0"/>
                          <w:marTop w:val="0"/>
                          <w:marBottom w:val="0"/>
                          <w:divBdr>
                            <w:top w:val="none" w:sz="0" w:space="0" w:color="auto"/>
                            <w:left w:val="none" w:sz="0" w:space="0" w:color="auto"/>
                            <w:bottom w:val="none" w:sz="0" w:space="0" w:color="auto"/>
                            <w:right w:val="none" w:sz="0" w:space="0" w:color="auto"/>
                          </w:divBdr>
                        </w:div>
                      </w:divsChild>
                    </w:div>
                    <w:div w:id="179972194">
                      <w:marLeft w:val="0"/>
                      <w:marRight w:val="0"/>
                      <w:marTop w:val="0"/>
                      <w:marBottom w:val="0"/>
                      <w:divBdr>
                        <w:top w:val="none" w:sz="0" w:space="0" w:color="auto"/>
                        <w:left w:val="none" w:sz="0" w:space="0" w:color="auto"/>
                        <w:bottom w:val="none" w:sz="0" w:space="0" w:color="auto"/>
                        <w:right w:val="none" w:sz="0" w:space="0" w:color="auto"/>
                      </w:divBdr>
                      <w:divsChild>
                        <w:div w:id="885948093">
                          <w:marLeft w:val="0"/>
                          <w:marRight w:val="0"/>
                          <w:marTop w:val="0"/>
                          <w:marBottom w:val="0"/>
                          <w:divBdr>
                            <w:top w:val="none" w:sz="0" w:space="0" w:color="auto"/>
                            <w:left w:val="none" w:sz="0" w:space="0" w:color="auto"/>
                            <w:bottom w:val="none" w:sz="0" w:space="0" w:color="auto"/>
                            <w:right w:val="none" w:sz="0" w:space="0" w:color="auto"/>
                          </w:divBdr>
                          <w:divsChild>
                            <w:div w:id="1692611295">
                              <w:marLeft w:val="0"/>
                              <w:marRight w:val="0"/>
                              <w:marTop w:val="30"/>
                              <w:marBottom w:val="30"/>
                              <w:divBdr>
                                <w:top w:val="none" w:sz="0" w:space="0" w:color="auto"/>
                                <w:left w:val="none" w:sz="0" w:space="0" w:color="auto"/>
                                <w:bottom w:val="none" w:sz="0" w:space="0" w:color="auto"/>
                                <w:right w:val="none" w:sz="0" w:space="0" w:color="auto"/>
                              </w:divBdr>
                              <w:divsChild>
                                <w:div w:id="672532291">
                                  <w:marLeft w:val="0"/>
                                  <w:marRight w:val="0"/>
                                  <w:marTop w:val="0"/>
                                  <w:marBottom w:val="0"/>
                                  <w:divBdr>
                                    <w:top w:val="none" w:sz="0" w:space="0" w:color="auto"/>
                                    <w:left w:val="none" w:sz="0" w:space="0" w:color="auto"/>
                                    <w:bottom w:val="none" w:sz="0" w:space="0" w:color="auto"/>
                                    <w:right w:val="none" w:sz="0" w:space="0" w:color="auto"/>
                                  </w:divBdr>
                                  <w:divsChild>
                                    <w:div w:id="1060519855">
                                      <w:marLeft w:val="0"/>
                                      <w:marRight w:val="0"/>
                                      <w:marTop w:val="0"/>
                                      <w:marBottom w:val="0"/>
                                      <w:divBdr>
                                        <w:top w:val="none" w:sz="0" w:space="0" w:color="auto"/>
                                        <w:left w:val="none" w:sz="0" w:space="0" w:color="auto"/>
                                        <w:bottom w:val="none" w:sz="0" w:space="0" w:color="auto"/>
                                        <w:right w:val="none" w:sz="0" w:space="0" w:color="auto"/>
                                      </w:divBdr>
                                    </w:div>
                                  </w:divsChild>
                                </w:div>
                                <w:div w:id="2093814190">
                                  <w:marLeft w:val="0"/>
                                  <w:marRight w:val="0"/>
                                  <w:marTop w:val="0"/>
                                  <w:marBottom w:val="0"/>
                                  <w:divBdr>
                                    <w:top w:val="none" w:sz="0" w:space="0" w:color="auto"/>
                                    <w:left w:val="none" w:sz="0" w:space="0" w:color="auto"/>
                                    <w:bottom w:val="none" w:sz="0" w:space="0" w:color="auto"/>
                                    <w:right w:val="none" w:sz="0" w:space="0" w:color="auto"/>
                                  </w:divBdr>
                                  <w:divsChild>
                                    <w:div w:id="15507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19623">
                          <w:marLeft w:val="0"/>
                          <w:marRight w:val="0"/>
                          <w:marTop w:val="0"/>
                          <w:marBottom w:val="0"/>
                          <w:divBdr>
                            <w:top w:val="none" w:sz="0" w:space="0" w:color="auto"/>
                            <w:left w:val="none" w:sz="0" w:space="0" w:color="auto"/>
                            <w:bottom w:val="none" w:sz="0" w:space="0" w:color="auto"/>
                            <w:right w:val="none" w:sz="0" w:space="0" w:color="auto"/>
                          </w:divBdr>
                        </w:div>
                      </w:divsChild>
                    </w:div>
                    <w:div w:id="201596661">
                      <w:marLeft w:val="0"/>
                      <w:marRight w:val="0"/>
                      <w:marTop w:val="0"/>
                      <w:marBottom w:val="0"/>
                      <w:divBdr>
                        <w:top w:val="none" w:sz="0" w:space="0" w:color="auto"/>
                        <w:left w:val="none" w:sz="0" w:space="0" w:color="auto"/>
                        <w:bottom w:val="none" w:sz="0" w:space="0" w:color="auto"/>
                        <w:right w:val="none" w:sz="0" w:space="0" w:color="auto"/>
                      </w:divBdr>
                      <w:divsChild>
                        <w:div w:id="1412658872">
                          <w:marLeft w:val="0"/>
                          <w:marRight w:val="0"/>
                          <w:marTop w:val="0"/>
                          <w:marBottom w:val="0"/>
                          <w:divBdr>
                            <w:top w:val="none" w:sz="0" w:space="0" w:color="auto"/>
                            <w:left w:val="none" w:sz="0" w:space="0" w:color="auto"/>
                            <w:bottom w:val="none" w:sz="0" w:space="0" w:color="auto"/>
                            <w:right w:val="none" w:sz="0" w:space="0" w:color="auto"/>
                          </w:divBdr>
                        </w:div>
                      </w:divsChild>
                    </w:div>
                    <w:div w:id="239682901">
                      <w:marLeft w:val="0"/>
                      <w:marRight w:val="0"/>
                      <w:marTop w:val="0"/>
                      <w:marBottom w:val="0"/>
                      <w:divBdr>
                        <w:top w:val="none" w:sz="0" w:space="0" w:color="auto"/>
                        <w:left w:val="none" w:sz="0" w:space="0" w:color="auto"/>
                        <w:bottom w:val="none" w:sz="0" w:space="0" w:color="auto"/>
                        <w:right w:val="none" w:sz="0" w:space="0" w:color="auto"/>
                      </w:divBdr>
                      <w:divsChild>
                        <w:div w:id="1247109504">
                          <w:marLeft w:val="0"/>
                          <w:marRight w:val="0"/>
                          <w:marTop w:val="0"/>
                          <w:marBottom w:val="0"/>
                          <w:divBdr>
                            <w:top w:val="none" w:sz="0" w:space="0" w:color="auto"/>
                            <w:left w:val="none" w:sz="0" w:space="0" w:color="auto"/>
                            <w:bottom w:val="none" w:sz="0" w:space="0" w:color="auto"/>
                            <w:right w:val="none" w:sz="0" w:space="0" w:color="auto"/>
                          </w:divBdr>
                        </w:div>
                      </w:divsChild>
                    </w:div>
                    <w:div w:id="279992826">
                      <w:marLeft w:val="0"/>
                      <w:marRight w:val="0"/>
                      <w:marTop w:val="0"/>
                      <w:marBottom w:val="0"/>
                      <w:divBdr>
                        <w:top w:val="none" w:sz="0" w:space="0" w:color="auto"/>
                        <w:left w:val="none" w:sz="0" w:space="0" w:color="auto"/>
                        <w:bottom w:val="none" w:sz="0" w:space="0" w:color="auto"/>
                        <w:right w:val="none" w:sz="0" w:space="0" w:color="auto"/>
                      </w:divBdr>
                      <w:divsChild>
                        <w:div w:id="1329939855">
                          <w:marLeft w:val="0"/>
                          <w:marRight w:val="0"/>
                          <w:marTop w:val="0"/>
                          <w:marBottom w:val="0"/>
                          <w:divBdr>
                            <w:top w:val="none" w:sz="0" w:space="0" w:color="auto"/>
                            <w:left w:val="none" w:sz="0" w:space="0" w:color="auto"/>
                            <w:bottom w:val="none" w:sz="0" w:space="0" w:color="auto"/>
                            <w:right w:val="none" w:sz="0" w:space="0" w:color="auto"/>
                          </w:divBdr>
                        </w:div>
                      </w:divsChild>
                    </w:div>
                    <w:div w:id="282201015">
                      <w:marLeft w:val="0"/>
                      <w:marRight w:val="0"/>
                      <w:marTop w:val="0"/>
                      <w:marBottom w:val="0"/>
                      <w:divBdr>
                        <w:top w:val="none" w:sz="0" w:space="0" w:color="auto"/>
                        <w:left w:val="none" w:sz="0" w:space="0" w:color="auto"/>
                        <w:bottom w:val="none" w:sz="0" w:space="0" w:color="auto"/>
                        <w:right w:val="none" w:sz="0" w:space="0" w:color="auto"/>
                      </w:divBdr>
                      <w:divsChild>
                        <w:div w:id="1569613284">
                          <w:marLeft w:val="0"/>
                          <w:marRight w:val="0"/>
                          <w:marTop w:val="0"/>
                          <w:marBottom w:val="0"/>
                          <w:divBdr>
                            <w:top w:val="none" w:sz="0" w:space="0" w:color="auto"/>
                            <w:left w:val="none" w:sz="0" w:space="0" w:color="auto"/>
                            <w:bottom w:val="none" w:sz="0" w:space="0" w:color="auto"/>
                            <w:right w:val="none" w:sz="0" w:space="0" w:color="auto"/>
                          </w:divBdr>
                        </w:div>
                      </w:divsChild>
                    </w:div>
                    <w:div w:id="285896669">
                      <w:marLeft w:val="0"/>
                      <w:marRight w:val="0"/>
                      <w:marTop w:val="0"/>
                      <w:marBottom w:val="0"/>
                      <w:divBdr>
                        <w:top w:val="none" w:sz="0" w:space="0" w:color="auto"/>
                        <w:left w:val="none" w:sz="0" w:space="0" w:color="auto"/>
                        <w:bottom w:val="none" w:sz="0" w:space="0" w:color="auto"/>
                        <w:right w:val="none" w:sz="0" w:space="0" w:color="auto"/>
                      </w:divBdr>
                      <w:divsChild>
                        <w:div w:id="1915621978">
                          <w:marLeft w:val="0"/>
                          <w:marRight w:val="0"/>
                          <w:marTop w:val="0"/>
                          <w:marBottom w:val="0"/>
                          <w:divBdr>
                            <w:top w:val="none" w:sz="0" w:space="0" w:color="auto"/>
                            <w:left w:val="none" w:sz="0" w:space="0" w:color="auto"/>
                            <w:bottom w:val="none" w:sz="0" w:space="0" w:color="auto"/>
                            <w:right w:val="none" w:sz="0" w:space="0" w:color="auto"/>
                          </w:divBdr>
                        </w:div>
                      </w:divsChild>
                    </w:div>
                    <w:div w:id="304049831">
                      <w:marLeft w:val="0"/>
                      <w:marRight w:val="0"/>
                      <w:marTop w:val="0"/>
                      <w:marBottom w:val="0"/>
                      <w:divBdr>
                        <w:top w:val="none" w:sz="0" w:space="0" w:color="auto"/>
                        <w:left w:val="none" w:sz="0" w:space="0" w:color="auto"/>
                        <w:bottom w:val="none" w:sz="0" w:space="0" w:color="auto"/>
                        <w:right w:val="none" w:sz="0" w:space="0" w:color="auto"/>
                      </w:divBdr>
                      <w:divsChild>
                        <w:div w:id="671613469">
                          <w:marLeft w:val="0"/>
                          <w:marRight w:val="0"/>
                          <w:marTop w:val="0"/>
                          <w:marBottom w:val="0"/>
                          <w:divBdr>
                            <w:top w:val="none" w:sz="0" w:space="0" w:color="auto"/>
                            <w:left w:val="none" w:sz="0" w:space="0" w:color="auto"/>
                            <w:bottom w:val="none" w:sz="0" w:space="0" w:color="auto"/>
                            <w:right w:val="none" w:sz="0" w:space="0" w:color="auto"/>
                          </w:divBdr>
                        </w:div>
                      </w:divsChild>
                    </w:div>
                    <w:div w:id="334308968">
                      <w:marLeft w:val="0"/>
                      <w:marRight w:val="0"/>
                      <w:marTop w:val="0"/>
                      <w:marBottom w:val="0"/>
                      <w:divBdr>
                        <w:top w:val="none" w:sz="0" w:space="0" w:color="auto"/>
                        <w:left w:val="none" w:sz="0" w:space="0" w:color="auto"/>
                        <w:bottom w:val="none" w:sz="0" w:space="0" w:color="auto"/>
                        <w:right w:val="none" w:sz="0" w:space="0" w:color="auto"/>
                      </w:divBdr>
                      <w:divsChild>
                        <w:div w:id="1530794328">
                          <w:marLeft w:val="0"/>
                          <w:marRight w:val="0"/>
                          <w:marTop w:val="0"/>
                          <w:marBottom w:val="0"/>
                          <w:divBdr>
                            <w:top w:val="none" w:sz="0" w:space="0" w:color="auto"/>
                            <w:left w:val="none" w:sz="0" w:space="0" w:color="auto"/>
                            <w:bottom w:val="none" w:sz="0" w:space="0" w:color="auto"/>
                            <w:right w:val="none" w:sz="0" w:space="0" w:color="auto"/>
                          </w:divBdr>
                          <w:divsChild>
                            <w:div w:id="338042070">
                              <w:marLeft w:val="0"/>
                              <w:marRight w:val="0"/>
                              <w:marTop w:val="30"/>
                              <w:marBottom w:val="30"/>
                              <w:divBdr>
                                <w:top w:val="none" w:sz="0" w:space="0" w:color="auto"/>
                                <w:left w:val="none" w:sz="0" w:space="0" w:color="auto"/>
                                <w:bottom w:val="none" w:sz="0" w:space="0" w:color="auto"/>
                                <w:right w:val="none" w:sz="0" w:space="0" w:color="auto"/>
                              </w:divBdr>
                              <w:divsChild>
                                <w:div w:id="1231891166">
                                  <w:marLeft w:val="0"/>
                                  <w:marRight w:val="0"/>
                                  <w:marTop w:val="0"/>
                                  <w:marBottom w:val="0"/>
                                  <w:divBdr>
                                    <w:top w:val="none" w:sz="0" w:space="0" w:color="auto"/>
                                    <w:left w:val="none" w:sz="0" w:space="0" w:color="auto"/>
                                    <w:bottom w:val="none" w:sz="0" w:space="0" w:color="auto"/>
                                    <w:right w:val="none" w:sz="0" w:space="0" w:color="auto"/>
                                  </w:divBdr>
                                  <w:divsChild>
                                    <w:div w:id="2008249077">
                                      <w:marLeft w:val="0"/>
                                      <w:marRight w:val="0"/>
                                      <w:marTop w:val="0"/>
                                      <w:marBottom w:val="0"/>
                                      <w:divBdr>
                                        <w:top w:val="none" w:sz="0" w:space="0" w:color="auto"/>
                                        <w:left w:val="none" w:sz="0" w:space="0" w:color="auto"/>
                                        <w:bottom w:val="none" w:sz="0" w:space="0" w:color="auto"/>
                                        <w:right w:val="none" w:sz="0" w:space="0" w:color="auto"/>
                                      </w:divBdr>
                                    </w:div>
                                  </w:divsChild>
                                </w:div>
                                <w:div w:id="2083798012">
                                  <w:marLeft w:val="0"/>
                                  <w:marRight w:val="0"/>
                                  <w:marTop w:val="0"/>
                                  <w:marBottom w:val="0"/>
                                  <w:divBdr>
                                    <w:top w:val="none" w:sz="0" w:space="0" w:color="auto"/>
                                    <w:left w:val="none" w:sz="0" w:space="0" w:color="auto"/>
                                    <w:bottom w:val="none" w:sz="0" w:space="0" w:color="auto"/>
                                    <w:right w:val="none" w:sz="0" w:space="0" w:color="auto"/>
                                  </w:divBdr>
                                  <w:divsChild>
                                    <w:div w:id="65341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17644">
                          <w:marLeft w:val="0"/>
                          <w:marRight w:val="0"/>
                          <w:marTop w:val="0"/>
                          <w:marBottom w:val="0"/>
                          <w:divBdr>
                            <w:top w:val="none" w:sz="0" w:space="0" w:color="auto"/>
                            <w:left w:val="none" w:sz="0" w:space="0" w:color="auto"/>
                            <w:bottom w:val="none" w:sz="0" w:space="0" w:color="auto"/>
                            <w:right w:val="none" w:sz="0" w:space="0" w:color="auto"/>
                          </w:divBdr>
                        </w:div>
                      </w:divsChild>
                    </w:div>
                    <w:div w:id="355664604">
                      <w:marLeft w:val="0"/>
                      <w:marRight w:val="0"/>
                      <w:marTop w:val="0"/>
                      <w:marBottom w:val="0"/>
                      <w:divBdr>
                        <w:top w:val="none" w:sz="0" w:space="0" w:color="auto"/>
                        <w:left w:val="none" w:sz="0" w:space="0" w:color="auto"/>
                        <w:bottom w:val="none" w:sz="0" w:space="0" w:color="auto"/>
                        <w:right w:val="none" w:sz="0" w:space="0" w:color="auto"/>
                      </w:divBdr>
                      <w:divsChild>
                        <w:div w:id="449402613">
                          <w:marLeft w:val="0"/>
                          <w:marRight w:val="0"/>
                          <w:marTop w:val="0"/>
                          <w:marBottom w:val="0"/>
                          <w:divBdr>
                            <w:top w:val="none" w:sz="0" w:space="0" w:color="auto"/>
                            <w:left w:val="none" w:sz="0" w:space="0" w:color="auto"/>
                            <w:bottom w:val="none" w:sz="0" w:space="0" w:color="auto"/>
                            <w:right w:val="none" w:sz="0" w:space="0" w:color="auto"/>
                          </w:divBdr>
                        </w:div>
                        <w:div w:id="1945764488">
                          <w:marLeft w:val="0"/>
                          <w:marRight w:val="0"/>
                          <w:marTop w:val="0"/>
                          <w:marBottom w:val="0"/>
                          <w:divBdr>
                            <w:top w:val="none" w:sz="0" w:space="0" w:color="auto"/>
                            <w:left w:val="none" w:sz="0" w:space="0" w:color="auto"/>
                            <w:bottom w:val="none" w:sz="0" w:space="0" w:color="auto"/>
                            <w:right w:val="none" w:sz="0" w:space="0" w:color="auto"/>
                          </w:divBdr>
                          <w:divsChild>
                            <w:div w:id="1859613387">
                              <w:marLeft w:val="0"/>
                              <w:marRight w:val="0"/>
                              <w:marTop w:val="30"/>
                              <w:marBottom w:val="30"/>
                              <w:divBdr>
                                <w:top w:val="none" w:sz="0" w:space="0" w:color="auto"/>
                                <w:left w:val="none" w:sz="0" w:space="0" w:color="auto"/>
                                <w:bottom w:val="none" w:sz="0" w:space="0" w:color="auto"/>
                                <w:right w:val="none" w:sz="0" w:space="0" w:color="auto"/>
                              </w:divBdr>
                              <w:divsChild>
                                <w:div w:id="271280196">
                                  <w:marLeft w:val="0"/>
                                  <w:marRight w:val="0"/>
                                  <w:marTop w:val="0"/>
                                  <w:marBottom w:val="0"/>
                                  <w:divBdr>
                                    <w:top w:val="none" w:sz="0" w:space="0" w:color="auto"/>
                                    <w:left w:val="none" w:sz="0" w:space="0" w:color="auto"/>
                                    <w:bottom w:val="none" w:sz="0" w:space="0" w:color="auto"/>
                                    <w:right w:val="none" w:sz="0" w:space="0" w:color="auto"/>
                                  </w:divBdr>
                                  <w:divsChild>
                                    <w:div w:id="1781412965">
                                      <w:marLeft w:val="0"/>
                                      <w:marRight w:val="0"/>
                                      <w:marTop w:val="0"/>
                                      <w:marBottom w:val="0"/>
                                      <w:divBdr>
                                        <w:top w:val="none" w:sz="0" w:space="0" w:color="auto"/>
                                        <w:left w:val="none" w:sz="0" w:space="0" w:color="auto"/>
                                        <w:bottom w:val="none" w:sz="0" w:space="0" w:color="auto"/>
                                        <w:right w:val="none" w:sz="0" w:space="0" w:color="auto"/>
                                      </w:divBdr>
                                    </w:div>
                                  </w:divsChild>
                                </w:div>
                                <w:div w:id="1826045980">
                                  <w:marLeft w:val="0"/>
                                  <w:marRight w:val="0"/>
                                  <w:marTop w:val="0"/>
                                  <w:marBottom w:val="0"/>
                                  <w:divBdr>
                                    <w:top w:val="none" w:sz="0" w:space="0" w:color="auto"/>
                                    <w:left w:val="none" w:sz="0" w:space="0" w:color="auto"/>
                                    <w:bottom w:val="none" w:sz="0" w:space="0" w:color="auto"/>
                                    <w:right w:val="none" w:sz="0" w:space="0" w:color="auto"/>
                                  </w:divBdr>
                                  <w:divsChild>
                                    <w:div w:id="47248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446306">
                      <w:marLeft w:val="0"/>
                      <w:marRight w:val="0"/>
                      <w:marTop w:val="0"/>
                      <w:marBottom w:val="0"/>
                      <w:divBdr>
                        <w:top w:val="none" w:sz="0" w:space="0" w:color="auto"/>
                        <w:left w:val="none" w:sz="0" w:space="0" w:color="auto"/>
                        <w:bottom w:val="none" w:sz="0" w:space="0" w:color="auto"/>
                        <w:right w:val="none" w:sz="0" w:space="0" w:color="auto"/>
                      </w:divBdr>
                      <w:divsChild>
                        <w:div w:id="1624072059">
                          <w:marLeft w:val="0"/>
                          <w:marRight w:val="0"/>
                          <w:marTop w:val="0"/>
                          <w:marBottom w:val="0"/>
                          <w:divBdr>
                            <w:top w:val="none" w:sz="0" w:space="0" w:color="auto"/>
                            <w:left w:val="none" w:sz="0" w:space="0" w:color="auto"/>
                            <w:bottom w:val="none" w:sz="0" w:space="0" w:color="auto"/>
                            <w:right w:val="none" w:sz="0" w:space="0" w:color="auto"/>
                          </w:divBdr>
                        </w:div>
                      </w:divsChild>
                    </w:div>
                    <w:div w:id="490175575">
                      <w:marLeft w:val="0"/>
                      <w:marRight w:val="0"/>
                      <w:marTop w:val="0"/>
                      <w:marBottom w:val="0"/>
                      <w:divBdr>
                        <w:top w:val="none" w:sz="0" w:space="0" w:color="auto"/>
                        <w:left w:val="none" w:sz="0" w:space="0" w:color="auto"/>
                        <w:bottom w:val="none" w:sz="0" w:space="0" w:color="auto"/>
                        <w:right w:val="none" w:sz="0" w:space="0" w:color="auto"/>
                      </w:divBdr>
                      <w:divsChild>
                        <w:div w:id="138352766">
                          <w:marLeft w:val="0"/>
                          <w:marRight w:val="0"/>
                          <w:marTop w:val="0"/>
                          <w:marBottom w:val="0"/>
                          <w:divBdr>
                            <w:top w:val="none" w:sz="0" w:space="0" w:color="auto"/>
                            <w:left w:val="none" w:sz="0" w:space="0" w:color="auto"/>
                            <w:bottom w:val="none" w:sz="0" w:space="0" w:color="auto"/>
                            <w:right w:val="none" w:sz="0" w:space="0" w:color="auto"/>
                          </w:divBdr>
                        </w:div>
                      </w:divsChild>
                    </w:div>
                    <w:div w:id="576985442">
                      <w:marLeft w:val="0"/>
                      <w:marRight w:val="0"/>
                      <w:marTop w:val="0"/>
                      <w:marBottom w:val="0"/>
                      <w:divBdr>
                        <w:top w:val="none" w:sz="0" w:space="0" w:color="auto"/>
                        <w:left w:val="none" w:sz="0" w:space="0" w:color="auto"/>
                        <w:bottom w:val="none" w:sz="0" w:space="0" w:color="auto"/>
                        <w:right w:val="none" w:sz="0" w:space="0" w:color="auto"/>
                      </w:divBdr>
                      <w:divsChild>
                        <w:div w:id="1937669400">
                          <w:marLeft w:val="0"/>
                          <w:marRight w:val="0"/>
                          <w:marTop w:val="0"/>
                          <w:marBottom w:val="0"/>
                          <w:divBdr>
                            <w:top w:val="none" w:sz="0" w:space="0" w:color="auto"/>
                            <w:left w:val="none" w:sz="0" w:space="0" w:color="auto"/>
                            <w:bottom w:val="none" w:sz="0" w:space="0" w:color="auto"/>
                            <w:right w:val="none" w:sz="0" w:space="0" w:color="auto"/>
                          </w:divBdr>
                        </w:div>
                      </w:divsChild>
                    </w:div>
                    <w:div w:id="585577844">
                      <w:marLeft w:val="0"/>
                      <w:marRight w:val="0"/>
                      <w:marTop w:val="0"/>
                      <w:marBottom w:val="0"/>
                      <w:divBdr>
                        <w:top w:val="none" w:sz="0" w:space="0" w:color="auto"/>
                        <w:left w:val="none" w:sz="0" w:space="0" w:color="auto"/>
                        <w:bottom w:val="none" w:sz="0" w:space="0" w:color="auto"/>
                        <w:right w:val="none" w:sz="0" w:space="0" w:color="auto"/>
                      </w:divBdr>
                      <w:divsChild>
                        <w:div w:id="1018896139">
                          <w:marLeft w:val="0"/>
                          <w:marRight w:val="0"/>
                          <w:marTop w:val="0"/>
                          <w:marBottom w:val="0"/>
                          <w:divBdr>
                            <w:top w:val="none" w:sz="0" w:space="0" w:color="auto"/>
                            <w:left w:val="none" w:sz="0" w:space="0" w:color="auto"/>
                            <w:bottom w:val="none" w:sz="0" w:space="0" w:color="auto"/>
                            <w:right w:val="none" w:sz="0" w:space="0" w:color="auto"/>
                          </w:divBdr>
                          <w:divsChild>
                            <w:div w:id="1509978148">
                              <w:marLeft w:val="0"/>
                              <w:marRight w:val="0"/>
                              <w:marTop w:val="30"/>
                              <w:marBottom w:val="30"/>
                              <w:divBdr>
                                <w:top w:val="none" w:sz="0" w:space="0" w:color="auto"/>
                                <w:left w:val="none" w:sz="0" w:space="0" w:color="auto"/>
                                <w:bottom w:val="none" w:sz="0" w:space="0" w:color="auto"/>
                                <w:right w:val="none" w:sz="0" w:space="0" w:color="auto"/>
                              </w:divBdr>
                              <w:divsChild>
                                <w:div w:id="148181887">
                                  <w:marLeft w:val="0"/>
                                  <w:marRight w:val="0"/>
                                  <w:marTop w:val="0"/>
                                  <w:marBottom w:val="0"/>
                                  <w:divBdr>
                                    <w:top w:val="none" w:sz="0" w:space="0" w:color="auto"/>
                                    <w:left w:val="none" w:sz="0" w:space="0" w:color="auto"/>
                                    <w:bottom w:val="none" w:sz="0" w:space="0" w:color="auto"/>
                                    <w:right w:val="none" w:sz="0" w:space="0" w:color="auto"/>
                                  </w:divBdr>
                                  <w:divsChild>
                                    <w:div w:id="2086874779">
                                      <w:marLeft w:val="0"/>
                                      <w:marRight w:val="0"/>
                                      <w:marTop w:val="0"/>
                                      <w:marBottom w:val="0"/>
                                      <w:divBdr>
                                        <w:top w:val="none" w:sz="0" w:space="0" w:color="auto"/>
                                        <w:left w:val="none" w:sz="0" w:space="0" w:color="auto"/>
                                        <w:bottom w:val="none" w:sz="0" w:space="0" w:color="auto"/>
                                        <w:right w:val="none" w:sz="0" w:space="0" w:color="auto"/>
                                      </w:divBdr>
                                    </w:div>
                                  </w:divsChild>
                                </w:div>
                                <w:div w:id="321737636">
                                  <w:marLeft w:val="0"/>
                                  <w:marRight w:val="0"/>
                                  <w:marTop w:val="0"/>
                                  <w:marBottom w:val="0"/>
                                  <w:divBdr>
                                    <w:top w:val="none" w:sz="0" w:space="0" w:color="auto"/>
                                    <w:left w:val="none" w:sz="0" w:space="0" w:color="auto"/>
                                    <w:bottom w:val="none" w:sz="0" w:space="0" w:color="auto"/>
                                    <w:right w:val="none" w:sz="0" w:space="0" w:color="auto"/>
                                  </w:divBdr>
                                  <w:divsChild>
                                    <w:div w:id="11568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17011">
                          <w:marLeft w:val="0"/>
                          <w:marRight w:val="0"/>
                          <w:marTop w:val="0"/>
                          <w:marBottom w:val="0"/>
                          <w:divBdr>
                            <w:top w:val="none" w:sz="0" w:space="0" w:color="auto"/>
                            <w:left w:val="none" w:sz="0" w:space="0" w:color="auto"/>
                            <w:bottom w:val="none" w:sz="0" w:space="0" w:color="auto"/>
                            <w:right w:val="none" w:sz="0" w:space="0" w:color="auto"/>
                          </w:divBdr>
                        </w:div>
                      </w:divsChild>
                    </w:div>
                    <w:div w:id="611520608">
                      <w:marLeft w:val="0"/>
                      <w:marRight w:val="0"/>
                      <w:marTop w:val="0"/>
                      <w:marBottom w:val="0"/>
                      <w:divBdr>
                        <w:top w:val="none" w:sz="0" w:space="0" w:color="auto"/>
                        <w:left w:val="none" w:sz="0" w:space="0" w:color="auto"/>
                        <w:bottom w:val="none" w:sz="0" w:space="0" w:color="auto"/>
                        <w:right w:val="none" w:sz="0" w:space="0" w:color="auto"/>
                      </w:divBdr>
                      <w:divsChild>
                        <w:div w:id="1801533141">
                          <w:marLeft w:val="0"/>
                          <w:marRight w:val="0"/>
                          <w:marTop w:val="0"/>
                          <w:marBottom w:val="0"/>
                          <w:divBdr>
                            <w:top w:val="none" w:sz="0" w:space="0" w:color="auto"/>
                            <w:left w:val="none" w:sz="0" w:space="0" w:color="auto"/>
                            <w:bottom w:val="none" w:sz="0" w:space="0" w:color="auto"/>
                            <w:right w:val="none" w:sz="0" w:space="0" w:color="auto"/>
                          </w:divBdr>
                        </w:div>
                      </w:divsChild>
                    </w:div>
                    <w:div w:id="660350236">
                      <w:marLeft w:val="0"/>
                      <w:marRight w:val="0"/>
                      <w:marTop w:val="0"/>
                      <w:marBottom w:val="0"/>
                      <w:divBdr>
                        <w:top w:val="none" w:sz="0" w:space="0" w:color="auto"/>
                        <w:left w:val="none" w:sz="0" w:space="0" w:color="auto"/>
                        <w:bottom w:val="none" w:sz="0" w:space="0" w:color="auto"/>
                        <w:right w:val="none" w:sz="0" w:space="0" w:color="auto"/>
                      </w:divBdr>
                      <w:divsChild>
                        <w:div w:id="3630051">
                          <w:marLeft w:val="0"/>
                          <w:marRight w:val="0"/>
                          <w:marTop w:val="0"/>
                          <w:marBottom w:val="0"/>
                          <w:divBdr>
                            <w:top w:val="none" w:sz="0" w:space="0" w:color="auto"/>
                            <w:left w:val="none" w:sz="0" w:space="0" w:color="auto"/>
                            <w:bottom w:val="none" w:sz="0" w:space="0" w:color="auto"/>
                            <w:right w:val="none" w:sz="0" w:space="0" w:color="auto"/>
                          </w:divBdr>
                        </w:div>
                        <w:div w:id="997414948">
                          <w:marLeft w:val="0"/>
                          <w:marRight w:val="0"/>
                          <w:marTop w:val="0"/>
                          <w:marBottom w:val="0"/>
                          <w:divBdr>
                            <w:top w:val="none" w:sz="0" w:space="0" w:color="auto"/>
                            <w:left w:val="none" w:sz="0" w:space="0" w:color="auto"/>
                            <w:bottom w:val="none" w:sz="0" w:space="0" w:color="auto"/>
                            <w:right w:val="none" w:sz="0" w:space="0" w:color="auto"/>
                          </w:divBdr>
                          <w:divsChild>
                            <w:div w:id="502012551">
                              <w:marLeft w:val="0"/>
                              <w:marRight w:val="0"/>
                              <w:marTop w:val="30"/>
                              <w:marBottom w:val="30"/>
                              <w:divBdr>
                                <w:top w:val="none" w:sz="0" w:space="0" w:color="auto"/>
                                <w:left w:val="none" w:sz="0" w:space="0" w:color="auto"/>
                                <w:bottom w:val="none" w:sz="0" w:space="0" w:color="auto"/>
                                <w:right w:val="none" w:sz="0" w:space="0" w:color="auto"/>
                              </w:divBdr>
                              <w:divsChild>
                                <w:div w:id="33384713">
                                  <w:marLeft w:val="0"/>
                                  <w:marRight w:val="0"/>
                                  <w:marTop w:val="0"/>
                                  <w:marBottom w:val="0"/>
                                  <w:divBdr>
                                    <w:top w:val="none" w:sz="0" w:space="0" w:color="auto"/>
                                    <w:left w:val="none" w:sz="0" w:space="0" w:color="auto"/>
                                    <w:bottom w:val="none" w:sz="0" w:space="0" w:color="auto"/>
                                    <w:right w:val="none" w:sz="0" w:space="0" w:color="auto"/>
                                  </w:divBdr>
                                  <w:divsChild>
                                    <w:div w:id="1171218349">
                                      <w:marLeft w:val="0"/>
                                      <w:marRight w:val="0"/>
                                      <w:marTop w:val="0"/>
                                      <w:marBottom w:val="0"/>
                                      <w:divBdr>
                                        <w:top w:val="none" w:sz="0" w:space="0" w:color="auto"/>
                                        <w:left w:val="none" w:sz="0" w:space="0" w:color="auto"/>
                                        <w:bottom w:val="none" w:sz="0" w:space="0" w:color="auto"/>
                                        <w:right w:val="none" w:sz="0" w:space="0" w:color="auto"/>
                                      </w:divBdr>
                                    </w:div>
                                  </w:divsChild>
                                </w:div>
                                <w:div w:id="413892461">
                                  <w:marLeft w:val="0"/>
                                  <w:marRight w:val="0"/>
                                  <w:marTop w:val="0"/>
                                  <w:marBottom w:val="0"/>
                                  <w:divBdr>
                                    <w:top w:val="none" w:sz="0" w:space="0" w:color="auto"/>
                                    <w:left w:val="none" w:sz="0" w:space="0" w:color="auto"/>
                                    <w:bottom w:val="none" w:sz="0" w:space="0" w:color="auto"/>
                                    <w:right w:val="none" w:sz="0" w:space="0" w:color="auto"/>
                                  </w:divBdr>
                                  <w:divsChild>
                                    <w:div w:id="45044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703557">
                      <w:marLeft w:val="0"/>
                      <w:marRight w:val="0"/>
                      <w:marTop w:val="0"/>
                      <w:marBottom w:val="0"/>
                      <w:divBdr>
                        <w:top w:val="none" w:sz="0" w:space="0" w:color="auto"/>
                        <w:left w:val="none" w:sz="0" w:space="0" w:color="auto"/>
                        <w:bottom w:val="none" w:sz="0" w:space="0" w:color="auto"/>
                        <w:right w:val="none" w:sz="0" w:space="0" w:color="auto"/>
                      </w:divBdr>
                      <w:divsChild>
                        <w:div w:id="337267795">
                          <w:marLeft w:val="0"/>
                          <w:marRight w:val="0"/>
                          <w:marTop w:val="0"/>
                          <w:marBottom w:val="0"/>
                          <w:divBdr>
                            <w:top w:val="none" w:sz="0" w:space="0" w:color="auto"/>
                            <w:left w:val="none" w:sz="0" w:space="0" w:color="auto"/>
                            <w:bottom w:val="none" w:sz="0" w:space="0" w:color="auto"/>
                            <w:right w:val="none" w:sz="0" w:space="0" w:color="auto"/>
                          </w:divBdr>
                        </w:div>
                      </w:divsChild>
                    </w:div>
                    <w:div w:id="725447382">
                      <w:marLeft w:val="0"/>
                      <w:marRight w:val="0"/>
                      <w:marTop w:val="0"/>
                      <w:marBottom w:val="0"/>
                      <w:divBdr>
                        <w:top w:val="none" w:sz="0" w:space="0" w:color="auto"/>
                        <w:left w:val="none" w:sz="0" w:space="0" w:color="auto"/>
                        <w:bottom w:val="none" w:sz="0" w:space="0" w:color="auto"/>
                        <w:right w:val="none" w:sz="0" w:space="0" w:color="auto"/>
                      </w:divBdr>
                      <w:divsChild>
                        <w:div w:id="201138035">
                          <w:marLeft w:val="0"/>
                          <w:marRight w:val="0"/>
                          <w:marTop w:val="0"/>
                          <w:marBottom w:val="0"/>
                          <w:divBdr>
                            <w:top w:val="none" w:sz="0" w:space="0" w:color="auto"/>
                            <w:left w:val="none" w:sz="0" w:space="0" w:color="auto"/>
                            <w:bottom w:val="none" w:sz="0" w:space="0" w:color="auto"/>
                            <w:right w:val="none" w:sz="0" w:space="0" w:color="auto"/>
                          </w:divBdr>
                          <w:divsChild>
                            <w:div w:id="718360378">
                              <w:marLeft w:val="0"/>
                              <w:marRight w:val="0"/>
                              <w:marTop w:val="30"/>
                              <w:marBottom w:val="30"/>
                              <w:divBdr>
                                <w:top w:val="none" w:sz="0" w:space="0" w:color="auto"/>
                                <w:left w:val="none" w:sz="0" w:space="0" w:color="auto"/>
                                <w:bottom w:val="none" w:sz="0" w:space="0" w:color="auto"/>
                                <w:right w:val="none" w:sz="0" w:space="0" w:color="auto"/>
                              </w:divBdr>
                              <w:divsChild>
                                <w:div w:id="524904700">
                                  <w:marLeft w:val="0"/>
                                  <w:marRight w:val="0"/>
                                  <w:marTop w:val="0"/>
                                  <w:marBottom w:val="0"/>
                                  <w:divBdr>
                                    <w:top w:val="none" w:sz="0" w:space="0" w:color="auto"/>
                                    <w:left w:val="none" w:sz="0" w:space="0" w:color="auto"/>
                                    <w:bottom w:val="none" w:sz="0" w:space="0" w:color="auto"/>
                                    <w:right w:val="none" w:sz="0" w:space="0" w:color="auto"/>
                                  </w:divBdr>
                                  <w:divsChild>
                                    <w:div w:id="507409086">
                                      <w:marLeft w:val="0"/>
                                      <w:marRight w:val="0"/>
                                      <w:marTop w:val="0"/>
                                      <w:marBottom w:val="0"/>
                                      <w:divBdr>
                                        <w:top w:val="none" w:sz="0" w:space="0" w:color="auto"/>
                                        <w:left w:val="none" w:sz="0" w:space="0" w:color="auto"/>
                                        <w:bottom w:val="none" w:sz="0" w:space="0" w:color="auto"/>
                                        <w:right w:val="none" w:sz="0" w:space="0" w:color="auto"/>
                                      </w:divBdr>
                                    </w:div>
                                  </w:divsChild>
                                </w:div>
                                <w:div w:id="1116632105">
                                  <w:marLeft w:val="0"/>
                                  <w:marRight w:val="0"/>
                                  <w:marTop w:val="0"/>
                                  <w:marBottom w:val="0"/>
                                  <w:divBdr>
                                    <w:top w:val="none" w:sz="0" w:space="0" w:color="auto"/>
                                    <w:left w:val="none" w:sz="0" w:space="0" w:color="auto"/>
                                    <w:bottom w:val="none" w:sz="0" w:space="0" w:color="auto"/>
                                    <w:right w:val="none" w:sz="0" w:space="0" w:color="auto"/>
                                  </w:divBdr>
                                  <w:divsChild>
                                    <w:div w:id="81653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4756">
                          <w:marLeft w:val="0"/>
                          <w:marRight w:val="0"/>
                          <w:marTop w:val="0"/>
                          <w:marBottom w:val="0"/>
                          <w:divBdr>
                            <w:top w:val="none" w:sz="0" w:space="0" w:color="auto"/>
                            <w:left w:val="none" w:sz="0" w:space="0" w:color="auto"/>
                            <w:bottom w:val="none" w:sz="0" w:space="0" w:color="auto"/>
                            <w:right w:val="none" w:sz="0" w:space="0" w:color="auto"/>
                          </w:divBdr>
                        </w:div>
                      </w:divsChild>
                    </w:div>
                    <w:div w:id="729226373">
                      <w:marLeft w:val="0"/>
                      <w:marRight w:val="0"/>
                      <w:marTop w:val="0"/>
                      <w:marBottom w:val="0"/>
                      <w:divBdr>
                        <w:top w:val="none" w:sz="0" w:space="0" w:color="auto"/>
                        <w:left w:val="none" w:sz="0" w:space="0" w:color="auto"/>
                        <w:bottom w:val="none" w:sz="0" w:space="0" w:color="auto"/>
                        <w:right w:val="none" w:sz="0" w:space="0" w:color="auto"/>
                      </w:divBdr>
                      <w:divsChild>
                        <w:div w:id="1803300818">
                          <w:marLeft w:val="0"/>
                          <w:marRight w:val="0"/>
                          <w:marTop w:val="0"/>
                          <w:marBottom w:val="0"/>
                          <w:divBdr>
                            <w:top w:val="none" w:sz="0" w:space="0" w:color="auto"/>
                            <w:left w:val="none" w:sz="0" w:space="0" w:color="auto"/>
                            <w:bottom w:val="none" w:sz="0" w:space="0" w:color="auto"/>
                            <w:right w:val="none" w:sz="0" w:space="0" w:color="auto"/>
                          </w:divBdr>
                        </w:div>
                      </w:divsChild>
                    </w:div>
                    <w:div w:id="731662386">
                      <w:marLeft w:val="0"/>
                      <w:marRight w:val="0"/>
                      <w:marTop w:val="0"/>
                      <w:marBottom w:val="0"/>
                      <w:divBdr>
                        <w:top w:val="none" w:sz="0" w:space="0" w:color="auto"/>
                        <w:left w:val="none" w:sz="0" w:space="0" w:color="auto"/>
                        <w:bottom w:val="none" w:sz="0" w:space="0" w:color="auto"/>
                        <w:right w:val="none" w:sz="0" w:space="0" w:color="auto"/>
                      </w:divBdr>
                      <w:divsChild>
                        <w:div w:id="1654992830">
                          <w:marLeft w:val="0"/>
                          <w:marRight w:val="0"/>
                          <w:marTop w:val="0"/>
                          <w:marBottom w:val="0"/>
                          <w:divBdr>
                            <w:top w:val="none" w:sz="0" w:space="0" w:color="auto"/>
                            <w:left w:val="none" w:sz="0" w:space="0" w:color="auto"/>
                            <w:bottom w:val="none" w:sz="0" w:space="0" w:color="auto"/>
                            <w:right w:val="none" w:sz="0" w:space="0" w:color="auto"/>
                          </w:divBdr>
                        </w:div>
                      </w:divsChild>
                    </w:div>
                    <w:div w:id="826628465">
                      <w:marLeft w:val="0"/>
                      <w:marRight w:val="0"/>
                      <w:marTop w:val="0"/>
                      <w:marBottom w:val="0"/>
                      <w:divBdr>
                        <w:top w:val="none" w:sz="0" w:space="0" w:color="auto"/>
                        <w:left w:val="none" w:sz="0" w:space="0" w:color="auto"/>
                        <w:bottom w:val="none" w:sz="0" w:space="0" w:color="auto"/>
                        <w:right w:val="none" w:sz="0" w:space="0" w:color="auto"/>
                      </w:divBdr>
                      <w:divsChild>
                        <w:div w:id="902645546">
                          <w:marLeft w:val="0"/>
                          <w:marRight w:val="0"/>
                          <w:marTop w:val="0"/>
                          <w:marBottom w:val="0"/>
                          <w:divBdr>
                            <w:top w:val="none" w:sz="0" w:space="0" w:color="auto"/>
                            <w:left w:val="none" w:sz="0" w:space="0" w:color="auto"/>
                            <w:bottom w:val="none" w:sz="0" w:space="0" w:color="auto"/>
                            <w:right w:val="none" w:sz="0" w:space="0" w:color="auto"/>
                          </w:divBdr>
                        </w:div>
                      </w:divsChild>
                    </w:div>
                    <w:div w:id="864559647">
                      <w:marLeft w:val="0"/>
                      <w:marRight w:val="0"/>
                      <w:marTop w:val="0"/>
                      <w:marBottom w:val="0"/>
                      <w:divBdr>
                        <w:top w:val="none" w:sz="0" w:space="0" w:color="auto"/>
                        <w:left w:val="none" w:sz="0" w:space="0" w:color="auto"/>
                        <w:bottom w:val="none" w:sz="0" w:space="0" w:color="auto"/>
                        <w:right w:val="none" w:sz="0" w:space="0" w:color="auto"/>
                      </w:divBdr>
                      <w:divsChild>
                        <w:div w:id="652830001">
                          <w:marLeft w:val="0"/>
                          <w:marRight w:val="0"/>
                          <w:marTop w:val="0"/>
                          <w:marBottom w:val="0"/>
                          <w:divBdr>
                            <w:top w:val="none" w:sz="0" w:space="0" w:color="auto"/>
                            <w:left w:val="none" w:sz="0" w:space="0" w:color="auto"/>
                            <w:bottom w:val="none" w:sz="0" w:space="0" w:color="auto"/>
                            <w:right w:val="none" w:sz="0" w:space="0" w:color="auto"/>
                          </w:divBdr>
                        </w:div>
                      </w:divsChild>
                    </w:div>
                    <w:div w:id="908198865">
                      <w:marLeft w:val="0"/>
                      <w:marRight w:val="0"/>
                      <w:marTop w:val="0"/>
                      <w:marBottom w:val="0"/>
                      <w:divBdr>
                        <w:top w:val="none" w:sz="0" w:space="0" w:color="auto"/>
                        <w:left w:val="none" w:sz="0" w:space="0" w:color="auto"/>
                        <w:bottom w:val="none" w:sz="0" w:space="0" w:color="auto"/>
                        <w:right w:val="none" w:sz="0" w:space="0" w:color="auto"/>
                      </w:divBdr>
                      <w:divsChild>
                        <w:div w:id="30036495">
                          <w:marLeft w:val="0"/>
                          <w:marRight w:val="0"/>
                          <w:marTop w:val="0"/>
                          <w:marBottom w:val="0"/>
                          <w:divBdr>
                            <w:top w:val="none" w:sz="0" w:space="0" w:color="auto"/>
                            <w:left w:val="none" w:sz="0" w:space="0" w:color="auto"/>
                            <w:bottom w:val="none" w:sz="0" w:space="0" w:color="auto"/>
                            <w:right w:val="none" w:sz="0" w:space="0" w:color="auto"/>
                          </w:divBdr>
                        </w:div>
                      </w:divsChild>
                    </w:div>
                    <w:div w:id="934023882">
                      <w:marLeft w:val="0"/>
                      <w:marRight w:val="0"/>
                      <w:marTop w:val="0"/>
                      <w:marBottom w:val="0"/>
                      <w:divBdr>
                        <w:top w:val="none" w:sz="0" w:space="0" w:color="auto"/>
                        <w:left w:val="none" w:sz="0" w:space="0" w:color="auto"/>
                        <w:bottom w:val="none" w:sz="0" w:space="0" w:color="auto"/>
                        <w:right w:val="none" w:sz="0" w:space="0" w:color="auto"/>
                      </w:divBdr>
                      <w:divsChild>
                        <w:div w:id="1802772073">
                          <w:marLeft w:val="0"/>
                          <w:marRight w:val="0"/>
                          <w:marTop w:val="0"/>
                          <w:marBottom w:val="0"/>
                          <w:divBdr>
                            <w:top w:val="none" w:sz="0" w:space="0" w:color="auto"/>
                            <w:left w:val="none" w:sz="0" w:space="0" w:color="auto"/>
                            <w:bottom w:val="none" w:sz="0" w:space="0" w:color="auto"/>
                            <w:right w:val="none" w:sz="0" w:space="0" w:color="auto"/>
                          </w:divBdr>
                        </w:div>
                        <w:div w:id="2077320058">
                          <w:marLeft w:val="0"/>
                          <w:marRight w:val="0"/>
                          <w:marTop w:val="0"/>
                          <w:marBottom w:val="0"/>
                          <w:divBdr>
                            <w:top w:val="none" w:sz="0" w:space="0" w:color="auto"/>
                            <w:left w:val="none" w:sz="0" w:space="0" w:color="auto"/>
                            <w:bottom w:val="none" w:sz="0" w:space="0" w:color="auto"/>
                            <w:right w:val="none" w:sz="0" w:space="0" w:color="auto"/>
                          </w:divBdr>
                          <w:divsChild>
                            <w:div w:id="1557350668">
                              <w:marLeft w:val="0"/>
                              <w:marRight w:val="0"/>
                              <w:marTop w:val="30"/>
                              <w:marBottom w:val="30"/>
                              <w:divBdr>
                                <w:top w:val="none" w:sz="0" w:space="0" w:color="auto"/>
                                <w:left w:val="none" w:sz="0" w:space="0" w:color="auto"/>
                                <w:bottom w:val="none" w:sz="0" w:space="0" w:color="auto"/>
                                <w:right w:val="none" w:sz="0" w:space="0" w:color="auto"/>
                              </w:divBdr>
                              <w:divsChild>
                                <w:div w:id="279382431">
                                  <w:marLeft w:val="0"/>
                                  <w:marRight w:val="0"/>
                                  <w:marTop w:val="0"/>
                                  <w:marBottom w:val="0"/>
                                  <w:divBdr>
                                    <w:top w:val="none" w:sz="0" w:space="0" w:color="auto"/>
                                    <w:left w:val="none" w:sz="0" w:space="0" w:color="auto"/>
                                    <w:bottom w:val="none" w:sz="0" w:space="0" w:color="auto"/>
                                    <w:right w:val="none" w:sz="0" w:space="0" w:color="auto"/>
                                  </w:divBdr>
                                  <w:divsChild>
                                    <w:div w:id="1182548693">
                                      <w:marLeft w:val="0"/>
                                      <w:marRight w:val="0"/>
                                      <w:marTop w:val="0"/>
                                      <w:marBottom w:val="0"/>
                                      <w:divBdr>
                                        <w:top w:val="none" w:sz="0" w:space="0" w:color="auto"/>
                                        <w:left w:val="none" w:sz="0" w:space="0" w:color="auto"/>
                                        <w:bottom w:val="none" w:sz="0" w:space="0" w:color="auto"/>
                                        <w:right w:val="none" w:sz="0" w:space="0" w:color="auto"/>
                                      </w:divBdr>
                                    </w:div>
                                  </w:divsChild>
                                </w:div>
                                <w:div w:id="1626083241">
                                  <w:marLeft w:val="0"/>
                                  <w:marRight w:val="0"/>
                                  <w:marTop w:val="0"/>
                                  <w:marBottom w:val="0"/>
                                  <w:divBdr>
                                    <w:top w:val="none" w:sz="0" w:space="0" w:color="auto"/>
                                    <w:left w:val="none" w:sz="0" w:space="0" w:color="auto"/>
                                    <w:bottom w:val="none" w:sz="0" w:space="0" w:color="auto"/>
                                    <w:right w:val="none" w:sz="0" w:space="0" w:color="auto"/>
                                  </w:divBdr>
                                  <w:divsChild>
                                    <w:div w:id="29263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653615">
                      <w:marLeft w:val="0"/>
                      <w:marRight w:val="0"/>
                      <w:marTop w:val="0"/>
                      <w:marBottom w:val="0"/>
                      <w:divBdr>
                        <w:top w:val="none" w:sz="0" w:space="0" w:color="auto"/>
                        <w:left w:val="none" w:sz="0" w:space="0" w:color="auto"/>
                        <w:bottom w:val="none" w:sz="0" w:space="0" w:color="auto"/>
                        <w:right w:val="none" w:sz="0" w:space="0" w:color="auto"/>
                      </w:divBdr>
                      <w:divsChild>
                        <w:div w:id="436414368">
                          <w:marLeft w:val="0"/>
                          <w:marRight w:val="0"/>
                          <w:marTop w:val="0"/>
                          <w:marBottom w:val="0"/>
                          <w:divBdr>
                            <w:top w:val="none" w:sz="0" w:space="0" w:color="auto"/>
                            <w:left w:val="none" w:sz="0" w:space="0" w:color="auto"/>
                            <w:bottom w:val="none" w:sz="0" w:space="0" w:color="auto"/>
                            <w:right w:val="none" w:sz="0" w:space="0" w:color="auto"/>
                          </w:divBdr>
                        </w:div>
                        <w:div w:id="2028864459">
                          <w:marLeft w:val="0"/>
                          <w:marRight w:val="0"/>
                          <w:marTop w:val="0"/>
                          <w:marBottom w:val="0"/>
                          <w:divBdr>
                            <w:top w:val="none" w:sz="0" w:space="0" w:color="auto"/>
                            <w:left w:val="none" w:sz="0" w:space="0" w:color="auto"/>
                            <w:bottom w:val="none" w:sz="0" w:space="0" w:color="auto"/>
                            <w:right w:val="none" w:sz="0" w:space="0" w:color="auto"/>
                          </w:divBdr>
                          <w:divsChild>
                            <w:div w:id="1423985609">
                              <w:marLeft w:val="0"/>
                              <w:marRight w:val="0"/>
                              <w:marTop w:val="30"/>
                              <w:marBottom w:val="30"/>
                              <w:divBdr>
                                <w:top w:val="none" w:sz="0" w:space="0" w:color="auto"/>
                                <w:left w:val="none" w:sz="0" w:space="0" w:color="auto"/>
                                <w:bottom w:val="none" w:sz="0" w:space="0" w:color="auto"/>
                                <w:right w:val="none" w:sz="0" w:space="0" w:color="auto"/>
                              </w:divBdr>
                              <w:divsChild>
                                <w:div w:id="181825779">
                                  <w:marLeft w:val="0"/>
                                  <w:marRight w:val="0"/>
                                  <w:marTop w:val="0"/>
                                  <w:marBottom w:val="0"/>
                                  <w:divBdr>
                                    <w:top w:val="none" w:sz="0" w:space="0" w:color="auto"/>
                                    <w:left w:val="none" w:sz="0" w:space="0" w:color="auto"/>
                                    <w:bottom w:val="none" w:sz="0" w:space="0" w:color="auto"/>
                                    <w:right w:val="none" w:sz="0" w:space="0" w:color="auto"/>
                                  </w:divBdr>
                                  <w:divsChild>
                                    <w:div w:id="1013998973">
                                      <w:marLeft w:val="0"/>
                                      <w:marRight w:val="0"/>
                                      <w:marTop w:val="0"/>
                                      <w:marBottom w:val="0"/>
                                      <w:divBdr>
                                        <w:top w:val="none" w:sz="0" w:space="0" w:color="auto"/>
                                        <w:left w:val="none" w:sz="0" w:space="0" w:color="auto"/>
                                        <w:bottom w:val="none" w:sz="0" w:space="0" w:color="auto"/>
                                        <w:right w:val="none" w:sz="0" w:space="0" w:color="auto"/>
                                      </w:divBdr>
                                    </w:div>
                                  </w:divsChild>
                                </w:div>
                                <w:div w:id="1907106500">
                                  <w:marLeft w:val="0"/>
                                  <w:marRight w:val="0"/>
                                  <w:marTop w:val="0"/>
                                  <w:marBottom w:val="0"/>
                                  <w:divBdr>
                                    <w:top w:val="none" w:sz="0" w:space="0" w:color="auto"/>
                                    <w:left w:val="none" w:sz="0" w:space="0" w:color="auto"/>
                                    <w:bottom w:val="none" w:sz="0" w:space="0" w:color="auto"/>
                                    <w:right w:val="none" w:sz="0" w:space="0" w:color="auto"/>
                                  </w:divBdr>
                                  <w:divsChild>
                                    <w:div w:id="134644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988204">
                      <w:marLeft w:val="0"/>
                      <w:marRight w:val="0"/>
                      <w:marTop w:val="0"/>
                      <w:marBottom w:val="0"/>
                      <w:divBdr>
                        <w:top w:val="none" w:sz="0" w:space="0" w:color="auto"/>
                        <w:left w:val="none" w:sz="0" w:space="0" w:color="auto"/>
                        <w:bottom w:val="none" w:sz="0" w:space="0" w:color="auto"/>
                        <w:right w:val="none" w:sz="0" w:space="0" w:color="auto"/>
                      </w:divBdr>
                      <w:divsChild>
                        <w:div w:id="1076366705">
                          <w:marLeft w:val="0"/>
                          <w:marRight w:val="0"/>
                          <w:marTop w:val="0"/>
                          <w:marBottom w:val="0"/>
                          <w:divBdr>
                            <w:top w:val="none" w:sz="0" w:space="0" w:color="auto"/>
                            <w:left w:val="none" w:sz="0" w:space="0" w:color="auto"/>
                            <w:bottom w:val="none" w:sz="0" w:space="0" w:color="auto"/>
                            <w:right w:val="none" w:sz="0" w:space="0" w:color="auto"/>
                          </w:divBdr>
                        </w:div>
                        <w:div w:id="1301030843">
                          <w:marLeft w:val="0"/>
                          <w:marRight w:val="0"/>
                          <w:marTop w:val="0"/>
                          <w:marBottom w:val="0"/>
                          <w:divBdr>
                            <w:top w:val="none" w:sz="0" w:space="0" w:color="auto"/>
                            <w:left w:val="none" w:sz="0" w:space="0" w:color="auto"/>
                            <w:bottom w:val="none" w:sz="0" w:space="0" w:color="auto"/>
                            <w:right w:val="none" w:sz="0" w:space="0" w:color="auto"/>
                          </w:divBdr>
                          <w:divsChild>
                            <w:div w:id="1919090773">
                              <w:marLeft w:val="0"/>
                              <w:marRight w:val="0"/>
                              <w:marTop w:val="30"/>
                              <w:marBottom w:val="30"/>
                              <w:divBdr>
                                <w:top w:val="none" w:sz="0" w:space="0" w:color="auto"/>
                                <w:left w:val="none" w:sz="0" w:space="0" w:color="auto"/>
                                <w:bottom w:val="none" w:sz="0" w:space="0" w:color="auto"/>
                                <w:right w:val="none" w:sz="0" w:space="0" w:color="auto"/>
                              </w:divBdr>
                              <w:divsChild>
                                <w:div w:id="360866713">
                                  <w:marLeft w:val="0"/>
                                  <w:marRight w:val="0"/>
                                  <w:marTop w:val="0"/>
                                  <w:marBottom w:val="0"/>
                                  <w:divBdr>
                                    <w:top w:val="none" w:sz="0" w:space="0" w:color="auto"/>
                                    <w:left w:val="none" w:sz="0" w:space="0" w:color="auto"/>
                                    <w:bottom w:val="none" w:sz="0" w:space="0" w:color="auto"/>
                                    <w:right w:val="none" w:sz="0" w:space="0" w:color="auto"/>
                                  </w:divBdr>
                                  <w:divsChild>
                                    <w:div w:id="893465000">
                                      <w:marLeft w:val="0"/>
                                      <w:marRight w:val="0"/>
                                      <w:marTop w:val="0"/>
                                      <w:marBottom w:val="0"/>
                                      <w:divBdr>
                                        <w:top w:val="none" w:sz="0" w:space="0" w:color="auto"/>
                                        <w:left w:val="none" w:sz="0" w:space="0" w:color="auto"/>
                                        <w:bottom w:val="none" w:sz="0" w:space="0" w:color="auto"/>
                                        <w:right w:val="none" w:sz="0" w:space="0" w:color="auto"/>
                                      </w:divBdr>
                                    </w:div>
                                  </w:divsChild>
                                </w:div>
                                <w:div w:id="1075476240">
                                  <w:marLeft w:val="0"/>
                                  <w:marRight w:val="0"/>
                                  <w:marTop w:val="0"/>
                                  <w:marBottom w:val="0"/>
                                  <w:divBdr>
                                    <w:top w:val="none" w:sz="0" w:space="0" w:color="auto"/>
                                    <w:left w:val="none" w:sz="0" w:space="0" w:color="auto"/>
                                    <w:bottom w:val="none" w:sz="0" w:space="0" w:color="auto"/>
                                    <w:right w:val="none" w:sz="0" w:space="0" w:color="auto"/>
                                  </w:divBdr>
                                  <w:divsChild>
                                    <w:div w:id="1453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46657">
                      <w:marLeft w:val="0"/>
                      <w:marRight w:val="0"/>
                      <w:marTop w:val="0"/>
                      <w:marBottom w:val="0"/>
                      <w:divBdr>
                        <w:top w:val="none" w:sz="0" w:space="0" w:color="auto"/>
                        <w:left w:val="none" w:sz="0" w:space="0" w:color="auto"/>
                        <w:bottom w:val="none" w:sz="0" w:space="0" w:color="auto"/>
                        <w:right w:val="none" w:sz="0" w:space="0" w:color="auto"/>
                      </w:divBdr>
                      <w:divsChild>
                        <w:div w:id="1006370874">
                          <w:marLeft w:val="0"/>
                          <w:marRight w:val="0"/>
                          <w:marTop w:val="0"/>
                          <w:marBottom w:val="0"/>
                          <w:divBdr>
                            <w:top w:val="none" w:sz="0" w:space="0" w:color="auto"/>
                            <w:left w:val="none" w:sz="0" w:space="0" w:color="auto"/>
                            <w:bottom w:val="none" w:sz="0" w:space="0" w:color="auto"/>
                            <w:right w:val="none" w:sz="0" w:space="0" w:color="auto"/>
                          </w:divBdr>
                        </w:div>
                      </w:divsChild>
                    </w:div>
                    <w:div w:id="1073701771">
                      <w:marLeft w:val="0"/>
                      <w:marRight w:val="0"/>
                      <w:marTop w:val="0"/>
                      <w:marBottom w:val="0"/>
                      <w:divBdr>
                        <w:top w:val="none" w:sz="0" w:space="0" w:color="auto"/>
                        <w:left w:val="none" w:sz="0" w:space="0" w:color="auto"/>
                        <w:bottom w:val="none" w:sz="0" w:space="0" w:color="auto"/>
                        <w:right w:val="none" w:sz="0" w:space="0" w:color="auto"/>
                      </w:divBdr>
                      <w:divsChild>
                        <w:div w:id="134302163">
                          <w:marLeft w:val="0"/>
                          <w:marRight w:val="0"/>
                          <w:marTop w:val="0"/>
                          <w:marBottom w:val="0"/>
                          <w:divBdr>
                            <w:top w:val="none" w:sz="0" w:space="0" w:color="auto"/>
                            <w:left w:val="none" w:sz="0" w:space="0" w:color="auto"/>
                            <w:bottom w:val="none" w:sz="0" w:space="0" w:color="auto"/>
                            <w:right w:val="none" w:sz="0" w:space="0" w:color="auto"/>
                          </w:divBdr>
                        </w:div>
                      </w:divsChild>
                    </w:div>
                    <w:div w:id="1111050661">
                      <w:marLeft w:val="0"/>
                      <w:marRight w:val="0"/>
                      <w:marTop w:val="0"/>
                      <w:marBottom w:val="0"/>
                      <w:divBdr>
                        <w:top w:val="none" w:sz="0" w:space="0" w:color="auto"/>
                        <w:left w:val="none" w:sz="0" w:space="0" w:color="auto"/>
                        <w:bottom w:val="none" w:sz="0" w:space="0" w:color="auto"/>
                        <w:right w:val="none" w:sz="0" w:space="0" w:color="auto"/>
                      </w:divBdr>
                      <w:divsChild>
                        <w:div w:id="861092543">
                          <w:marLeft w:val="0"/>
                          <w:marRight w:val="0"/>
                          <w:marTop w:val="0"/>
                          <w:marBottom w:val="0"/>
                          <w:divBdr>
                            <w:top w:val="none" w:sz="0" w:space="0" w:color="auto"/>
                            <w:left w:val="none" w:sz="0" w:space="0" w:color="auto"/>
                            <w:bottom w:val="none" w:sz="0" w:space="0" w:color="auto"/>
                            <w:right w:val="none" w:sz="0" w:space="0" w:color="auto"/>
                          </w:divBdr>
                        </w:div>
                        <w:div w:id="1434474033">
                          <w:marLeft w:val="0"/>
                          <w:marRight w:val="0"/>
                          <w:marTop w:val="0"/>
                          <w:marBottom w:val="0"/>
                          <w:divBdr>
                            <w:top w:val="none" w:sz="0" w:space="0" w:color="auto"/>
                            <w:left w:val="none" w:sz="0" w:space="0" w:color="auto"/>
                            <w:bottom w:val="none" w:sz="0" w:space="0" w:color="auto"/>
                            <w:right w:val="none" w:sz="0" w:space="0" w:color="auto"/>
                          </w:divBdr>
                          <w:divsChild>
                            <w:div w:id="710107532">
                              <w:marLeft w:val="0"/>
                              <w:marRight w:val="0"/>
                              <w:marTop w:val="30"/>
                              <w:marBottom w:val="30"/>
                              <w:divBdr>
                                <w:top w:val="none" w:sz="0" w:space="0" w:color="auto"/>
                                <w:left w:val="none" w:sz="0" w:space="0" w:color="auto"/>
                                <w:bottom w:val="none" w:sz="0" w:space="0" w:color="auto"/>
                                <w:right w:val="none" w:sz="0" w:space="0" w:color="auto"/>
                              </w:divBdr>
                              <w:divsChild>
                                <w:div w:id="1500000137">
                                  <w:marLeft w:val="0"/>
                                  <w:marRight w:val="0"/>
                                  <w:marTop w:val="0"/>
                                  <w:marBottom w:val="0"/>
                                  <w:divBdr>
                                    <w:top w:val="none" w:sz="0" w:space="0" w:color="auto"/>
                                    <w:left w:val="none" w:sz="0" w:space="0" w:color="auto"/>
                                    <w:bottom w:val="none" w:sz="0" w:space="0" w:color="auto"/>
                                    <w:right w:val="none" w:sz="0" w:space="0" w:color="auto"/>
                                  </w:divBdr>
                                  <w:divsChild>
                                    <w:div w:id="1999652234">
                                      <w:marLeft w:val="0"/>
                                      <w:marRight w:val="0"/>
                                      <w:marTop w:val="0"/>
                                      <w:marBottom w:val="0"/>
                                      <w:divBdr>
                                        <w:top w:val="none" w:sz="0" w:space="0" w:color="auto"/>
                                        <w:left w:val="none" w:sz="0" w:space="0" w:color="auto"/>
                                        <w:bottom w:val="none" w:sz="0" w:space="0" w:color="auto"/>
                                        <w:right w:val="none" w:sz="0" w:space="0" w:color="auto"/>
                                      </w:divBdr>
                                    </w:div>
                                  </w:divsChild>
                                </w:div>
                                <w:div w:id="1612781513">
                                  <w:marLeft w:val="0"/>
                                  <w:marRight w:val="0"/>
                                  <w:marTop w:val="0"/>
                                  <w:marBottom w:val="0"/>
                                  <w:divBdr>
                                    <w:top w:val="none" w:sz="0" w:space="0" w:color="auto"/>
                                    <w:left w:val="none" w:sz="0" w:space="0" w:color="auto"/>
                                    <w:bottom w:val="none" w:sz="0" w:space="0" w:color="auto"/>
                                    <w:right w:val="none" w:sz="0" w:space="0" w:color="auto"/>
                                  </w:divBdr>
                                  <w:divsChild>
                                    <w:div w:id="103785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110683">
                      <w:marLeft w:val="0"/>
                      <w:marRight w:val="0"/>
                      <w:marTop w:val="0"/>
                      <w:marBottom w:val="0"/>
                      <w:divBdr>
                        <w:top w:val="none" w:sz="0" w:space="0" w:color="auto"/>
                        <w:left w:val="none" w:sz="0" w:space="0" w:color="auto"/>
                        <w:bottom w:val="none" w:sz="0" w:space="0" w:color="auto"/>
                        <w:right w:val="none" w:sz="0" w:space="0" w:color="auto"/>
                      </w:divBdr>
                      <w:divsChild>
                        <w:div w:id="852381517">
                          <w:marLeft w:val="0"/>
                          <w:marRight w:val="0"/>
                          <w:marTop w:val="0"/>
                          <w:marBottom w:val="0"/>
                          <w:divBdr>
                            <w:top w:val="none" w:sz="0" w:space="0" w:color="auto"/>
                            <w:left w:val="none" w:sz="0" w:space="0" w:color="auto"/>
                            <w:bottom w:val="none" w:sz="0" w:space="0" w:color="auto"/>
                            <w:right w:val="none" w:sz="0" w:space="0" w:color="auto"/>
                          </w:divBdr>
                          <w:divsChild>
                            <w:div w:id="955284660">
                              <w:marLeft w:val="0"/>
                              <w:marRight w:val="0"/>
                              <w:marTop w:val="30"/>
                              <w:marBottom w:val="30"/>
                              <w:divBdr>
                                <w:top w:val="none" w:sz="0" w:space="0" w:color="auto"/>
                                <w:left w:val="none" w:sz="0" w:space="0" w:color="auto"/>
                                <w:bottom w:val="none" w:sz="0" w:space="0" w:color="auto"/>
                                <w:right w:val="none" w:sz="0" w:space="0" w:color="auto"/>
                              </w:divBdr>
                              <w:divsChild>
                                <w:div w:id="819082912">
                                  <w:marLeft w:val="0"/>
                                  <w:marRight w:val="0"/>
                                  <w:marTop w:val="0"/>
                                  <w:marBottom w:val="0"/>
                                  <w:divBdr>
                                    <w:top w:val="none" w:sz="0" w:space="0" w:color="auto"/>
                                    <w:left w:val="none" w:sz="0" w:space="0" w:color="auto"/>
                                    <w:bottom w:val="none" w:sz="0" w:space="0" w:color="auto"/>
                                    <w:right w:val="none" w:sz="0" w:space="0" w:color="auto"/>
                                  </w:divBdr>
                                  <w:divsChild>
                                    <w:div w:id="2038505739">
                                      <w:marLeft w:val="0"/>
                                      <w:marRight w:val="0"/>
                                      <w:marTop w:val="0"/>
                                      <w:marBottom w:val="0"/>
                                      <w:divBdr>
                                        <w:top w:val="none" w:sz="0" w:space="0" w:color="auto"/>
                                        <w:left w:val="none" w:sz="0" w:space="0" w:color="auto"/>
                                        <w:bottom w:val="none" w:sz="0" w:space="0" w:color="auto"/>
                                        <w:right w:val="none" w:sz="0" w:space="0" w:color="auto"/>
                                      </w:divBdr>
                                    </w:div>
                                  </w:divsChild>
                                </w:div>
                                <w:div w:id="1520581457">
                                  <w:marLeft w:val="0"/>
                                  <w:marRight w:val="0"/>
                                  <w:marTop w:val="0"/>
                                  <w:marBottom w:val="0"/>
                                  <w:divBdr>
                                    <w:top w:val="none" w:sz="0" w:space="0" w:color="auto"/>
                                    <w:left w:val="none" w:sz="0" w:space="0" w:color="auto"/>
                                    <w:bottom w:val="none" w:sz="0" w:space="0" w:color="auto"/>
                                    <w:right w:val="none" w:sz="0" w:space="0" w:color="auto"/>
                                  </w:divBdr>
                                  <w:divsChild>
                                    <w:div w:id="87504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40897">
                          <w:marLeft w:val="0"/>
                          <w:marRight w:val="0"/>
                          <w:marTop w:val="0"/>
                          <w:marBottom w:val="0"/>
                          <w:divBdr>
                            <w:top w:val="none" w:sz="0" w:space="0" w:color="auto"/>
                            <w:left w:val="none" w:sz="0" w:space="0" w:color="auto"/>
                            <w:bottom w:val="none" w:sz="0" w:space="0" w:color="auto"/>
                            <w:right w:val="none" w:sz="0" w:space="0" w:color="auto"/>
                          </w:divBdr>
                        </w:div>
                      </w:divsChild>
                    </w:div>
                    <w:div w:id="1183788465">
                      <w:marLeft w:val="0"/>
                      <w:marRight w:val="0"/>
                      <w:marTop w:val="0"/>
                      <w:marBottom w:val="0"/>
                      <w:divBdr>
                        <w:top w:val="none" w:sz="0" w:space="0" w:color="auto"/>
                        <w:left w:val="none" w:sz="0" w:space="0" w:color="auto"/>
                        <w:bottom w:val="none" w:sz="0" w:space="0" w:color="auto"/>
                        <w:right w:val="none" w:sz="0" w:space="0" w:color="auto"/>
                      </w:divBdr>
                      <w:divsChild>
                        <w:div w:id="1754468942">
                          <w:marLeft w:val="0"/>
                          <w:marRight w:val="0"/>
                          <w:marTop w:val="0"/>
                          <w:marBottom w:val="0"/>
                          <w:divBdr>
                            <w:top w:val="none" w:sz="0" w:space="0" w:color="auto"/>
                            <w:left w:val="none" w:sz="0" w:space="0" w:color="auto"/>
                            <w:bottom w:val="none" w:sz="0" w:space="0" w:color="auto"/>
                            <w:right w:val="none" w:sz="0" w:space="0" w:color="auto"/>
                          </w:divBdr>
                        </w:div>
                      </w:divsChild>
                    </w:div>
                    <w:div w:id="1238905954">
                      <w:marLeft w:val="0"/>
                      <w:marRight w:val="0"/>
                      <w:marTop w:val="0"/>
                      <w:marBottom w:val="0"/>
                      <w:divBdr>
                        <w:top w:val="none" w:sz="0" w:space="0" w:color="auto"/>
                        <w:left w:val="none" w:sz="0" w:space="0" w:color="auto"/>
                        <w:bottom w:val="none" w:sz="0" w:space="0" w:color="auto"/>
                        <w:right w:val="none" w:sz="0" w:space="0" w:color="auto"/>
                      </w:divBdr>
                      <w:divsChild>
                        <w:div w:id="1350567972">
                          <w:marLeft w:val="0"/>
                          <w:marRight w:val="0"/>
                          <w:marTop w:val="0"/>
                          <w:marBottom w:val="0"/>
                          <w:divBdr>
                            <w:top w:val="none" w:sz="0" w:space="0" w:color="auto"/>
                            <w:left w:val="none" w:sz="0" w:space="0" w:color="auto"/>
                            <w:bottom w:val="none" w:sz="0" w:space="0" w:color="auto"/>
                            <w:right w:val="none" w:sz="0" w:space="0" w:color="auto"/>
                          </w:divBdr>
                        </w:div>
                        <w:div w:id="1838761537">
                          <w:marLeft w:val="0"/>
                          <w:marRight w:val="0"/>
                          <w:marTop w:val="0"/>
                          <w:marBottom w:val="0"/>
                          <w:divBdr>
                            <w:top w:val="none" w:sz="0" w:space="0" w:color="auto"/>
                            <w:left w:val="none" w:sz="0" w:space="0" w:color="auto"/>
                            <w:bottom w:val="none" w:sz="0" w:space="0" w:color="auto"/>
                            <w:right w:val="none" w:sz="0" w:space="0" w:color="auto"/>
                          </w:divBdr>
                          <w:divsChild>
                            <w:div w:id="1177765175">
                              <w:marLeft w:val="0"/>
                              <w:marRight w:val="0"/>
                              <w:marTop w:val="30"/>
                              <w:marBottom w:val="30"/>
                              <w:divBdr>
                                <w:top w:val="none" w:sz="0" w:space="0" w:color="auto"/>
                                <w:left w:val="none" w:sz="0" w:space="0" w:color="auto"/>
                                <w:bottom w:val="none" w:sz="0" w:space="0" w:color="auto"/>
                                <w:right w:val="none" w:sz="0" w:space="0" w:color="auto"/>
                              </w:divBdr>
                              <w:divsChild>
                                <w:div w:id="144054003">
                                  <w:marLeft w:val="0"/>
                                  <w:marRight w:val="0"/>
                                  <w:marTop w:val="0"/>
                                  <w:marBottom w:val="0"/>
                                  <w:divBdr>
                                    <w:top w:val="none" w:sz="0" w:space="0" w:color="auto"/>
                                    <w:left w:val="none" w:sz="0" w:space="0" w:color="auto"/>
                                    <w:bottom w:val="none" w:sz="0" w:space="0" w:color="auto"/>
                                    <w:right w:val="none" w:sz="0" w:space="0" w:color="auto"/>
                                  </w:divBdr>
                                  <w:divsChild>
                                    <w:div w:id="706680150">
                                      <w:marLeft w:val="0"/>
                                      <w:marRight w:val="0"/>
                                      <w:marTop w:val="0"/>
                                      <w:marBottom w:val="0"/>
                                      <w:divBdr>
                                        <w:top w:val="none" w:sz="0" w:space="0" w:color="auto"/>
                                        <w:left w:val="none" w:sz="0" w:space="0" w:color="auto"/>
                                        <w:bottom w:val="none" w:sz="0" w:space="0" w:color="auto"/>
                                        <w:right w:val="none" w:sz="0" w:space="0" w:color="auto"/>
                                      </w:divBdr>
                                    </w:div>
                                  </w:divsChild>
                                </w:div>
                                <w:div w:id="1808820085">
                                  <w:marLeft w:val="0"/>
                                  <w:marRight w:val="0"/>
                                  <w:marTop w:val="0"/>
                                  <w:marBottom w:val="0"/>
                                  <w:divBdr>
                                    <w:top w:val="none" w:sz="0" w:space="0" w:color="auto"/>
                                    <w:left w:val="none" w:sz="0" w:space="0" w:color="auto"/>
                                    <w:bottom w:val="none" w:sz="0" w:space="0" w:color="auto"/>
                                    <w:right w:val="none" w:sz="0" w:space="0" w:color="auto"/>
                                  </w:divBdr>
                                  <w:divsChild>
                                    <w:div w:id="3805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867848">
                      <w:marLeft w:val="0"/>
                      <w:marRight w:val="0"/>
                      <w:marTop w:val="0"/>
                      <w:marBottom w:val="0"/>
                      <w:divBdr>
                        <w:top w:val="none" w:sz="0" w:space="0" w:color="auto"/>
                        <w:left w:val="none" w:sz="0" w:space="0" w:color="auto"/>
                        <w:bottom w:val="none" w:sz="0" w:space="0" w:color="auto"/>
                        <w:right w:val="none" w:sz="0" w:space="0" w:color="auto"/>
                      </w:divBdr>
                      <w:divsChild>
                        <w:div w:id="1097095059">
                          <w:marLeft w:val="0"/>
                          <w:marRight w:val="0"/>
                          <w:marTop w:val="0"/>
                          <w:marBottom w:val="0"/>
                          <w:divBdr>
                            <w:top w:val="none" w:sz="0" w:space="0" w:color="auto"/>
                            <w:left w:val="none" w:sz="0" w:space="0" w:color="auto"/>
                            <w:bottom w:val="none" w:sz="0" w:space="0" w:color="auto"/>
                            <w:right w:val="none" w:sz="0" w:space="0" w:color="auto"/>
                          </w:divBdr>
                        </w:div>
                      </w:divsChild>
                    </w:div>
                    <w:div w:id="1305623055">
                      <w:marLeft w:val="0"/>
                      <w:marRight w:val="0"/>
                      <w:marTop w:val="0"/>
                      <w:marBottom w:val="0"/>
                      <w:divBdr>
                        <w:top w:val="none" w:sz="0" w:space="0" w:color="auto"/>
                        <w:left w:val="none" w:sz="0" w:space="0" w:color="auto"/>
                        <w:bottom w:val="none" w:sz="0" w:space="0" w:color="auto"/>
                        <w:right w:val="none" w:sz="0" w:space="0" w:color="auto"/>
                      </w:divBdr>
                      <w:divsChild>
                        <w:div w:id="1538659098">
                          <w:marLeft w:val="0"/>
                          <w:marRight w:val="0"/>
                          <w:marTop w:val="0"/>
                          <w:marBottom w:val="0"/>
                          <w:divBdr>
                            <w:top w:val="none" w:sz="0" w:space="0" w:color="auto"/>
                            <w:left w:val="none" w:sz="0" w:space="0" w:color="auto"/>
                            <w:bottom w:val="none" w:sz="0" w:space="0" w:color="auto"/>
                            <w:right w:val="none" w:sz="0" w:space="0" w:color="auto"/>
                          </w:divBdr>
                        </w:div>
                        <w:div w:id="1548368792">
                          <w:marLeft w:val="0"/>
                          <w:marRight w:val="0"/>
                          <w:marTop w:val="0"/>
                          <w:marBottom w:val="0"/>
                          <w:divBdr>
                            <w:top w:val="none" w:sz="0" w:space="0" w:color="auto"/>
                            <w:left w:val="none" w:sz="0" w:space="0" w:color="auto"/>
                            <w:bottom w:val="none" w:sz="0" w:space="0" w:color="auto"/>
                            <w:right w:val="none" w:sz="0" w:space="0" w:color="auto"/>
                          </w:divBdr>
                          <w:divsChild>
                            <w:div w:id="123932412">
                              <w:marLeft w:val="0"/>
                              <w:marRight w:val="0"/>
                              <w:marTop w:val="30"/>
                              <w:marBottom w:val="30"/>
                              <w:divBdr>
                                <w:top w:val="none" w:sz="0" w:space="0" w:color="auto"/>
                                <w:left w:val="none" w:sz="0" w:space="0" w:color="auto"/>
                                <w:bottom w:val="none" w:sz="0" w:space="0" w:color="auto"/>
                                <w:right w:val="none" w:sz="0" w:space="0" w:color="auto"/>
                              </w:divBdr>
                              <w:divsChild>
                                <w:div w:id="1471365636">
                                  <w:marLeft w:val="0"/>
                                  <w:marRight w:val="0"/>
                                  <w:marTop w:val="0"/>
                                  <w:marBottom w:val="0"/>
                                  <w:divBdr>
                                    <w:top w:val="none" w:sz="0" w:space="0" w:color="auto"/>
                                    <w:left w:val="none" w:sz="0" w:space="0" w:color="auto"/>
                                    <w:bottom w:val="none" w:sz="0" w:space="0" w:color="auto"/>
                                    <w:right w:val="none" w:sz="0" w:space="0" w:color="auto"/>
                                  </w:divBdr>
                                  <w:divsChild>
                                    <w:div w:id="548301577">
                                      <w:marLeft w:val="0"/>
                                      <w:marRight w:val="0"/>
                                      <w:marTop w:val="0"/>
                                      <w:marBottom w:val="0"/>
                                      <w:divBdr>
                                        <w:top w:val="none" w:sz="0" w:space="0" w:color="auto"/>
                                        <w:left w:val="none" w:sz="0" w:space="0" w:color="auto"/>
                                        <w:bottom w:val="none" w:sz="0" w:space="0" w:color="auto"/>
                                        <w:right w:val="none" w:sz="0" w:space="0" w:color="auto"/>
                                      </w:divBdr>
                                    </w:div>
                                  </w:divsChild>
                                </w:div>
                                <w:div w:id="2031298952">
                                  <w:marLeft w:val="0"/>
                                  <w:marRight w:val="0"/>
                                  <w:marTop w:val="0"/>
                                  <w:marBottom w:val="0"/>
                                  <w:divBdr>
                                    <w:top w:val="none" w:sz="0" w:space="0" w:color="auto"/>
                                    <w:left w:val="none" w:sz="0" w:space="0" w:color="auto"/>
                                    <w:bottom w:val="none" w:sz="0" w:space="0" w:color="auto"/>
                                    <w:right w:val="none" w:sz="0" w:space="0" w:color="auto"/>
                                  </w:divBdr>
                                  <w:divsChild>
                                    <w:div w:id="51342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3206">
                      <w:marLeft w:val="0"/>
                      <w:marRight w:val="0"/>
                      <w:marTop w:val="0"/>
                      <w:marBottom w:val="0"/>
                      <w:divBdr>
                        <w:top w:val="none" w:sz="0" w:space="0" w:color="auto"/>
                        <w:left w:val="none" w:sz="0" w:space="0" w:color="auto"/>
                        <w:bottom w:val="none" w:sz="0" w:space="0" w:color="auto"/>
                        <w:right w:val="none" w:sz="0" w:space="0" w:color="auto"/>
                      </w:divBdr>
                      <w:divsChild>
                        <w:div w:id="1995643558">
                          <w:marLeft w:val="0"/>
                          <w:marRight w:val="0"/>
                          <w:marTop w:val="0"/>
                          <w:marBottom w:val="0"/>
                          <w:divBdr>
                            <w:top w:val="none" w:sz="0" w:space="0" w:color="auto"/>
                            <w:left w:val="none" w:sz="0" w:space="0" w:color="auto"/>
                            <w:bottom w:val="none" w:sz="0" w:space="0" w:color="auto"/>
                            <w:right w:val="none" w:sz="0" w:space="0" w:color="auto"/>
                          </w:divBdr>
                        </w:div>
                      </w:divsChild>
                    </w:div>
                    <w:div w:id="1356422733">
                      <w:marLeft w:val="0"/>
                      <w:marRight w:val="0"/>
                      <w:marTop w:val="0"/>
                      <w:marBottom w:val="0"/>
                      <w:divBdr>
                        <w:top w:val="none" w:sz="0" w:space="0" w:color="auto"/>
                        <w:left w:val="none" w:sz="0" w:space="0" w:color="auto"/>
                        <w:bottom w:val="none" w:sz="0" w:space="0" w:color="auto"/>
                        <w:right w:val="none" w:sz="0" w:space="0" w:color="auto"/>
                      </w:divBdr>
                      <w:divsChild>
                        <w:div w:id="1104882223">
                          <w:marLeft w:val="0"/>
                          <w:marRight w:val="0"/>
                          <w:marTop w:val="0"/>
                          <w:marBottom w:val="0"/>
                          <w:divBdr>
                            <w:top w:val="none" w:sz="0" w:space="0" w:color="auto"/>
                            <w:left w:val="none" w:sz="0" w:space="0" w:color="auto"/>
                            <w:bottom w:val="none" w:sz="0" w:space="0" w:color="auto"/>
                            <w:right w:val="none" w:sz="0" w:space="0" w:color="auto"/>
                          </w:divBdr>
                        </w:div>
                      </w:divsChild>
                    </w:div>
                    <w:div w:id="1375040573">
                      <w:marLeft w:val="0"/>
                      <w:marRight w:val="0"/>
                      <w:marTop w:val="0"/>
                      <w:marBottom w:val="0"/>
                      <w:divBdr>
                        <w:top w:val="none" w:sz="0" w:space="0" w:color="auto"/>
                        <w:left w:val="none" w:sz="0" w:space="0" w:color="auto"/>
                        <w:bottom w:val="none" w:sz="0" w:space="0" w:color="auto"/>
                        <w:right w:val="none" w:sz="0" w:space="0" w:color="auto"/>
                      </w:divBdr>
                      <w:divsChild>
                        <w:div w:id="385683101">
                          <w:marLeft w:val="0"/>
                          <w:marRight w:val="0"/>
                          <w:marTop w:val="0"/>
                          <w:marBottom w:val="0"/>
                          <w:divBdr>
                            <w:top w:val="none" w:sz="0" w:space="0" w:color="auto"/>
                            <w:left w:val="none" w:sz="0" w:space="0" w:color="auto"/>
                            <w:bottom w:val="none" w:sz="0" w:space="0" w:color="auto"/>
                            <w:right w:val="none" w:sz="0" w:space="0" w:color="auto"/>
                          </w:divBdr>
                          <w:divsChild>
                            <w:div w:id="2069110403">
                              <w:marLeft w:val="0"/>
                              <w:marRight w:val="0"/>
                              <w:marTop w:val="30"/>
                              <w:marBottom w:val="30"/>
                              <w:divBdr>
                                <w:top w:val="none" w:sz="0" w:space="0" w:color="auto"/>
                                <w:left w:val="none" w:sz="0" w:space="0" w:color="auto"/>
                                <w:bottom w:val="none" w:sz="0" w:space="0" w:color="auto"/>
                                <w:right w:val="none" w:sz="0" w:space="0" w:color="auto"/>
                              </w:divBdr>
                              <w:divsChild>
                                <w:div w:id="812214955">
                                  <w:marLeft w:val="0"/>
                                  <w:marRight w:val="0"/>
                                  <w:marTop w:val="0"/>
                                  <w:marBottom w:val="0"/>
                                  <w:divBdr>
                                    <w:top w:val="none" w:sz="0" w:space="0" w:color="auto"/>
                                    <w:left w:val="none" w:sz="0" w:space="0" w:color="auto"/>
                                    <w:bottom w:val="none" w:sz="0" w:space="0" w:color="auto"/>
                                    <w:right w:val="none" w:sz="0" w:space="0" w:color="auto"/>
                                  </w:divBdr>
                                  <w:divsChild>
                                    <w:div w:id="929464177">
                                      <w:marLeft w:val="0"/>
                                      <w:marRight w:val="0"/>
                                      <w:marTop w:val="0"/>
                                      <w:marBottom w:val="0"/>
                                      <w:divBdr>
                                        <w:top w:val="none" w:sz="0" w:space="0" w:color="auto"/>
                                        <w:left w:val="none" w:sz="0" w:space="0" w:color="auto"/>
                                        <w:bottom w:val="none" w:sz="0" w:space="0" w:color="auto"/>
                                        <w:right w:val="none" w:sz="0" w:space="0" w:color="auto"/>
                                      </w:divBdr>
                                    </w:div>
                                  </w:divsChild>
                                </w:div>
                                <w:div w:id="992218044">
                                  <w:marLeft w:val="0"/>
                                  <w:marRight w:val="0"/>
                                  <w:marTop w:val="0"/>
                                  <w:marBottom w:val="0"/>
                                  <w:divBdr>
                                    <w:top w:val="none" w:sz="0" w:space="0" w:color="auto"/>
                                    <w:left w:val="none" w:sz="0" w:space="0" w:color="auto"/>
                                    <w:bottom w:val="none" w:sz="0" w:space="0" w:color="auto"/>
                                    <w:right w:val="none" w:sz="0" w:space="0" w:color="auto"/>
                                  </w:divBdr>
                                  <w:divsChild>
                                    <w:div w:id="100948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161282">
                          <w:marLeft w:val="0"/>
                          <w:marRight w:val="0"/>
                          <w:marTop w:val="0"/>
                          <w:marBottom w:val="0"/>
                          <w:divBdr>
                            <w:top w:val="none" w:sz="0" w:space="0" w:color="auto"/>
                            <w:left w:val="none" w:sz="0" w:space="0" w:color="auto"/>
                            <w:bottom w:val="none" w:sz="0" w:space="0" w:color="auto"/>
                            <w:right w:val="none" w:sz="0" w:space="0" w:color="auto"/>
                          </w:divBdr>
                        </w:div>
                      </w:divsChild>
                    </w:div>
                    <w:div w:id="1440029041">
                      <w:marLeft w:val="0"/>
                      <w:marRight w:val="0"/>
                      <w:marTop w:val="0"/>
                      <w:marBottom w:val="0"/>
                      <w:divBdr>
                        <w:top w:val="none" w:sz="0" w:space="0" w:color="auto"/>
                        <w:left w:val="none" w:sz="0" w:space="0" w:color="auto"/>
                        <w:bottom w:val="none" w:sz="0" w:space="0" w:color="auto"/>
                        <w:right w:val="none" w:sz="0" w:space="0" w:color="auto"/>
                      </w:divBdr>
                      <w:divsChild>
                        <w:div w:id="117116000">
                          <w:marLeft w:val="0"/>
                          <w:marRight w:val="0"/>
                          <w:marTop w:val="0"/>
                          <w:marBottom w:val="0"/>
                          <w:divBdr>
                            <w:top w:val="none" w:sz="0" w:space="0" w:color="auto"/>
                            <w:left w:val="none" w:sz="0" w:space="0" w:color="auto"/>
                            <w:bottom w:val="none" w:sz="0" w:space="0" w:color="auto"/>
                            <w:right w:val="none" w:sz="0" w:space="0" w:color="auto"/>
                          </w:divBdr>
                        </w:div>
                      </w:divsChild>
                    </w:div>
                    <w:div w:id="1440950370">
                      <w:marLeft w:val="0"/>
                      <w:marRight w:val="0"/>
                      <w:marTop w:val="0"/>
                      <w:marBottom w:val="0"/>
                      <w:divBdr>
                        <w:top w:val="none" w:sz="0" w:space="0" w:color="auto"/>
                        <w:left w:val="none" w:sz="0" w:space="0" w:color="auto"/>
                        <w:bottom w:val="none" w:sz="0" w:space="0" w:color="auto"/>
                        <w:right w:val="none" w:sz="0" w:space="0" w:color="auto"/>
                      </w:divBdr>
                      <w:divsChild>
                        <w:div w:id="1289698724">
                          <w:marLeft w:val="0"/>
                          <w:marRight w:val="0"/>
                          <w:marTop w:val="0"/>
                          <w:marBottom w:val="0"/>
                          <w:divBdr>
                            <w:top w:val="none" w:sz="0" w:space="0" w:color="auto"/>
                            <w:left w:val="none" w:sz="0" w:space="0" w:color="auto"/>
                            <w:bottom w:val="none" w:sz="0" w:space="0" w:color="auto"/>
                            <w:right w:val="none" w:sz="0" w:space="0" w:color="auto"/>
                          </w:divBdr>
                        </w:div>
                      </w:divsChild>
                    </w:div>
                    <w:div w:id="1484616284">
                      <w:marLeft w:val="0"/>
                      <w:marRight w:val="0"/>
                      <w:marTop w:val="0"/>
                      <w:marBottom w:val="0"/>
                      <w:divBdr>
                        <w:top w:val="none" w:sz="0" w:space="0" w:color="auto"/>
                        <w:left w:val="none" w:sz="0" w:space="0" w:color="auto"/>
                        <w:bottom w:val="none" w:sz="0" w:space="0" w:color="auto"/>
                        <w:right w:val="none" w:sz="0" w:space="0" w:color="auto"/>
                      </w:divBdr>
                      <w:divsChild>
                        <w:div w:id="1335109790">
                          <w:marLeft w:val="0"/>
                          <w:marRight w:val="0"/>
                          <w:marTop w:val="0"/>
                          <w:marBottom w:val="0"/>
                          <w:divBdr>
                            <w:top w:val="none" w:sz="0" w:space="0" w:color="auto"/>
                            <w:left w:val="none" w:sz="0" w:space="0" w:color="auto"/>
                            <w:bottom w:val="none" w:sz="0" w:space="0" w:color="auto"/>
                            <w:right w:val="none" w:sz="0" w:space="0" w:color="auto"/>
                          </w:divBdr>
                        </w:div>
                        <w:div w:id="1813716943">
                          <w:marLeft w:val="0"/>
                          <w:marRight w:val="0"/>
                          <w:marTop w:val="0"/>
                          <w:marBottom w:val="0"/>
                          <w:divBdr>
                            <w:top w:val="none" w:sz="0" w:space="0" w:color="auto"/>
                            <w:left w:val="none" w:sz="0" w:space="0" w:color="auto"/>
                            <w:bottom w:val="none" w:sz="0" w:space="0" w:color="auto"/>
                            <w:right w:val="none" w:sz="0" w:space="0" w:color="auto"/>
                          </w:divBdr>
                          <w:divsChild>
                            <w:div w:id="1456019043">
                              <w:marLeft w:val="0"/>
                              <w:marRight w:val="0"/>
                              <w:marTop w:val="30"/>
                              <w:marBottom w:val="30"/>
                              <w:divBdr>
                                <w:top w:val="none" w:sz="0" w:space="0" w:color="auto"/>
                                <w:left w:val="none" w:sz="0" w:space="0" w:color="auto"/>
                                <w:bottom w:val="none" w:sz="0" w:space="0" w:color="auto"/>
                                <w:right w:val="none" w:sz="0" w:space="0" w:color="auto"/>
                              </w:divBdr>
                              <w:divsChild>
                                <w:div w:id="228465858">
                                  <w:marLeft w:val="0"/>
                                  <w:marRight w:val="0"/>
                                  <w:marTop w:val="0"/>
                                  <w:marBottom w:val="0"/>
                                  <w:divBdr>
                                    <w:top w:val="none" w:sz="0" w:space="0" w:color="auto"/>
                                    <w:left w:val="none" w:sz="0" w:space="0" w:color="auto"/>
                                    <w:bottom w:val="none" w:sz="0" w:space="0" w:color="auto"/>
                                    <w:right w:val="none" w:sz="0" w:space="0" w:color="auto"/>
                                  </w:divBdr>
                                  <w:divsChild>
                                    <w:div w:id="1768886073">
                                      <w:marLeft w:val="0"/>
                                      <w:marRight w:val="0"/>
                                      <w:marTop w:val="0"/>
                                      <w:marBottom w:val="0"/>
                                      <w:divBdr>
                                        <w:top w:val="none" w:sz="0" w:space="0" w:color="auto"/>
                                        <w:left w:val="none" w:sz="0" w:space="0" w:color="auto"/>
                                        <w:bottom w:val="none" w:sz="0" w:space="0" w:color="auto"/>
                                        <w:right w:val="none" w:sz="0" w:space="0" w:color="auto"/>
                                      </w:divBdr>
                                    </w:div>
                                  </w:divsChild>
                                </w:div>
                                <w:div w:id="1770155637">
                                  <w:marLeft w:val="0"/>
                                  <w:marRight w:val="0"/>
                                  <w:marTop w:val="0"/>
                                  <w:marBottom w:val="0"/>
                                  <w:divBdr>
                                    <w:top w:val="none" w:sz="0" w:space="0" w:color="auto"/>
                                    <w:left w:val="none" w:sz="0" w:space="0" w:color="auto"/>
                                    <w:bottom w:val="none" w:sz="0" w:space="0" w:color="auto"/>
                                    <w:right w:val="none" w:sz="0" w:space="0" w:color="auto"/>
                                  </w:divBdr>
                                  <w:divsChild>
                                    <w:div w:id="105015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466700">
                      <w:marLeft w:val="0"/>
                      <w:marRight w:val="0"/>
                      <w:marTop w:val="0"/>
                      <w:marBottom w:val="0"/>
                      <w:divBdr>
                        <w:top w:val="none" w:sz="0" w:space="0" w:color="auto"/>
                        <w:left w:val="none" w:sz="0" w:space="0" w:color="auto"/>
                        <w:bottom w:val="none" w:sz="0" w:space="0" w:color="auto"/>
                        <w:right w:val="none" w:sz="0" w:space="0" w:color="auto"/>
                      </w:divBdr>
                      <w:divsChild>
                        <w:div w:id="1862164175">
                          <w:marLeft w:val="0"/>
                          <w:marRight w:val="0"/>
                          <w:marTop w:val="0"/>
                          <w:marBottom w:val="0"/>
                          <w:divBdr>
                            <w:top w:val="none" w:sz="0" w:space="0" w:color="auto"/>
                            <w:left w:val="none" w:sz="0" w:space="0" w:color="auto"/>
                            <w:bottom w:val="none" w:sz="0" w:space="0" w:color="auto"/>
                            <w:right w:val="none" w:sz="0" w:space="0" w:color="auto"/>
                          </w:divBdr>
                        </w:div>
                      </w:divsChild>
                    </w:div>
                    <w:div w:id="1498687662">
                      <w:marLeft w:val="0"/>
                      <w:marRight w:val="0"/>
                      <w:marTop w:val="0"/>
                      <w:marBottom w:val="0"/>
                      <w:divBdr>
                        <w:top w:val="none" w:sz="0" w:space="0" w:color="auto"/>
                        <w:left w:val="none" w:sz="0" w:space="0" w:color="auto"/>
                        <w:bottom w:val="none" w:sz="0" w:space="0" w:color="auto"/>
                        <w:right w:val="none" w:sz="0" w:space="0" w:color="auto"/>
                      </w:divBdr>
                      <w:divsChild>
                        <w:div w:id="1621379319">
                          <w:marLeft w:val="0"/>
                          <w:marRight w:val="0"/>
                          <w:marTop w:val="0"/>
                          <w:marBottom w:val="0"/>
                          <w:divBdr>
                            <w:top w:val="none" w:sz="0" w:space="0" w:color="auto"/>
                            <w:left w:val="none" w:sz="0" w:space="0" w:color="auto"/>
                            <w:bottom w:val="none" w:sz="0" w:space="0" w:color="auto"/>
                            <w:right w:val="none" w:sz="0" w:space="0" w:color="auto"/>
                          </w:divBdr>
                        </w:div>
                        <w:div w:id="2083671301">
                          <w:marLeft w:val="0"/>
                          <w:marRight w:val="0"/>
                          <w:marTop w:val="0"/>
                          <w:marBottom w:val="0"/>
                          <w:divBdr>
                            <w:top w:val="none" w:sz="0" w:space="0" w:color="auto"/>
                            <w:left w:val="none" w:sz="0" w:space="0" w:color="auto"/>
                            <w:bottom w:val="none" w:sz="0" w:space="0" w:color="auto"/>
                            <w:right w:val="none" w:sz="0" w:space="0" w:color="auto"/>
                          </w:divBdr>
                          <w:divsChild>
                            <w:div w:id="511452980">
                              <w:marLeft w:val="0"/>
                              <w:marRight w:val="0"/>
                              <w:marTop w:val="30"/>
                              <w:marBottom w:val="30"/>
                              <w:divBdr>
                                <w:top w:val="none" w:sz="0" w:space="0" w:color="auto"/>
                                <w:left w:val="none" w:sz="0" w:space="0" w:color="auto"/>
                                <w:bottom w:val="none" w:sz="0" w:space="0" w:color="auto"/>
                                <w:right w:val="none" w:sz="0" w:space="0" w:color="auto"/>
                              </w:divBdr>
                              <w:divsChild>
                                <w:div w:id="44381291">
                                  <w:marLeft w:val="0"/>
                                  <w:marRight w:val="0"/>
                                  <w:marTop w:val="0"/>
                                  <w:marBottom w:val="0"/>
                                  <w:divBdr>
                                    <w:top w:val="none" w:sz="0" w:space="0" w:color="auto"/>
                                    <w:left w:val="none" w:sz="0" w:space="0" w:color="auto"/>
                                    <w:bottom w:val="none" w:sz="0" w:space="0" w:color="auto"/>
                                    <w:right w:val="none" w:sz="0" w:space="0" w:color="auto"/>
                                  </w:divBdr>
                                  <w:divsChild>
                                    <w:div w:id="1673022389">
                                      <w:marLeft w:val="0"/>
                                      <w:marRight w:val="0"/>
                                      <w:marTop w:val="0"/>
                                      <w:marBottom w:val="0"/>
                                      <w:divBdr>
                                        <w:top w:val="none" w:sz="0" w:space="0" w:color="auto"/>
                                        <w:left w:val="none" w:sz="0" w:space="0" w:color="auto"/>
                                        <w:bottom w:val="none" w:sz="0" w:space="0" w:color="auto"/>
                                        <w:right w:val="none" w:sz="0" w:space="0" w:color="auto"/>
                                      </w:divBdr>
                                    </w:div>
                                  </w:divsChild>
                                </w:div>
                                <w:div w:id="482820240">
                                  <w:marLeft w:val="0"/>
                                  <w:marRight w:val="0"/>
                                  <w:marTop w:val="0"/>
                                  <w:marBottom w:val="0"/>
                                  <w:divBdr>
                                    <w:top w:val="none" w:sz="0" w:space="0" w:color="auto"/>
                                    <w:left w:val="none" w:sz="0" w:space="0" w:color="auto"/>
                                    <w:bottom w:val="none" w:sz="0" w:space="0" w:color="auto"/>
                                    <w:right w:val="none" w:sz="0" w:space="0" w:color="auto"/>
                                  </w:divBdr>
                                  <w:divsChild>
                                    <w:div w:id="5354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99117">
                      <w:marLeft w:val="0"/>
                      <w:marRight w:val="0"/>
                      <w:marTop w:val="0"/>
                      <w:marBottom w:val="0"/>
                      <w:divBdr>
                        <w:top w:val="none" w:sz="0" w:space="0" w:color="auto"/>
                        <w:left w:val="none" w:sz="0" w:space="0" w:color="auto"/>
                        <w:bottom w:val="none" w:sz="0" w:space="0" w:color="auto"/>
                        <w:right w:val="none" w:sz="0" w:space="0" w:color="auto"/>
                      </w:divBdr>
                      <w:divsChild>
                        <w:div w:id="1768186993">
                          <w:marLeft w:val="0"/>
                          <w:marRight w:val="0"/>
                          <w:marTop w:val="0"/>
                          <w:marBottom w:val="0"/>
                          <w:divBdr>
                            <w:top w:val="none" w:sz="0" w:space="0" w:color="auto"/>
                            <w:left w:val="none" w:sz="0" w:space="0" w:color="auto"/>
                            <w:bottom w:val="none" w:sz="0" w:space="0" w:color="auto"/>
                            <w:right w:val="none" w:sz="0" w:space="0" w:color="auto"/>
                          </w:divBdr>
                        </w:div>
                      </w:divsChild>
                    </w:div>
                    <w:div w:id="1563562719">
                      <w:marLeft w:val="0"/>
                      <w:marRight w:val="0"/>
                      <w:marTop w:val="0"/>
                      <w:marBottom w:val="0"/>
                      <w:divBdr>
                        <w:top w:val="none" w:sz="0" w:space="0" w:color="auto"/>
                        <w:left w:val="none" w:sz="0" w:space="0" w:color="auto"/>
                        <w:bottom w:val="none" w:sz="0" w:space="0" w:color="auto"/>
                        <w:right w:val="none" w:sz="0" w:space="0" w:color="auto"/>
                      </w:divBdr>
                      <w:divsChild>
                        <w:div w:id="239759263">
                          <w:marLeft w:val="0"/>
                          <w:marRight w:val="0"/>
                          <w:marTop w:val="0"/>
                          <w:marBottom w:val="0"/>
                          <w:divBdr>
                            <w:top w:val="none" w:sz="0" w:space="0" w:color="auto"/>
                            <w:left w:val="none" w:sz="0" w:space="0" w:color="auto"/>
                            <w:bottom w:val="none" w:sz="0" w:space="0" w:color="auto"/>
                            <w:right w:val="none" w:sz="0" w:space="0" w:color="auto"/>
                          </w:divBdr>
                        </w:div>
                      </w:divsChild>
                    </w:div>
                    <w:div w:id="1568345325">
                      <w:marLeft w:val="0"/>
                      <w:marRight w:val="0"/>
                      <w:marTop w:val="0"/>
                      <w:marBottom w:val="0"/>
                      <w:divBdr>
                        <w:top w:val="none" w:sz="0" w:space="0" w:color="auto"/>
                        <w:left w:val="none" w:sz="0" w:space="0" w:color="auto"/>
                        <w:bottom w:val="none" w:sz="0" w:space="0" w:color="auto"/>
                        <w:right w:val="none" w:sz="0" w:space="0" w:color="auto"/>
                      </w:divBdr>
                      <w:divsChild>
                        <w:div w:id="1191458736">
                          <w:marLeft w:val="0"/>
                          <w:marRight w:val="0"/>
                          <w:marTop w:val="0"/>
                          <w:marBottom w:val="0"/>
                          <w:divBdr>
                            <w:top w:val="none" w:sz="0" w:space="0" w:color="auto"/>
                            <w:left w:val="none" w:sz="0" w:space="0" w:color="auto"/>
                            <w:bottom w:val="none" w:sz="0" w:space="0" w:color="auto"/>
                            <w:right w:val="none" w:sz="0" w:space="0" w:color="auto"/>
                          </w:divBdr>
                          <w:divsChild>
                            <w:div w:id="375471137">
                              <w:marLeft w:val="0"/>
                              <w:marRight w:val="0"/>
                              <w:marTop w:val="30"/>
                              <w:marBottom w:val="30"/>
                              <w:divBdr>
                                <w:top w:val="none" w:sz="0" w:space="0" w:color="auto"/>
                                <w:left w:val="none" w:sz="0" w:space="0" w:color="auto"/>
                                <w:bottom w:val="none" w:sz="0" w:space="0" w:color="auto"/>
                                <w:right w:val="none" w:sz="0" w:space="0" w:color="auto"/>
                              </w:divBdr>
                              <w:divsChild>
                                <w:div w:id="640961319">
                                  <w:marLeft w:val="0"/>
                                  <w:marRight w:val="0"/>
                                  <w:marTop w:val="0"/>
                                  <w:marBottom w:val="0"/>
                                  <w:divBdr>
                                    <w:top w:val="none" w:sz="0" w:space="0" w:color="auto"/>
                                    <w:left w:val="none" w:sz="0" w:space="0" w:color="auto"/>
                                    <w:bottom w:val="none" w:sz="0" w:space="0" w:color="auto"/>
                                    <w:right w:val="none" w:sz="0" w:space="0" w:color="auto"/>
                                  </w:divBdr>
                                  <w:divsChild>
                                    <w:div w:id="84738546">
                                      <w:marLeft w:val="0"/>
                                      <w:marRight w:val="0"/>
                                      <w:marTop w:val="0"/>
                                      <w:marBottom w:val="0"/>
                                      <w:divBdr>
                                        <w:top w:val="none" w:sz="0" w:space="0" w:color="auto"/>
                                        <w:left w:val="none" w:sz="0" w:space="0" w:color="auto"/>
                                        <w:bottom w:val="none" w:sz="0" w:space="0" w:color="auto"/>
                                        <w:right w:val="none" w:sz="0" w:space="0" w:color="auto"/>
                                      </w:divBdr>
                                    </w:div>
                                  </w:divsChild>
                                </w:div>
                                <w:div w:id="1347444238">
                                  <w:marLeft w:val="0"/>
                                  <w:marRight w:val="0"/>
                                  <w:marTop w:val="0"/>
                                  <w:marBottom w:val="0"/>
                                  <w:divBdr>
                                    <w:top w:val="none" w:sz="0" w:space="0" w:color="auto"/>
                                    <w:left w:val="none" w:sz="0" w:space="0" w:color="auto"/>
                                    <w:bottom w:val="none" w:sz="0" w:space="0" w:color="auto"/>
                                    <w:right w:val="none" w:sz="0" w:space="0" w:color="auto"/>
                                  </w:divBdr>
                                  <w:divsChild>
                                    <w:div w:id="8994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921578">
                          <w:marLeft w:val="0"/>
                          <w:marRight w:val="0"/>
                          <w:marTop w:val="0"/>
                          <w:marBottom w:val="0"/>
                          <w:divBdr>
                            <w:top w:val="none" w:sz="0" w:space="0" w:color="auto"/>
                            <w:left w:val="none" w:sz="0" w:space="0" w:color="auto"/>
                            <w:bottom w:val="none" w:sz="0" w:space="0" w:color="auto"/>
                            <w:right w:val="none" w:sz="0" w:space="0" w:color="auto"/>
                          </w:divBdr>
                        </w:div>
                      </w:divsChild>
                    </w:div>
                    <w:div w:id="1583374811">
                      <w:marLeft w:val="0"/>
                      <w:marRight w:val="0"/>
                      <w:marTop w:val="0"/>
                      <w:marBottom w:val="0"/>
                      <w:divBdr>
                        <w:top w:val="none" w:sz="0" w:space="0" w:color="auto"/>
                        <w:left w:val="none" w:sz="0" w:space="0" w:color="auto"/>
                        <w:bottom w:val="none" w:sz="0" w:space="0" w:color="auto"/>
                        <w:right w:val="none" w:sz="0" w:space="0" w:color="auto"/>
                      </w:divBdr>
                      <w:divsChild>
                        <w:div w:id="1137650907">
                          <w:marLeft w:val="0"/>
                          <w:marRight w:val="0"/>
                          <w:marTop w:val="0"/>
                          <w:marBottom w:val="0"/>
                          <w:divBdr>
                            <w:top w:val="none" w:sz="0" w:space="0" w:color="auto"/>
                            <w:left w:val="none" w:sz="0" w:space="0" w:color="auto"/>
                            <w:bottom w:val="none" w:sz="0" w:space="0" w:color="auto"/>
                            <w:right w:val="none" w:sz="0" w:space="0" w:color="auto"/>
                          </w:divBdr>
                        </w:div>
                      </w:divsChild>
                    </w:div>
                    <w:div w:id="1602060218">
                      <w:marLeft w:val="0"/>
                      <w:marRight w:val="0"/>
                      <w:marTop w:val="0"/>
                      <w:marBottom w:val="0"/>
                      <w:divBdr>
                        <w:top w:val="none" w:sz="0" w:space="0" w:color="auto"/>
                        <w:left w:val="none" w:sz="0" w:space="0" w:color="auto"/>
                        <w:bottom w:val="none" w:sz="0" w:space="0" w:color="auto"/>
                        <w:right w:val="none" w:sz="0" w:space="0" w:color="auto"/>
                      </w:divBdr>
                      <w:divsChild>
                        <w:div w:id="1854957434">
                          <w:marLeft w:val="0"/>
                          <w:marRight w:val="0"/>
                          <w:marTop w:val="0"/>
                          <w:marBottom w:val="0"/>
                          <w:divBdr>
                            <w:top w:val="none" w:sz="0" w:space="0" w:color="auto"/>
                            <w:left w:val="none" w:sz="0" w:space="0" w:color="auto"/>
                            <w:bottom w:val="none" w:sz="0" w:space="0" w:color="auto"/>
                            <w:right w:val="none" w:sz="0" w:space="0" w:color="auto"/>
                          </w:divBdr>
                        </w:div>
                      </w:divsChild>
                    </w:div>
                    <w:div w:id="1709143847">
                      <w:marLeft w:val="0"/>
                      <w:marRight w:val="0"/>
                      <w:marTop w:val="0"/>
                      <w:marBottom w:val="0"/>
                      <w:divBdr>
                        <w:top w:val="none" w:sz="0" w:space="0" w:color="auto"/>
                        <w:left w:val="none" w:sz="0" w:space="0" w:color="auto"/>
                        <w:bottom w:val="none" w:sz="0" w:space="0" w:color="auto"/>
                        <w:right w:val="none" w:sz="0" w:space="0" w:color="auto"/>
                      </w:divBdr>
                      <w:divsChild>
                        <w:div w:id="1804687779">
                          <w:marLeft w:val="0"/>
                          <w:marRight w:val="0"/>
                          <w:marTop w:val="0"/>
                          <w:marBottom w:val="0"/>
                          <w:divBdr>
                            <w:top w:val="none" w:sz="0" w:space="0" w:color="auto"/>
                            <w:left w:val="none" w:sz="0" w:space="0" w:color="auto"/>
                            <w:bottom w:val="none" w:sz="0" w:space="0" w:color="auto"/>
                            <w:right w:val="none" w:sz="0" w:space="0" w:color="auto"/>
                          </w:divBdr>
                        </w:div>
                      </w:divsChild>
                    </w:div>
                    <w:div w:id="1784418413">
                      <w:marLeft w:val="0"/>
                      <w:marRight w:val="0"/>
                      <w:marTop w:val="0"/>
                      <w:marBottom w:val="0"/>
                      <w:divBdr>
                        <w:top w:val="none" w:sz="0" w:space="0" w:color="auto"/>
                        <w:left w:val="none" w:sz="0" w:space="0" w:color="auto"/>
                        <w:bottom w:val="none" w:sz="0" w:space="0" w:color="auto"/>
                        <w:right w:val="none" w:sz="0" w:space="0" w:color="auto"/>
                      </w:divBdr>
                      <w:divsChild>
                        <w:div w:id="277951451">
                          <w:marLeft w:val="0"/>
                          <w:marRight w:val="0"/>
                          <w:marTop w:val="0"/>
                          <w:marBottom w:val="0"/>
                          <w:divBdr>
                            <w:top w:val="none" w:sz="0" w:space="0" w:color="auto"/>
                            <w:left w:val="none" w:sz="0" w:space="0" w:color="auto"/>
                            <w:bottom w:val="none" w:sz="0" w:space="0" w:color="auto"/>
                            <w:right w:val="none" w:sz="0" w:space="0" w:color="auto"/>
                          </w:divBdr>
                          <w:divsChild>
                            <w:div w:id="1435595254">
                              <w:marLeft w:val="0"/>
                              <w:marRight w:val="0"/>
                              <w:marTop w:val="30"/>
                              <w:marBottom w:val="30"/>
                              <w:divBdr>
                                <w:top w:val="none" w:sz="0" w:space="0" w:color="auto"/>
                                <w:left w:val="none" w:sz="0" w:space="0" w:color="auto"/>
                                <w:bottom w:val="none" w:sz="0" w:space="0" w:color="auto"/>
                                <w:right w:val="none" w:sz="0" w:space="0" w:color="auto"/>
                              </w:divBdr>
                              <w:divsChild>
                                <w:div w:id="1056393130">
                                  <w:marLeft w:val="0"/>
                                  <w:marRight w:val="0"/>
                                  <w:marTop w:val="0"/>
                                  <w:marBottom w:val="0"/>
                                  <w:divBdr>
                                    <w:top w:val="none" w:sz="0" w:space="0" w:color="auto"/>
                                    <w:left w:val="none" w:sz="0" w:space="0" w:color="auto"/>
                                    <w:bottom w:val="none" w:sz="0" w:space="0" w:color="auto"/>
                                    <w:right w:val="none" w:sz="0" w:space="0" w:color="auto"/>
                                  </w:divBdr>
                                  <w:divsChild>
                                    <w:div w:id="171649025">
                                      <w:marLeft w:val="0"/>
                                      <w:marRight w:val="0"/>
                                      <w:marTop w:val="0"/>
                                      <w:marBottom w:val="0"/>
                                      <w:divBdr>
                                        <w:top w:val="none" w:sz="0" w:space="0" w:color="auto"/>
                                        <w:left w:val="none" w:sz="0" w:space="0" w:color="auto"/>
                                        <w:bottom w:val="none" w:sz="0" w:space="0" w:color="auto"/>
                                        <w:right w:val="none" w:sz="0" w:space="0" w:color="auto"/>
                                      </w:divBdr>
                                    </w:div>
                                  </w:divsChild>
                                </w:div>
                                <w:div w:id="1834446669">
                                  <w:marLeft w:val="0"/>
                                  <w:marRight w:val="0"/>
                                  <w:marTop w:val="0"/>
                                  <w:marBottom w:val="0"/>
                                  <w:divBdr>
                                    <w:top w:val="none" w:sz="0" w:space="0" w:color="auto"/>
                                    <w:left w:val="none" w:sz="0" w:space="0" w:color="auto"/>
                                    <w:bottom w:val="none" w:sz="0" w:space="0" w:color="auto"/>
                                    <w:right w:val="none" w:sz="0" w:space="0" w:color="auto"/>
                                  </w:divBdr>
                                  <w:divsChild>
                                    <w:div w:id="149857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480694">
                          <w:marLeft w:val="0"/>
                          <w:marRight w:val="0"/>
                          <w:marTop w:val="0"/>
                          <w:marBottom w:val="0"/>
                          <w:divBdr>
                            <w:top w:val="none" w:sz="0" w:space="0" w:color="auto"/>
                            <w:left w:val="none" w:sz="0" w:space="0" w:color="auto"/>
                            <w:bottom w:val="none" w:sz="0" w:space="0" w:color="auto"/>
                            <w:right w:val="none" w:sz="0" w:space="0" w:color="auto"/>
                          </w:divBdr>
                        </w:div>
                      </w:divsChild>
                    </w:div>
                    <w:div w:id="1796561998">
                      <w:marLeft w:val="0"/>
                      <w:marRight w:val="0"/>
                      <w:marTop w:val="0"/>
                      <w:marBottom w:val="0"/>
                      <w:divBdr>
                        <w:top w:val="none" w:sz="0" w:space="0" w:color="auto"/>
                        <w:left w:val="none" w:sz="0" w:space="0" w:color="auto"/>
                        <w:bottom w:val="none" w:sz="0" w:space="0" w:color="auto"/>
                        <w:right w:val="none" w:sz="0" w:space="0" w:color="auto"/>
                      </w:divBdr>
                      <w:divsChild>
                        <w:div w:id="1399016930">
                          <w:marLeft w:val="0"/>
                          <w:marRight w:val="0"/>
                          <w:marTop w:val="0"/>
                          <w:marBottom w:val="0"/>
                          <w:divBdr>
                            <w:top w:val="none" w:sz="0" w:space="0" w:color="auto"/>
                            <w:left w:val="none" w:sz="0" w:space="0" w:color="auto"/>
                            <w:bottom w:val="none" w:sz="0" w:space="0" w:color="auto"/>
                            <w:right w:val="none" w:sz="0" w:space="0" w:color="auto"/>
                          </w:divBdr>
                        </w:div>
                      </w:divsChild>
                    </w:div>
                    <w:div w:id="1851262492">
                      <w:marLeft w:val="0"/>
                      <w:marRight w:val="0"/>
                      <w:marTop w:val="0"/>
                      <w:marBottom w:val="0"/>
                      <w:divBdr>
                        <w:top w:val="none" w:sz="0" w:space="0" w:color="auto"/>
                        <w:left w:val="none" w:sz="0" w:space="0" w:color="auto"/>
                        <w:bottom w:val="none" w:sz="0" w:space="0" w:color="auto"/>
                        <w:right w:val="none" w:sz="0" w:space="0" w:color="auto"/>
                      </w:divBdr>
                      <w:divsChild>
                        <w:div w:id="363988235">
                          <w:marLeft w:val="0"/>
                          <w:marRight w:val="0"/>
                          <w:marTop w:val="0"/>
                          <w:marBottom w:val="0"/>
                          <w:divBdr>
                            <w:top w:val="none" w:sz="0" w:space="0" w:color="auto"/>
                            <w:left w:val="none" w:sz="0" w:space="0" w:color="auto"/>
                            <w:bottom w:val="none" w:sz="0" w:space="0" w:color="auto"/>
                            <w:right w:val="none" w:sz="0" w:space="0" w:color="auto"/>
                          </w:divBdr>
                        </w:div>
                      </w:divsChild>
                    </w:div>
                    <w:div w:id="1869638593">
                      <w:marLeft w:val="0"/>
                      <w:marRight w:val="0"/>
                      <w:marTop w:val="0"/>
                      <w:marBottom w:val="0"/>
                      <w:divBdr>
                        <w:top w:val="none" w:sz="0" w:space="0" w:color="auto"/>
                        <w:left w:val="none" w:sz="0" w:space="0" w:color="auto"/>
                        <w:bottom w:val="none" w:sz="0" w:space="0" w:color="auto"/>
                        <w:right w:val="none" w:sz="0" w:space="0" w:color="auto"/>
                      </w:divBdr>
                      <w:divsChild>
                        <w:div w:id="1094594606">
                          <w:marLeft w:val="0"/>
                          <w:marRight w:val="0"/>
                          <w:marTop w:val="0"/>
                          <w:marBottom w:val="0"/>
                          <w:divBdr>
                            <w:top w:val="none" w:sz="0" w:space="0" w:color="auto"/>
                            <w:left w:val="none" w:sz="0" w:space="0" w:color="auto"/>
                            <w:bottom w:val="none" w:sz="0" w:space="0" w:color="auto"/>
                            <w:right w:val="none" w:sz="0" w:space="0" w:color="auto"/>
                          </w:divBdr>
                        </w:div>
                      </w:divsChild>
                    </w:div>
                    <w:div w:id="1875924409">
                      <w:marLeft w:val="0"/>
                      <w:marRight w:val="0"/>
                      <w:marTop w:val="0"/>
                      <w:marBottom w:val="0"/>
                      <w:divBdr>
                        <w:top w:val="none" w:sz="0" w:space="0" w:color="auto"/>
                        <w:left w:val="none" w:sz="0" w:space="0" w:color="auto"/>
                        <w:bottom w:val="none" w:sz="0" w:space="0" w:color="auto"/>
                        <w:right w:val="none" w:sz="0" w:space="0" w:color="auto"/>
                      </w:divBdr>
                      <w:divsChild>
                        <w:div w:id="2048875629">
                          <w:marLeft w:val="0"/>
                          <w:marRight w:val="0"/>
                          <w:marTop w:val="0"/>
                          <w:marBottom w:val="0"/>
                          <w:divBdr>
                            <w:top w:val="none" w:sz="0" w:space="0" w:color="auto"/>
                            <w:left w:val="none" w:sz="0" w:space="0" w:color="auto"/>
                            <w:bottom w:val="none" w:sz="0" w:space="0" w:color="auto"/>
                            <w:right w:val="none" w:sz="0" w:space="0" w:color="auto"/>
                          </w:divBdr>
                        </w:div>
                      </w:divsChild>
                    </w:div>
                    <w:div w:id="1892963642">
                      <w:marLeft w:val="0"/>
                      <w:marRight w:val="0"/>
                      <w:marTop w:val="0"/>
                      <w:marBottom w:val="0"/>
                      <w:divBdr>
                        <w:top w:val="none" w:sz="0" w:space="0" w:color="auto"/>
                        <w:left w:val="none" w:sz="0" w:space="0" w:color="auto"/>
                        <w:bottom w:val="none" w:sz="0" w:space="0" w:color="auto"/>
                        <w:right w:val="none" w:sz="0" w:space="0" w:color="auto"/>
                      </w:divBdr>
                      <w:divsChild>
                        <w:div w:id="852768695">
                          <w:marLeft w:val="0"/>
                          <w:marRight w:val="0"/>
                          <w:marTop w:val="0"/>
                          <w:marBottom w:val="0"/>
                          <w:divBdr>
                            <w:top w:val="none" w:sz="0" w:space="0" w:color="auto"/>
                            <w:left w:val="none" w:sz="0" w:space="0" w:color="auto"/>
                            <w:bottom w:val="none" w:sz="0" w:space="0" w:color="auto"/>
                            <w:right w:val="none" w:sz="0" w:space="0" w:color="auto"/>
                          </w:divBdr>
                        </w:div>
                      </w:divsChild>
                    </w:div>
                    <w:div w:id="1927373397">
                      <w:marLeft w:val="0"/>
                      <w:marRight w:val="0"/>
                      <w:marTop w:val="0"/>
                      <w:marBottom w:val="0"/>
                      <w:divBdr>
                        <w:top w:val="none" w:sz="0" w:space="0" w:color="auto"/>
                        <w:left w:val="none" w:sz="0" w:space="0" w:color="auto"/>
                        <w:bottom w:val="none" w:sz="0" w:space="0" w:color="auto"/>
                        <w:right w:val="none" w:sz="0" w:space="0" w:color="auto"/>
                      </w:divBdr>
                      <w:divsChild>
                        <w:div w:id="1118454178">
                          <w:marLeft w:val="0"/>
                          <w:marRight w:val="0"/>
                          <w:marTop w:val="0"/>
                          <w:marBottom w:val="0"/>
                          <w:divBdr>
                            <w:top w:val="none" w:sz="0" w:space="0" w:color="auto"/>
                            <w:left w:val="none" w:sz="0" w:space="0" w:color="auto"/>
                            <w:bottom w:val="none" w:sz="0" w:space="0" w:color="auto"/>
                            <w:right w:val="none" w:sz="0" w:space="0" w:color="auto"/>
                          </w:divBdr>
                        </w:div>
                      </w:divsChild>
                    </w:div>
                    <w:div w:id="1931036318">
                      <w:marLeft w:val="0"/>
                      <w:marRight w:val="0"/>
                      <w:marTop w:val="0"/>
                      <w:marBottom w:val="0"/>
                      <w:divBdr>
                        <w:top w:val="none" w:sz="0" w:space="0" w:color="auto"/>
                        <w:left w:val="none" w:sz="0" w:space="0" w:color="auto"/>
                        <w:bottom w:val="none" w:sz="0" w:space="0" w:color="auto"/>
                        <w:right w:val="none" w:sz="0" w:space="0" w:color="auto"/>
                      </w:divBdr>
                      <w:divsChild>
                        <w:div w:id="625046728">
                          <w:marLeft w:val="0"/>
                          <w:marRight w:val="0"/>
                          <w:marTop w:val="0"/>
                          <w:marBottom w:val="0"/>
                          <w:divBdr>
                            <w:top w:val="none" w:sz="0" w:space="0" w:color="auto"/>
                            <w:left w:val="none" w:sz="0" w:space="0" w:color="auto"/>
                            <w:bottom w:val="none" w:sz="0" w:space="0" w:color="auto"/>
                            <w:right w:val="none" w:sz="0" w:space="0" w:color="auto"/>
                          </w:divBdr>
                          <w:divsChild>
                            <w:div w:id="1418020680">
                              <w:marLeft w:val="0"/>
                              <w:marRight w:val="0"/>
                              <w:marTop w:val="30"/>
                              <w:marBottom w:val="30"/>
                              <w:divBdr>
                                <w:top w:val="none" w:sz="0" w:space="0" w:color="auto"/>
                                <w:left w:val="none" w:sz="0" w:space="0" w:color="auto"/>
                                <w:bottom w:val="none" w:sz="0" w:space="0" w:color="auto"/>
                                <w:right w:val="none" w:sz="0" w:space="0" w:color="auto"/>
                              </w:divBdr>
                              <w:divsChild>
                                <w:div w:id="475223408">
                                  <w:marLeft w:val="0"/>
                                  <w:marRight w:val="0"/>
                                  <w:marTop w:val="0"/>
                                  <w:marBottom w:val="0"/>
                                  <w:divBdr>
                                    <w:top w:val="none" w:sz="0" w:space="0" w:color="auto"/>
                                    <w:left w:val="none" w:sz="0" w:space="0" w:color="auto"/>
                                    <w:bottom w:val="none" w:sz="0" w:space="0" w:color="auto"/>
                                    <w:right w:val="none" w:sz="0" w:space="0" w:color="auto"/>
                                  </w:divBdr>
                                  <w:divsChild>
                                    <w:div w:id="1267344754">
                                      <w:marLeft w:val="0"/>
                                      <w:marRight w:val="0"/>
                                      <w:marTop w:val="0"/>
                                      <w:marBottom w:val="0"/>
                                      <w:divBdr>
                                        <w:top w:val="none" w:sz="0" w:space="0" w:color="auto"/>
                                        <w:left w:val="none" w:sz="0" w:space="0" w:color="auto"/>
                                        <w:bottom w:val="none" w:sz="0" w:space="0" w:color="auto"/>
                                        <w:right w:val="none" w:sz="0" w:space="0" w:color="auto"/>
                                      </w:divBdr>
                                    </w:div>
                                  </w:divsChild>
                                </w:div>
                                <w:div w:id="1205604945">
                                  <w:marLeft w:val="0"/>
                                  <w:marRight w:val="0"/>
                                  <w:marTop w:val="0"/>
                                  <w:marBottom w:val="0"/>
                                  <w:divBdr>
                                    <w:top w:val="none" w:sz="0" w:space="0" w:color="auto"/>
                                    <w:left w:val="none" w:sz="0" w:space="0" w:color="auto"/>
                                    <w:bottom w:val="none" w:sz="0" w:space="0" w:color="auto"/>
                                    <w:right w:val="none" w:sz="0" w:space="0" w:color="auto"/>
                                  </w:divBdr>
                                  <w:divsChild>
                                    <w:div w:id="97753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31485">
                          <w:marLeft w:val="0"/>
                          <w:marRight w:val="0"/>
                          <w:marTop w:val="0"/>
                          <w:marBottom w:val="0"/>
                          <w:divBdr>
                            <w:top w:val="none" w:sz="0" w:space="0" w:color="auto"/>
                            <w:left w:val="none" w:sz="0" w:space="0" w:color="auto"/>
                            <w:bottom w:val="none" w:sz="0" w:space="0" w:color="auto"/>
                            <w:right w:val="none" w:sz="0" w:space="0" w:color="auto"/>
                          </w:divBdr>
                        </w:div>
                      </w:divsChild>
                    </w:div>
                    <w:div w:id="1960452217">
                      <w:marLeft w:val="0"/>
                      <w:marRight w:val="0"/>
                      <w:marTop w:val="0"/>
                      <w:marBottom w:val="0"/>
                      <w:divBdr>
                        <w:top w:val="none" w:sz="0" w:space="0" w:color="auto"/>
                        <w:left w:val="none" w:sz="0" w:space="0" w:color="auto"/>
                        <w:bottom w:val="none" w:sz="0" w:space="0" w:color="auto"/>
                        <w:right w:val="none" w:sz="0" w:space="0" w:color="auto"/>
                      </w:divBdr>
                      <w:divsChild>
                        <w:div w:id="687676141">
                          <w:marLeft w:val="0"/>
                          <w:marRight w:val="0"/>
                          <w:marTop w:val="0"/>
                          <w:marBottom w:val="0"/>
                          <w:divBdr>
                            <w:top w:val="none" w:sz="0" w:space="0" w:color="auto"/>
                            <w:left w:val="none" w:sz="0" w:space="0" w:color="auto"/>
                            <w:bottom w:val="none" w:sz="0" w:space="0" w:color="auto"/>
                            <w:right w:val="none" w:sz="0" w:space="0" w:color="auto"/>
                          </w:divBdr>
                          <w:divsChild>
                            <w:div w:id="421613154">
                              <w:marLeft w:val="0"/>
                              <w:marRight w:val="0"/>
                              <w:marTop w:val="30"/>
                              <w:marBottom w:val="30"/>
                              <w:divBdr>
                                <w:top w:val="none" w:sz="0" w:space="0" w:color="auto"/>
                                <w:left w:val="none" w:sz="0" w:space="0" w:color="auto"/>
                                <w:bottom w:val="none" w:sz="0" w:space="0" w:color="auto"/>
                                <w:right w:val="none" w:sz="0" w:space="0" w:color="auto"/>
                              </w:divBdr>
                              <w:divsChild>
                                <w:div w:id="353968223">
                                  <w:marLeft w:val="0"/>
                                  <w:marRight w:val="0"/>
                                  <w:marTop w:val="0"/>
                                  <w:marBottom w:val="0"/>
                                  <w:divBdr>
                                    <w:top w:val="none" w:sz="0" w:space="0" w:color="auto"/>
                                    <w:left w:val="none" w:sz="0" w:space="0" w:color="auto"/>
                                    <w:bottom w:val="none" w:sz="0" w:space="0" w:color="auto"/>
                                    <w:right w:val="none" w:sz="0" w:space="0" w:color="auto"/>
                                  </w:divBdr>
                                  <w:divsChild>
                                    <w:div w:id="25254852">
                                      <w:marLeft w:val="0"/>
                                      <w:marRight w:val="0"/>
                                      <w:marTop w:val="0"/>
                                      <w:marBottom w:val="0"/>
                                      <w:divBdr>
                                        <w:top w:val="none" w:sz="0" w:space="0" w:color="auto"/>
                                        <w:left w:val="none" w:sz="0" w:space="0" w:color="auto"/>
                                        <w:bottom w:val="none" w:sz="0" w:space="0" w:color="auto"/>
                                        <w:right w:val="none" w:sz="0" w:space="0" w:color="auto"/>
                                      </w:divBdr>
                                    </w:div>
                                  </w:divsChild>
                                </w:div>
                                <w:div w:id="1464078547">
                                  <w:marLeft w:val="0"/>
                                  <w:marRight w:val="0"/>
                                  <w:marTop w:val="0"/>
                                  <w:marBottom w:val="0"/>
                                  <w:divBdr>
                                    <w:top w:val="none" w:sz="0" w:space="0" w:color="auto"/>
                                    <w:left w:val="none" w:sz="0" w:space="0" w:color="auto"/>
                                    <w:bottom w:val="none" w:sz="0" w:space="0" w:color="auto"/>
                                    <w:right w:val="none" w:sz="0" w:space="0" w:color="auto"/>
                                  </w:divBdr>
                                  <w:divsChild>
                                    <w:div w:id="49808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993902">
                          <w:marLeft w:val="0"/>
                          <w:marRight w:val="0"/>
                          <w:marTop w:val="0"/>
                          <w:marBottom w:val="0"/>
                          <w:divBdr>
                            <w:top w:val="none" w:sz="0" w:space="0" w:color="auto"/>
                            <w:left w:val="none" w:sz="0" w:space="0" w:color="auto"/>
                            <w:bottom w:val="none" w:sz="0" w:space="0" w:color="auto"/>
                            <w:right w:val="none" w:sz="0" w:space="0" w:color="auto"/>
                          </w:divBdr>
                        </w:div>
                      </w:divsChild>
                    </w:div>
                    <w:div w:id="1964530647">
                      <w:marLeft w:val="0"/>
                      <w:marRight w:val="0"/>
                      <w:marTop w:val="0"/>
                      <w:marBottom w:val="0"/>
                      <w:divBdr>
                        <w:top w:val="none" w:sz="0" w:space="0" w:color="auto"/>
                        <w:left w:val="none" w:sz="0" w:space="0" w:color="auto"/>
                        <w:bottom w:val="none" w:sz="0" w:space="0" w:color="auto"/>
                        <w:right w:val="none" w:sz="0" w:space="0" w:color="auto"/>
                      </w:divBdr>
                      <w:divsChild>
                        <w:div w:id="1168902605">
                          <w:marLeft w:val="0"/>
                          <w:marRight w:val="0"/>
                          <w:marTop w:val="0"/>
                          <w:marBottom w:val="0"/>
                          <w:divBdr>
                            <w:top w:val="none" w:sz="0" w:space="0" w:color="auto"/>
                            <w:left w:val="none" w:sz="0" w:space="0" w:color="auto"/>
                            <w:bottom w:val="none" w:sz="0" w:space="0" w:color="auto"/>
                            <w:right w:val="none" w:sz="0" w:space="0" w:color="auto"/>
                          </w:divBdr>
                        </w:div>
                      </w:divsChild>
                    </w:div>
                    <w:div w:id="2038726167">
                      <w:marLeft w:val="0"/>
                      <w:marRight w:val="0"/>
                      <w:marTop w:val="0"/>
                      <w:marBottom w:val="0"/>
                      <w:divBdr>
                        <w:top w:val="none" w:sz="0" w:space="0" w:color="auto"/>
                        <w:left w:val="none" w:sz="0" w:space="0" w:color="auto"/>
                        <w:bottom w:val="none" w:sz="0" w:space="0" w:color="auto"/>
                        <w:right w:val="none" w:sz="0" w:space="0" w:color="auto"/>
                      </w:divBdr>
                      <w:divsChild>
                        <w:div w:id="497309887">
                          <w:marLeft w:val="0"/>
                          <w:marRight w:val="0"/>
                          <w:marTop w:val="0"/>
                          <w:marBottom w:val="0"/>
                          <w:divBdr>
                            <w:top w:val="none" w:sz="0" w:space="0" w:color="auto"/>
                            <w:left w:val="none" w:sz="0" w:space="0" w:color="auto"/>
                            <w:bottom w:val="none" w:sz="0" w:space="0" w:color="auto"/>
                            <w:right w:val="none" w:sz="0" w:space="0" w:color="auto"/>
                          </w:divBdr>
                          <w:divsChild>
                            <w:div w:id="1869029913">
                              <w:marLeft w:val="0"/>
                              <w:marRight w:val="0"/>
                              <w:marTop w:val="30"/>
                              <w:marBottom w:val="30"/>
                              <w:divBdr>
                                <w:top w:val="none" w:sz="0" w:space="0" w:color="auto"/>
                                <w:left w:val="none" w:sz="0" w:space="0" w:color="auto"/>
                                <w:bottom w:val="none" w:sz="0" w:space="0" w:color="auto"/>
                                <w:right w:val="none" w:sz="0" w:space="0" w:color="auto"/>
                              </w:divBdr>
                              <w:divsChild>
                                <w:div w:id="1550147218">
                                  <w:marLeft w:val="0"/>
                                  <w:marRight w:val="0"/>
                                  <w:marTop w:val="0"/>
                                  <w:marBottom w:val="0"/>
                                  <w:divBdr>
                                    <w:top w:val="none" w:sz="0" w:space="0" w:color="auto"/>
                                    <w:left w:val="none" w:sz="0" w:space="0" w:color="auto"/>
                                    <w:bottom w:val="none" w:sz="0" w:space="0" w:color="auto"/>
                                    <w:right w:val="none" w:sz="0" w:space="0" w:color="auto"/>
                                  </w:divBdr>
                                  <w:divsChild>
                                    <w:div w:id="1489976190">
                                      <w:marLeft w:val="0"/>
                                      <w:marRight w:val="0"/>
                                      <w:marTop w:val="0"/>
                                      <w:marBottom w:val="0"/>
                                      <w:divBdr>
                                        <w:top w:val="none" w:sz="0" w:space="0" w:color="auto"/>
                                        <w:left w:val="none" w:sz="0" w:space="0" w:color="auto"/>
                                        <w:bottom w:val="none" w:sz="0" w:space="0" w:color="auto"/>
                                        <w:right w:val="none" w:sz="0" w:space="0" w:color="auto"/>
                                      </w:divBdr>
                                    </w:div>
                                  </w:divsChild>
                                </w:div>
                                <w:div w:id="1926918184">
                                  <w:marLeft w:val="0"/>
                                  <w:marRight w:val="0"/>
                                  <w:marTop w:val="0"/>
                                  <w:marBottom w:val="0"/>
                                  <w:divBdr>
                                    <w:top w:val="none" w:sz="0" w:space="0" w:color="auto"/>
                                    <w:left w:val="none" w:sz="0" w:space="0" w:color="auto"/>
                                    <w:bottom w:val="none" w:sz="0" w:space="0" w:color="auto"/>
                                    <w:right w:val="none" w:sz="0" w:space="0" w:color="auto"/>
                                  </w:divBdr>
                                  <w:divsChild>
                                    <w:div w:id="16700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232080">
                          <w:marLeft w:val="0"/>
                          <w:marRight w:val="0"/>
                          <w:marTop w:val="0"/>
                          <w:marBottom w:val="0"/>
                          <w:divBdr>
                            <w:top w:val="none" w:sz="0" w:space="0" w:color="auto"/>
                            <w:left w:val="none" w:sz="0" w:space="0" w:color="auto"/>
                            <w:bottom w:val="none" w:sz="0" w:space="0" w:color="auto"/>
                            <w:right w:val="none" w:sz="0" w:space="0" w:color="auto"/>
                          </w:divBdr>
                        </w:div>
                      </w:divsChild>
                    </w:div>
                    <w:div w:id="2063167162">
                      <w:marLeft w:val="0"/>
                      <w:marRight w:val="0"/>
                      <w:marTop w:val="0"/>
                      <w:marBottom w:val="0"/>
                      <w:divBdr>
                        <w:top w:val="none" w:sz="0" w:space="0" w:color="auto"/>
                        <w:left w:val="none" w:sz="0" w:space="0" w:color="auto"/>
                        <w:bottom w:val="none" w:sz="0" w:space="0" w:color="auto"/>
                        <w:right w:val="none" w:sz="0" w:space="0" w:color="auto"/>
                      </w:divBdr>
                      <w:divsChild>
                        <w:div w:id="1567912587">
                          <w:marLeft w:val="0"/>
                          <w:marRight w:val="0"/>
                          <w:marTop w:val="0"/>
                          <w:marBottom w:val="0"/>
                          <w:divBdr>
                            <w:top w:val="none" w:sz="0" w:space="0" w:color="auto"/>
                            <w:left w:val="none" w:sz="0" w:space="0" w:color="auto"/>
                            <w:bottom w:val="none" w:sz="0" w:space="0" w:color="auto"/>
                            <w:right w:val="none" w:sz="0" w:space="0" w:color="auto"/>
                          </w:divBdr>
                        </w:div>
                      </w:divsChild>
                    </w:div>
                    <w:div w:id="2070112440">
                      <w:marLeft w:val="0"/>
                      <w:marRight w:val="0"/>
                      <w:marTop w:val="0"/>
                      <w:marBottom w:val="0"/>
                      <w:divBdr>
                        <w:top w:val="none" w:sz="0" w:space="0" w:color="auto"/>
                        <w:left w:val="none" w:sz="0" w:space="0" w:color="auto"/>
                        <w:bottom w:val="none" w:sz="0" w:space="0" w:color="auto"/>
                        <w:right w:val="none" w:sz="0" w:space="0" w:color="auto"/>
                      </w:divBdr>
                      <w:divsChild>
                        <w:div w:id="2051688436">
                          <w:marLeft w:val="0"/>
                          <w:marRight w:val="0"/>
                          <w:marTop w:val="0"/>
                          <w:marBottom w:val="0"/>
                          <w:divBdr>
                            <w:top w:val="none" w:sz="0" w:space="0" w:color="auto"/>
                            <w:left w:val="none" w:sz="0" w:space="0" w:color="auto"/>
                            <w:bottom w:val="none" w:sz="0" w:space="0" w:color="auto"/>
                            <w:right w:val="none" w:sz="0" w:space="0" w:color="auto"/>
                          </w:divBdr>
                        </w:div>
                      </w:divsChild>
                    </w:div>
                    <w:div w:id="2071802240">
                      <w:marLeft w:val="0"/>
                      <w:marRight w:val="0"/>
                      <w:marTop w:val="0"/>
                      <w:marBottom w:val="0"/>
                      <w:divBdr>
                        <w:top w:val="none" w:sz="0" w:space="0" w:color="auto"/>
                        <w:left w:val="none" w:sz="0" w:space="0" w:color="auto"/>
                        <w:bottom w:val="none" w:sz="0" w:space="0" w:color="auto"/>
                        <w:right w:val="none" w:sz="0" w:space="0" w:color="auto"/>
                      </w:divBdr>
                      <w:divsChild>
                        <w:div w:id="2053771872">
                          <w:marLeft w:val="0"/>
                          <w:marRight w:val="0"/>
                          <w:marTop w:val="0"/>
                          <w:marBottom w:val="0"/>
                          <w:divBdr>
                            <w:top w:val="none" w:sz="0" w:space="0" w:color="auto"/>
                            <w:left w:val="none" w:sz="0" w:space="0" w:color="auto"/>
                            <w:bottom w:val="none" w:sz="0" w:space="0" w:color="auto"/>
                            <w:right w:val="none" w:sz="0" w:space="0" w:color="auto"/>
                          </w:divBdr>
                        </w:div>
                      </w:divsChild>
                    </w:div>
                    <w:div w:id="2127045951">
                      <w:marLeft w:val="0"/>
                      <w:marRight w:val="0"/>
                      <w:marTop w:val="0"/>
                      <w:marBottom w:val="0"/>
                      <w:divBdr>
                        <w:top w:val="none" w:sz="0" w:space="0" w:color="auto"/>
                        <w:left w:val="none" w:sz="0" w:space="0" w:color="auto"/>
                        <w:bottom w:val="none" w:sz="0" w:space="0" w:color="auto"/>
                        <w:right w:val="none" w:sz="0" w:space="0" w:color="auto"/>
                      </w:divBdr>
                      <w:divsChild>
                        <w:div w:id="1049451987">
                          <w:marLeft w:val="0"/>
                          <w:marRight w:val="0"/>
                          <w:marTop w:val="0"/>
                          <w:marBottom w:val="0"/>
                          <w:divBdr>
                            <w:top w:val="none" w:sz="0" w:space="0" w:color="auto"/>
                            <w:left w:val="none" w:sz="0" w:space="0" w:color="auto"/>
                            <w:bottom w:val="none" w:sz="0" w:space="0" w:color="auto"/>
                            <w:right w:val="none" w:sz="0" w:space="0" w:color="auto"/>
                          </w:divBdr>
                        </w:div>
                      </w:divsChild>
                    </w:div>
                    <w:div w:id="2140999724">
                      <w:marLeft w:val="0"/>
                      <w:marRight w:val="0"/>
                      <w:marTop w:val="0"/>
                      <w:marBottom w:val="0"/>
                      <w:divBdr>
                        <w:top w:val="none" w:sz="0" w:space="0" w:color="auto"/>
                        <w:left w:val="none" w:sz="0" w:space="0" w:color="auto"/>
                        <w:bottom w:val="none" w:sz="0" w:space="0" w:color="auto"/>
                        <w:right w:val="none" w:sz="0" w:space="0" w:color="auto"/>
                      </w:divBdr>
                      <w:divsChild>
                        <w:div w:id="10382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78588">
              <w:marLeft w:val="0"/>
              <w:marRight w:val="0"/>
              <w:marTop w:val="0"/>
              <w:marBottom w:val="0"/>
              <w:divBdr>
                <w:top w:val="none" w:sz="0" w:space="0" w:color="auto"/>
                <w:left w:val="none" w:sz="0" w:space="0" w:color="auto"/>
                <w:bottom w:val="none" w:sz="0" w:space="0" w:color="auto"/>
                <w:right w:val="none" w:sz="0" w:space="0" w:color="auto"/>
              </w:divBdr>
            </w:div>
          </w:divsChild>
        </w:div>
        <w:div w:id="591744184">
          <w:marLeft w:val="0"/>
          <w:marRight w:val="0"/>
          <w:marTop w:val="0"/>
          <w:marBottom w:val="0"/>
          <w:divBdr>
            <w:top w:val="none" w:sz="0" w:space="0" w:color="auto"/>
            <w:left w:val="none" w:sz="0" w:space="0" w:color="auto"/>
            <w:bottom w:val="none" w:sz="0" w:space="0" w:color="auto"/>
            <w:right w:val="none" w:sz="0" w:space="0" w:color="auto"/>
          </w:divBdr>
          <w:divsChild>
            <w:div w:id="881208792">
              <w:marLeft w:val="0"/>
              <w:marRight w:val="0"/>
              <w:marTop w:val="0"/>
              <w:marBottom w:val="0"/>
              <w:divBdr>
                <w:top w:val="none" w:sz="0" w:space="0" w:color="auto"/>
                <w:left w:val="none" w:sz="0" w:space="0" w:color="auto"/>
                <w:bottom w:val="none" w:sz="0" w:space="0" w:color="auto"/>
                <w:right w:val="none" w:sz="0" w:space="0" w:color="auto"/>
              </w:divBdr>
              <w:divsChild>
                <w:div w:id="208344434">
                  <w:marLeft w:val="0"/>
                  <w:marRight w:val="0"/>
                  <w:marTop w:val="30"/>
                  <w:marBottom w:val="30"/>
                  <w:divBdr>
                    <w:top w:val="none" w:sz="0" w:space="0" w:color="auto"/>
                    <w:left w:val="none" w:sz="0" w:space="0" w:color="auto"/>
                    <w:bottom w:val="none" w:sz="0" w:space="0" w:color="auto"/>
                    <w:right w:val="none" w:sz="0" w:space="0" w:color="auto"/>
                  </w:divBdr>
                  <w:divsChild>
                    <w:div w:id="470438798">
                      <w:marLeft w:val="0"/>
                      <w:marRight w:val="0"/>
                      <w:marTop w:val="0"/>
                      <w:marBottom w:val="0"/>
                      <w:divBdr>
                        <w:top w:val="none" w:sz="0" w:space="0" w:color="auto"/>
                        <w:left w:val="none" w:sz="0" w:space="0" w:color="auto"/>
                        <w:bottom w:val="none" w:sz="0" w:space="0" w:color="auto"/>
                        <w:right w:val="none" w:sz="0" w:space="0" w:color="auto"/>
                      </w:divBdr>
                      <w:divsChild>
                        <w:div w:id="1553732563">
                          <w:marLeft w:val="0"/>
                          <w:marRight w:val="0"/>
                          <w:marTop w:val="0"/>
                          <w:marBottom w:val="0"/>
                          <w:divBdr>
                            <w:top w:val="none" w:sz="0" w:space="0" w:color="auto"/>
                            <w:left w:val="none" w:sz="0" w:space="0" w:color="auto"/>
                            <w:bottom w:val="none" w:sz="0" w:space="0" w:color="auto"/>
                            <w:right w:val="none" w:sz="0" w:space="0" w:color="auto"/>
                          </w:divBdr>
                        </w:div>
                      </w:divsChild>
                    </w:div>
                    <w:div w:id="1680959164">
                      <w:marLeft w:val="0"/>
                      <w:marRight w:val="0"/>
                      <w:marTop w:val="0"/>
                      <w:marBottom w:val="0"/>
                      <w:divBdr>
                        <w:top w:val="none" w:sz="0" w:space="0" w:color="auto"/>
                        <w:left w:val="none" w:sz="0" w:space="0" w:color="auto"/>
                        <w:bottom w:val="none" w:sz="0" w:space="0" w:color="auto"/>
                        <w:right w:val="none" w:sz="0" w:space="0" w:color="auto"/>
                      </w:divBdr>
                      <w:divsChild>
                        <w:div w:id="161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160429">
              <w:marLeft w:val="0"/>
              <w:marRight w:val="0"/>
              <w:marTop w:val="0"/>
              <w:marBottom w:val="0"/>
              <w:divBdr>
                <w:top w:val="none" w:sz="0" w:space="0" w:color="auto"/>
                <w:left w:val="none" w:sz="0" w:space="0" w:color="auto"/>
                <w:bottom w:val="none" w:sz="0" w:space="0" w:color="auto"/>
                <w:right w:val="none" w:sz="0" w:space="0" w:color="auto"/>
              </w:divBdr>
            </w:div>
          </w:divsChild>
        </w:div>
        <w:div w:id="634525291">
          <w:marLeft w:val="0"/>
          <w:marRight w:val="0"/>
          <w:marTop w:val="0"/>
          <w:marBottom w:val="0"/>
          <w:divBdr>
            <w:top w:val="none" w:sz="0" w:space="0" w:color="auto"/>
            <w:left w:val="none" w:sz="0" w:space="0" w:color="auto"/>
            <w:bottom w:val="none" w:sz="0" w:space="0" w:color="auto"/>
            <w:right w:val="none" w:sz="0" w:space="0" w:color="auto"/>
          </w:divBdr>
          <w:divsChild>
            <w:div w:id="760680440">
              <w:marLeft w:val="0"/>
              <w:marRight w:val="0"/>
              <w:marTop w:val="0"/>
              <w:marBottom w:val="0"/>
              <w:divBdr>
                <w:top w:val="none" w:sz="0" w:space="0" w:color="auto"/>
                <w:left w:val="none" w:sz="0" w:space="0" w:color="auto"/>
                <w:bottom w:val="none" w:sz="0" w:space="0" w:color="auto"/>
                <w:right w:val="none" w:sz="0" w:space="0" w:color="auto"/>
              </w:divBdr>
            </w:div>
          </w:divsChild>
        </w:div>
        <w:div w:id="762073421">
          <w:marLeft w:val="0"/>
          <w:marRight w:val="0"/>
          <w:marTop w:val="0"/>
          <w:marBottom w:val="0"/>
          <w:divBdr>
            <w:top w:val="none" w:sz="0" w:space="0" w:color="auto"/>
            <w:left w:val="none" w:sz="0" w:space="0" w:color="auto"/>
            <w:bottom w:val="none" w:sz="0" w:space="0" w:color="auto"/>
            <w:right w:val="none" w:sz="0" w:space="0" w:color="auto"/>
          </w:divBdr>
          <w:divsChild>
            <w:div w:id="1904293372">
              <w:marLeft w:val="0"/>
              <w:marRight w:val="0"/>
              <w:marTop w:val="0"/>
              <w:marBottom w:val="0"/>
              <w:divBdr>
                <w:top w:val="none" w:sz="0" w:space="0" w:color="auto"/>
                <w:left w:val="none" w:sz="0" w:space="0" w:color="auto"/>
                <w:bottom w:val="none" w:sz="0" w:space="0" w:color="auto"/>
                <w:right w:val="none" w:sz="0" w:space="0" w:color="auto"/>
              </w:divBdr>
            </w:div>
          </w:divsChild>
        </w:div>
        <w:div w:id="1448431734">
          <w:marLeft w:val="0"/>
          <w:marRight w:val="0"/>
          <w:marTop w:val="0"/>
          <w:marBottom w:val="0"/>
          <w:divBdr>
            <w:top w:val="none" w:sz="0" w:space="0" w:color="auto"/>
            <w:left w:val="none" w:sz="0" w:space="0" w:color="auto"/>
            <w:bottom w:val="none" w:sz="0" w:space="0" w:color="auto"/>
            <w:right w:val="none" w:sz="0" w:space="0" w:color="auto"/>
          </w:divBdr>
          <w:divsChild>
            <w:div w:id="1421416148">
              <w:marLeft w:val="0"/>
              <w:marRight w:val="0"/>
              <w:marTop w:val="0"/>
              <w:marBottom w:val="0"/>
              <w:divBdr>
                <w:top w:val="none" w:sz="0" w:space="0" w:color="auto"/>
                <w:left w:val="none" w:sz="0" w:space="0" w:color="auto"/>
                <w:bottom w:val="none" w:sz="0" w:space="0" w:color="auto"/>
                <w:right w:val="none" w:sz="0" w:space="0" w:color="auto"/>
              </w:divBdr>
              <w:divsChild>
                <w:div w:id="1556618518">
                  <w:marLeft w:val="0"/>
                  <w:marRight w:val="0"/>
                  <w:marTop w:val="30"/>
                  <w:marBottom w:val="30"/>
                  <w:divBdr>
                    <w:top w:val="none" w:sz="0" w:space="0" w:color="auto"/>
                    <w:left w:val="none" w:sz="0" w:space="0" w:color="auto"/>
                    <w:bottom w:val="none" w:sz="0" w:space="0" w:color="auto"/>
                    <w:right w:val="none" w:sz="0" w:space="0" w:color="auto"/>
                  </w:divBdr>
                  <w:divsChild>
                    <w:div w:id="225268040">
                      <w:marLeft w:val="0"/>
                      <w:marRight w:val="0"/>
                      <w:marTop w:val="0"/>
                      <w:marBottom w:val="0"/>
                      <w:divBdr>
                        <w:top w:val="none" w:sz="0" w:space="0" w:color="auto"/>
                        <w:left w:val="none" w:sz="0" w:space="0" w:color="auto"/>
                        <w:bottom w:val="none" w:sz="0" w:space="0" w:color="auto"/>
                        <w:right w:val="none" w:sz="0" w:space="0" w:color="auto"/>
                      </w:divBdr>
                      <w:divsChild>
                        <w:div w:id="1135568260">
                          <w:marLeft w:val="0"/>
                          <w:marRight w:val="0"/>
                          <w:marTop w:val="0"/>
                          <w:marBottom w:val="0"/>
                          <w:divBdr>
                            <w:top w:val="none" w:sz="0" w:space="0" w:color="auto"/>
                            <w:left w:val="none" w:sz="0" w:space="0" w:color="auto"/>
                            <w:bottom w:val="none" w:sz="0" w:space="0" w:color="auto"/>
                            <w:right w:val="none" w:sz="0" w:space="0" w:color="auto"/>
                          </w:divBdr>
                        </w:div>
                      </w:divsChild>
                    </w:div>
                    <w:div w:id="830410087">
                      <w:marLeft w:val="0"/>
                      <w:marRight w:val="0"/>
                      <w:marTop w:val="0"/>
                      <w:marBottom w:val="0"/>
                      <w:divBdr>
                        <w:top w:val="none" w:sz="0" w:space="0" w:color="auto"/>
                        <w:left w:val="none" w:sz="0" w:space="0" w:color="auto"/>
                        <w:bottom w:val="none" w:sz="0" w:space="0" w:color="auto"/>
                        <w:right w:val="none" w:sz="0" w:space="0" w:color="auto"/>
                      </w:divBdr>
                      <w:divsChild>
                        <w:div w:id="14524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22144">
              <w:marLeft w:val="0"/>
              <w:marRight w:val="0"/>
              <w:marTop w:val="0"/>
              <w:marBottom w:val="0"/>
              <w:divBdr>
                <w:top w:val="none" w:sz="0" w:space="0" w:color="auto"/>
                <w:left w:val="none" w:sz="0" w:space="0" w:color="auto"/>
                <w:bottom w:val="none" w:sz="0" w:space="0" w:color="auto"/>
                <w:right w:val="none" w:sz="0" w:space="0" w:color="auto"/>
              </w:divBdr>
            </w:div>
          </w:divsChild>
        </w:div>
        <w:div w:id="1926455405">
          <w:marLeft w:val="0"/>
          <w:marRight w:val="0"/>
          <w:marTop w:val="0"/>
          <w:marBottom w:val="0"/>
          <w:divBdr>
            <w:top w:val="none" w:sz="0" w:space="0" w:color="auto"/>
            <w:left w:val="none" w:sz="0" w:space="0" w:color="auto"/>
            <w:bottom w:val="none" w:sz="0" w:space="0" w:color="auto"/>
            <w:right w:val="none" w:sz="0" w:space="0" w:color="auto"/>
          </w:divBdr>
          <w:divsChild>
            <w:div w:id="29144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7518">
      <w:bodyDiv w:val="1"/>
      <w:marLeft w:val="0"/>
      <w:marRight w:val="0"/>
      <w:marTop w:val="0"/>
      <w:marBottom w:val="0"/>
      <w:divBdr>
        <w:top w:val="none" w:sz="0" w:space="0" w:color="auto"/>
        <w:left w:val="none" w:sz="0" w:space="0" w:color="auto"/>
        <w:bottom w:val="none" w:sz="0" w:space="0" w:color="auto"/>
        <w:right w:val="none" w:sz="0" w:space="0" w:color="auto"/>
      </w:divBdr>
      <w:divsChild>
        <w:div w:id="213543410">
          <w:marLeft w:val="0"/>
          <w:marRight w:val="0"/>
          <w:marTop w:val="0"/>
          <w:marBottom w:val="0"/>
          <w:divBdr>
            <w:top w:val="none" w:sz="0" w:space="0" w:color="auto"/>
            <w:left w:val="none" w:sz="0" w:space="0" w:color="auto"/>
            <w:bottom w:val="none" w:sz="0" w:space="0" w:color="auto"/>
            <w:right w:val="none" w:sz="0" w:space="0" w:color="auto"/>
          </w:divBdr>
          <w:divsChild>
            <w:div w:id="2058583946">
              <w:marLeft w:val="0"/>
              <w:marRight w:val="0"/>
              <w:marTop w:val="0"/>
              <w:marBottom w:val="0"/>
              <w:divBdr>
                <w:top w:val="none" w:sz="0" w:space="0" w:color="auto"/>
                <w:left w:val="none" w:sz="0" w:space="0" w:color="auto"/>
                <w:bottom w:val="none" w:sz="0" w:space="0" w:color="auto"/>
                <w:right w:val="none" w:sz="0" w:space="0" w:color="auto"/>
              </w:divBdr>
            </w:div>
          </w:divsChild>
        </w:div>
        <w:div w:id="286156955">
          <w:marLeft w:val="0"/>
          <w:marRight w:val="0"/>
          <w:marTop w:val="0"/>
          <w:marBottom w:val="0"/>
          <w:divBdr>
            <w:top w:val="none" w:sz="0" w:space="0" w:color="auto"/>
            <w:left w:val="none" w:sz="0" w:space="0" w:color="auto"/>
            <w:bottom w:val="none" w:sz="0" w:space="0" w:color="auto"/>
            <w:right w:val="none" w:sz="0" w:space="0" w:color="auto"/>
          </w:divBdr>
          <w:divsChild>
            <w:div w:id="776405956">
              <w:marLeft w:val="0"/>
              <w:marRight w:val="0"/>
              <w:marTop w:val="0"/>
              <w:marBottom w:val="0"/>
              <w:divBdr>
                <w:top w:val="none" w:sz="0" w:space="0" w:color="auto"/>
                <w:left w:val="none" w:sz="0" w:space="0" w:color="auto"/>
                <w:bottom w:val="none" w:sz="0" w:space="0" w:color="auto"/>
                <w:right w:val="none" w:sz="0" w:space="0" w:color="auto"/>
              </w:divBdr>
            </w:div>
          </w:divsChild>
        </w:div>
        <w:div w:id="496968920">
          <w:marLeft w:val="0"/>
          <w:marRight w:val="0"/>
          <w:marTop w:val="0"/>
          <w:marBottom w:val="0"/>
          <w:divBdr>
            <w:top w:val="none" w:sz="0" w:space="0" w:color="auto"/>
            <w:left w:val="none" w:sz="0" w:space="0" w:color="auto"/>
            <w:bottom w:val="none" w:sz="0" w:space="0" w:color="auto"/>
            <w:right w:val="none" w:sz="0" w:space="0" w:color="auto"/>
          </w:divBdr>
          <w:divsChild>
            <w:div w:id="373313192">
              <w:marLeft w:val="0"/>
              <w:marRight w:val="0"/>
              <w:marTop w:val="0"/>
              <w:marBottom w:val="0"/>
              <w:divBdr>
                <w:top w:val="none" w:sz="0" w:space="0" w:color="auto"/>
                <w:left w:val="none" w:sz="0" w:space="0" w:color="auto"/>
                <w:bottom w:val="none" w:sz="0" w:space="0" w:color="auto"/>
                <w:right w:val="none" w:sz="0" w:space="0" w:color="auto"/>
              </w:divBdr>
            </w:div>
          </w:divsChild>
        </w:div>
        <w:div w:id="837573848">
          <w:marLeft w:val="0"/>
          <w:marRight w:val="0"/>
          <w:marTop w:val="0"/>
          <w:marBottom w:val="0"/>
          <w:divBdr>
            <w:top w:val="none" w:sz="0" w:space="0" w:color="auto"/>
            <w:left w:val="none" w:sz="0" w:space="0" w:color="auto"/>
            <w:bottom w:val="none" w:sz="0" w:space="0" w:color="auto"/>
            <w:right w:val="none" w:sz="0" w:space="0" w:color="auto"/>
          </w:divBdr>
          <w:divsChild>
            <w:div w:id="118379404">
              <w:marLeft w:val="0"/>
              <w:marRight w:val="0"/>
              <w:marTop w:val="0"/>
              <w:marBottom w:val="0"/>
              <w:divBdr>
                <w:top w:val="none" w:sz="0" w:space="0" w:color="auto"/>
                <w:left w:val="none" w:sz="0" w:space="0" w:color="auto"/>
                <w:bottom w:val="none" w:sz="0" w:space="0" w:color="auto"/>
                <w:right w:val="none" w:sz="0" w:space="0" w:color="auto"/>
              </w:divBdr>
              <w:divsChild>
                <w:div w:id="287204739">
                  <w:marLeft w:val="0"/>
                  <w:marRight w:val="0"/>
                  <w:marTop w:val="30"/>
                  <w:marBottom w:val="30"/>
                  <w:divBdr>
                    <w:top w:val="none" w:sz="0" w:space="0" w:color="auto"/>
                    <w:left w:val="none" w:sz="0" w:space="0" w:color="auto"/>
                    <w:bottom w:val="none" w:sz="0" w:space="0" w:color="auto"/>
                    <w:right w:val="none" w:sz="0" w:space="0" w:color="auto"/>
                  </w:divBdr>
                  <w:divsChild>
                    <w:div w:id="1280186760">
                      <w:marLeft w:val="0"/>
                      <w:marRight w:val="0"/>
                      <w:marTop w:val="0"/>
                      <w:marBottom w:val="0"/>
                      <w:divBdr>
                        <w:top w:val="none" w:sz="0" w:space="0" w:color="auto"/>
                        <w:left w:val="none" w:sz="0" w:space="0" w:color="auto"/>
                        <w:bottom w:val="none" w:sz="0" w:space="0" w:color="auto"/>
                        <w:right w:val="none" w:sz="0" w:space="0" w:color="auto"/>
                      </w:divBdr>
                      <w:divsChild>
                        <w:div w:id="270863463">
                          <w:marLeft w:val="0"/>
                          <w:marRight w:val="0"/>
                          <w:marTop w:val="0"/>
                          <w:marBottom w:val="0"/>
                          <w:divBdr>
                            <w:top w:val="none" w:sz="0" w:space="0" w:color="auto"/>
                            <w:left w:val="none" w:sz="0" w:space="0" w:color="auto"/>
                            <w:bottom w:val="none" w:sz="0" w:space="0" w:color="auto"/>
                            <w:right w:val="none" w:sz="0" w:space="0" w:color="auto"/>
                          </w:divBdr>
                        </w:div>
                      </w:divsChild>
                    </w:div>
                    <w:div w:id="2038894193">
                      <w:marLeft w:val="0"/>
                      <w:marRight w:val="0"/>
                      <w:marTop w:val="0"/>
                      <w:marBottom w:val="0"/>
                      <w:divBdr>
                        <w:top w:val="none" w:sz="0" w:space="0" w:color="auto"/>
                        <w:left w:val="none" w:sz="0" w:space="0" w:color="auto"/>
                        <w:bottom w:val="none" w:sz="0" w:space="0" w:color="auto"/>
                        <w:right w:val="none" w:sz="0" w:space="0" w:color="auto"/>
                      </w:divBdr>
                      <w:divsChild>
                        <w:div w:id="6872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927449">
              <w:marLeft w:val="0"/>
              <w:marRight w:val="0"/>
              <w:marTop w:val="0"/>
              <w:marBottom w:val="0"/>
              <w:divBdr>
                <w:top w:val="none" w:sz="0" w:space="0" w:color="auto"/>
                <w:left w:val="none" w:sz="0" w:space="0" w:color="auto"/>
                <w:bottom w:val="none" w:sz="0" w:space="0" w:color="auto"/>
                <w:right w:val="none" w:sz="0" w:space="0" w:color="auto"/>
              </w:divBdr>
            </w:div>
          </w:divsChild>
        </w:div>
        <w:div w:id="1126654480">
          <w:marLeft w:val="0"/>
          <w:marRight w:val="0"/>
          <w:marTop w:val="0"/>
          <w:marBottom w:val="0"/>
          <w:divBdr>
            <w:top w:val="none" w:sz="0" w:space="0" w:color="auto"/>
            <w:left w:val="none" w:sz="0" w:space="0" w:color="auto"/>
            <w:bottom w:val="none" w:sz="0" w:space="0" w:color="auto"/>
            <w:right w:val="none" w:sz="0" w:space="0" w:color="auto"/>
          </w:divBdr>
          <w:divsChild>
            <w:div w:id="170068694">
              <w:marLeft w:val="0"/>
              <w:marRight w:val="0"/>
              <w:marTop w:val="0"/>
              <w:marBottom w:val="0"/>
              <w:divBdr>
                <w:top w:val="none" w:sz="0" w:space="0" w:color="auto"/>
                <w:left w:val="none" w:sz="0" w:space="0" w:color="auto"/>
                <w:bottom w:val="none" w:sz="0" w:space="0" w:color="auto"/>
                <w:right w:val="none" w:sz="0" w:space="0" w:color="auto"/>
              </w:divBdr>
            </w:div>
          </w:divsChild>
        </w:div>
        <w:div w:id="1244801848">
          <w:marLeft w:val="0"/>
          <w:marRight w:val="0"/>
          <w:marTop w:val="0"/>
          <w:marBottom w:val="0"/>
          <w:divBdr>
            <w:top w:val="none" w:sz="0" w:space="0" w:color="auto"/>
            <w:left w:val="none" w:sz="0" w:space="0" w:color="auto"/>
            <w:bottom w:val="none" w:sz="0" w:space="0" w:color="auto"/>
            <w:right w:val="none" w:sz="0" w:space="0" w:color="auto"/>
          </w:divBdr>
          <w:divsChild>
            <w:div w:id="1612124557">
              <w:marLeft w:val="0"/>
              <w:marRight w:val="0"/>
              <w:marTop w:val="0"/>
              <w:marBottom w:val="0"/>
              <w:divBdr>
                <w:top w:val="none" w:sz="0" w:space="0" w:color="auto"/>
                <w:left w:val="none" w:sz="0" w:space="0" w:color="auto"/>
                <w:bottom w:val="none" w:sz="0" w:space="0" w:color="auto"/>
                <w:right w:val="none" w:sz="0" w:space="0" w:color="auto"/>
              </w:divBdr>
            </w:div>
          </w:divsChild>
        </w:div>
        <w:div w:id="1491679731">
          <w:marLeft w:val="0"/>
          <w:marRight w:val="0"/>
          <w:marTop w:val="0"/>
          <w:marBottom w:val="0"/>
          <w:divBdr>
            <w:top w:val="none" w:sz="0" w:space="0" w:color="auto"/>
            <w:left w:val="none" w:sz="0" w:space="0" w:color="auto"/>
            <w:bottom w:val="none" w:sz="0" w:space="0" w:color="auto"/>
            <w:right w:val="none" w:sz="0" w:space="0" w:color="auto"/>
          </w:divBdr>
          <w:divsChild>
            <w:div w:id="451829102">
              <w:marLeft w:val="0"/>
              <w:marRight w:val="0"/>
              <w:marTop w:val="0"/>
              <w:marBottom w:val="0"/>
              <w:divBdr>
                <w:top w:val="none" w:sz="0" w:space="0" w:color="auto"/>
                <w:left w:val="none" w:sz="0" w:space="0" w:color="auto"/>
                <w:bottom w:val="none" w:sz="0" w:space="0" w:color="auto"/>
                <w:right w:val="none" w:sz="0" w:space="0" w:color="auto"/>
              </w:divBdr>
            </w:div>
            <w:div w:id="549152672">
              <w:marLeft w:val="0"/>
              <w:marRight w:val="0"/>
              <w:marTop w:val="0"/>
              <w:marBottom w:val="0"/>
              <w:divBdr>
                <w:top w:val="none" w:sz="0" w:space="0" w:color="auto"/>
                <w:left w:val="none" w:sz="0" w:space="0" w:color="auto"/>
                <w:bottom w:val="none" w:sz="0" w:space="0" w:color="auto"/>
                <w:right w:val="none" w:sz="0" w:space="0" w:color="auto"/>
              </w:divBdr>
              <w:divsChild>
                <w:div w:id="1696925597">
                  <w:marLeft w:val="0"/>
                  <w:marRight w:val="0"/>
                  <w:marTop w:val="30"/>
                  <w:marBottom w:val="30"/>
                  <w:divBdr>
                    <w:top w:val="none" w:sz="0" w:space="0" w:color="auto"/>
                    <w:left w:val="none" w:sz="0" w:space="0" w:color="auto"/>
                    <w:bottom w:val="none" w:sz="0" w:space="0" w:color="auto"/>
                    <w:right w:val="none" w:sz="0" w:space="0" w:color="auto"/>
                  </w:divBdr>
                  <w:divsChild>
                    <w:div w:id="531310558">
                      <w:marLeft w:val="0"/>
                      <w:marRight w:val="0"/>
                      <w:marTop w:val="0"/>
                      <w:marBottom w:val="0"/>
                      <w:divBdr>
                        <w:top w:val="none" w:sz="0" w:space="0" w:color="auto"/>
                        <w:left w:val="none" w:sz="0" w:space="0" w:color="auto"/>
                        <w:bottom w:val="none" w:sz="0" w:space="0" w:color="auto"/>
                        <w:right w:val="none" w:sz="0" w:space="0" w:color="auto"/>
                      </w:divBdr>
                      <w:divsChild>
                        <w:div w:id="298730141">
                          <w:marLeft w:val="0"/>
                          <w:marRight w:val="0"/>
                          <w:marTop w:val="0"/>
                          <w:marBottom w:val="0"/>
                          <w:divBdr>
                            <w:top w:val="none" w:sz="0" w:space="0" w:color="auto"/>
                            <w:left w:val="none" w:sz="0" w:space="0" w:color="auto"/>
                            <w:bottom w:val="none" w:sz="0" w:space="0" w:color="auto"/>
                            <w:right w:val="none" w:sz="0" w:space="0" w:color="auto"/>
                          </w:divBdr>
                        </w:div>
                      </w:divsChild>
                    </w:div>
                    <w:div w:id="692807097">
                      <w:marLeft w:val="0"/>
                      <w:marRight w:val="0"/>
                      <w:marTop w:val="0"/>
                      <w:marBottom w:val="0"/>
                      <w:divBdr>
                        <w:top w:val="none" w:sz="0" w:space="0" w:color="auto"/>
                        <w:left w:val="none" w:sz="0" w:space="0" w:color="auto"/>
                        <w:bottom w:val="none" w:sz="0" w:space="0" w:color="auto"/>
                        <w:right w:val="none" w:sz="0" w:space="0" w:color="auto"/>
                      </w:divBdr>
                      <w:divsChild>
                        <w:div w:id="107462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10342">
          <w:marLeft w:val="0"/>
          <w:marRight w:val="0"/>
          <w:marTop w:val="0"/>
          <w:marBottom w:val="0"/>
          <w:divBdr>
            <w:top w:val="none" w:sz="0" w:space="0" w:color="auto"/>
            <w:left w:val="none" w:sz="0" w:space="0" w:color="auto"/>
            <w:bottom w:val="none" w:sz="0" w:space="0" w:color="auto"/>
            <w:right w:val="none" w:sz="0" w:space="0" w:color="auto"/>
          </w:divBdr>
          <w:divsChild>
            <w:div w:id="1039356029">
              <w:marLeft w:val="0"/>
              <w:marRight w:val="0"/>
              <w:marTop w:val="0"/>
              <w:marBottom w:val="0"/>
              <w:divBdr>
                <w:top w:val="none" w:sz="0" w:space="0" w:color="auto"/>
                <w:left w:val="none" w:sz="0" w:space="0" w:color="auto"/>
                <w:bottom w:val="none" w:sz="0" w:space="0" w:color="auto"/>
                <w:right w:val="none" w:sz="0" w:space="0" w:color="auto"/>
              </w:divBdr>
            </w:div>
          </w:divsChild>
        </w:div>
        <w:div w:id="1811170460">
          <w:marLeft w:val="0"/>
          <w:marRight w:val="0"/>
          <w:marTop w:val="0"/>
          <w:marBottom w:val="0"/>
          <w:divBdr>
            <w:top w:val="none" w:sz="0" w:space="0" w:color="auto"/>
            <w:left w:val="none" w:sz="0" w:space="0" w:color="auto"/>
            <w:bottom w:val="none" w:sz="0" w:space="0" w:color="auto"/>
            <w:right w:val="none" w:sz="0" w:space="0" w:color="auto"/>
          </w:divBdr>
          <w:divsChild>
            <w:div w:id="1393967421">
              <w:marLeft w:val="0"/>
              <w:marRight w:val="0"/>
              <w:marTop w:val="0"/>
              <w:marBottom w:val="0"/>
              <w:divBdr>
                <w:top w:val="none" w:sz="0" w:space="0" w:color="auto"/>
                <w:left w:val="none" w:sz="0" w:space="0" w:color="auto"/>
                <w:bottom w:val="none" w:sz="0" w:space="0" w:color="auto"/>
                <w:right w:val="none" w:sz="0" w:space="0" w:color="auto"/>
              </w:divBdr>
            </w:div>
          </w:divsChild>
        </w:div>
        <w:div w:id="1811246610">
          <w:marLeft w:val="0"/>
          <w:marRight w:val="0"/>
          <w:marTop w:val="0"/>
          <w:marBottom w:val="0"/>
          <w:divBdr>
            <w:top w:val="none" w:sz="0" w:space="0" w:color="auto"/>
            <w:left w:val="none" w:sz="0" w:space="0" w:color="auto"/>
            <w:bottom w:val="none" w:sz="0" w:space="0" w:color="auto"/>
            <w:right w:val="none" w:sz="0" w:space="0" w:color="auto"/>
          </w:divBdr>
          <w:divsChild>
            <w:div w:id="3099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3409">
      <w:bodyDiv w:val="1"/>
      <w:marLeft w:val="0"/>
      <w:marRight w:val="0"/>
      <w:marTop w:val="0"/>
      <w:marBottom w:val="0"/>
      <w:divBdr>
        <w:top w:val="none" w:sz="0" w:space="0" w:color="auto"/>
        <w:left w:val="none" w:sz="0" w:space="0" w:color="auto"/>
        <w:bottom w:val="none" w:sz="0" w:space="0" w:color="auto"/>
        <w:right w:val="none" w:sz="0" w:space="0" w:color="auto"/>
      </w:divBdr>
      <w:divsChild>
        <w:div w:id="151991686">
          <w:marLeft w:val="0"/>
          <w:marRight w:val="0"/>
          <w:marTop w:val="0"/>
          <w:marBottom w:val="0"/>
          <w:divBdr>
            <w:top w:val="none" w:sz="0" w:space="0" w:color="auto"/>
            <w:left w:val="none" w:sz="0" w:space="0" w:color="auto"/>
            <w:bottom w:val="none" w:sz="0" w:space="0" w:color="auto"/>
            <w:right w:val="none" w:sz="0" w:space="0" w:color="auto"/>
          </w:divBdr>
          <w:divsChild>
            <w:div w:id="1810973467">
              <w:marLeft w:val="0"/>
              <w:marRight w:val="0"/>
              <w:marTop w:val="0"/>
              <w:marBottom w:val="0"/>
              <w:divBdr>
                <w:top w:val="none" w:sz="0" w:space="0" w:color="auto"/>
                <w:left w:val="none" w:sz="0" w:space="0" w:color="auto"/>
                <w:bottom w:val="none" w:sz="0" w:space="0" w:color="auto"/>
                <w:right w:val="none" w:sz="0" w:space="0" w:color="auto"/>
              </w:divBdr>
            </w:div>
          </w:divsChild>
        </w:div>
        <w:div w:id="428745913">
          <w:marLeft w:val="0"/>
          <w:marRight w:val="0"/>
          <w:marTop w:val="0"/>
          <w:marBottom w:val="0"/>
          <w:divBdr>
            <w:top w:val="none" w:sz="0" w:space="0" w:color="auto"/>
            <w:left w:val="none" w:sz="0" w:space="0" w:color="auto"/>
            <w:bottom w:val="none" w:sz="0" w:space="0" w:color="auto"/>
            <w:right w:val="none" w:sz="0" w:space="0" w:color="auto"/>
          </w:divBdr>
          <w:divsChild>
            <w:div w:id="2145541200">
              <w:marLeft w:val="0"/>
              <w:marRight w:val="0"/>
              <w:marTop w:val="0"/>
              <w:marBottom w:val="0"/>
              <w:divBdr>
                <w:top w:val="none" w:sz="0" w:space="0" w:color="auto"/>
                <w:left w:val="none" w:sz="0" w:space="0" w:color="auto"/>
                <w:bottom w:val="none" w:sz="0" w:space="0" w:color="auto"/>
                <w:right w:val="none" w:sz="0" w:space="0" w:color="auto"/>
              </w:divBdr>
            </w:div>
          </w:divsChild>
        </w:div>
        <w:div w:id="1001157713">
          <w:marLeft w:val="0"/>
          <w:marRight w:val="0"/>
          <w:marTop w:val="0"/>
          <w:marBottom w:val="0"/>
          <w:divBdr>
            <w:top w:val="none" w:sz="0" w:space="0" w:color="auto"/>
            <w:left w:val="none" w:sz="0" w:space="0" w:color="auto"/>
            <w:bottom w:val="none" w:sz="0" w:space="0" w:color="auto"/>
            <w:right w:val="none" w:sz="0" w:space="0" w:color="auto"/>
          </w:divBdr>
          <w:divsChild>
            <w:div w:id="231430555">
              <w:marLeft w:val="0"/>
              <w:marRight w:val="0"/>
              <w:marTop w:val="0"/>
              <w:marBottom w:val="0"/>
              <w:divBdr>
                <w:top w:val="none" w:sz="0" w:space="0" w:color="auto"/>
                <w:left w:val="none" w:sz="0" w:space="0" w:color="auto"/>
                <w:bottom w:val="none" w:sz="0" w:space="0" w:color="auto"/>
                <w:right w:val="none" w:sz="0" w:space="0" w:color="auto"/>
              </w:divBdr>
            </w:div>
          </w:divsChild>
        </w:div>
        <w:div w:id="1621953298">
          <w:marLeft w:val="0"/>
          <w:marRight w:val="0"/>
          <w:marTop w:val="0"/>
          <w:marBottom w:val="0"/>
          <w:divBdr>
            <w:top w:val="none" w:sz="0" w:space="0" w:color="auto"/>
            <w:left w:val="none" w:sz="0" w:space="0" w:color="auto"/>
            <w:bottom w:val="none" w:sz="0" w:space="0" w:color="auto"/>
            <w:right w:val="none" w:sz="0" w:space="0" w:color="auto"/>
          </w:divBdr>
          <w:divsChild>
            <w:div w:id="60643964">
              <w:marLeft w:val="0"/>
              <w:marRight w:val="0"/>
              <w:marTop w:val="0"/>
              <w:marBottom w:val="0"/>
              <w:divBdr>
                <w:top w:val="none" w:sz="0" w:space="0" w:color="auto"/>
                <w:left w:val="none" w:sz="0" w:space="0" w:color="auto"/>
                <w:bottom w:val="none" w:sz="0" w:space="0" w:color="auto"/>
                <w:right w:val="none" w:sz="0" w:space="0" w:color="auto"/>
              </w:divBdr>
            </w:div>
            <w:div w:id="1771318932">
              <w:marLeft w:val="0"/>
              <w:marRight w:val="0"/>
              <w:marTop w:val="0"/>
              <w:marBottom w:val="0"/>
              <w:divBdr>
                <w:top w:val="none" w:sz="0" w:space="0" w:color="auto"/>
                <w:left w:val="none" w:sz="0" w:space="0" w:color="auto"/>
                <w:bottom w:val="none" w:sz="0" w:space="0" w:color="auto"/>
                <w:right w:val="none" w:sz="0" w:space="0" w:color="auto"/>
              </w:divBdr>
              <w:divsChild>
                <w:div w:id="1876194698">
                  <w:marLeft w:val="0"/>
                  <w:marRight w:val="0"/>
                  <w:marTop w:val="30"/>
                  <w:marBottom w:val="30"/>
                  <w:divBdr>
                    <w:top w:val="none" w:sz="0" w:space="0" w:color="auto"/>
                    <w:left w:val="none" w:sz="0" w:space="0" w:color="auto"/>
                    <w:bottom w:val="none" w:sz="0" w:space="0" w:color="auto"/>
                    <w:right w:val="none" w:sz="0" w:space="0" w:color="auto"/>
                  </w:divBdr>
                  <w:divsChild>
                    <w:div w:id="298462876">
                      <w:marLeft w:val="0"/>
                      <w:marRight w:val="0"/>
                      <w:marTop w:val="0"/>
                      <w:marBottom w:val="0"/>
                      <w:divBdr>
                        <w:top w:val="none" w:sz="0" w:space="0" w:color="auto"/>
                        <w:left w:val="none" w:sz="0" w:space="0" w:color="auto"/>
                        <w:bottom w:val="none" w:sz="0" w:space="0" w:color="auto"/>
                        <w:right w:val="none" w:sz="0" w:space="0" w:color="auto"/>
                      </w:divBdr>
                      <w:divsChild>
                        <w:div w:id="838039691">
                          <w:marLeft w:val="0"/>
                          <w:marRight w:val="0"/>
                          <w:marTop w:val="0"/>
                          <w:marBottom w:val="0"/>
                          <w:divBdr>
                            <w:top w:val="none" w:sz="0" w:space="0" w:color="auto"/>
                            <w:left w:val="none" w:sz="0" w:space="0" w:color="auto"/>
                            <w:bottom w:val="none" w:sz="0" w:space="0" w:color="auto"/>
                            <w:right w:val="none" w:sz="0" w:space="0" w:color="auto"/>
                          </w:divBdr>
                        </w:div>
                      </w:divsChild>
                    </w:div>
                    <w:div w:id="1030685175">
                      <w:marLeft w:val="0"/>
                      <w:marRight w:val="0"/>
                      <w:marTop w:val="0"/>
                      <w:marBottom w:val="0"/>
                      <w:divBdr>
                        <w:top w:val="none" w:sz="0" w:space="0" w:color="auto"/>
                        <w:left w:val="none" w:sz="0" w:space="0" w:color="auto"/>
                        <w:bottom w:val="none" w:sz="0" w:space="0" w:color="auto"/>
                        <w:right w:val="none" w:sz="0" w:space="0" w:color="auto"/>
                      </w:divBdr>
                      <w:divsChild>
                        <w:div w:id="71246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564337">
          <w:marLeft w:val="0"/>
          <w:marRight w:val="0"/>
          <w:marTop w:val="0"/>
          <w:marBottom w:val="0"/>
          <w:divBdr>
            <w:top w:val="none" w:sz="0" w:space="0" w:color="auto"/>
            <w:left w:val="none" w:sz="0" w:space="0" w:color="auto"/>
            <w:bottom w:val="none" w:sz="0" w:space="0" w:color="auto"/>
            <w:right w:val="none" w:sz="0" w:space="0" w:color="auto"/>
          </w:divBdr>
          <w:divsChild>
            <w:div w:id="2015691095">
              <w:marLeft w:val="0"/>
              <w:marRight w:val="0"/>
              <w:marTop w:val="0"/>
              <w:marBottom w:val="0"/>
              <w:divBdr>
                <w:top w:val="none" w:sz="0" w:space="0" w:color="auto"/>
                <w:left w:val="none" w:sz="0" w:space="0" w:color="auto"/>
                <w:bottom w:val="none" w:sz="0" w:space="0" w:color="auto"/>
                <w:right w:val="none" w:sz="0" w:space="0" w:color="auto"/>
              </w:divBdr>
            </w:div>
          </w:divsChild>
        </w:div>
        <w:div w:id="1999383673">
          <w:marLeft w:val="0"/>
          <w:marRight w:val="0"/>
          <w:marTop w:val="0"/>
          <w:marBottom w:val="0"/>
          <w:divBdr>
            <w:top w:val="none" w:sz="0" w:space="0" w:color="auto"/>
            <w:left w:val="none" w:sz="0" w:space="0" w:color="auto"/>
            <w:bottom w:val="none" w:sz="0" w:space="0" w:color="auto"/>
            <w:right w:val="none" w:sz="0" w:space="0" w:color="auto"/>
          </w:divBdr>
          <w:divsChild>
            <w:div w:id="150794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25738">
      <w:bodyDiv w:val="1"/>
      <w:marLeft w:val="0"/>
      <w:marRight w:val="0"/>
      <w:marTop w:val="0"/>
      <w:marBottom w:val="0"/>
      <w:divBdr>
        <w:top w:val="none" w:sz="0" w:space="0" w:color="auto"/>
        <w:left w:val="none" w:sz="0" w:space="0" w:color="auto"/>
        <w:bottom w:val="none" w:sz="0" w:space="0" w:color="auto"/>
        <w:right w:val="none" w:sz="0" w:space="0" w:color="auto"/>
      </w:divBdr>
      <w:divsChild>
        <w:div w:id="418673090">
          <w:marLeft w:val="0"/>
          <w:marRight w:val="0"/>
          <w:marTop w:val="0"/>
          <w:marBottom w:val="0"/>
          <w:divBdr>
            <w:top w:val="none" w:sz="0" w:space="0" w:color="auto"/>
            <w:left w:val="none" w:sz="0" w:space="0" w:color="auto"/>
            <w:bottom w:val="none" w:sz="0" w:space="0" w:color="auto"/>
            <w:right w:val="none" w:sz="0" w:space="0" w:color="auto"/>
          </w:divBdr>
          <w:divsChild>
            <w:div w:id="2144420863">
              <w:marLeft w:val="0"/>
              <w:marRight w:val="0"/>
              <w:marTop w:val="0"/>
              <w:marBottom w:val="0"/>
              <w:divBdr>
                <w:top w:val="none" w:sz="0" w:space="0" w:color="auto"/>
                <w:left w:val="none" w:sz="0" w:space="0" w:color="auto"/>
                <w:bottom w:val="none" w:sz="0" w:space="0" w:color="auto"/>
                <w:right w:val="none" w:sz="0" w:space="0" w:color="auto"/>
              </w:divBdr>
            </w:div>
          </w:divsChild>
        </w:div>
        <w:div w:id="582111753">
          <w:marLeft w:val="0"/>
          <w:marRight w:val="0"/>
          <w:marTop w:val="0"/>
          <w:marBottom w:val="0"/>
          <w:divBdr>
            <w:top w:val="none" w:sz="0" w:space="0" w:color="auto"/>
            <w:left w:val="none" w:sz="0" w:space="0" w:color="auto"/>
            <w:bottom w:val="none" w:sz="0" w:space="0" w:color="auto"/>
            <w:right w:val="none" w:sz="0" w:space="0" w:color="auto"/>
          </w:divBdr>
          <w:divsChild>
            <w:div w:id="275412481">
              <w:marLeft w:val="0"/>
              <w:marRight w:val="0"/>
              <w:marTop w:val="0"/>
              <w:marBottom w:val="0"/>
              <w:divBdr>
                <w:top w:val="none" w:sz="0" w:space="0" w:color="auto"/>
                <w:left w:val="none" w:sz="0" w:space="0" w:color="auto"/>
                <w:bottom w:val="none" w:sz="0" w:space="0" w:color="auto"/>
                <w:right w:val="none" w:sz="0" w:space="0" w:color="auto"/>
              </w:divBdr>
            </w:div>
          </w:divsChild>
        </w:div>
        <w:div w:id="618226782">
          <w:marLeft w:val="0"/>
          <w:marRight w:val="0"/>
          <w:marTop w:val="0"/>
          <w:marBottom w:val="0"/>
          <w:divBdr>
            <w:top w:val="none" w:sz="0" w:space="0" w:color="auto"/>
            <w:left w:val="none" w:sz="0" w:space="0" w:color="auto"/>
            <w:bottom w:val="none" w:sz="0" w:space="0" w:color="auto"/>
            <w:right w:val="none" w:sz="0" w:space="0" w:color="auto"/>
          </w:divBdr>
          <w:divsChild>
            <w:div w:id="1167944175">
              <w:marLeft w:val="0"/>
              <w:marRight w:val="0"/>
              <w:marTop w:val="0"/>
              <w:marBottom w:val="0"/>
              <w:divBdr>
                <w:top w:val="none" w:sz="0" w:space="0" w:color="auto"/>
                <w:left w:val="none" w:sz="0" w:space="0" w:color="auto"/>
                <w:bottom w:val="none" w:sz="0" w:space="0" w:color="auto"/>
                <w:right w:val="none" w:sz="0" w:space="0" w:color="auto"/>
              </w:divBdr>
            </w:div>
          </w:divsChild>
        </w:div>
        <w:div w:id="780223599">
          <w:marLeft w:val="0"/>
          <w:marRight w:val="0"/>
          <w:marTop w:val="0"/>
          <w:marBottom w:val="0"/>
          <w:divBdr>
            <w:top w:val="none" w:sz="0" w:space="0" w:color="auto"/>
            <w:left w:val="none" w:sz="0" w:space="0" w:color="auto"/>
            <w:bottom w:val="none" w:sz="0" w:space="0" w:color="auto"/>
            <w:right w:val="none" w:sz="0" w:space="0" w:color="auto"/>
          </w:divBdr>
          <w:divsChild>
            <w:div w:id="1086800331">
              <w:marLeft w:val="0"/>
              <w:marRight w:val="0"/>
              <w:marTop w:val="0"/>
              <w:marBottom w:val="0"/>
              <w:divBdr>
                <w:top w:val="none" w:sz="0" w:space="0" w:color="auto"/>
                <w:left w:val="none" w:sz="0" w:space="0" w:color="auto"/>
                <w:bottom w:val="none" w:sz="0" w:space="0" w:color="auto"/>
                <w:right w:val="none" w:sz="0" w:space="0" w:color="auto"/>
              </w:divBdr>
            </w:div>
          </w:divsChild>
        </w:div>
        <w:div w:id="900755900">
          <w:marLeft w:val="0"/>
          <w:marRight w:val="0"/>
          <w:marTop w:val="0"/>
          <w:marBottom w:val="0"/>
          <w:divBdr>
            <w:top w:val="none" w:sz="0" w:space="0" w:color="auto"/>
            <w:left w:val="none" w:sz="0" w:space="0" w:color="auto"/>
            <w:bottom w:val="none" w:sz="0" w:space="0" w:color="auto"/>
            <w:right w:val="none" w:sz="0" w:space="0" w:color="auto"/>
          </w:divBdr>
          <w:divsChild>
            <w:div w:id="1432124528">
              <w:marLeft w:val="0"/>
              <w:marRight w:val="0"/>
              <w:marTop w:val="0"/>
              <w:marBottom w:val="0"/>
              <w:divBdr>
                <w:top w:val="none" w:sz="0" w:space="0" w:color="auto"/>
                <w:left w:val="none" w:sz="0" w:space="0" w:color="auto"/>
                <w:bottom w:val="none" w:sz="0" w:space="0" w:color="auto"/>
                <w:right w:val="none" w:sz="0" w:space="0" w:color="auto"/>
              </w:divBdr>
              <w:divsChild>
                <w:div w:id="1356036480">
                  <w:marLeft w:val="0"/>
                  <w:marRight w:val="0"/>
                  <w:marTop w:val="30"/>
                  <w:marBottom w:val="30"/>
                  <w:divBdr>
                    <w:top w:val="none" w:sz="0" w:space="0" w:color="auto"/>
                    <w:left w:val="none" w:sz="0" w:space="0" w:color="auto"/>
                    <w:bottom w:val="none" w:sz="0" w:space="0" w:color="auto"/>
                    <w:right w:val="none" w:sz="0" w:space="0" w:color="auto"/>
                  </w:divBdr>
                  <w:divsChild>
                    <w:div w:id="589199187">
                      <w:marLeft w:val="0"/>
                      <w:marRight w:val="0"/>
                      <w:marTop w:val="0"/>
                      <w:marBottom w:val="0"/>
                      <w:divBdr>
                        <w:top w:val="none" w:sz="0" w:space="0" w:color="auto"/>
                        <w:left w:val="none" w:sz="0" w:space="0" w:color="auto"/>
                        <w:bottom w:val="none" w:sz="0" w:space="0" w:color="auto"/>
                        <w:right w:val="none" w:sz="0" w:space="0" w:color="auto"/>
                      </w:divBdr>
                      <w:divsChild>
                        <w:div w:id="1031296574">
                          <w:marLeft w:val="0"/>
                          <w:marRight w:val="0"/>
                          <w:marTop w:val="0"/>
                          <w:marBottom w:val="0"/>
                          <w:divBdr>
                            <w:top w:val="none" w:sz="0" w:space="0" w:color="auto"/>
                            <w:left w:val="none" w:sz="0" w:space="0" w:color="auto"/>
                            <w:bottom w:val="none" w:sz="0" w:space="0" w:color="auto"/>
                            <w:right w:val="none" w:sz="0" w:space="0" w:color="auto"/>
                          </w:divBdr>
                        </w:div>
                      </w:divsChild>
                    </w:div>
                    <w:div w:id="941690967">
                      <w:marLeft w:val="0"/>
                      <w:marRight w:val="0"/>
                      <w:marTop w:val="0"/>
                      <w:marBottom w:val="0"/>
                      <w:divBdr>
                        <w:top w:val="none" w:sz="0" w:space="0" w:color="auto"/>
                        <w:left w:val="none" w:sz="0" w:space="0" w:color="auto"/>
                        <w:bottom w:val="none" w:sz="0" w:space="0" w:color="auto"/>
                        <w:right w:val="none" w:sz="0" w:space="0" w:color="auto"/>
                      </w:divBdr>
                      <w:divsChild>
                        <w:div w:id="16300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956460">
              <w:marLeft w:val="0"/>
              <w:marRight w:val="0"/>
              <w:marTop w:val="0"/>
              <w:marBottom w:val="0"/>
              <w:divBdr>
                <w:top w:val="none" w:sz="0" w:space="0" w:color="auto"/>
                <w:left w:val="none" w:sz="0" w:space="0" w:color="auto"/>
                <w:bottom w:val="none" w:sz="0" w:space="0" w:color="auto"/>
                <w:right w:val="none" w:sz="0" w:space="0" w:color="auto"/>
              </w:divBdr>
            </w:div>
          </w:divsChild>
        </w:div>
        <w:div w:id="1084031828">
          <w:marLeft w:val="0"/>
          <w:marRight w:val="0"/>
          <w:marTop w:val="0"/>
          <w:marBottom w:val="0"/>
          <w:divBdr>
            <w:top w:val="none" w:sz="0" w:space="0" w:color="auto"/>
            <w:left w:val="none" w:sz="0" w:space="0" w:color="auto"/>
            <w:bottom w:val="none" w:sz="0" w:space="0" w:color="auto"/>
            <w:right w:val="none" w:sz="0" w:space="0" w:color="auto"/>
          </w:divBdr>
          <w:divsChild>
            <w:div w:id="1654605127">
              <w:marLeft w:val="0"/>
              <w:marRight w:val="0"/>
              <w:marTop w:val="0"/>
              <w:marBottom w:val="0"/>
              <w:divBdr>
                <w:top w:val="none" w:sz="0" w:space="0" w:color="auto"/>
                <w:left w:val="none" w:sz="0" w:space="0" w:color="auto"/>
                <w:bottom w:val="none" w:sz="0" w:space="0" w:color="auto"/>
                <w:right w:val="none" w:sz="0" w:space="0" w:color="auto"/>
              </w:divBdr>
            </w:div>
          </w:divsChild>
        </w:div>
        <w:div w:id="1251693499">
          <w:marLeft w:val="0"/>
          <w:marRight w:val="0"/>
          <w:marTop w:val="0"/>
          <w:marBottom w:val="0"/>
          <w:divBdr>
            <w:top w:val="none" w:sz="0" w:space="0" w:color="auto"/>
            <w:left w:val="none" w:sz="0" w:space="0" w:color="auto"/>
            <w:bottom w:val="none" w:sz="0" w:space="0" w:color="auto"/>
            <w:right w:val="none" w:sz="0" w:space="0" w:color="auto"/>
          </w:divBdr>
          <w:divsChild>
            <w:div w:id="553544697">
              <w:marLeft w:val="0"/>
              <w:marRight w:val="0"/>
              <w:marTop w:val="0"/>
              <w:marBottom w:val="0"/>
              <w:divBdr>
                <w:top w:val="none" w:sz="0" w:space="0" w:color="auto"/>
                <w:left w:val="none" w:sz="0" w:space="0" w:color="auto"/>
                <w:bottom w:val="none" w:sz="0" w:space="0" w:color="auto"/>
                <w:right w:val="none" w:sz="0" w:space="0" w:color="auto"/>
              </w:divBdr>
            </w:div>
          </w:divsChild>
        </w:div>
        <w:div w:id="1315572601">
          <w:marLeft w:val="0"/>
          <w:marRight w:val="0"/>
          <w:marTop w:val="0"/>
          <w:marBottom w:val="0"/>
          <w:divBdr>
            <w:top w:val="none" w:sz="0" w:space="0" w:color="auto"/>
            <w:left w:val="none" w:sz="0" w:space="0" w:color="auto"/>
            <w:bottom w:val="none" w:sz="0" w:space="0" w:color="auto"/>
            <w:right w:val="none" w:sz="0" w:space="0" w:color="auto"/>
          </w:divBdr>
          <w:divsChild>
            <w:div w:id="554893667">
              <w:marLeft w:val="0"/>
              <w:marRight w:val="0"/>
              <w:marTop w:val="0"/>
              <w:marBottom w:val="0"/>
              <w:divBdr>
                <w:top w:val="none" w:sz="0" w:space="0" w:color="auto"/>
                <w:left w:val="none" w:sz="0" w:space="0" w:color="auto"/>
                <w:bottom w:val="none" w:sz="0" w:space="0" w:color="auto"/>
                <w:right w:val="none" w:sz="0" w:space="0" w:color="auto"/>
              </w:divBdr>
            </w:div>
          </w:divsChild>
        </w:div>
        <w:div w:id="1493908291">
          <w:marLeft w:val="0"/>
          <w:marRight w:val="0"/>
          <w:marTop w:val="0"/>
          <w:marBottom w:val="0"/>
          <w:divBdr>
            <w:top w:val="none" w:sz="0" w:space="0" w:color="auto"/>
            <w:left w:val="none" w:sz="0" w:space="0" w:color="auto"/>
            <w:bottom w:val="none" w:sz="0" w:space="0" w:color="auto"/>
            <w:right w:val="none" w:sz="0" w:space="0" w:color="auto"/>
          </w:divBdr>
          <w:divsChild>
            <w:div w:id="1722704122">
              <w:marLeft w:val="0"/>
              <w:marRight w:val="0"/>
              <w:marTop w:val="0"/>
              <w:marBottom w:val="0"/>
              <w:divBdr>
                <w:top w:val="none" w:sz="0" w:space="0" w:color="auto"/>
                <w:left w:val="none" w:sz="0" w:space="0" w:color="auto"/>
                <w:bottom w:val="none" w:sz="0" w:space="0" w:color="auto"/>
                <w:right w:val="none" w:sz="0" w:space="0" w:color="auto"/>
              </w:divBdr>
              <w:divsChild>
                <w:div w:id="1585726705">
                  <w:marLeft w:val="0"/>
                  <w:marRight w:val="0"/>
                  <w:marTop w:val="30"/>
                  <w:marBottom w:val="30"/>
                  <w:divBdr>
                    <w:top w:val="none" w:sz="0" w:space="0" w:color="auto"/>
                    <w:left w:val="none" w:sz="0" w:space="0" w:color="auto"/>
                    <w:bottom w:val="none" w:sz="0" w:space="0" w:color="auto"/>
                    <w:right w:val="none" w:sz="0" w:space="0" w:color="auto"/>
                  </w:divBdr>
                  <w:divsChild>
                    <w:div w:id="246350700">
                      <w:marLeft w:val="0"/>
                      <w:marRight w:val="0"/>
                      <w:marTop w:val="0"/>
                      <w:marBottom w:val="0"/>
                      <w:divBdr>
                        <w:top w:val="none" w:sz="0" w:space="0" w:color="auto"/>
                        <w:left w:val="none" w:sz="0" w:space="0" w:color="auto"/>
                        <w:bottom w:val="none" w:sz="0" w:space="0" w:color="auto"/>
                        <w:right w:val="none" w:sz="0" w:space="0" w:color="auto"/>
                      </w:divBdr>
                      <w:divsChild>
                        <w:div w:id="344981808">
                          <w:marLeft w:val="0"/>
                          <w:marRight w:val="0"/>
                          <w:marTop w:val="0"/>
                          <w:marBottom w:val="0"/>
                          <w:divBdr>
                            <w:top w:val="none" w:sz="0" w:space="0" w:color="auto"/>
                            <w:left w:val="none" w:sz="0" w:space="0" w:color="auto"/>
                            <w:bottom w:val="none" w:sz="0" w:space="0" w:color="auto"/>
                            <w:right w:val="none" w:sz="0" w:space="0" w:color="auto"/>
                          </w:divBdr>
                        </w:div>
                      </w:divsChild>
                    </w:div>
                    <w:div w:id="293994913">
                      <w:marLeft w:val="0"/>
                      <w:marRight w:val="0"/>
                      <w:marTop w:val="0"/>
                      <w:marBottom w:val="0"/>
                      <w:divBdr>
                        <w:top w:val="none" w:sz="0" w:space="0" w:color="auto"/>
                        <w:left w:val="none" w:sz="0" w:space="0" w:color="auto"/>
                        <w:bottom w:val="none" w:sz="0" w:space="0" w:color="auto"/>
                        <w:right w:val="none" w:sz="0" w:space="0" w:color="auto"/>
                      </w:divBdr>
                      <w:divsChild>
                        <w:div w:id="1327854981">
                          <w:marLeft w:val="0"/>
                          <w:marRight w:val="0"/>
                          <w:marTop w:val="0"/>
                          <w:marBottom w:val="0"/>
                          <w:divBdr>
                            <w:top w:val="none" w:sz="0" w:space="0" w:color="auto"/>
                            <w:left w:val="none" w:sz="0" w:space="0" w:color="auto"/>
                            <w:bottom w:val="none" w:sz="0" w:space="0" w:color="auto"/>
                            <w:right w:val="none" w:sz="0" w:space="0" w:color="auto"/>
                          </w:divBdr>
                        </w:div>
                      </w:divsChild>
                    </w:div>
                    <w:div w:id="881288318">
                      <w:marLeft w:val="0"/>
                      <w:marRight w:val="0"/>
                      <w:marTop w:val="0"/>
                      <w:marBottom w:val="0"/>
                      <w:divBdr>
                        <w:top w:val="none" w:sz="0" w:space="0" w:color="auto"/>
                        <w:left w:val="none" w:sz="0" w:space="0" w:color="auto"/>
                        <w:bottom w:val="none" w:sz="0" w:space="0" w:color="auto"/>
                        <w:right w:val="none" w:sz="0" w:space="0" w:color="auto"/>
                      </w:divBdr>
                      <w:divsChild>
                        <w:div w:id="780950325">
                          <w:marLeft w:val="0"/>
                          <w:marRight w:val="0"/>
                          <w:marTop w:val="0"/>
                          <w:marBottom w:val="0"/>
                          <w:divBdr>
                            <w:top w:val="none" w:sz="0" w:space="0" w:color="auto"/>
                            <w:left w:val="none" w:sz="0" w:space="0" w:color="auto"/>
                            <w:bottom w:val="none" w:sz="0" w:space="0" w:color="auto"/>
                            <w:right w:val="none" w:sz="0" w:space="0" w:color="auto"/>
                          </w:divBdr>
                        </w:div>
                      </w:divsChild>
                    </w:div>
                    <w:div w:id="1507787566">
                      <w:marLeft w:val="0"/>
                      <w:marRight w:val="0"/>
                      <w:marTop w:val="0"/>
                      <w:marBottom w:val="0"/>
                      <w:divBdr>
                        <w:top w:val="none" w:sz="0" w:space="0" w:color="auto"/>
                        <w:left w:val="none" w:sz="0" w:space="0" w:color="auto"/>
                        <w:bottom w:val="none" w:sz="0" w:space="0" w:color="auto"/>
                        <w:right w:val="none" w:sz="0" w:space="0" w:color="auto"/>
                      </w:divBdr>
                      <w:divsChild>
                        <w:div w:id="1950968014">
                          <w:marLeft w:val="0"/>
                          <w:marRight w:val="0"/>
                          <w:marTop w:val="0"/>
                          <w:marBottom w:val="0"/>
                          <w:divBdr>
                            <w:top w:val="none" w:sz="0" w:space="0" w:color="auto"/>
                            <w:left w:val="none" w:sz="0" w:space="0" w:color="auto"/>
                            <w:bottom w:val="none" w:sz="0" w:space="0" w:color="auto"/>
                            <w:right w:val="none" w:sz="0" w:space="0" w:color="auto"/>
                          </w:divBdr>
                        </w:div>
                      </w:divsChild>
                    </w:div>
                    <w:div w:id="1570309665">
                      <w:marLeft w:val="0"/>
                      <w:marRight w:val="0"/>
                      <w:marTop w:val="0"/>
                      <w:marBottom w:val="0"/>
                      <w:divBdr>
                        <w:top w:val="none" w:sz="0" w:space="0" w:color="auto"/>
                        <w:left w:val="none" w:sz="0" w:space="0" w:color="auto"/>
                        <w:bottom w:val="none" w:sz="0" w:space="0" w:color="auto"/>
                        <w:right w:val="none" w:sz="0" w:space="0" w:color="auto"/>
                      </w:divBdr>
                      <w:divsChild>
                        <w:div w:id="2006082186">
                          <w:marLeft w:val="0"/>
                          <w:marRight w:val="0"/>
                          <w:marTop w:val="0"/>
                          <w:marBottom w:val="0"/>
                          <w:divBdr>
                            <w:top w:val="none" w:sz="0" w:space="0" w:color="auto"/>
                            <w:left w:val="none" w:sz="0" w:space="0" w:color="auto"/>
                            <w:bottom w:val="none" w:sz="0" w:space="0" w:color="auto"/>
                            <w:right w:val="none" w:sz="0" w:space="0" w:color="auto"/>
                          </w:divBdr>
                        </w:div>
                      </w:divsChild>
                    </w:div>
                    <w:div w:id="1956255452">
                      <w:marLeft w:val="0"/>
                      <w:marRight w:val="0"/>
                      <w:marTop w:val="0"/>
                      <w:marBottom w:val="0"/>
                      <w:divBdr>
                        <w:top w:val="none" w:sz="0" w:space="0" w:color="auto"/>
                        <w:left w:val="none" w:sz="0" w:space="0" w:color="auto"/>
                        <w:bottom w:val="none" w:sz="0" w:space="0" w:color="auto"/>
                        <w:right w:val="none" w:sz="0" w:space="0" w:color="auto"/>
                      </w:divBdr>
                      <w:divsChild>
                        <w:div w:id="18086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925235">
              <w:marLeft w:val="0"/>
              <w:marRight w:val="0"/>
              <w:marTop w:val="0"/>
              <w:marBottom w:val="0"/>
              <w:divBdr>
                <w:top w:val="none" w:sz="0" w:space="0" w:color="auto"/>
                <w:left w:val="none" w:sz="0" w:space="0" w:color="auto"/>
                <w:bottom w:val="none" w:sz="0" w:space="0" w:color="auto"/>
                <w:right w:val="none" w:sz="0" w:space="0" w:color="auto"/>
              </w:divBdr>
            </w:div>
          </w:divsChild>
        </w:div>
        <w:div w:id="2065712524">
          <w:marLeft w:val="0"/>
          <w:marRight w:val="0"/>
          <w:marTop w:val="0"/>
          <w:marBottom w:val="0"/>
          <w:divBdr>
            <w:top w:val="none" w:sz="0" w:space="0" w:color="auto"/>
            <w:left w:val="none" w:sz="0" w:space="0" w:color="auto"/>
            <w:bottom w:val="none" w:sz="0" w:space="0" w:color="auto"/>
            <w:right w:val="none" w:sz="0" w:space="0" w:color="auto"/>
          </w:divBdr>
          <w:divsChild>
            <w:div w:id="9909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30981">
      <w:bodyDiv w:val="1"/>
      <w:marLeft w:val="0"/>
      <w:marRight w:val="0"/>
      <w:marTop w:val="0"/>
      <w:marBottom w:val="0"/>
      <w:divBdr>
        <w:top w:val="none" w:sz="0" w:space="0" w:color="auto"/>
        <w:left w:val="none" w:sz="0" w:space="0" w:color="auto"/>
        <w:bottom w:val="none" w:sz="0" w:space="0" w:color="auto"/>
        <w:right w:val="none" w:sz="0" w:space="0" w:color="auto"/>
      </w:divBdr>
      <w:divsChild>
        <w:div w:id="34813041">
          <w:marLeft w:val="0"/>
          <w:marRight w:val="0"/>
          <w:marTop w:val="0"/>
          <w:marBottom w:val="0"/>
          <w:divBdr>
            <w:top w:val="none" w:sz="0" w:space="0" w:color="auto"/>
            <w:left w:val="none" w:sz="0" w:space="0" w:color="auto"/>
            <w:bottom w:val="none" w:sz="0" w:space="0" w:color="auto"/>
            <w:right w:val="none" w:sz="0" w:space="0" w:color="auto"/>
          </w:divBdr>
          <w:divsChild>
            <w:div w:id="1354767742">
              <w:marLeft w:val="0"/>
              <w:marRight w:val="0"/>
              <w:marTop w:val="0"/>
              <w:marBottom w:val="0"/>
              <w:divBdr>
                <w:top w:val="none" w:sz="0" w:space="0" w:color="auto"/>
                <w:left w:val="none" w:sz="0" w:space="0" w:color="auto"/>
                <w:bottom w:val="none" w:sz="0" w:space="0" w:color="auto"/>
                <w:right w:val="none" w:sz="0" w:space="0" w:color="auto"/>
              </w:divBdr>
            </w:div>
            <w:div w:id="2134864302">
              <w:marLeft w:val="0"/>
              <w:marRight w:val="0"/>
              <w:marTop w:val="0"/>
              <w:marBottom w:val="0"/>
              <w:divBdr>
                <w:top w:val="none" w:sz="0" w:space="0" w:color="auto"/>
                <w:left w:val="none" w:sz="0" w:space="0" w:color="auto"/>
                <w:bottom w:val="none" w:sz="0" w:space="0" w:color="auto"/>
                <w:right w:val="none" w:sz="0" w:space="0" w:color="auto"/>
              </w:divBdr>
              <w:divsChild>
                <w:div w:id="1257057903">
                  <w:marLeft w:val="0"/>
                  <w:marRight w:val="0"/>
                  <w:marTop w:val="30"/>
                  <w:marBottom w:val="30"/>
                  <w:divBdr>
                    <w:top w:val="none" w:sz="0" w:space="0" w:color="auto"/>
                    <w:left w:val="none" w:sz="0" w:space="0" w:color="auto"/>
                    <w:bottom w:val="none" w:sz="0" w:space="0" w:color="auto"/>
                    <w:right w:val="none" w:sz="0" w:space="0" w:color="auto"/>
                  </w:divBdr>
                  <w:divsChild>
                    <w:div w:id="660886536">
                      <w:marLeft w:val="0"/>
                      <w:marRight w:val="0"/>
                      <w:marTop w:val="0"/>
                      <w:marBottom w:val="0"/>
                      <w:divBdr>
                        <w:top w:val="none" w:sz="0" w:space="0" w:color="auto"/>
                        <w:left w:val="none" w:sz="0" w:space="0" w:color="auto"/>
                        <w:bottom w:val="none" w:sz="0" w:space="0" w:color="auto"/>
                        <w:right w:val="none" w:sz="0" w:space="0" w:color="auto"/>
                      </w:divBdr>
                      <w:divsChild>
                        <w:div w:id="1031568854">
                          <w:marLeft w:val="0"/>
                          <w:marRight w:val="0"/>
                          <w:marTop w:val="0"/>
                          <w:marBottom w:val="0"/>
                          <w:divBdr>
                            <w:top w:val="none" w:sz="0" w:space="0" w:color="auto"/>
                            <w:left w:val="none" w:sz="0" w:space="0" w:color="auto"/>
                            <w:bottom w:val="none" w:sz="0" w:space="0" w:color="auto"/>
                            <w:right w:val="none" w:sz="0" w:space="0" w:color="auto"/>
                          </w:divBdr>
                        </w:div>
                      </w:divsChild>
                    </w:div>
                    <w:div w:id="1625774374">
                      <w:marLeft w:val="0"/>
                      <w:marRight w:val="0"/>
                      <w:marTop w:val="0"/>
                      <w:marBottom w:val="0"/>
                      <w:divBdr>
                        <w:top w:val="none" w:sz="0" w:space="0" w:color="auto"/>
                        <w:left w:val="none" w:sz="0" w:space="0" w:color="auto"/>
                        <w:bottom w:val="none" w:sz="0" w:space="0" w:color="auto"/>
                        <w:right w:val="none" w:sz="0" w:space="0" w:color="auto"/>
                      </w:divBdr>
                      <w:divsChild>
                        <w:div w:id="134925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3551">
          <w:marLeft w:val="0"/>
          <w:marRight w:val="0"/>
          <w:marTop w:val="0"/>
          <w:marBottom w:val="0"/>
          <w:divBdr>
            <w:top w:val="none" w:sz="0" w:space="0" w:color="auto"/>
            <w:left w:val="none" w:sz="0" w:space="0" w:color="auto"/>
            <w:bottom w:val="none" w:sz="0" w:space="0" w:color="auto"/>
            <w:right w:val="none" w:sz="0" w:space="0" w:color="auto"/>
          </w:divBdr>
          <w:divsChild>
            <w:div w:id="2032340332">
              <w:marLeft w:val="0"/>
              <w:marRight w:val="0"/>
              <w:marTop w:val="0"/>
              <w:marBottom w:val="0"/>
              <w:divBdr>
                <w:top w:val="none" w:sz="0" w:space="0" w:color="auto"/>
                <w:left w:val="none" w:sz="0" w:space="0" w:color="auto"/>
                <w:bottom w:val="none" w:sz="0" w:space="0" w:color="auto"/>
                <w:right w:val="none" w:sz="0" w:space="0" w:color="auto"/>
              </w:divBdr>
            </w:div>
          </w:divsChild>
        </w:div>
        <w:div w:id="76172967">
          <w:marLeft w:val="0"/>
          <w:marRight w:val="0"/>
          <w:marTop w:val="0"/>
          <w:marBottom w:val="0"/>
          <w:divBdr>
            <w:top w:val="none" w:sz="0" w:space="0" w:color="auto"/>
            <w:left w:val="none" w:sz="0" w:space="0" w:color="auto"/>
            <w:bottom w:val="none" w:sz="0" w:space="0" w:color="auto"/>
            <w:right w:val="none" w:sz="0" w:space="0" w:color="auto"/>
          </w:divBdr>
          <w:divsChild>
            <w:div w:id="888683077">
              <w:marLeft w:val="0"/>
              <w:marRight w:val="0"/>
              <w:marTop w:val="0"/>
              <w:marBottom w:val="0"/>
              <w:divBdr>
                <w:top w:val="none" w:sz="0" w:space="0" w:color="auto"/>
                <w:left w:val="none" w:sz="0" w:space="0" w:color="auto"/>
                <w:bottom w:val="none" w:sz="0" w:space="0" w:color="auto"/>
                <w:right w:val="none" w:sz="0" w:space="0" w:color="auto"/>
              </w:divBdr>
            </w:div>
          </w:divsChild>
        </w:div>
        <w:div w:id="227881849">
          <w:marLeft w:val="0"/>
          <w:marRight w:val="0"/>
          <w:marTop w:val="0"/>
          <w:marBottom w:val="0"/>
          <w:divBdr>
            <w:top w:val="none" w:sz="0" w:space="0" w:color="auto"/>
            <w:left w:val="none" w:sz="0" w:space="0" w:color="auto"/>
            <w:bottom w:val="none" w:sz="0" w:space="0" w:color="auto"/>
            <w:right w:val="none" w:sz="0" w:space="0" w:color="auto"/>
          </w:divBdr>
          <w:divsChild>
            <w:div w:id="230429364">
              <w:marLeft w:val="0"/>
              <w:marRight w:val="0"/>
              <w:marTop w:val="0"/>
              <w:marBottom w:val="0"/>
              <w:divBdr>
                <w:top w:val="none" w:sz="0" w:space="0" w:color="auto"/>
                <w:left w:val="none" w:sz="0" w:space="0" w:color="auto"/>
                <w:bottom w:val="none" w:sz="0" w:space="0" w:color="auto"/>
                <w:right w:val="none" w:sz="0" w:space="0" w:color="auto"/>
              </w:divBdr>
            </w:div>
            <w:div w:id="2052653997">
              <w:marLeft w:val="0"/>
              <w:marRight w:val="0"/>
              <w:marTop w:val="0"/>
              <w:marBottom w:val="0"/>
              <w:divBdr>
                <w:top w:val="none" w:sz="0" w:space="0" w:color="auto"/>
                <w:left w:val="none" w:sz="0" w:space="0" w:color="auto"/>
                <w:bottom w:val="none" w:sz="0" w:space="0" w:color="auto"/>
                <w:right w:val="none" w:sz="0" w:space="0" w:color="auto"/>
              </w:divBdr>
              <w:divsChild>
                <w:div w:id="920874128">
                  <w:marLeft w:val="0"/>
                  <w:marRight w:val="0"/>
                  <w:marTop w:val="30"/>
                  <w:marBottom w:val="30"/>
                  <w:divBdr>
                    <w:top w:val="none" w:sz="0" w:space="0" w:color="auto"/>
                    <w:left w:val="none" w:sz="0" w:space="0" w:color="auto"/>
                    <w:bottom w:val="none" w:sz="0" w:space="0" w:color="auto"/>
                    <w:right w:val="none" w:sz="0" w:space="0" w:color="auto"/>
                  </w:divBdr>
                  <w:divsChild>
                    <w:div w:id="367726369">
                      <w:marLeft w:val="0"/>
                      <w:marRight w:val="0"/>
                      <w:marTop w:val="0"/>
                      <w:marBottom w:val="0"/>
                      <w:divBdr>
                        <w:top w:val="none" w:sz="0" w:space="0" w:color="auto"/>
                        <w:left w:val="none" w:sz="0" w:space="0" w:color="auto"/>
                        <w:bottom w:val="none" w:sz="0" w:space="0" w:color="auto"/>
                        <w:right w:val="none" w:sz="0" w:space="0" w:color="auto"/>
                      </w:divBdr>
                      <w:divsChild>
                        <w:div w:id="1405495983">
                          <w:marLeft w:val="0"/>
                          <w:marRight w:val="0"/>
                          <w:marTop w:val="0"/>
                          <w:marBottom w:val="0"/>
                          <w:divBdr>
                            <w:top w:val="none" w:sz="0" w:space="0" w:color="auto"/>
                            <w:left w:val="none" w:sz="0" w:space="0" w:color="auto"/>
                            <w:bottom w:val="none" w:sz="0" w:space="0" w:color="auto"/>
                            <w:right w:val="none" w:sz="0" w:space="0" w:color="auto"/>
                          </w:divBdr>
                        </w:div>
                      </w:divsChild>
                    </w:div>
                    <w:div w:id="523633009">
                      <w:marLeft w:val="0"/>
                      <w:marRight w:val="0"/>
                      <w:marTop w:val="0"/>
                      <w:marBottom w:val="0"/>
                      <w:divBdr>
                        <w:top w:val="none" w:sz="0" w:space="0" w:color="auto"/>
                        <w:left w:val="none" w:sz="0" w:space="0" w:color="auto"/>
                        <w:bottom w:val="none" w:sz="0" w:space="0" w:color="auto"/>
                        <w:right w:val="none" w:sz="0" w:space="0" w:color="auto"/>
                      </w:divBdr>
                      <w:divsChild>
                        <w:div w:id="9288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094685">
          <w:marLeft w:val="0"/>
          <w:marRight w:val="0"/>
          <w:marTop w:val="0"/>
          <w:marBottom w:val="0"/>
          <w:divBdr>
            <w:top w:val="none" w:sz="0" w:space="0" w:color="auto"/>
            <w:left w:val="none" w:sz="0" w:space="0" w:color="auto"/>
            <w:bottom w:val="none" w:sz="0" w:space="0" w:color="auto"/>
            <w:right w:val="none" w:sz="0" w:space="0" w:color="auto"/>
          </w:divBdr>
          <w:divsChild>
            <w:div w:id="2117551897">
              <w:marLeft w:val="0"/>
              <w:marRight w:val="0"/>
              <w:marTop w:val="0"/>
              <w:marBottom w:val="0"/>
              <w:divBdr>
                <w:top w:val="none" w:sz="0" w:space="0" w:color="auto"/>
                <w:left w:val="none" w:sz="0" w:space="0" w:color="auto"/>
                <w:bottom w:val="none" w:sz="0" w:space="0" w:color="auto"/>
                <w:right w:val="none" w:sz="0" w:space="0" w:color="auto"/>
              </w:divBdr>
            </w:div>
          </w:divsChild>
        </w:div>
        <w:div w:id="816654225">
          <w:marLeft w:val="0"/>
          <w:marRight w:val="0"/>
          <w:marTop w:val="0"/>
          <w:marBottom w:val="0"/>
          <w:divBdr>
            <w:top w:val="none" w:sz="0" w:space="0" w:color="auto"/>
            <w:left w:val="none" w:sz="0" w:space="0" w:color="auto"/>
            <w:bottom w:val="none" w:sz="0" w:space="0" w:color="auto"/>
            <w:right w:val="none" w:sz="0" w:space="0" w:color="auto"/>
          </w:divBdr>
          <w:divsChild>
            <w:div w:id="1943563893">
              <w:marLeft w:val="0"/>
              <w:marRight w:val="0"/>
              <w:marTop w:val="0"/>
              <w:marBottom w:val="0"/>
              <w:divBdr>
                <w:top w:val="none" w:sz="0" w:space="0" w:color="auto"/>
                <w:left w:val="none" w:sz="0" w:space="0" w:color="auto"/>
                <w:bottom w:val="none" w:sz="0" w:space="0" w:color="auto"/>
                <w:right w:val="none" w:sz="0" w:space="0" w:color="auto"/>
              </w:divBdr>
            </w:div>
          </w:divsChild>
        </w:div>
        <w:div w:id="1180192982">
          <w:marLeft w:val="0"/>
          <w:marRight w:val="0"/>
          <w:marTop w:val="0"/>
          <w:marBottom w:val="0"/>
          <w:divBdr>
            <w:top w:val="none" w:sz="0" w:space="0" w:color="auto"/>
            <w:left w:val="none" w:sz="0" w:space="0" w:color="auto"/>
            <w:bottom w:val="none" w:sz="0" w:space="0" w:color="auto"/>
            <w:right w:val="none" w:sz="0" w:space="0" w:color="auto"/>
          </w:divBdr>
          <w:divsChild>
            <w:div w:id="612177933">
              <w:marLeft w:val="0"/>
              <w:marRight w:val="0"/>
              <w:marTop w:val="0"/>
              <w:marBottom w:val="0"/>
              <w:divBdr>
                <w:top w:val="none" w:sz="0" w:space="0" w:color="auto"/>
                <w:left w:val="none" w:sz="0" w:space="0" w:color="auto"/>
                <w:bottom w:val="none" w:sz="0" w:space="0" w:color="auto"/>
                <w:right w:val="none" w:sz="0" w:space="0" w:color="auto"/>
              </w:divBdr>
            </w:div>
          </w:divsChild>
        </w:div>
        <w:div w:id="1797288786">
          <w:marLeft w:val="0"/>
          <w:marRight w:val="0"/>
          <w:marTop w:val="0"/>
          <w:marBottom w:val="0"/>
          <w:divBdr>
            <w:top w:val="none" w:sz="0" w:space="0" w:color="auto"/>
            <w:left w:val="none" w:sz="0" w:space="0" w:color="auto"/>
            <w:bottom w:val="none" w:sz="0" w:space="0" w:color="auto"/>
            <w:right w:val="none" w:sz="0" w:space="0" w:color="auto"/>
          </w:divBdr>
          <w:divsChild>
            <w:div w:id="21054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61943">
      <w:bodyDiv w:val="1"/>
      <w:marLeft w:val="0"/>
      <w:marRight w:val="0"/>
      <w:marTop w:val="0"/>
      <w:marBottom w:val="0"/>
      <w:divBdr>
        <w:top w:val="none" w:sz="0" w:space="0" w:color="auto"/>
        <w:left w:val="none" w:sz="0" w:space="0" w:color="auto"/>
        <w:bottom w:val="none" w:sz="0" w:space="0" w:color="auto"/>
        <w:right w:val="none" w:sz="0" w:space="0" w:color="auto"/>
      </w:divBdr>
      <w:divsChild>
        <w:div w:id="475490119">
          <w:marLeft w:val="0"/>
          <w:marRight w:val="0"/>
          <w:marTop w:val="0"/>
          <w:marBottom w:val="0"/>
          <w:divBdr>
            <w:top w:val="none" w:sz="0" w:space="0" w:color="auto"/>
            <w:left w:val="none" w:sz="0" w:space="0" w:color="auto"/>
            <w:bottom w:val="none" w:sz="0" w:space="0" w:color="auto"/>
            <w:right w:val="none" w:sz="0" w:space="0" w:color="auto"/>
          </w:divBdr>
          <w:divsChild>
            <w:div w:id="1263101309">
              <w:marLeft w:val="0"/>
              <w:marRight w:val="0"/>
              <w:marTop w:val="0"/>
              <w:marBottom w:val="0"/>
              <w:divBdr>
                <w:top w:val="none" w:sz="0" w:space="0" w:color="auto"/>
                <w:left w:val="none" w:sz="0" w:space="0" w:color="auto"/>
                <w:bottom w:val="none" w:sz="0" w:space="0" w:color="auto"/>
                <w:right w:val="none" w:sz="0" w:space="0" w:color="auto"/>
              </w:divBdr>
            </w:div>
          </w:divsChild>
        </w:div>
        <w:div w:id="538124208">
          <w:marLeft w:val="0"/>
          <w:marRight w:val="0"/>
          <w:marTop w:val="0"/>
          <w:marBottom w:val="0"/>
          <w:divBdr>
            <w:top w:val="none" w:sz="0" w:space="0" w:color="auto"/>
            <w:left w:val="none" w:sz="0" w:space="0" w:color="auto"/>
            <w:bottom w:val="none" w:sz="0" w:space="0" w:color="auto"/>
            <w:right w:val="none" w:sz="0" w:space="0" w:color="auto"/>
          </w:divBdr>
          <w:divsChild>
            <w:div w:id="645745547">
              <w:marLeft w:val="0"/>
              <w:marRight w:val="0"/>
              <w:marTop w:val="0"/>
              <w:marBottom w:val="0"/>
              <w:divBdr>
                <w:top w:val="none" w:sz="0" w:space="0" w:color="auto"/>
                <w:left w:val="none" w:sz="0" w:space="0" w:color="auto"/>
                <w:bottom w:val="none" w:sz="0" w:space="0" w:color="auto"/>
                <w:right w:val="none" w:sz="0" w:space="0" w:color="auto"/>
              </w:divBdr>
            </w:div>
          </w:divsChild>
        </w:div>
        <w:div w:id="585462851">
          <w:marLeft w:val="0"/>
          <w:marRight w:val="0"/>
          <w:marTop w:val="0"/>
          <w:marBottom w:val="0"/>
          <w:divBdr>
            <w:top w:val="none" w:sz="0" w:space="0" w:color="auto"/>
            <w:left w:val="none" w:sz="0" w:space="0" w:color="auto"/>
            <w:bottom w:val="none" w:sz="0" w:space="0" w:color="auto"/>
            <w:right w:val="none" w:sz="0" w:space="0" w:color="auto"/>
          </w:divBdr>
          <w:divsChild>
            <w:div w:id="733161939">
              <w:marLeft w:val="0"/>
              <w:marRight w:val="0"/>
              <w:marTop w:val="0"/>
              <w:marBottom w:val="0"/>
              <w:divBdr>
                <w:top w:val="none" w:sz="0" w:space="0" w:color="auto"/>
                <w:left w:val="none" w:sz="0" w:space="0" w:color="auto"/>
                <w:bottom w:val="none" w:sz="0" w:space="0" w:color="auto"/>
                <w:right w:val="none" w:sz="0" w:space="0" w:color="auto"/>
              </w:divBdr>
            </w:div>
          </w:divsChild>
        </w:div>
        <w:div w:id="901020023">
          <w:marLeft w:val="0"/>
          <w:marRight w:val="0"/>
          <w:marTop w:val="0"/>
          <w:marBottom w:val="0"/>
          <w:divBdr>
            <w:top w:val="none" w:sz="0" w:space="0" w:color="auto"/>
            <w:left w:val="none" w:sz="0" w:space="0" w:color="auto"/>
            <w:bottom w:val="none" w:sz="0" w:space="0" w:color="auto"/>
            <w:right w:val="none" w:sz="0" w:space="0" w:color="auto"/>
          </w:divBdr>
          <w:divsChild>
            <w:div w:id="1191607700">
              <w:marLeft w:val="0"/>
              <w:marRight w:val="0"/>
              <w:marTop w:val="0"/>
              <w:marBottom w:val="0"/>
              <w:divBdr>
                <w:top w:val="none" w:sz="0" w:space="0" w:color="auto"/>
                <w:left w:val="none" w:sz="0" w:space="0" w:color="auto"/>
                <w:bottom w:val="none" w:sz="0" w:space="0" w:color="auto"/>
                <w:right w:val="none" w:sz="0" w:space="0" w:color="auto"/>
              </w:divBdr>
            </w:div>
          </w:divsChild>
        </w:div>
        <w:div w:id="974260869">
          <w:marLeft w:val="0"/>
          <w:marRight w:val="0"/>
          <w:marTop w:val="0"/>
          <w:marBottom w:val="0"/>
          <w:divBdr>
            <w:top w:val="none" w:sz="0" w:space="0" w:color="auto"/>
            <w:left w:val="none" w:sz="0" w:space="0" w:color="auto"/>
            <w:bottom w:val="none" w:sz="0" w:space="0" w:color="auto"/>
            <w:right w:val="none" w:sz="0" w:space="0" w:color="auto"/>
          </w:divBdr>
          <w:divsChild>
            <w:div w:id="1969432937">
              <w:marLeft w:val="0"/>
              <w:marRight w:val="0"/>
              <w:marTop w:val="0"/>
              <w:marBottom w:val="0"/>
              <w:divBdr>
                <w:top w:val="none" w:sz="0" w:space="0" w:color="auto"/>
                <w:left w:val="none" w:sz="0" w:space="0" w:color="auto"/>
                <w:bottom w:val="none" w:sz="0" w:space="0" w:color="auto"/>
                <w:right w:val="none" w:sz="0" w:space="0" w:color="auto"/>
              </w:divBdr>
            </w:div>
          </w:divsChild>
        </w:div>
        <w:div w:id="1198200110">
          <w:marLeft w:val="0"/>
          <w:marRight w:val="0"/>
          <w:marTop w:val="0"/>
          <w:marBottom w:val="0"/>
          <w:divBdr>
            <w:top w:val="none" w:sz="0" w:space="0" w:color="auto"/>
            <w:left w:val="none" w:sz="0" w:space="0" w:color="auto"/>
            <w:bottom w:val="none" w:sz="0" w:space="0" w:color="auto"/>
            <w:right w:val="none" w:sz="0" w:space="0" w:color="auto"/>
          </w:divBdr>
          <w:divsChild>
            <w:div w:id="827401300">
              <w:marLeft w:val="0"/>
              <w:marRight w:val="0"/>
              <w:marTop w:val="0"/>
              <w:marBottom w:val="0"/>
              <w:divBdr>
                <w:top w:val="none" w:sz="0" w:space="0" w:color="auto"/>
                <w:left w:val="none" w:sz="0" w:space="0" w:color="auto"/>
                <w:bottom w:val="none" w:sz="0" w:space="0" w:color="auto"/>
                <w:right w:val="none" w:sz="0" w:space="0" w:color="auto"/>
              </w:divBdr>
            </w:div>
            <w:div w:id="1619019635">
              <w:marLeft w:val="0"/>
              <w:marRight w:val="0"/>
              <w:marTop w:val="0"/>
              <w:marBottom w:val="0"/>
              <w:divBdr>
                <w:top w:val="none" w:sz="0" w:space="0" w:color="auto"/>
                <w:left w:val="none" w:sz="0" w:space="0" w:color="auto"/>
                <w:bottom w:val="none" w:sz="0" w:space="0" w:color="auto"/>
                <w:right w:val="none" w:sz="0" w:space="0" w:color="auto"/>
              </w:divBdr>
              <w:divsChild>
                <w:div w:id="835875517">
                  <w:marLeft w:val="0"/>
                  <w:marRight w:val="0"/>
                  <w:marTop w:val="30"/>
                  <w:marBottom w:val="30"/>
                  <w:divBdr>
                    <w:top w:val="none" w:sz="0" w:space="0" w:color="auto"/>
                    <w:left w:val="none" w:sz="0" w:space="0" w:color="auto"/>
                    <w:bottom w:val="none" w:sz="0" w:space="0" w:color="auto"/>
                    <w:right w:val="none" w:sz="0" w:space="0" w:color="auto"/>
                  </w:divBdr>
                  <w:divsChild>
                    <w:div w:id="1330254505">
                      <w:marLeft w:val="0"/>
                      <w:marRight w:val="0"/>
                      <w:marTop w:val="0"/>
                      <w:marBottom w:val="0"/>
                      <w:divBdr>
                        <w:top w:val="none" w:sz="0" w:space="0" w:color="auto"/>
                        <w:left w:val="none" w:sz="0" w:space="0" w:color="auto"/>
                        <w:bottom w:val="none" w:sz="0" w:space="0" w:color="auto"/>
                        <w:right w:val="none" w:sz="0" w:space="0" w:color="auto"/>
                      </w:divBdr>
                      <w:divsChild>
                        <w:div w:id="1639991700">
                          <w:marLeft w:val="0"/>
                          <w:marRight w:val="0"/>
                          <w:marTop w:val="0"/>
                          <w:marBottom w:val="0"/>
                          <w:divBdr>
                            <w:top w:val="none" w:sz="0" w:space="0" w:color="auto"/>
                            <w:left w:val="none" w:sz="0" w:space="0" w:color="auto"/>
                            <w:bottom w:val="none" w:sz="0" w:space="0" w:color="auto"/>
                            <w:right w:val="none" w:sz="0" w:space="0" w:color="auto"/>
                          </w:divBdr>
                        </w:div>
                      </w:divsChild>
                    </w:div>
                    <w:div w:id="1481383804">
                      <w:marLeft w:val="0"/>
                      <w:marRight w:val="0"/>
                      <w:marTop w:val="0"/>
                      <w:marBottom w:val="0"/>
                      <w:divBdr>
                        <w:top w:val="none" w:sz="0" w:space="0" w:color="auto"/>
                        <w:left w:val="none" w:sz="0" w:space="0" w:color="auto"/>
                        <w:bottom w:val="none" w:sz="0" w:space="0" w:color="auto"/>
                        <w:right w:val="none" w:sz="0" w:space="0" w:color="auto"/>
                      </w:divBdr>
                      <w:divsChild>
                        <w:div w:id="18615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52655">
          <w:marLeft w:val="0"/>
          <w:marRight w:val="0"/>
          <w:marTop w:val="0"/>
          <w:marBottom w:val="0"/>
          <w:divBdr>
            <w:top w:val="none" w:sz="0" w:space="0" w:color="auto"/>
            <w:left w:val="none" w:sz="0" w:space="0" w:color="auto"/>
            <w:bottom w:val="none" w:sz="0" w:space="0" w:color="auto"/>
            <w:right w:val="none" w:sz="0" w:space="0" w:color="auto"/>
          </w:divBdr>
          <w:divsChild>
            <w:div w:id="1039936697">
              <w:marLeft w:val="0"/>
              <w:marRight w:val="0"/>
              <w:marTop w:val="0"/>
              <w:marBottom w:val="0"/>
              <w:divBdr>
                <w:top w:val="none" w:sz="0" w:space="0" w:color="auto"/>
                <w:left w:val="none" w:sz="0" w:space="0" w:color="auto"/>
                <w:bottom w:val="none" w:sz="0" w:space="0" w:color="auto"/>
                <w:right w:val="none" w:sz="0" w:space="0" w:color="auto"/>
              </w:divBdr>
            </w:div>
          </w:divsChild>
        </w:div>
        <w:div w:id="1337881286">
          <w:marLeft w:val="0"/>
          <w:marRight w:val="0"/>
          <w:marTop w:val="0"/>
          <w:marBottom w:val="0"/>
          <w:divBdr>
            <w:top w:val="none" w:sz="0" w:space="0" w:color="auto"/>
            <w:left w:val="none" w:sz="0" w:space="0" w:color="auto"/>
            <w:bottom w:val="none" w:sz="0" w:space="0" w:color="auto"/>
            <w:right w:val="none" w:sz="0" w:space="0" w:color="auto"/>
          </w:divBdr>
          <w:divsChild>
            <w:div w:id="419647155">
              <w:marLeft w:val="0"/>
              <w:marRight w:val="0"/>
              <w:marTop w:val="0"/>
              <w:marBottom w:val="0"/>
              <w:divBdr>
                <w:top w:val="none" w:sz="0" w:space="0" w:color="auto"/>
                <w:left w:val="none" w:sz="0" w:space="0" w:color="auto"/>
                <w:bottom w:val="none" w:sz="0" w:space="0" w:color="auto"/>
                <w:right w:val="none" w:sz="0" w:space="0" w:color="auto"/>
              </w:divBdr>
            </w:div>
            <w:div w:id="1747728966">
              <w:marLeft w:val="0"/>
              <w:marRight w:val="0"/>
              <w:marTop w:val="0"/>
              <w:marBottom w:val="0"/>
              <w:divBdr>
                <w:top w:val="none" w:sz="0" w:space="0" w:color="auto"/>
                <w:left w:val="none" w:sz="0" w:space="0" w:color="auto"/>
                <w:bottom w:val="none" w:sz="0" w:space="0" w:color="auto"/>
                <w:right w:val="none" w:sz="0" w:space="0" w:color="auto"/>
              </w:divBdr>
              <w:divsChild>
                <w:div w:id="758524316">
                  <w:marLeft w:val="0"/>
                  <w:marRight w:val="0"/>
                  <w:marTop w:val="30"/>
                  <w:marBottom w:val="30"/>
                  <w:divBdr>
                    <w:top w:val="none" w:sz="0" w:space="0" w:color="auto"/>
                    <w:left w:val="none" w:sz="0" w:space="0" w:color="auto"/>
                    <w:bottom w:val="none" w:sz="0" w:space="0" w:color="auto"/>
                    <w:right w:val="none" w:sz="0" w:space="0" w:color="auto"/>
                  </w:divBdr>
                  <w:divsChild>
                    <w:div w:id="475688713">
                      <w:marLeft w:val="0"/>
                      <w:marRight w:val="0"/>
                      <w:marTop w:val="0"/>
                      <w:marBottom w:val="0"/>
                      <w:divBdr>
                        <w:top w:val="none" w:sz="0" w:space="0" w:color="auto"/>
                        <w:left w:val="none" w:sz="0" w:space="0" w:color="auto"/>
                        <w:bottom w:val="none" w:sz="0" w:space="0" w:color="auto"/>
                        <w:right w:val="none" w:sz="0" w:space="0" w:color="auto"/>
                      </w:divBdr>
                      <w:divsChild>
                        <w:div w:id="1480029536">
                          <w:marLeft w:val="0"/>
                          <w:marRight w:val="0"/>
                          <w:marTop w:val="0"/>
                          <w:marBottom w:val="0"/>
                          <w:divBdr>
                            <w:top w:val="none" w:sz="0" w:space="0" w:color="auto"/>
                            <w:left w:val="none" w:sz="0" w:space="0" w:color="auto"/>
                            <w:bottom w:val="none" w:sz="0" w:space="0" w:color="auto"/>
                            <w:right w:val="none" w:sz="0" w:space="0" w:color="auto"/>
                          </w:divBdr>
                        </w:div>
                      </w:divsChild>
                    </w:div>
                    <w:div w:id="866020045">
                      <w:marLeft w:val="0"/>
                      <w:marRight w:val="0"/>
                      <w:marTop w:val="0"/>
                      <w:marBottom w:val="0"/>
                      <w:divBdr>
                        <w:top w:val="none" w:sz="0" w:space="0" w:color="auto"/>
                        <w:left w:val="none" w:sz="0" w:space="0" w:color="auto"/>
                        <w:bottom w:val="none" w:sz="0" w:space="0" w:color="auto"/>
                        <w:right w:val="none" w:sz="0" w:space="0" w:color="auto"/>
                      </w:divBdr>
                      <w:divsChild>
                        <w:div w:id="81317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1963832">
      <w:bodyDiv w:val="1"/>
      <w:marLeft w:val="0"/>
      <w:marRight w:val="0"/>
      <w:marTop w:val="0"/>
      <w:marBottom w:val="0"/>
      <w:divBdr>
        <w:top w:val="none" w:sz="0" w:space="0" w:color="auto"/>
        <w:left w:val="none" w:sz="0" w:space="0" w:color="auto"/>
        <w:bottom w:val="none" w:sz="0" w:space="0" w:color="auto"/>
        <w:right w:val="none" w:sz="0" w:space="0" w:color="auto"/>
      </w:divBdr>
      <w:divsChild>
        <w:div w:id="406808891">
          <w:marLeft w:val="0"/>
          <w:marRight w:val="0"/>
          <w:marTop w:val="0"/>
          <w:marBottom w:val="0"/>
          <w:divBdr>
            <w:top w:val="none" w:sz="0" w:space="0" w:color="auto"/>
            <w:left w:val="none" w:sz="0" w:space="0" w:color="auto"/>
            <w:bottom w:val="none" w:sz="0" w:space="0" w:color="auto"/>
            <w:right w:val="none" w:sz="0" w:space="0" w:color="auto"/>
          </w:divBdr>
          <w:divsChild>
            <w:div w:id="1774785238">
              <w:marLeft w:val="0"/>
              <w:marRight w:val="0"/>
              <w:marTop w:val="0"/>
              <w:marBottom w:val="0"/>
              <w:divBdr>
                <w:top w:val="none" w:sz="0" w:space="0" w:color="auto"/>
                <w:left w:val="none" w:sz="0" w:space="0" w:color="auto"/>
                <w:bottom w:val="none" w:sz="0" w:space="0" w:color="auto"/>
                <w:right w:val="none" w:sz="0" w:space="0" w:color="auto"/>
              </w:divBdr>
            </w:div>
          </w:divsChild>
        </w:div>
        <w:div w:id="618337211">
          <w:marLeft w:val="0"/>
          <w:marRight w:val="0"/>
          <w:marTop w:val="0"/>
          <w:marBottom w:val="0"/>
          <w:divBdr>
            <w:top w:val="none" w:sz="0" w:space="0" w:color="auto"/>
            <w:left w:val="none" w:sz="0" w:space="0" w:color="auto"/>
            <w:bottom w:val="none" w:sz="0" w:space="0" w:color="auto"/>
            <w:right w:val="none" w:sz="0" w:space="0" w:color="auto"/>
          </w:divBdr>
          <w:divsChild>
            <w:div w:id="96095764">
              <w:marLeft w:val="0"/>
              <w:marRight w:val="0"/>
              <w:marTop w:val="0"/>
              <w:marBottom w:val="0"/>
              <w:divBdr>
                <w:top w:val="none" w:sz="0" w:space="0" w:color="auto"/>
                <w:left w:val="none" w:sz="0" w:space="0" w:color="auto"/>
                <w:bottom w:val="none" w:sz="0" w:space="0" w:color="auto"/>
                <w:right w:val="none" w:sz="0" w:space="0" w:color="auto"/>
              </w:divBdr>
              <w:divsChild>
                <w:div w:id="2023358581">
                  <w:marLeft w:val="0"/>
                  <w:marRight w:val="0"/>
                  <w:marTop w:val="30"/>
                  <w:marBottom w:val="30"/>
                  <w:divBdr>
                    <w:top w:val="none" w:sz="0" w:space="0" w:color="auto"/>
                    <w:left w:val="none" w:sz="0" w:space="0" w:color="auto"/>
                    <w:bottom w:val="none" w:sz="0" w:space="0" w:color="auto"/>
                    <w:right w:val="none" w:sz="0" w:space="0" w:color="auto"/>
                  </w:divBdr>
                  <w:divsChild>
                    <w:div w:id="856850248">
                      <w:marLeft w:val="0"/>
                      <w:marRight w:val="0"/>
                      <w:marTop w:val="0"/>
                      <w:marBottom w:val="0"/>
                      <w:divBdr>
                        <w:top w:val="none" w:sz="0" w:space="0" w:color="auto"/>
                        <w:left w:val="none" w:sz="0" w:space="0" w:color="auto"/>
                        <w:bottom w:val="none" w:sz="0" w:space="0" w:color="auto"/>
                        <w:right w:val="none" w:sz="0" w:space="0" w:color="auto"/>
                      </w:divBdr>
                      <w:divsChild>
                        <w:div w:id="1319069985">
                          <w:marLeft w:val="0"/>
                          <w:marRight w:val="0"/>
                          <w:marTop w:val="0"/>
                          <w:marBottom w:val="0"/>
                          <w:divBdr>
                            <w:top w:val="none" w:sz="0" w:space="0" w:color="auto"/>
                            <w:left w:val="none" w:sz="0" w:space="0" w:color="auto"/>
                            <w:bottom w:val="none" w:sz="0" w:space="0" w:color="auto"/>
                            <w:right w:val="none" w:sz="0" w:space="0" w:color="auto"/>
                          </w:divBdr>
                        </w:div>
                      </w:divsChild>
                    </w:div>
                    <w:div w:id="1199201440">
                      <w:marLeft w:val="0"/>
                      <w:marRight w:val="0"/>
                      <w:marTop w:val="0"/>
                      <w:marBottom w:val="0"/>
                      <w:divBdr>
                        <w:top w:val="none" w:sz="0" w:space="0" w:color="auto"/>
                        <w:left w:val="none" w:sz="0" w:space="0" w:color="auto"/>
                        <w:bottom w:val="none" w:sz="0" w:space="0" w:color="auto"/>
                        <w:right w:val="none" w:sz="0" w:space="0" w:color="auto"/>
                      </w:divBdr>
                      <w:divsChild>
                        <w:div w:id="3174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644702">
              <w:marLeft w:val="0"/>
              <w:marRight w:val="0"/>
              <w:marTop w:val="0"/>
              <w:marBottom w:val="0"/>
              <w:divBdr>
                <w:top w:val="none" w:sz="0" w:space="0" w:color="auto"/>
                <w:left w:val="none" w:sz="0" w:space="0" w:color="auto"/>
                <w:bottom w:val="none" w:sz="0" w:space="0" w:color="auto"/>
                <w:right w:val="none" w:sz="0" w:space="0" w:color="auto"/>
              </w:divBdr>
            </w:div>
          </w:divsChild>
        </w:div>
        <w:div w:id="785730277">
          <w:marLeft w:val="0"/>
          <w:marRight w:val="0"/>
          <w:marTop w:val="0"/>
          <w:marBottom w:val="0"/>
          <w:divBdr>
            <w:top w:val="none" w:sz="0" w:space="0" w:color="auto"/>
            <w:left w:val="none" w:sz="0" w:space="0" w:color="auto"/>
            <w:bottom w:val="none" w:sz="0" w:space="0" w:color="auto"/>
            <w:right w:val="none" w:sz="0" w:space="0" w:color="auto"/>
          </w:divBdr>
          <w:divsChild>
            <w:div w:id="1124272076">
              <w:marLeft w:val="0"/>
              <w:marRight w:val="0"/>
              <w:marTop w:val="0"/>
              <w:marBottom w:val="0"/>
              <w:divBdr>
                <w:top w:val="none" w:sz="0" w:space="0" w:color="auto"/>
                <w:left w:val="none" w:sz="0" w:space="0" w:color="auto"/>
                <w:bottom w:val="none" w:sz="0" w:space="0" w:color="auto"/>
                <w:right w:val="none" w:sz="0" w:space="0" w:color="auto"/>
              </w:divBdr>
            </w:div>
          </w:divsChild>
        </w:div>
        <w:div w:id="877547389">
          <w:marLeft w:val="0"/>
          <w:marRight w:val="0"/>
          <w:marTop w:val="0"/>
          <w:marBottom w:val="0"/>
          <w:divBdr>
            <w:top w:val="none" w:sz="0" w:space="0" w:color="auto"/>
            <w:left w:val="none" w:sz="0" w:space="0" w:color="auto"/>
            <w:bottom w:val="none" w:sz="0" w:space="0" w:color="auto"/>
            <w:right w:val="none" w:sz="0" w:space="0" w:color="auto"/>
          </w:divBdr>
          <w:divsChild>
            <w:div w:id="322896355">
              <w:marLeft w:val="0"/>
              <w:marRight w:val="0"/>
              <w:marTop w:val="0"/>
              <w:marBottom w:val="0"/>
              <w:divBdr>
                <w:top w:val="none" w:sz="0" w:space="0" w:color="auto"/>
                <w:left w:val="none" w:sz="0" w:space="0" w:color="auto"/>
                <w:bottom w:val="none" w:sz="0" w:space="0" w:color="auto"/>
                <w:right w:val="none" w:sz="0" w:space="0" w:color="auto"/>
              </w:divBdr>
              <w:divsChild>
                <w:div w:id="777405178">
                  <w:marLeft w:val="0"/>
                  <w:marRight w:val="0"/>
                  <w:marTop w:val="30"/>
                  <w:marBottom w:val="30"/>
                  <w:divBdr>
                    <w:top w:val="none" w:sz="0" w:space="0" w:color="auto"/>
                    <w:left w:val="none" w:sz="0" w:space="0" w:color="auto"/>
                    <w:bottom w:val="none" w:sz="0" w:space="0" w:color="auto"/>
                    <w:right w:val="none" w:sz="0" w:space="0" w:color="auto"/>
                  </w:divBdr>
                  <w:divsChild>
                    <w:div w:id="552813171">
                      <w:marLeft w:val="0"/>
                      <w:marRight w:val="0"/>
                      <w:marTop w:val="0"/>
                      <w:marBottom w:val="0"/>
                      <w:divBdr>
                        <w:top w:val="none" w:sz="0" w:space="0" w:color="auto"/>
                        <w:left w:val="none" w:sz="0" w:space="0" w:color="auto"/>
                        <w:bottom w:val="none" w:sz="0" w:space="0" w:color="auto"/>
                        <w:right w:val="none" w:sz="0" w:space="0" w:color="auto"/>
                      </w:divBdr>
                      <w:divsChild>
                        <w:div w:id="1402021982">
                          <w:marLeft w:val="0"/>
                          <w:marRight w:val="0"/>
                          <w:marTop w:val="0"/>
                          <w:marBottom w:val="0"/>
                          <w:divBdr>
                            <w:top w:val="none" w:sz="0" w:space="0" w:color="auto"/>
                            <w:left w:val="none" w:sz="0" w:space="0" w:color="auto"/>
                            <w:bottom w:val="none" w:sz="0" w:space="0" w:color="auto"/>
                            <w:right w:val="none" w:sz="0" w:space="0" w:color="auto"/>
                          </w:divBdr>
                        </w:div>
                      </w:divsChild>
                    </w:div>
                    <w:div w:id="1953366349">
                      <w:marLeft w:val="0"/>
                      <w:marRight w:val="0"/>
                      <w:marTop w:val="0"/>
                      <w:marBottom w:val="0"/>
                      <w:divBdr>
                        <w:top w:val="none" w:sz="0" w:space="0" w:color="auto"/>
                        <w:left w:val="none" w:sz="0" w:space="0" w:color="auto"/>
                        <w:bottom w:val="none" w:sz="0" w:space="0" w:color="auto"/>
                        <w:right w:val="none" w:sz="0" w:space="0" w:color="auto"/>
                      </w:divBdr>
                      <w:divsChild>
                        <w:div w:id="153723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394685">
              <w:marLeft w:val="0"/>
              <w:marRight w:val="0"/>
              <w:marTop w:val="0"/>
              <w:marBottom w:val="0"/>
              <w:divBdr>
                <w:top w:val="none" w:sz="0" w:space="0" w:color="auto"/>
                <w:left w:val="none" w:sz="0" w:space="0" w:color="auto"/>
                <w:bottom w:val="none" w:sz="0" w:space="0" w:color="auto"/>
                <w:right w:val="none" w:sz="0" w:space="0" w:color="auto"/>
              </w:divBdr>
            </w:div>
          </w:divsChild>
        </w:div>
        <w:div w:id="1062024177">
          <w:marLeft w:val="0"/>
          <w:marRight w:val="0"/>
          <w:marTop w:val="0"/>
          <w:marBottom w:val="0"/>
          <w:divBdr>
            <w:top w:val="none" w:sz="0" w:space="0" w:color="auto"/>
            <w:left w:val="none" w:sz="0" w:space="0" w:color="auto"/>
            <w:bottom w:val="none" w:sz="0" w:space="0" w:color="auto"/>
            <w:right w:val="none" w:sz="0" w:space="0" w:color="auto"/>
          </w:divBdr>
          <w:divsChild>
            <w:div w:id="1477337366">
              <w:marLeft w:val="0"/>
              <w:marRight w:val="0"/>
              <w:marTop w:val="0"/>
              <w:marBottom w:val="0"/>
              <w:divBdr>
                <w:top w:val="none" w:sz="0" w:space="0" w:color="auto"/>
                <w:left w:val="none" w:sz="0" w:space="0" w:color="auto"/>
                <w:bottom w:val="none" w:sz="0" w:space="0" w:color="auto"/>
                <w:right w:val="none" w:sz="0" w:space="0" w:color="auto"/>
              </w:divBdr>
            </w:div>
          </w:divsChild>
        </w:div>
        <w:div w:id="1528517642">
          <w:marLeft w:val="0"/>
          <w:marRight w:val="0"/>
          <w:marTop w:val="0"/>
          <w:marBottom w:val="0"/>
          <w:divBdr>
            <w:top w:val="none" w:sz="0" w:space="0" w:color="auto"/>
            <w:left w:val="none" w:sz="0" w:space="0" w:color="auto"/>
            <w:bottom w:val="none" w:sz="0" w:space="0" w:color="auto"/>
            <w:right w:val="none" w:sz="0" w:space="0" w:color="auto"/>
          </w:divBdr>
          <w:divsChild>
            <w:div w:id="1944337004">
              <w:marLeft w:val="0"/>
              <w:marRight w:val="0"/>
              <w:marTop w:val="0"/>
              <w:marBottom w:val="0"/>
              <w:divBdr>
                <w:top w:val="none" w:sz="0" w:space="0" w:color="auto"/>
                <w:left w:val="none" w:sz="0" w:space="0" w:color="auto"/>
                <w:bottom w:val="none" w:sz="0" w:space="0" w:color="auto"/>
                <w:right w:val="none" w:sz="0" w:space="0" w:color="auto"/>
              </w:divBdr>
            </w:div>
          </w:divsChild>
        </w:div>
        <w:div w:id="1820535450">
          <w:marLeft w:val="0"/>
          <w:marRight w:val="0"/>
          <w:marTop w:val="0"/>
          <w:marBottom w:val="0"/>
          <w:divBdr>
            <w:top w:val="none" w:sz="0" w:space="0" w:color="auto"/>
            <w:left w:val="none" w:sz="0" w:space="0" w:color="auto"/>
            <w:bottom w:val="none" w:sz="0" w:space="0" w:color="auto"/>
            <w:right w:val="none" w:sz="0" w:space="0" w:color="auto"/>
          </w:divBdr>
          <w:divsChild>
            <w:div w:id="840126669">
              <w:marLeft w:val="0"/>
              <w:marRight w:val="0"/>
              <w:marTop w:val="0"/>
              <w:marBottom w:val="0"/>
              <w:divBdr>
                <w:top w:val="none" w:sz="0" w:space="0" w:color="auto"/>
                <w:left w:val="none" w:sz="0" w:space="0" w:color="auto"/>
                <w:bottom w:val="none" w:sz="0" w:space="0" w:color="auto"/>
                <w:right w:val="none" w:sz="0" w:space="0" w:color="auto"/>
              </w:divBdr>
            </w:div>
          </w:divsChild>
        </w:div>
        <w:div w:id="1897937018">
          <w:marLeft w:val="0"/>
          <w:marRight w:val="0"/>
          <w:marTop w:val="0"/>
          <w:marBottom w:val="0"/>
          <w:divBdr>
            <w:top w:val="none" w:sz="0" w:space="0" w:color="auto"/>
            <w:left w:val="none" w:sz="0" w:space="0" w:color="auto"/>
            <w:bottom w:val="none" w:sz="0" w:space="0" w:color="auto"/>
            <w:right w:val="none" w:sz="0" w:space="0" w:color="auto"/>
          </w:divBdr>
          <w:divsChild>
            <w:div w:id="193543603">
              <w:marLeft w:val="0"/>
              <w:marRight w:val="0"/>
              <w:marTop w:val="0"/>
              <w:marBottom w:val="0"/>
              <w:divBdr>
                <w:top w:val="none" w:sz="0" w:space="0" w:color="auto"/>
                <w:left w:val="none" w:sz="0" w:space="0" w:color="auto"/>
                <w:bottom w:val="none" w:sz="0" w:space="0" w:color="auto"/>
                <w:right w:val="none" w:sz="0" w:space="0" w:color="auto"/>
              </w:divBdr>
              <w:divsChild>
                <w:div w:id="110587218">
                  <w:marLeft w:val="0"/>
                  <w:marRight w:val="0"/>
                  <w:marTop w:val="30"/>
                  <w:marBottom w:val="30"/>
                  <w:divBdr>
                    <w:top w:val="none" w:sz="0" w:space="0" w:color="auto"/>
                    <w:left w:val="none" w:sz="0" w:space="0" w:color="auto"/>
                    <w:bottom w:val="none" w:sz="0" w:space="0" w:color="auto"/>
                    <w:right w:val="none" w:sz="0" w:space="0" w:color="auto"/>
                  </w:divBdr>
                  <w:divsChild>
                    <w:div w:id="196703480">
                      <w:marLeft w:val="0"/>
                      <w:marRight w:val="0"/>
                      <w:marTop w:val="0"/>
                      <w:marBottom w:val="0"/>
                      <w:divBdr>
                        <w:top w:val="none" w:sz="0" w:space="0" w:color="auto"/>
                        <w:left w:val="none" w:sz="0" w:space="0" w:color="auto"/>
                        <w:bottom w:val="none" w:sz="0" w:space="0" w:color="auto"/>
                        <w:right w:val="none" w:sz="0" w:space="0" w:color="auto"/>
                      </w:divBdr>
                      <w:divsChild>
                        <w:div w:id="646933992">
                          <w:marLeft w:val="0"/>
                          <w:marRight w:val="0"/>
                          <w:marTop w:val="0"/>
                          <w:marBottom w:val="0"/>
                          <w:divBdr>
                            <w:top w:val="none" w:sz="0" w:space="0" w:color="auto"/>
                            <w:left w:val="none" w:sz="0" w:space="0" w:color="auto"/>
                            <w:bottom w:val="none" w:sz="0" w:space="0" w:color="auto"/>
                            <w:right w:val="none" w:sz="0" w:space="0" w:color="auto"/>
                          </w:divBdr>
                        </w:div>
                      </w:divsChild>
                    </w:div>
                    <w:div w:id="236786154">
                      <w:marLeft w:val="0"/>
                      <w:marRight w:val="0"/>
                      <w:marTop w:val="0"/>
                      <w:marBottom w:val="0"/>
                      <w:divBdr>
                        <w:top w:val="none" w:sz="0" w:space="0" w:color="auto"/>
                        <w:left w:val="none" w:sz="0" w:space="0" w:color="auto"/>
                        <w:bottom w:val="none" w:sz="0" w:space="0" w:color="auto"/>
                        <w:right w:val="none" w:sz="0" w:space="0" w:color="auto"/>
                      </w:divBdr>
                      <w:divsChild>
                        <w:div w:id="1754205015">
                          <w:marLeft w:val="0"/>
                          <w:marRight w:val="0"/>
                          <w:marTop w:val="0"/>
                          <w:marBottom w:val="0"/>
                          <w:divBdr>
                            <w:top w:val="none" w:sz="0" w:space="0" w:color="auto"/>
                            <w:left w:val="none" w:sz="0" w:space="0" w:color="auto"/>
                            <w:bottom w:val="none" w:sz="0" w:space="0" w:color="auto"/>
                            <w:right w:val="none" w:sz="0" w:space="0" w:color="auto"/>
                          </w:divBdr>
                        </w:div>
                      </w:divsChild>
                    </w:div>
                    <w:div w:id="364065968">
                      <w:marLeft w:val="0"/>
                      <w:marRight w:val="0"/>
                      <w:marTop w:val="0"/>
                      <w:marBottom w:val="0"/>
                      <w:divBdr>
                        <w:top w:val="none" w:sz="0" w:space="0" w:color="auto"/>
                        <w:left w:val="none" w:sz="0" w:space="0" w:color="auto"/>
                        <w:bottom w:val="none" w:sz="0" w:space="0" w:color="auto"/>
                        <w:right w:val="none" w:sz="0" w:space="0" w:color="auto"/>
                      </w:divBdr>
                      <w:divsChild>
                        <w:div w:id="2026975343">
                          <w:marLeft w:val="0"/>
                          <w:marRight w:val="0"/>
                          <w:marTop w:val="0"/>
                          <w:marBottom w:val="0"/>
                          <w:divBdr>
                            <w:top w:val="none" w:sz="0" w:space="0" w:color="auto"/>
                            <w:left w:val="none" w:sz="0" w:space="0" w:color="auto"/>
                            <w:bottom w:val="none" w:sz="0" w:space="0" w:color="auto"/>
                            <w:right w:val="none" w:sz="0" w:space="0" w:color="auto"/>
                          </w:divBdr>
                        </w:div>
                      </w:divsChild>
                    </w:div>
                    <w:div w:id="445807676">
                      <w:marLeft w:val="0"/>
                      <w:marRight w:val="0"/>
                      <w:marTop w:val="0"/>
                      <w:marBottom w:val="0"/>
                      <w:divBdr>
                        <w:top w:val="none" w:sz="0" w:space="0" w:color="auto"/>
                        <w:left w:val="none" w:sz="0" w:space="0" w:color="auto"/>
                        <w:bottom w:val="none" w:sz="0" w:space="0" w:color="auto"/>
                        <w:right w:val="none" w:sz="0" w:space="0" w:color="auto"/>
                      </w:divBdr>
                      <w:divsChild>
                        <w:div w:id="1790970531">
                          <w:marLeft w:val="0"/>
                          <w:marRight w:val="0"/>
                          <w:marTop w:val="0"/>
                          <w:marBottom w:val="0"/>
                          <w:divBdr>
                            <w:top w:val="none" w:sz="0" w:space="0" w:color="auto"/>
                            <w:left w:val="none" w:sz="0" w:space="0" w:color="auto"/>
                            <w:bottom w:val="none" w:sz="0" w:space="0" w:color="auto"/>
                            <w:right w:val="none" w:sz="0" w:space="0" w:color="auto"/>
                          </w:divBdr>
                        </w:div>
                      </w:divsChild>
                    </w:div>
                    <w:div w:id="475806445">
                      <w:marLeft w:val="0"/>
                      <w:marRight w:val="0"/>
                      <w:marTop w:val="0"/>
                      <w:marBottom w:val="0"/>
                      <w:divBdr>
                        <w:top w:val="none" w:sz="0" w:space="0" w:color="auto"/>
                        <w:left w:val="none" w:sz="0" w:space="0" w:color="auto"/>
                        <w:bottom w:val="none" w:sz="0" w:space="0" w:color="auto"/>
                        <w:right w:val="none" w:sz="0" w:space="0" w:color="auto"/>
                      </w:divBdr>
                      <w:divsChild>
                        <w:div w:id="1104225617">
                          <w:marLeft w:val="0"/>
                          <w:marRight w:val="0"/>
                          <w:marTop w:val="0"/>
                          <w:marBottom w:val="0"/>
                          <w:divBdr>
                            <w:top w:val="none" w:sz="0" w:space="0" w:color="auto"/>
                            <w:left w:val="none" w:sz="0" w:space="0" w:color="auto"/>
                            <w:bottom w:val="none" w:sz="0" w:space="0" w:color="auto"/>
                            <w:right w:val="none" w:sz="0" w:space="0" w:color="auto"/>
                          </w:divBdr>
                        </w:div>
                      </w:divsChild>
                    </w:div>
                    <w:div w:id="714547368">
                      <w:marLeft w:val="0"/>
                      <w:marRight w:val="0"/>
                      <w:marTop w:val="0"/>
                      <w:marBottom w:val="0"/>
                      <w:divBdr>
                        <w:top w:val="none" w:sz="0" w:space="0" w:color="auto"/>
                        <w:left w:val="none" w:sz="0" w:space="0" w:color="auto"/>
                        <w:bottom w:val="none" w:sz="0" w:space="0" w:color="auto"/>
                        <w:right w:val="none" w:sz="0" w:space="0" w:color="auto"/>
                      </w:divBdr>
                      <w:divsChild>
                        <w:div w:id="534541321">
                          <w:marLeft w:val="0"/>
                          <w:marRight w:val="0"/>
                          <w:marTop w:val="0"/>
                          <w:marBottom w:val="0"/>
                          <w:divBdr>
                            <w:top w:val="none" w:sz="0" w:space="0" w:color="auto"/>
                            <w:left w:val="none" w:sz="0" w:space="0" w:color="auto"/>
                            <w:bottom w:val="none" w:sz="0" w:space="0" w:color="auto"/>
                            <w:right w:val="none" w:sz="0" w:space="0" w:color="auto"/>
                          </w:divBdr>
                        </w:div>
                      </w:divsChild>
                    </w:div>
                    <w:div w:id="729697101">
                      <w:marLeft w:val="0"/>
                      <w:marRight w:val="0"/>
                      <w:marTop w:val="0"/>
                      <w:marBottom w:val="0"/>
                      <w:divBdr>
                        <w:top w:val="none" w:sz="0" w:space="0" w:color="auto"/>
                        <w:left w:val="none" w:sz="0" w:space="0" w:color="auto"/>
                        <w:bottom w:val="none" w:sz="0" w:space="0" w:color="auto"/>
                        <w:right w:val="none" w:sz="0" w:space="0" w:color="auto"/>
                      </w:divBdr>
                      <w:divsChild>
                        <w:div w:id="690029416">
                          <w:marLeft w:val="0"/>
                          <w:marRight w:val="0"/>
                          <w:marTop w:val="0"/>
                          <w:marBottom w:val="0"/>
                          <w:divBdr>
                            <w:top w:val="none" w:sz="0" w:space="0" w:color="auto"/>
                            <w:left w:val="none" w:sz="0" w:space="0" w:color="auto"/>
                            <w:bottom w:val="none" w:sz="0" w:space="0" w:color="auto"/>
                            <w:right w:val="none" w:sz="0" w:space="0" w:color="auto"/>
                          </w:divBdr>
                        </w:div>
                      </w:divsChild>
                    </w:div>
                    <w:div w:id="845289650">
                      <w:marLeft w:val="0"/>
                      <w:marRight w:val="0"/>
                      <w:marTop w:val="0"/>
                      <w:marBottom w:val="0"/>
                      <w:divBdr>
                        <w:top w:val="none" w:sz="0" w:space="0" w:color="auto"/>
                        <w:left w:val="none" w:sz="0" w:space="0" w:color="auto"/>
                        <w:bottom w:val="none" w:sz="0" w:space="0" w:color="auto"/>
                        <w:right w:val="none" w:sz="0" w:space="0" w:color="auto"/>
                      </w:divBdr>
                      <w:divsChild>
                        <w:div w:id="5983122">
                          <w:marLeft w:val="0"/>
                          <w:marRight w:val="0"/>
                          <w:marTop w:val="0"/>
                          <w:marBottom w:val="0"/>
                          <w:divBdr>
                            <w:top w:val="none" w:sz="0" w:space="0" w:color="auto"/>
                            <w:left w:val="none" w:sz="0" w:space="0" w:color="auto"/>
                            <w:bottom w:val="none" w:sz="0" w:space="0" w:color="auto"/>
                            <w:right w:val="none" w:sz="0" w:space="0" w:color="auto"/>
                          </w:divBdr>
                        </w:div>
                      </w:divsChild>
                    </w:div>
                    <w:div w:id="1028336127">
                      <w:marLeft w:val="0"/>
                      <w:marRight w:val="0"/>
                      <w:marTop w:val="0"/>
                      <w:marBottom w:val="0"/>
                      <w:divBdr>
                        <w:top w:val="none" w:sz="0" w:space="0" w:color="auto"/>
                        <w:left w:val="none" w:sz="0" w:space="0" w:color="auto"/>
                        <w:bottom w:val="none" w:sz="0" w:space="0" w:color="auto"/>
                        <w:right w:val="none" w:sz="0" w:space="0" w:color="auto"/>
                      </w:divBdr>
                      <w:divsChild>
                        <w:div w:id="2117207996">
                          <w:marLeft w:val="0"/>
                          <w:marRight w:val="0"/>
                          <w:marTop w:val="0"/>
                          <w:marBottom w:val="0"/>
                          <w:divBdr>
                            <w:top w:val="none" w:sz="0" w:space="0" w:color="auto"/>
                            <w:left w:val="none" w:sz="0" w:space="0" w:color="auto"/>
                            <w:bottom w:val="none" w:sz="0" w:space="0" w:color="auto"/>
                            <w:right w:val="none" w:sz="0" w:space="0" w:color="auto"/>
                          </w:divBdr>
                        </w:div>
                      </w:divsChild>
                    </w:div>
                    <w:div w:id="1193112410">
                      <w:marLeft w:val="0"/>
                      <w:marRight w:val="0"/>
                      <w:marTop w:val="0"/>
                      <w:marBottom w:val="0"/>
                      <w:divBdr>
                        <w:top w:val="none" w:sz="0" w:space="0" w:color="auto"/>
                        <w:left w:val="none" w:sz="0" w:space="0" w:color="auto"/>
                        <w:bottom w:val="none" w:sz="0" w:space="0" w:color="auto"/>
                        <w:right w:val="none" w:sz="0" w:space="0" w:color="auto"/>
                      </w:divBdr>
                      <w:divsChild>
                        <w:div w:id="876041153">
                          <w:marLeft w:val="0"/>
                          <w:marRight w:val="0"/>
                          <w:marTop w:val="0"/>
                          <w:marBottom w:val="0"/>
                          <w:divBdr>
                            <w:top w:val="none" w:sz="0" w:space="0" w:color="auto"/>
                            <w:left w:val="none" w:sz="0" w:space="0" w:color="auto"/>
                            <w:bottom w:val="none" w:sz="0" w:space="0" w:color="auto"/>
                            <w:right w:val="none" w:sz="0" w:space="0" w:color="auto"/>
                          </w:divBdr>
                        </w:div>
                      </w:divsChild>
                    </w:div>
                    <w:div w:id="1394743642">
                      <w:marLeft w:val="0"/>
                      <w:marRight w:val="0"/>
                      <w:marTop w:val="0"/>
                      <w:marBottom w:val="0"/>
                      <w:divBdr>
                        <w:top w:val="none" w:sz="0" w:space="0" w:color="auto"/>
                        <w:left w:val="none" w:sz="0" w:space="0" w:color="auto"/>
                        <w:bottom w:val="none" w:sz="0" w:space="0" w:color="auto"/>
                        <w:right w:val="none" w:sz="0" w:space="0" w:color="auto"/>
                      </w:divBdr>
                      <w:divsChild>
                        <w:div w:id="102850615">
                          <w:marLeft w:val="0"/>
                          <w:marRight w:val="0"/>
                          <w:marTop w:val="0"/>
                          <w:marBottom w:val="0"/>
                          <w:divBdr>
                            <w:top w:val="none" w:sz="0" w:space="0" w:color="auto"/>
                            <w:left w:val="none" w:sz="0" w:space="0" w:color="auto"/>
                            <w:bottom w:val="none" w:sz="0" w:space="0" w:color="auto"/>
                            <w:right w:val="none" w:sz="0" w:space="0" w:color="auto"/>
                          </w:divBdr>
                        </w:div>
                      </w:divsChild>
                    </w:div>
                    <w:div w:id="1504123122">
                      <w:marLeft w:val="0"/>
                      <w:marRight w:val="0"/>
                      <w:marTop w:val="0"/>
                      <w:marBottom w:val="0"/>
                      <w:divBdr>
                        <w:top w:val="none" w:sz="0" w:space="0" w:color="auto"/>
                        <w:left w:val="none" w:sz="0" w:space="0" w:color="auto"/>
                        <w:bottom w:val="none" w:sz="0" w:space="0" w:color="auto"/>
                        <w:right w:val="none" w:sz="0" w:space="0" w:color="auto"/>
                      </w:divBdr>
                      <w:divsChild>
                        <w:div w:id="1386642289">
                          <w:marLeft w:val="0"/>
                          <w:marRight w:val="0"/>
                          <w:marTop w:val="0"/>
                          <w:marBottom w:val="0"/>
                          <w:divBdr>
                            <w:top w:val="none" w:sz="0" w:space="0" w:color="auto"/>
                            <w:left w:val="none" w:sz="0" w:space="0" w:color="auto"/>
                            <w:bottom w:val="none" w:sz="0" w:space="0" w:color="auto"/>
                            <w:right w:val="none" w:sz="0" w:space="0" w:color="auto"/>
                          </w:divBdr>
                        </w:div>
                      </w:divsChild>
                    </w:div>
                    <w:div w:id="1700860440">
                      <w:marLeft w:val="0"/>
                      <w:marRight w:val="0"/>
                      <w:marTop w:val="0"/>
                      <w:marBottom w:val="0"/>
                      <w:divBdr>
                        <w:top w:val="none" w:sz="0" w:space="0" w:color="auto"/>
                        <w:left w:val="none" w:sz="0" w:space="0" w:color="auto"/>
                        <w:bottom w:val="none" w:sz="0" w:space="0" w:color="auto"/>
                        <w:right w:val="none" w:sz="0" w:space="0" w:color="auto"/>
                      </w:divBdr>
                      <w:divsChild>
                        <w:div w:id="1871453609">
                          <w:marLeft w:val="0"/>
                          <w:marRight w:val="0"/>
                          <w:marTop w:val="0"/>
                          <w:marBottom w:val="0"/>
                          <w:divBdr>
                            <w:top w:val="none" w:sz="0" w:space="0" w:color="auto"/>
                            <w:left w:val="none" w:sz="0" w:space="0" w:color="auto"/>
                            <w:bottom w:val="none" w:sz="0" w:space="0" w:color="auto"/>
                            <w:right w:val="none" w:sz="0" w:space="0" w:color="auto"/>
                          </w:divBdr>
                        </w:div>
                      </w:divsChild>
                    </w:div>
                    <w:div w:id="1785228362">
                      <w:marLeft w:val="0"/>
                      <w:marRight w:val="0"/>
                      <w:marTop w:val="0"/>
                      <w:marBottom w:val="0"/>
                      <w:divBdr>
                        <w:top w:val="none" w:sz="0" w:space="0" w:color="auto"/>
                        <w:left w:val="none" w:sz="0" w:space="0" w:color="auto"/>
                        <w:bottom w:val="none" w:sz="0" w:space="0" w:color="auto"/>
                        <w:right w:val="none" w:sz="0" w:space="0" w:color="auto"/>
                      </w:divBdr>
                      <w:divsChild>
                        <w:div w:id="1192065882">
                          <w:marLeft w:val="0"/>
                          <w:marRight w:val="0"/>
                          <w:marTop w:val="0"/>
                          <w:marBottom w:val="0"/>
                          <w:divBdr>
                            <w:top w:val="none" w:sz="0" w:space="0" w:color="auto"/>
                            <w:left w:val="none" w:sz="0" w:space="0" w:color="auto"/>
                            <w:bottom w:val="none" w:sz="0" w:space="0" w:color="auto"/>
                            <w:right w:val="none" w:sz="0" w:space="0" w:color="auto"/>
                          </w:divBdr>
                        </w:div>
                      </w:divsChild>
                    </w:div>
                    <w:div w:id="1911236080">
                      <w:marLeft w:val="0"/>
                      <w:marRight w:val="0"/>
                      <w:marTop w:val="0"/>
                      <w:marBottom w:val="0"/>
                      <w:divBdr>
                        <w:top w:val="none" w:sz="0" w:space="0" w:color="auto"/>
                        <w:left w:val="none" w:sz="0" w:space="0" w:color="auto"/>
                        <w:bottom w:val="none" w:sz="0" w:space="0" w:color="auto"/>
                        <w:right w:val="none" w:sz="0" w:space="0" w:color="auto"/>
                      </w:divBdr>
                      <w:divsChild>
                        <w:div w:id="1545672004">
                          <w:marLeft w:val="0"/>
                          <w:marRight w:val="0"/>
                          <w:marTop w:val="0"/>
                          <w:marBottom w:val="0"/>
                          <w:divBdr>
                            <w:top w:val="none" w:sz="0" w:space="0" w:color="auto"/>
                            <w:left w:val="none" w:sz="0" w:space="0" w:color="auto"/>
                            <w:bottom w:val="none" w:sz="0" w:space="0" w:color="auto"/>
                            <w:right w:val="none" w:sz="0" w:space="0" w:color="auto"/>
                          </w:divBdr>
                        </w:div>
                      </w:divsChild>
                    </w:div>
                    <w:div w:id="1929314921">
                      <w:marLeft w:val="0"/>
                      <w:marRight w:val="0"/>
                      <w:marTop w:val="0"/>
                      <w:marBottom w:val="0"/>
                      <w:divBdr>
                        <w:top w:val="none" w:sz="0" w:space="0" w:color="auto"/>
                        <w:left w:val="none" w:sz="0" w:space="0" w:color="auto"/>
                        <w:bottom w:val="none" w:sz="0" w:space="0" w:color="auto"/>
                        <w:right w:val="none" w:sz="0" w:space="0" w:color="auto"/>
                      </w:divBdr>
                      <w:divsChild>
                        <w:div w:id="2072730033">
                          <w:marLeft w:val="0"/>
                          <w:marRight w:val="0"/>
                          <w:marTop w:val="0"/>
                          <w:marBottom w:val="0"/>
                          <w:divBdr>
                            <w:top w:val="none" w:sz="0" w:space="0" w:color="auto"/>
                            <w:left w:val="none" w:sz="0" w:space="0" w:color="auto"/>
                            <w:bottom w:val="none" w:sz="0" w:space="0" w:color="auto"/>
                            <w:right w:val="none" w:sz="0" w:space="0" w:color="auto"/>
                          </w:divBdr>
                        </w:div>
                      </w:divsChild>
                    </w:div>
                    <w:div w:id="1983609690">
                      <w:marLeft w:val="0"/>
                      <w:marRight w:val="0"/>
                      <w:marTop w:val="0"/>
                      <w:marBottom w:val="0"/>
                      <w:divBdr>
                        <w:top w:val="none" w:sz="0" w:space="0" w:color="auto"/>
                        <w:left w:val="none" w:sz="0" w:space="0" w:color="auto"/>
                        <w:bottom w:val="none" w:sz="0" w:space="0" w:color="auto"/>
                        <w:right w:val="none" w:sz="0" w:space="0" w:color="auto"/>
                      </w:divBdr>
                      <w:divsChild>
                        <w:div w:id="1564097860">
                          <w:marLeft w:val="0"/>
                          <w:marRight w:val="0"/>
                          <w:marTop w:val="0"/>
                          <w:marBottom w:val="0"/>
                          <w:divBdr>
                            <w:top w:val="none" w:sz="0" w:space="0" w:color="auto"/>
                            <w:left w:val="none" w:sz="0" w:space="0" w:color="auto"/>
                            <w:bottom w:val="none" w:sz="0" w:space="0" w:color="auto"/>
                            <w:right w:val="none" w:sz="0" w:space="0" w:color="auto"/>
                          </w:divBdr>
                        </w:div>
                      </w:divsChild>
                    </w:div>
                    <w:div w:id="2034794264">
                      <w:marLeft w:val="0"/>
                      <w:marRight w:val="0"/>
                      <w:marTop w:val="0"/>
                      <w:marBottom w:val="0"/>
                      <w:divBdr>
                        <w:top w:val="none" w:sz="0" w:space="0" w:color="auto"/>
                        <w:left w:val="none" w:sz="0" w:space="0" w:color="auto"/>
                        <w:bottom w:val="none" w:sz="0" w:space="0" w:color="auto"/>
                        <w:right w:val="none" w:sz="0" w:space="0" w:color="auto"/>
                      </w:divBdr>
                      <w:divsChild>
                        <w:div w:id="123824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6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213">
      <w:bodyDiv w:val="1"/>
      <w:marLeft w:val="0"/>
      <w:marRight w:val="0"/>
      <w:marTop w:val="0"/>
      <w:marBottom w:val="0"/>
      <w:divBdr>
        <w:top w:val="none" w:sz="0" w:space="0" w:color="auto"/>
        <w:left w:val="none" w:sz="0" w:space="0" w:color="auto"/>
        <w:bottom w:val="none" w:sz="0" w:space="0" w:color="auto"/>
        <w:right w:val="none" w:sz="0" w:space="0" w:color="auto"/>
      </w:divBdr>
      <w:divsChild>
        <w:div w:id="69084425">
          <w:marLeft w:val="0"/>
          <w:marRight w:val="0"/>
          <w:marTop w:val="0"/>
          <w:marBottom w:val="0"/>
          <w:divBdr>
            <w:top w:val="none" w:sz="0" w:space="0" w:color="auto"/>
            <w:left w:val="none" w:sz="0" w:space="0" w:color="auto"/>
            <w:bottom w:val="none" w:sz="0" w:space="0" w:color="auto"/>
            <w:right w:val="none" w:sz="0" w:space="0" w:color="auto"/>
          </w:divBdr>
          <w:divsChild>
            <w:div w:id="18436218">
              <w:marLeft w:val="0"/>
              <w:marRight w:val="0"/>
              <w:marTop w:val="0"/>
              <w:marBottom w:val="0"/>
              <w:divBdr>
                <w:top w:val="none" w:sz="0" w:space="0" w:color="auto"/>
                <w:left w:val="none" w:sz="0" w:space="0" w:color="auto"/>
                <w:bottom w:val="none" w:sz="0" w:space="0" w:color="auto"/>
                <w:right w:val="none" w:sz="0" w:space="0" w:color="auto"/>
              </w:divBdr>
            </w:div>
            <w:div w:id="695696229">
              <w:marLeft w:val="0"/>
              <w:marRight w:val="0"/>
              <w:marTop w:val="0"/>
              <w:marBottom w:val="0"/>
              <w:divBdr>
                <w:top w:val="none" w:sz="0" w:space="0" w:color="auto"/>
                <w:left w:val="none" w:sz="0" w:space="0" w:color="auto"/>
                <w:bottom w:val="none" w:sz="0" w:space="0" w:color="auto"/>
                <w:right w:val="none" w:sz="0" w:space="0" w:color="auto"/>
              </w:divBdr>
              <w:divsChild>
                <w:div w:id="171141846">
                  <w:marLeft w:val="0"/>
                  <w:marRight w:val="0"/>
                  <w:marTop w:val="30"/>
                  <w:marBottom w:val="30"/>
                  <w:divBdr>
                    <w:top w:val="none" w:sz="0" w:space="0" w:color="auto"/>
                    <w:left w:val="none" w:sz="0" w:space="0" w:color="auto"/>
                    <w:bottom w:val="none" w:sz="0" w:space="0" w:color="auto"/>
                    <w:right w:val="none" w:sz="0" w:space="0" w:color="auto"/>
                  </w:divBdr>
                  <w:divsChild>
                    <w:div w:id="404646251">
                      <w:marLeft w:val="0"/>
                      <w:marRight w:val="0"/>
                      <w:marTop w:val="0"/>
                      <w:marBottom w:val="0"/>
                      <w:divBdr>
                        <w:top w:val="none" w:sz="0" w:space="0" w:color="auto"/>
                        <w:left w:val="none" w:sz="0" w:space="0" w:color="auto"/>
                        <w:bottom w:val="none" w:sz="0" w:space="0" w:color="auto"/>
                        <w:right w:val="none" w:sz="0" w:space="0" w:color="auto"/>
                      </w:divBdr>
                      <w:divsChild>
                        <w:div w:id="1580945457">
                          <w:marLeft w:val="0"/>
                          <w:marRight w:val="0"/>
                          <w:marTop w:val="0"/>
                          <w:marBottom w:val="0"/>
                          <w:divBdr>
                            <w:top w:val="none" w:sz="0" w:space="0" w:color="auto"/>
                            <w:left w:val="none" w:sz="0" w:space="0" w:color="auto"/>
                            <w:bottom w:val="none" w:sz="0" w:space="0" w:color="auto"/>
                            <w:right w:val="none" w:sz="0" w:space="0" w:color="auto"/>
                          </w:divBdr>
                        </w:div>
                      </w:divsChild>
                    </w:div>
                    <w:div w:id="1841769986">
                      <w:marLeft w:val="0"/>
                      <w:marRight w:val="0"/>
                      <w:marTop w:val="0"/>
                      <w:marBottom w:val="0"/>
                      <w:divBdr>
                        <w:top w:val="none" w:sz="0" w:space="0" w:color="auto"/>
                        <w:left w:val="none" w:sz="0" w:space="0" w:color="auto"/>
                        <w:bottom w:val="none" w:sz="0" w:space="0" w:color="auto"/>
                        <w:right w:val="none" w:sz="0" w:space="0" w:color="auto"/>
                      </w:divBdr>
                      <w:divsChild>
                        <w:div w:id="16985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786708">
          <w:marLeft w:val="0"/>
          <w:marRight w:val="0"/>
          <w:marTop w:val="0"/>
          <w:marBottom w:val="0"/>
          <w:divBdr>
            <w:top w:val="none" w:sz="0" w:space="0" w:color="auto"/>
            <w:left w:val="none" w:sz="0" w:space="0" w:color="auto"/>
            <w:bottom w:val="none" w:sz="0" w:space="0" w:color="auto"/>
            <w:right w:val="none" w:sz="0" w:space="0" w:color="auto"/>
          </w:divBdr>
          <w:divsChild>
            <w:div w:id="1868710157">
              <w:marLeft w:val="0"/>
              <w:marRight w:val="0"/>
              <w:marTop w:val="0"/>
              <w:marBottom w:val="0"/>
              <w:divBdr>
                <w:top w:val="none" w:sz="0" w:space="0" w:color="auto"/>
                <w:left w:val="none" w:sz="0" w:space="0" w:color="auto"/>
                <w:bottom w:val="none" w:sz="0" w:space="0" w:color="auto"/>
                <w:right w:val="none" w:sz="0" w:space="0" w:color="auto"/>
              </w:divBdr>
            </w:div>
          </w:divsChild>
        </w:div>
        <w:div w:id="979923673">
          <w:marLeft w:val="0"/>
          <w:marRight w:val="0"/>
          <w:marTop w:val="0"/>
          <w:marBottom w:val="0"/>
          <w:divBdr>
            <w:top w:val="none" w:sz="0" w:space="0" w:color="auto"/>
            <w:left w:val="none" w:sz="0" w:space="0" w:color="auto"/>
            <w:bottom w:val="none" w:sz="0" w:space="0" w:color="auto"/>
            <w:right w:val="none" w:sz="0" w:space="0" w:color="auto"/>
          </w:divBdr>
          <w:divsChild>
            <w:div w:id="37557251">
              <w:marLeft w:val="0"/>
              <w:marRight w:val="0"/>
              <w:marTop w:val="0"/>
              <w:marBottom w:val="0"/>
              <w:divBdr>
                <w:top w:val="none" w:sz="0" w:space="0" w:color="auto"/>
                <w:left w:val="none" w:sz="0" w:space="0" w:color="auto"/>
                <w:bottom w:val="none" w:sz="0" w:space="0" w:color="auto"/>
                <w:right w:val="none" w:sz="0" w:space="0" w:color="auto"/>
              </w:divBdr>
            </w:div>
          </w:divsChild>
        </w:div>
        <w:div w:id="1100368969">
          <w:marLeft w:val="0"/>
          <w:marRight w:val="0"/>
          <w:marTop w:val="0"/>
          <w:marBottom w:val="0"/>
          <w:divBdr>
            <w:top w:val="none" w:sz="0" w:space="0" w:color="auto"/>
            <w:left w:val="none" w:sz="0" w:space="0" w:color="auto"/>
            <w:bottom w:val="none" w:sz="0" w:space="0" w:color="auto"/>
            <w:right w:val="none" w:sz="0" w:space="0" w:color="auto"/>
          </w:divBdr>
          <w:divsChild>
            <w:div w:id="448938697">
              <w:marLeft w:val="0"/>
              <w:marRight w:val="0"/>
              <w:marTop w:val="0"/>
              <w:marBottom w:val="0"/>
              <w:divBdr>
                <w:top w:val="none" w:sz="0" w:space="0" w:color="auto"/>
                <w:left w:val="none" w:sz="0" w:space="0" w:color="auto"/>
                <w:bottom w:val="none" w:sz="0" w:space="0" w:color="auto"/>
                <w:right w:val="none" w:sz="0" w:space="0" w:color="auto"/>
              </w:divBdr>
            </w:div>
          </w:divsChild>
        </w:div>
        <w:div w:id="1223715000">
          <w:marLeft w:val="0"/>
          <w:marRight w:val="0"/>
          <w:marTop w:val="0"/>
          <w:marBottom w:val="0"/>
          <w:divBdr>
            <w:top w:val="none" w:sz="0" w:space="0" w:color="auto"/>
            <w:left w:val="none" w:sz="0" w:space="0" w:color="auto"/>
            <w:bottom w:val="none" w:sz="0" w:space="0" w:color="auto"/>
            <w:right w:val="none" w:sz="0" w:space="0" w:color="auto"/>
          </w:divBdr>
          <w:divsChild>
            <w:div w:id="429551959">
              <w:marLeft w:val="0"/>
              <w:marRight w:val="0"/>
              <w:marTop w:val="0"/>
              <w:marBottom w:val="0"/>
              <w:divBdr>
                <w:top w:val="none" w:sz="0" w:space="0" w:color="auto"/>
                <w:left w:val="none" w:sz="0" w:space="0" w:color="auto"/>
                <w:bottom w:val="none" w:sz="0" w:space="0" w:color="auto"/>
                <w:right w:val="none" w:sz="0" w:space="0" w:color="auto"/>
              </w:divBdr>
            </w:div>
          </w:divsChild>
        </w:div>
        <w:div w:id="1564371475">
          <w:marLeft w:val="0"/>
          <w:marRight w:val="0"/>
          <w:marTop w:val="0"/>
          <w:marBottom w:val="0"/>
          <w:divBdr>
            <w:top w:val="none" w:sz="0" w:space="0" w:color="auto"/>
            <w:left w:val="none" w:sz="0" w:space="0" w:color="auto"/>
            <w:bottom w:val="none" w:sz="0" w:space="0" w:color="auto"/>
            <w:right w:val="none" w:sz="0" w:space="0" w:color="auto"/>
          </w:divBdr>
          <w:divsChild>
            <w:div w:id="211636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5241">
      <w:bodyDiv w:val="1"/>
      <w:marLeft w:val="0"/>
      <w:marRight w:val="0"/>
      <w:marTop w:val="0"/>
      <w:marBottom w:val="0"/>
      <w:divBdr>
        <w:top w:val="none" w:sz="0" w:space="0" w:color="auto"/>
        <w:left w:val="none" w:sz="0" w:space="0" w:color="auto"/>
        <w:bottom w:val="none" w:sz="0" w:space="0" w:color="auto"/>
        <w:right w:val="none" w:sz="0" w:space="0" w:color="auto"/>
      </w:divBdr>
      <w:divsChild>
        <w:div w:id="35783117">
          <w:marLeft w:val="0"/>
          <w:marRight w:val="0"/>
          <w:marTop w:val="0"/>
          <w:marBottom w:val="0"/>
          <w:divBdr>
            <w:top w:val="none" w:sz="0" w:space="0" w:color="auto"/>
            <w:left w:val="none" w:sz="0" w:space="0" w:color="auto"/>
            <w:bottom w:val="none" w:sz="0" w:space="0" w:color="auto"/>
            <w:right w:val="none" w:sz="0" w:space="0" w:color="auto"/>
          </w:divBdr>
          <w:divsChild>
            <w:div w:id="33312643">
              <w:marLeft w:val="0"/>
              <w:marRight w:val="0"/>
              <w:marTop w:val="0"/>
              <w:marBottom w:val="0"/>
              <w:divBdr>
                <w:top w:val="none" w:sz="0" w:space="0" w:color="auto"/>
                <w:left w:val="none" w:sz="0" w:space="0" w:color="auto"/>
                <w:bottom w:val="none" w:sz="0" w:space="0" w:color="auto"/>
                <w:right w:val="none" w:sz="0" w:space="0" w:color="auto"/>
              </w:divBdr>
            </w:div>
            <w:div w:id="114106677">
              <w:marLeft w:val="0"/>
              <w:marRight w:val="0"/>
              <w:marTop w:val="0"/>
              <w:marBottom w:val="0"/>
              <w:divBdr>
                <w:top w:val="none" w:sz="0" w:space="0" w:color="auto"/>
                <w:left w:val="none" w:sz="0" w:space="0" w:color="auto"/>
                <w:bottom w:val="none" w:sz="0" w:space="0" w:color="auto"/>
                <w:right w:val="none" w:sz="0" w:space="0" w:color="auto"/>
              </w:divBdr>
              <w:divsChild>
                <w:div w:id="1052466162">
                  <w:marLeft w:val="0"/>
                  <w:marRight w:val="0"/>
                  <w:marTop w:val="30"/>
                  <w:marBottom w:val="30"/>
                  <w:divBdr>
                    <w:top w:val="none" w:sz="0" w:space="0" w:color="auto"/>
                    <w:left w:val="none" w:sz="0" w:space="0" w:color="auto"/>
                    <w:bottom w:val="none" w:sz="0" w:space="0" w:color="auto"/>
                    <w:right w:val="none" w:sz="0" w:space="0" w:color="auto"/>
                  </w:divBdr>
                  <w:divsChild>
                    <w:div w:id="1457917347">
                      <w:marLeft w:val="0"/>
                      <w:marRight w:val="0"/>
                      <w:marTop w:val="0"/>
                      <w:marBottom w:val="0"/>
                      <w:divBdr>
                        <w:top w:val="none" w:sz="0" w:space="0" w:color="auto"/>
                        <w:left w:val="none" w:sz="0" w:space="0" w:color="auto"/>
                        <w:bottom w:val="none" w:sz="0" w:space="0" w:color="auto"/>
                        <w:right w:val="none" w:sz="0" w:space="0" w:color="auto"/>
                      </w:divBdr>
                      <w:divsChild>
                        <w:div w:id="517889346">
                          <w:marLeft w:val="0"/>
                          <w:marRight w:val="0"/>
                          <w:marTop w:val="0"/>
                          <w:marBottom w:val="0"/>
                          <w:divBdr>
                            <w:top w:val="none" w:sz="0" w:space="0" w:color="auto"/>
                            <w:left w:val="none" w:sz="0" w:space="0" w:color="auto"/>
                            <w:bottom w:val="none" w:sz="0" w:space="0" w:color="auto"/>
                            <w:right w:val="none" w:sz="0" w:space="0" w:color="auto"/>
                          </w:divBdr>
                        </w:div>
                      </w:divsChild>
                    </w:div>
                    <w:div w:id="1541235703">
                      <w:marLeft w:val="0"/>
                      <w:marRight w:val="0"/>
                      <w:marTop w:val="0"/>
                      <w:marBottom w:val="0"/>
                      <w:divBdr>
                        <w:top w:val="none" w:sz="0" w:space="0" w:color="auto"/>
                        <w:left w:val="none" w:sz="0" w:space="0" w:color="auto"/>
                        <w:bottom w:val="none" w:sz="0" w:space="0" w:color="auto"/>
                        <w:right w:val="none" w:sz="0" w:space="0" w:color="auto"/>
                      </w:divBdr>
                      <w:divsChild>
                        <w:div w:id="11573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655174">
          <w:marLeft w:val="0"/>
          <w:marRight w:val="0"/>
          <w:marTop w:val="0"/>
          <w:marBottom w:val="0"/>
          <w:divBdr>
            <w:top w:val="none" w:sz="0" w:space="0" w:color="auto"/>
            <w:left w:val="none" w:sz="0" w:space="0" w:color="auto"/>
            <w:bottom w:val="none" w:sz="0" w:space="0" w:color="auto"/>
            <w:right w:val="none" w:sz="0" w:space="0" w:color="auto"/>
          </w:divBdr>
          <w:divsChild>
            <w:div w:id="1384865122">
              <w:marLeft w:val="0"/>
              <w:marRight w:val="0"/>
              <w:marTop w:val="0"/>
              <w:marBottom w:val="0"/>
              <w:divBdr>
                <w:top w:val="none" w:sz="0" w:space="0" w:color="auto"/>
                <w:left w:val="none" w:sz="0" w:space="0" w:color="auto"/>
                <w:bottom w:val="none" w:sz="0" w:space="0" w:color="auto"/>
                <w:right w:val="none" w:sz="0" w:space="0" w:color="auto"/>
              </w:divBdr>
            </w:div>
          </w:divsChild>
        </w:div>
        <w:div w:id="881478303">
          <w:marLeft w:val="0"/>
          <w:marRight w:val="0"/>
          <w:marTop w:val="0"/>
          <w:marBottom w:val="0"/>
          <w:divBdr>
            <w:top w:val="none" w:sz="0" w:space="0" w:color="auto"/>
            <w:left w:val="none" w:sz="0" w:space="0" w:color="auto"/>
            <w:bottom w:val="none" w:sz="0" w:space="0" w:color="auto"/>
            <w:right w:val="none" w:sz="0" w:space="0" w:color="auto"/>
          </w:divBdr>
          <w:divsChild>
            <w:div w:id="1932425776">
              <w:marLeft w:val="0"/>
              <w:marRight w:val="0"/>
              <w:marTop w:val="0"/>
              <w:marBottom w:val="0"/>
              <w:divBdr>
                <w:top w:val="none" w:sz="0" w:space="0" w:color="auto"/>
                <w:left w:val="none" w:sz="0" w:space="0" w:color="auto"/>
                <w:bottom w:val="none" w:sz="0" w:space="0" w:color="auto"/>
                <w:right w:val="none" w:sz="0" w:space="0" w:color="auto"/>
              </w:divBdr>
            </w:div>
          </w:divsChild>
        </w:div>
        <w:div w:id="1202132870">
          <w:marLeft w:val="0"/>
          <w:marRight w:val="0"/>
          <w:marTop w:val="0"/>
          <w:marBottom w:val="0"/>
          <w:divBdr>
            <w:top w:val="none" w:sz="0" w:space="0" w:color="auto"/>
            <w:left w:val="none" w:sz="0" w:space="0" w:color="auto"/>
            <w:bottom w:val="none" w:sz="0" w:space="0" w:color="auto"/>
            <w:right w:val="none" w:sz="0" w:space="0" w:color="auto"/>
          </w:divBdr>
          <w:divsChild>
            <w:div w:id="1908689810">
              <w:marLeft w:val="0"/>
              <w:marRight w:val="0"/>
              <w:marTop w:val="0"/>
              <w:marBottom w:val="0"/>
              <w:divBdr>
                <w:top w:val="none" w:sz="0" w:space="0" w:color="auto"/>
                <w:left w:val="none" w:sz="0" w:space="0" w:color="auto"/>
                <w:bottom w:val="none" w:sz="0" w:space="0" w:color="auto"/>
                <w:right w:val="none" w:sz="0" w:space="0" w:color="auto"/>
              </w:divBdr>
            </w:div>
          </w:divsChild>
        </w:div>
        <w:div w:id="1273052914">
          <w:marLeft w:val="0"/>
          <w:marRight w:val="0"/>
          <w:marTop w:val="0"/>
          <w:marBottom w:val="0"/>
          <w:divBdr>
            <w:top w:val="none" w:sz="0" w:space="0" w:color="auto"/>
            <w:left w:val="none" w:sz="0" w:space="0" w:color="auto"/>
            <w:bottom w:val="none" w:sz="0" w:space="0" w:color="auto"/>
            <w:right w:val="none" w:sz="0" w:space="0" w:color="auto"/>
          </w:divBdr>
          <w:divsChild>
            <w:div w:id="658079528">
              <w:marLeft w:val="0"/>
              <w:marRight w:val="0"/>
              <w:marTop w:val="0"/>
              <w:marBottom w:val="0"/>
              <w:divBdr>
                <w:top w:val="none" w:sz="0" w:space="0" w:color="auto"/>
                <w:left w:val="none" w:sz="0" w:space="0" w:color="auto"/>
                <w:bottom w:val="none" w:sz="0" w:space="0" w:color="auto"/>
                <w:right w:val="none" w:sz="0" w:space="0" w:color="auto"/>
              </w:divBdr>
            </w:div>
          </w:divsChild>
        </w:div>
        <w:div w:id="1996763084">
          <w:marLeft w:val="0"/>
          <w:marRight w:val="0"/>
          <w:marTop w:val="0"/>
          <w:marBottom w:val="0"/>
          <w:divBdr>
            <w:top w:val="none" w:sz="0" w:space="0" w:color="auto"/>
            <w:left w:val="none" w:sz="0" w:space="0" w:color="auto"/>
            <w:bottom w:val="none" w:sz="0" w:space="0" w:color="auto"/>
            <w:right w:val="none" w:sz="0" w:space="0" w:color="auto"/>
          </w:divBdr>
          <w:divsChild>
            <w:div w:id="17703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1785">
      <w:bodyDiv w:val="1"/>
      <w:marLeft w:val="0"/>
      <w:marRight w:val="0"/>
      <w:marTop w:val="0"/>
      <w:marBottom w:val="0"/>
      <w:divBdr>
        <w:top w:val="none" w:sz="0" w:space="0" w:color="auto"/>
        <w:left w:val="none" w:sz="0" w:space="0" w:color="auto"/>
        <w:bottom w:val="none" w:sz="0" w:space="0" w:color="auto"/>
        <w:right w:val="none" w:sz="0" w:space="0" w:color="auto"/>
      </w:divBdr>
      <w:divsChild>
        <w:div w:id="208685962">
          <w:marLeft w:val="0"/>
          <w:marRight w:val="0"/>
          <w:marTop w:val="0"/>
          <w:marBottom w:val="0"/>
          <w:divBdr>
            <w:top w:val="none" w:sz="0" w:space="0" w:color="auto"/>
            <w:left w:val="none" w:sz="0" w:space="0" w:color="auto"/>
            <w:bottom w:val="none" w:sz="0" w:space="0" w:color="auto"/>
            <w:right w:val="none" w:sz="0" w:space="0" w:color="auto"/>
          </w:divBdr>
          <w:divsChild>
            <w:div w:id="1497183536">
              <w:marLeft w:val="0"/>
              <w:marRight w:val="0"/>
              <w:marTop w:val="0"/>
              <w:marBottom w:val="0"/>
              <w:divBdr>
                <w:top w:val="none" w:sz="0" w:space="0" w:color="auto"/>
                <w:left w:val="none" w:sz="0" w:space="0" w:color="auto"/>
                <w:bottom w:val="none" w:sz="0" w:space="0" w:color="auto"/>
                <w:right w:val="none" w:sz="0" w:space="0" w:color="auto"/>
              </w:divBdr>
            </w:div>
          </w:divsChild>
        </w:div>
        <w:div w:id="899292548">
          <w:marLeft w:val="0"/>
          <w:marRight w:val="0"/>
          <w:marTop w:val="0"/>
          <w:marBottom w:val="0"/>
          <w:divBdr>
            <w:top w:val="none" w:sz="0" w:space="0" w:color="auto"/>
            <w:left w:val="none" w:sz="0" w:space="0" w:color="auto"/>
            <w:bottom w:val="none" w:sz="0" w:space="0" w:color="auto"/>
            <w:right w:val="none" w:sz="0" w:space="0" w:color="auto"/>
          </w:divBdr>
          <w:divsChild>
            <w:div w:id="448401971">
              <w:marLeft w:val="0"/>
              <w:marRight w:val="0"/>
              <w:marTop w:val="0"/>
              <w:marBottom w:val="0"/>
              <w:divBdr>
                <w:top w:val="none" w:sz="0" w:space="0" w:color="auto"/>
                <w:left w:val="none" w:sz="0" w:space="0" w:color="auto"/>
                <w:bottom w:val="none" w:sz="0" w:space="0" w:color="auto"/>
                <w:right w:val="none" w:sz="0" w:space="0" w:color="auto"/>
              </w:divBdr>
            </w:div>
            <w:div w:id="715929264">
              <w:marLeft w:val="0"/>
              <w:marRight w:val="0"/>
              <w:marTop w:val="0"/>
              <w:marBottom w:val="0"/>
              <w:divBdr>
                <w:top w:val="none" w:sz="0" w:space="0" w:color="auto"/>
                <w:left w:val="none" w:sz="0" w:space="0" w:color="auto"/>
                <w:bottom w:val="none" w:sz="0" w:space="0" w:color="auto"/>
                <w:right w:val="none" w:sz="0" w:space="0" w:color="auto"/>
              </w:divBdr>
              <w:divsChild>
                <w:div w:id="425269981">
                  <w:marLeft w:val="0"/>
                  <w:marRight w:val="0"/>
                  <w:marTop w:val="30"/>
                  <w:marBottom w:val="30"/>
                  <w:divBdr>
                    <w:top w:val="none" w:sz="0" w:space="0" w:color="auto"/>
                    <w:left w:val="none" w:sz="0" w:space="0" w:color="auto"/>
                    <w:bottom w:val="none" w:sz="0" w:space="0" w:color="auto"/>
                    <w:right w:val="none" w:sz="0" w:space="0" w:color="auto"/>
                  </w:divBdr>
                  <w:divsChild>
                    <w:div w:id="239560424">
                      <w:marLeft w:val="0"/>
                      <w:marRight w:val="0"/>
                      <w:marTop w:val="0"/>
                      <w:marBottom w:val="0"/>
                      <w:divBdr>
                        <w:top w:val="none" w:sz="0" w:space="0" w:color="auto"/>
                        <w:left w:val="none" w:sz="0" w:space="0" w:color="auto"/>
                        <w:bottom w:val="none" w:sz="0" w:space="0" w:color="auto"/>
                        <w:right w:val="none" w:sz="0" w:space="0" w:color="auto"/>
                      </w:divBdr>
                      <w:divsChild>
                        <w:div w:id="968438781">
                          <w:marLeft w:val="0"/>
                          <w:marRight w:val="0"/>
                          <w:marTop w:val="0"/>
                          <w:marBottom w:val="0"/>
                          <w:divBdr>
                            <w:top w:val="none" w:sz="0" w:space="0" w:color="auto"/>
                            <w:left w:val="none" w:sz="0" w:space="0" w:color="auto"/>
                            <w:bottom w:val="none" w:sz="0" w:space="0" w:color="auto"/>
                            <w:right w:val="none" w:sz="0" w:space="0" w:color="auto"/>
                          </w:divBdr>
                        </w:div>
                      </w:divsChild>
                    </w:div>
                    <w:div w:id="258222398">
                      <w:marLeft w:val="0"/>
                      <w:marRight w:val="0"/>
                      <w:marTop w:val="0"/>
                      <w:marBottom w:val="0"/>
                      <w:divBdr>
                        <w:top w:val="none" w:sz="0" w:space="0" w:color="auto"/>
                        <w:left w:val="none" w:sz="0" w:space="0" w:color="auto"/>
                        <w:bottom w:val="none" w:sz="0" w:space="0" w:color="auto"/>
                        <w:right w:val="none" w:sz="0" w:space="0" w:color="auto"/>
                      </w:divBdr>
                      <w:divsChild>
                        <w:div w:id="853568126">
                          <w:marLeft w:val="0"/>
                          <w:marRight w:val="0"/>
                          <w:marTop w:val="0"/>
                          <w:marBottom w:val="0"/>
                          <w:divBdr>
                            <w:top w:val="none" w:sz="0" w:space="0" w:color="auto"/>
                            <w:left w:val="none" w:sz="0" w:space="0" w:color="auto"/>
                            <w:bottom w:val="none" w:sz="0" w:space="0" w:color="auto"/>
                            <w:right w:val="none" w:sz="0" w:space="0" w:color="auto"/>
                          </w:divBdr>
                        </w:div>
                      </w:divsChild>
                    </w:div>
                    <w:div w:id="274024336">
                      <w:marLeft w:val="0"/>
                      <w:marRight w:val="0"/>
                      <w:marTop w:val="0"/>
                      <w:marBottom w:val="0"/>
                      <w:divBdr>
                        <w:top w:val="none" w:sz="0" w:space="0" w:color="auto"/>
                        <w:left w:val="none" w:sz="0" w:space="0" w:color="auto"/>
                        <w:bottom w:val="none" w:sz="0" w:space="0" w:color="auto"/>
                        <w:right w:val="none" w:sz="0" w:space="0" w:color="auto"/>
                      </w:divBdr>
                      <w:divsChild>
                        <w:div w:id="700284343">
                          <w:marLeft w:val="0"/>
                          <w:marRight w:val="0"/>
                          <w:marTop w:val="0"/>
                          <w:marBottom w:val="0"/>
                          <w:divBdr>
                            <w:top w:val="none" w:sz="0" w:space="0" w:color="auto"/>
                            <w:left w:val="none" w:sz="0" w:space="0" w:color="auto"/>
                            <w:bottom w:val="none" w:sz="0" w:space="0" w:color="auto"/>
                            <w:right w:val="none" w:sz="0" w:space="0" w:color="auto"/>
                          </w:divBdr>
                        </w:div>
                      </w:divsChild>
                    </w:div>
                    <w:div w:id="335038625">
                      <w:marLeft w:val="0"/>
                      <w:marRight w:val="0"/>
                      <w:marTop w:val="0"/>
                      <w:marBottom w:val="0"/>
                      <w:divBdr>
                        <w:top w:val="none" w:sz="0" w:space="0" w:color="auto"/>
                        <w:left w:val="none" w:sz="0" w:space="0" w:color="auto"/>
                        <w:bottom w:val="none" w:sz="0" w:space="0" w:color="auto"/>
                        <w:right w:val="none" w:sz="0" w:space="0" w:color="auto"/>
                      </w:divBdr>
                      <w:divsChild>
                        <w:div w:id="632248130">
                          <w:marLeft w:val="0"/>
                          <w:marRight w:val="0"/>
                          <w:marTop w:val="0"/>
                          <w:marBottom w:val="0"/>
                          <w:divBdr>
                            <w:top w:val="none" w:sz="0" w:space="0" w:color="auto"/>
                            <w:left w:val="none" w:sz="0" w:space="0" w:color="auto"/>
                            <w:bottom w:val="none" w:sz="0" w:space="0" w:color="auto"/>
                            <w:right w:val="none" w:sz="0" w:space="0" w:color="auto"/>
                          </w:divBdr>
                        </w:div>
                        <w:div w:id="1265263360">
                          <w:marLeft w:val="0"/>
                          <w:marRight w:val="0"/>
                          <w:marTop w:val="0"/>
                          <w:marBottom w:val="0"/>
                          <w:divBdr>
                            <w:top w:val="none" w:sz="0" w:space="0" w:color="auto"/>
                            <w:left w:val="none" w:sz="0" w:space="0" w:color="auto"/>
                            <w:bottom w:val="none" w:sz="0" w:space="0" w:color="auto"/>
                            <w:right w:val="none" w:sz="0" w:space="0" w:color="auto"/>
                          </w:divBdr>
                          <w:divsChild>
                            <w:div w:id="647824866">
                              <w:marLeft w:val="0"/>
                              <w:marRight w:val="0"/>
                              <w:marTop w:val="30"/>
                              <w:marBottom w:val="30"/>
                              <w:divBdr>
                                <w:top w:val="none" w:sz="0" w:space="0" w:color="auto"/>
                                <w:left w:val="none" w:sz="0" w:space="0" w:color="auto"/>
                                <w:bottom w:val="none" w:sz="0" w:space="0" w:color="auto"/>
                                <w:right w:val="none" w:sz="0" w:space="0" w:color="auto"/>
                              </w:divBdr>
                              <w:divsChild>
                                <w:div w:id="1130785143">
                                  <w:marLeft w:val="0"/>
                                  <w:marRight w:val="0"/>
                                  <w:marTop w:val="0"/>
                                  <w:marBottom w:val="0"/>
                                  <w:divBdr>
                                    <w:top w:val="none" w:sz="0" w:space="0" w:color="auto"/>
                                    <w:left w:val="none" w:sz="0" w:space="0" w:color="auto"/>
                                    <w:bottom w:val="none" w:sz="0" w:space="0" w:color="auto"/>
                                    <w:right w:val="none" w:sz="0" w:space="0" w:color="auto"/>
                                  </w:divBdr>
                                  <w:divsChild>
                                    <w:div w:id="1856797446">
                                      <w:marLeft w:val="0"/>
                                      <w:marRight w:val="0"/>
                                      <w:marTop w:val="0"/>
                                      <w:marBottom w:val="0"/>
                                      <w:divBdr>
                                        <w:top w:val="none" w:sz="0" w:space="0" w:color="auto"/>
                                        <w:left w:val="none" w:sz="0" w:space="0" w:color="auto"/>
                                        <w:bottom w:val="none" w:sz="0" w:space="0" w:color="auto"/>
                                        <w:right w:val="none" w:sz="0" w:space="0" w:color="auto"/>
                                      </w:divBdr>
                                    </w:div>
                                  </w:divsChild>
                                </w:div>
                                <w:div w:id="1461265816">
                                  <w:marLeft w:val="0"/>
                                  <w:marRight w:val="0"/>
                                  <w:marTop w:val="0"/>
                                  <w:marBottom w:val="0"/>
                                  <w:divBdr>
                                    <w:top w:val="none" w:sz="0" w:space="0" w:color="auto"/>
                                    <w:left w:val="none" w:sz="0" w:space="0" w:color="auto"/>
                                    <w:bottom w:val="none" w:sz="0" w:space="0" w:color="auto"/>
                                    <w:right w:val="none" w:sz="0" w:space="0" w:color="auto"/>
                                  </w:divBdr>
                                  <w:divsChild>
                                    <w:div w:id="40102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0905">
                      <w:marLeft w:val="0"/>
                      <w:marRight w:val="0"/>
                      <w:marTop w:val="0"/>
                      <w:marBottom w:val="0"/>
                      <w:divBdr>
                        <w:top w:val="none" w:sz="0" w:space="0" w:color="auto"/>
                        <w:left w:val="none" w:sz="0" w:space="0" w:color="auto"/>
                        <w:bottom w:val="none" w:sz="0" w:space="0" w:color="auto"/>
                        <w:right w:val="none" w:sz="0" w:space="0" w:color="auto"/>
                      </w:divBdr>
                      <w:divsChild>
                        <w:div w:id="459420349">
                          <w:marLeft w:val="0"/>
                          <w:marRight w:val="0"/>
                          <w:marTop w:val="0"/>
                          <w:marBottom w:val="0"/>
                          <w:divBdr>
                            <w:top w:val="none" w:sz="0" w:space="0" w:color="auto"/>
                            <w:left w:val="none" w:sz="0" w:space="0" w:color="auto"/>
                            <w:bottom w:val="none" w:sz="0" w:space="0" w:color="auto"/>
                            <w:right w:val="none" w:sz="0" w:space="0" w:color="auto"/>
                          </w:divBdr>
                        </w:div>
                      </w:divsChild>
                    </w:div>
                    <w:div w:id="462311698">
                      <w:marLeft w:val="0"/>
                      <w:marRight w:val="0"/>
                      <w:marTop w:val="0"/>
                      <w:marBottom w:val="0"/>
                      <w:divBdr>
                        <w:top w:val="none" w:sz="0" w:space="0" w:color="auto"/>
                        <w:left w:val="none" w:sz="0" w:space="0" w:color="auto"/>
                        <w:bottom w:val="none" w:sz="0" w:space="0" w:color="auto"/>
                        <w:right w:val="none" w:sz="0" w:space="0" w:color="auto"/>
                      </w:divBdr>
                      <w:divsChild>
                        <w:div w:id="548614762">
                          <w:marLeft w:val="0"/>
                          <w:marRight w:val="0"/>
                          <w:marTop w:val="0"/>
                          <w:marBottom w:val="0"/>
                          <w:divBdr>
                            <w:top w:val="none" w:sz="0" w:space="0" w:color="auto"/>
                            <w:left w:val="none" w:sz="0" w:space="0" w:color="auto"/>
                            <w:bottom w:val="none" w:sz="0" w:space="0" w:color="auto"/>
                            <w:right w:val="none" w:sz="0" w:space="0" w:color="auto"/>
                          </w:divBdr>
                        </w:div>
                      </w:divsChild>
                    </w:div>
                    <w:div w:id="539516238">
                      <w:marLeft w:val="0"/>
                      <w:marRight w:val="0"/>
                      <w:marTop w:val="0"/>
                      <w:marBottom w:val="0"/>
                      <w:divBdr>
                        <w:top w:val="none" w:sz="0" w:space="0" w:color="auto"/>
                        <w:left w:val="none" w:sz="0" w:space="0" w:color="auto"/>
                        <w:bottom w:val="none" w:sz="0" w:space="0" w:color="auto"/>
                        <w:right w:val="none" w:sz="0" w:space="0" w:color="auto"/>
                      </w:divBdr>
                      <w:divsChild>
                        <w:div w:id="1524897928">
                          <w:marLeft w:val="0"/>
                          <w:marRight w:val="0"/>
                          <w:marTop w:val="0"/>
                          <w:marBottom w:val="0"/>
                          <w:divBdr>
                            <w:top w:val="none" w:sz="0" w:space="0" w:color="auto"/>
                            <w:left w:val="none" w:sz="0" w:space="0" w:color="auto"/>
                            <w:bottom w:val="none" w:sz="0" w:space="0" w:color="auto"/>
                            <w:right w:val="none" w:sz="0" w:space="0" w:color="auto"/>
                          </w:divBdr>
                        </w:div>
                      </w:divsChild>
                    </w:div>
                    <w:div w:id="586815945">
                      <w:marLeft w:val="0"/>
                      <w:marRight w:val="0"/>
                      <w:marTop w:val="0"/>
                      <w:marBottom w:val="0"/>
                      <w:divBdr>
                        <w:top w:val="none" w:sz="0" w:space="0" w:color="auto"/>
                        <w:left w:val="none" w:sz="0" w:space="0" w:color="auto"/>
                        <w:bottom w:val="none" w:sz="0" w:space="0" w:color="auto"/>
                        <w:right w:val="none" w:sz="0" w:space="0" w:color="auto"/>
                      </w:divBdr>
                      <w:divsChild>
                        <w:div w:id="1368680469">
                          <w:marLeft w:val="0"/>
                          <w:marRight w:val="0"/>
                          <w:marTop w:val="0"/>
                          <w:marBottom w:val="0"/>
                          <w:divBdr>
                            <w:top w:val="none" w:sz="0" w:space="0" w:color="auto"/>
                            <w:left w:val="none" w:sz="0" w:space="0" w:color="auto"/>
                            <w:bottom w:val="none" w:sz="0" w:space="0" w:color="auto"/>
                            <w:right w:val="none" w:sz="0" w:space="0" w:color="auto"/>
                          </w:divBdr>
                        </w:div>
                        <w:div w:id="1883202869">
                          <w:marLeft w:val="0"/>
                          <w:marRight w:val="0"/>
                          <w:marTop w:val="0"/>
                          <w:marBottom w:val="0"/>
                          <w:divBdr>
                            <w:top w:val="none" w:sz="0" w:space="0" w:color="auto"/>
                            <w:left w:val="none" w:sz="0" w:space="0" w:color="auto"/>
                            <w:bottom w:val="none" w:sz="0" w:space="0" w:color="auto"/>
                            <w:right w:val="none" w:sz="0" w:space="0" w:color="auto"/>
                          </w:divBdr>
                          <w:divsChild>
                            <w:div w:id="800268163">
                              <w:marLeft w:val="0"/>
                              <w:marRight w:val="0"/>
                              <w:marTop w:val="30"/>
                              <w:marBottom w:val="30"/>
                              <w:divBdr>
                                <w:top w:val="none" w:sz="0" w:space="0" w:color="auto"/>
                                <w:left w:val="none" w:sz="0" w:space="0" w:color="auto"/>
                                <w:bottom w:val="none" w:sz="0" w:space="0" w:color="auto"/>
                                <w:right w:val="none" w:sz="0" w:space="0" w:color="auto"/>
                              </w:divBdr>
                              <w:divsChild>
                                <w:div w:id="782849622">
                                  <w:marLeft w:val="0"/>
                                  <w:marRight w:val="0"/>
                                  <w:marTop w:val="0"/>
                                  <w:marBottom w:val="0"/>
                                  <w:divBdr>
                                    <w:top w:val="none" w:sz="0" w:space="0" w:color="auto"/>
                                    <w:left w:val="none" w:sz="0" w:space="0" w:color="auto"/>
                                    <w:bottom w:val="none" w:sz="0" w:space="0" w:color="auto"/>
                                    <w:right w:val="none" w:sz="0" w:space="0" w:color="auto"/>
                                  </w:divBdr>
                                  <w:divsChild>
                                    <w:div w:id="393050228">
                                      <w:marLeft w:val="0"/>
                                      <w:marRight w:val="0"/>
                                      <w:marTop w:val="0"/>
                                      <w:marBottom w:val="0"/>
                                      <w:divBdr>
                                        <w:top w:val="none" w:sz="0" w:space="0" w:color="auto"/>
                                        <w:left w:val="none" w:sz="0" w:space="0" w:color="auto"/>
                                        <w:bottom w:val="none" w:sz="0" w:space="0" w:color="auto"/>
                                        <w:right w:val="none" w:sz="0" w:space="0" w:color="auto"/>
                                      </w:divBdr>
                                    </w:div>
                                  </w:divsChild>
                                </w:div>
                                <w:div w:id="1375813777">
                                  <w:marLeft w:val="0"/>
                                  <w:marRight w:val="0"/>
                                  <w:marTop w:val="0"/>
                                  <w:marBottom w:val="0"/>
                                  <w:divBdr>
                                    <w:top w:val="none" w:sz="0" w:space="0" w:color="auto"/>
                                    <w:left w:val="none" w:sz="0" w:space="0" w:color="auto"/>
                                    <w:bottom w:val="none" w:sz="0" w:space="0" w:color="auto"/>
                                    <w:right w:val="none" w:sz="0" w:space="0" w:color="auto"/>
                                  </w:divBdr>
                                  <w:divsChild>
                                    <w:div w:id="132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580152">
                      <w:marLeft w:val="0"/>
                      <w:marRight w:val="0"/>
                      <w:marTop w:val="0"/>
                      <w:marBottom w:val="0"/>
                      <w:divBdr>
                        <w:top w:val="none" w:sz="0" w:space="0" w:color="auto"/>
                        <w:left w:val="none" w:sz="0" w:space="0" w:color="auto"/>
                        <w:bottom w:val="none" w:sz="0" w:space="0" w:color="auto"/>
                        <w:right w:val="none" w:sz="0" w:space="0" w:color="auto"/>
                      </w:divBdr>
                      <w:divsChild>
                        <w:div w:id="2049126">
                          <w:marLeft w:val="0"/>
                          <w:marRight w:val="0"/>
                          <w:marTop w:val="0"/>
                          <w:marBottom w:val="0"/>
                          <w:divBdr>
                            <w:top w:val="none" w:sz="0" w:space="0" w:color="auto"/>
                            <w:left w:val="none" w:sz="0" w:space="0" w:color="auto"/>
                            <w:bottom w:val="none" w:sz="0" w:space="0" w:color="auto"/>
                            <w:right w:val="none" w:sz="0" w:space="0" w:color="auto"/>
                          </w:divBdr>
                        </w:div>
                      </w:divsChild>
                    </w:div>
                    <w:div w:id="595138916">
                      <w:marLeft w:val="0"/>
                      <w:marRight w:val="0"/>
                      <w:marTop w:val="0"/>
                      <w:marBottom w:val="0"/>
                      <w:divBdr>
                        <w:top w:val="none" w:sz="0" w:space="0" w:color="auto"/>
                        <w:left w:val="none" w:sz="0" w:space="0" w:color="auto"/>
                        <w:bottom w:val="none" w:sz="0" w:space="0" w:color="auto"/>
                        <w:right w:val="none" w:sz="0" w:space="0" w:color="auto"/>
                      </w:divBdr>
                      <w:divsChild>
                        <w:div w:id="1959602466">
                          <w:marLeft w:val="0"/>
                          <w:marRight w:val="0"/>
                          <w:marTop w:val="0"/>
                          <w:marBottom w:val="0"/>
                          <w:divBdr>
                            <w:top w:val="none" w:sz="0" w:space="0" w:color="auto"/>
                            <w:left w:val="none" w:sz="0" w:space="0" w:color="auto"/>
                            <w:bottom w:val="none" w:sz="0" w:space="0" w:color="auto"/>
                            <w:right w:val="none" w:sz="0" w:space="0" w:color="auto"/>
                          </w:divBdr>
                        </w:div>
                      </w:divsChild>
                    </w:div>
                    <w:div w:id="644237496">
                      <w:marLeft w:val="0"/>
                      <w:marRight w:val="0"/>
                      <w:marTop w:val="0"/>
                      <w:marBottom w:val="0"/>
                      <w:divBdr>
                        <w:top w:val="none" w:sz="0" w:space="0" w:color="auto"/>
                        <w:left w:val="none" w:sz="0" w:space="0" w:color="auto"/>
                        <w:bottom w:val="none" w:sz="0" w:space="0" w:color="auto"/>
                        <w:right w:val="none" w:sz="0" w:space="0" w:color="auto"/>
                      </w:divBdr>
                      <w:divsChild>
                        <w:div w:id="1653873246">
                          <w:marLeft w:val="0"/>
                          <w:marRight w:val="0"/>
                          <w:marTop w:val="0"/>
                          <w:marBottom w:val="0"/>
                          <w:divBdr>
                            <w:top w:val="none" w:sz="0" w:space="0" w:color="auto"/>
                            <w:left w:val="none" w:sz="0" w:space="0" w:color="auto"/>
                            <w:bottom w:val="none" w:sz="0" w:space="0" w:color="auto"/>
                            <w:right w:val="none" w:sz="0" w:space="0" w:color="auto"/>
                          </w:divBdr>
                        </w:div>
                      </w:divsChild>
                    </w:div>
                    <w:div w:id="651103104">
                      <w:marLeft w:val="0"/>
                      <w:marRight w:val="0"/>
                      <w:marTop w:val="0"/>
                      <w:marBottom w:val="0"/>
                      <w:divBdr>
                        <w:top w:val="none" w:sz="0" w:space="0" w:color="auto"/>
                        <w:left w:val="none" w:sz="0" w:space="0" w:color="auto"/>
                        <w:bottom w:val="none" w:sz="0" w:space="0" w:color="auto"/>
                        <w:right w:val="none" w:sz="0" w:space="0" w:color="auto"/>
                      </w:divBdr>
                      <w:divsChild>
                        <w:div w:id="1015156364">
                          <w:marLeft w:val="0"/>
                          <w:marRight w:val="0"/>
                          <w:marTop w:val="0"/>
                          <w:marBottom w:val="0"/>
                          <w:divBdr>
                            <w:top w:val="none" w:sz="0" w:space="0" w:color="auto"/>
                            <w:left w:val="none" w:sz="0" w:space="0" w:color="auto"/>
                            <w:bottom w:val="none" w:sz="0" w:space="0" w:color="auto"/>
                            <w:right w:val="none" w:sz="0" w:space="0" w:color="auto"/>
                          </w:divBdr>
                        </w:div>
                      </w:divsChild>
                    </w:div>
                    <w:div w:id="759763411">
                      <w:marLeft w:val="0"/>
                      <w:marRight w:val="0"/>
                      <w:marTop w:val="0"/>
                      <w:marBottom w:val="0"/>
                      <w:divBdr>
                        <w:top w:val="none" w:sz="0" w:space="0" w:color="auto"/>
                        <w:left w:val="none" w:sz="0" w:space="0" w:color="auto"/>
                        <w:bottom w:val="none" w:sz="0" w:space="0" w:color="auto"/>
                        <w:right w:val="none" w:sz="0" w:space="0" w:color="auto"/>
                      </w:divBdr>
                      <w:divsChild>
                        <w:div w:id="16935418">
                          <w:marLeft w:val="0"/>
                          <w:marRight w:val="0"/>
                          <w:marTop w:val="0"/>
                          <w:marBottom w:val="0"/>
                          <w:divBdr>
                            <w:top w:val="none" w:sz="0" w:space="0" w:color="auto"/>
                            <w:left w:val="none" w:sz="0" w:space="0" w:color="auto"/>
                            <w:bottom w:val="none" w:sz="0" w:space="0" w:color="auto"/>
                            <w:right w:val="none" w:sz="0" w:space="0" w:color="auto"/>
                          </w:divBdr>
                          <w:divsChild>
                            <w:div w:id="1072043490">
                              <w:marLeft w:val="0"/>
                              <w:marRight w:val="0"/>
                              <w:marTop w:val="30"/>
                              <w:marBottom w:val="30"/>
                              <w:divBdr>
                                <w:top w:val="none" w:sz="0" w:space="0" w:color="auto"/>
                                <w:left w:val="none" w:sz="0" w:space="0" w:color="auto"/>
                                <w:bottom w:val="none" w:sz="0" w:space="0" w:color="auto"/>
                                <w:right w:val="none" w:sz="0" w:space="0" w:color="auto"/>
                              </w:divBdr>
                              <w:divsChild>
                                <w:div w:id="780153533">
                                  <w:marLeft w:val="0"/>
                                  <w:marRight w:val="0"/>
                                  <w:marTop w:val="0"/>
                                  <w:marBottom w:val="0"/>
                                  <w:divBdr>
                                    <w:top w:val="none" w:sz="0" w:space="0" w:color="auto"/>
                                    <w:left w:val="none" w:sz="0" w:space="0" w:color="auto"/>
                                    <w:bottom w:val="none" w:sz="0" w:space="0" w:color="auto"/>
                                    <w:right w:val="none" w:sz="0" w:space="0" w:color="auto"/>
                                  </w:divBdr>
                                  <w:divsChild>
                                    <w:div w:id="746345582">
                                      <w:marLeft w:val="0"/>
                                      <w:marRight w:val="0"/>
                                      <w:marTop w:val="0"/>
                                      <w:marBottom w:val="0"/>
                                      <w:divBdr>
                                        <w:top w:val="none" w:sz="0" w:space="0" w:color="auto"/>
                                        <w:left w:val="none" w:sz="0" w:space="0" w:color="auto"/>
                                        <w:bottom w:val="none" w:sz="0" w:space="0" w:color="auto"/>
                                        <w:right w:val="none" w:sz="0" w:space="0" w:color="auto"/>
                                      </w:divBdr>
                                    </w:div>
                                  </w:divsChild>
                                </w:div>
                                <w:div w:id="1989043854">
                                  <w:marLeft w:val="0"/>
                                  <w:marRight w:val="0"/>
                                  <w:marTop w:val="0"/>
                                  <w:marBottom w:val="0"/>
                                  <w:divBdr>
                                    <w:top w:val="none" w:sz="0" w:space="0" w:color="auto"/>
                                    <w:left w:val="none" w:sz="0" w:space="0" w:color="auto"/>
                                    <w:bottom w:val="none" w:sz="0" w:space="0" w:color="auto"/>
                                    <w:right w:val="none" w:sz="0" w:space="0" w:color="auto"/>
                                  </w:divBdr>
                                  <w:divsChild>
                                    <w:div w:id="401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530589">
                          <w:marLeft w:val="0"/>
                          <w:marRight w:val="0"/>
                          <w:marTop w:val="0"/>
                          <w:marBottom w:val="0"/>
                          <w:divBdr>
                            <w:top w:val="none" w:sz="0" w:space="0" w:color="auto"/>
                            <w:left w:val="none" w:sz="0" w:space="0" w:color="auto"/>
                            <w:bottom w:val="none" w:sz="0" w:space="0" w:color="auto"/>
                            <w:right w:val="none" w:sz="0" w:space="0" w:color="auto"/>
                          </w:divBdr>
                        </w:div>
                      </w:divsChild>
                    </w:div>
                    <w:div w:id="825780018">
                      <w:marLeft w:val="0"/>
                      <w:marRight w:val="0"/>
                      <w:marTop w:val="0"/>
                      <w:marBottom w:val="0"/>
                      <w:divBdr>
                        <w:top w:val="none" w:sz="0" w:space="0" w:color="auto"/>
                        <w:left w:val="none" w:sz="0" w:space="0" w:color="auto"/>
                        <w:bottom w:val="none" w:sz="0" w:space="0" w:color="auto"/>
                        <w:right w:val="none" w:sz="0" w:space="0" w:color="auto"/>
                      </w:divBdr>
                      <w:divsChild>
                        <w:div w:id="718942159">
                          <w:marLeft w:val="0"/>
                          <w:marRight w:val="0"/>
                          <w:marTop w:val="0"/>
                          <w:marBottom w:val="0"/>
                          <w:divBdr>
                            <w:top w:val="none" w:sz="0" w:space="0" w:color="auto"/>
                            <w:left w:val="none" w:sz="0" w:space="0" w:color="auto"/>
                            <w:bottom w:val="none" w:sz="0" w:space="0" w:color="auto"/>
                            <w:right w:val="none" w:sz="0" w:space="0" w:color="auto"/>
                          </w:divBdr>
                        </w:div>
                      </w:divsChild>
                    </w:div>
                    <w:div w:id="851454078">
                      <w:marLeft w:val="0"/>
                      <w:marRight w:val="0"/>
                      <w:marTop w:val="0"/>
                      <w:marBottom w:val="0"/>
                      <w:divBdr>
                        <w:top w:val="none" w:sz="0" w:space="0" w:color="auto"/>
                        <w:left w:val="none" w:sz="0" w:space="0" w:color="auto"/>
                        <w:bottom w:val="none" w:sz="0" w:space="0" w:color="auto"/>
                        <w:right w:val="none" w:sz="0" w:space="0" w:color="auto"/>
                      </w:divBdr>
                      <w:divsChild>
                        <w:div w:id="499275723">
                          <w:marLeft w:val="0"/>
                          <w:marRight w:val="0"/>
                          <w:marTop w:val="0"/>
                          <w:marBottom w:val="0"/>
                          <w:divBdr>
                            <w:top w:val="none" w:sz="0" w:space="0" w:color="auto"/>
                            <w:left w:val="none" w:sz="0" w:space="0" w:color="auto"/>
                            <w:bottom w:val="none" w:sz="0" w:space="0" w:color="auto"/>
                            <w:right w:val="none" w:sz="0" w:space="0" w:color="auto"/>
                          </w:divBdr>
                        </w:div>
                        <w:div w:id="1740323218">
                          <w:marLeft w:val="0"/>
                          <w:marRight w:val="0"/>
                          <w:marTop w:val="0"/>
                          <w:marBottom w:val="0"/>
                          <w:divBdr>
                            <w:top w:val="none" w:sz="0" w:space="0" w:color="auto"/>
                            <w:left w:val="none" w:sz="0" w:space="0" w:color="auto"/>
                            <w:bottom w:val="none" w:sz="0" w:space="0" w:color="auto"/>
                            <w:right w:val="none" w:sz="0" w:space="0" w:color="auto"/>
                          </w:divBdr>
                          <w:divsChild>
                            <w:div w:id="1323390878">
                              <w:marLeft w:val="0"/>
                              <w:marRight w:val="0"/>
                              <w:marTop w:val="30"/>
                              <w:marBottom w:val="30"/>
                              <w:divBdr>
                                <w:top w:val="none" w:sz="0" w:space="0" w:color="auto"/>
                                <w:left w:val="none" w:sz="0" w:space="0" w:color="auto"/>
                                <w:bottom w:val="none" w:sz="0" w:space="0" w:color="auto"/>
                                <w:right w:val="none" w:sz="0" w:space="0" w:color="auto"/>
                              </w:divBdr>
                              <w:divsChild>
                                <w:div w:id="496919280">
                                  <w:marLeft w:val="0"/>
                                  <w:marRight w:val="0"/>
                                  <w:marTop w:val="0"/>
                                  <w:marBottom w:val="0"/>
                                  <w:divBdr>
                                    <w:top w:val="none" w:sz="0" w:space="0" w:color="auto"/>
                                    <w:left w:val="none" w:sz="0" w:space="0" w:color="auto"/>
                                    <w:bottom w:val="none" w:sz="0" w:space="0" w:color="auto"/>
                                    <w:right w:val="none" w:sz="0" w:space="0" w:color="auto"/>
                                  </w:divBdr>
                                  <w:divsChild>
                                    <w:div w:id="121845668">
                                      <w:marLeft w:val="0"/>
                                      <w:marRight w:val="0"/>
                                      <w:marTop w:val="0"/>
                                      <w:marBottom w:val="0"/>
                                      <w:divBdr>
                                        <w:top w:val="none" w:sz="0" w:space="0" w:color="auto"/>
                                        <w:left w:val="none" w:sz="0" w:space="0" w:color="auto"/>
                                        <w:bottom w:val="none" w:sz="0" w:space="0" w:color="auto"/>
                                        <w:right w:val="none" w:sz="0" w:space="0" w:color="auto"/>
                                      </w:divBdr>
                                    </w:div>
                                  </w:divsChild>
                                </w:div>
                                <w:div w:id="1000353755">
                                  <w:marLeft w:val="0"/>
                                  <w:marRight w:val="0"/>
                                  <w:marTop w:val="0"/>
                                  <w:marBottom w:val="0"/>
                                  <w:divBdr>
                                    <w:top w:val="none" w:sz="0" w:space="0" w:color="auto"/>
                                    <w:left w:val="none" w:sz="0" w:space="0" w:color="auto"/>
                                    <w:bottom w:val="none" w:sz="0" w:space="0" w:color="auto"/>
                                    <w:right w:val="none" w:sz="0" w:space="0" w:color="auto"/>
                                  </w:divBdr>
                                  <w:divsChild>
                                    <w:div w:id="95147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154951">
                      <w:marLeft w:val="0"/>
                      <w:marRight w:val="0"/>
                      <w:marTop w:val="0"/>
                      <w:marBottom w:val="0"/>
                      <w:divBdr>
                        <w:top w:val="none" w:sz="0" w:space="0" w:color="auto"/>
                        <w:left w:val="none" w:sz="0" w:space="0" w:color="auto"/>
                        <w:bottom w:val="none" w:sz="0" w:space="0" w:color="auto"/>
                        <w:right w:val="none" w:sz="0" w:space="0" w:color="auto"/>
                      </w:divBdr>
                      <w:divsChild>
                        <w:div w:id="1013386679">
                          <w:marLeft w:val="0"/>
                          <w:marRight w:val="0"/>
                          <w:marTop w:val="0"/>
                          <w:marBottom w:val="0"/>
                          <w:divBdr>
                            <w:top w:val="none" w:sz="0" w:space="0" w:color="auto"/>
                            <w:left w:val="none" w:sz="0" w:space="0" w:color="auto"/>
                            <w:bottom w:val="none" w:sz="0" w:space="0" w:color="auto"/>
                            <w:right w:val="none" w:sz="0" w:space="0" w:color="auto"/>
                          </w:divBdr>
                        </w:div>
                      </w:divsChild>
                    </w:div>
                    <w:div w:id="913785801">
                      <w:marLeft w:val="0"/>
                      <w:marRight w:val="0"/>
                      <w:marTop w:val="0"/>
                      <w:marBottom w:val="0"/>
                      <w:divBdr>
                        <w:top w:val="none" w:sz="0" w:space="0" w:color="auto"/>
                        <w:left w:val="none" w:sz="0" w:space="0" w:color="auto"/>
                        <w:bottom w:val="none" w:sz="0" w:space="0" w:color="auto"/>
                        <w:right w:val="none" w:sz="0" w:space="0" w:color="auto"/>
                      </w:divBdr>
                      <w:divsChild>
                        <w:div w:id="1611012880">
                          <w:marLeft w:val="0"/>
                          <w:marRight w:val="0"/>
                          <w:marTop w:val="0"/>
                          <w:marBottom w:val="0"/>
                          <w:divBdr>
                            <w:top w:val="none" w:sz="0" w:space="0" w:color="auto"/>
                            <w:left w:val="none" w:sz="0" w:space="0" w:color="auto"/>
                            <w:bottom w:val="none" w:sz="0" w:space="0" w:color="auto"/>
                            <w:right w:val="none" w:sz="0" w:space="0" w:color="auto"/>
                          </w:divBdr>
                        </w:div>
                      </w:divsChild>
                    </w:div>
                    <w:div w:id="1240823326">
                      <w:marLeft w:val="0"/>
                      <w:marRight w:val="0"/>
                      <w:marTop w:val="0"/>
                      <w:marBottom w:val="0"/>
                      <w:divBdr>
                        <w:top w:val="none" w:sz="0" w:space="0" w:color="auto"/>
                        <w:left w:val="none" w:sz="0" w:space="0" w:color="auto"/>
                        <w:bottom w:val="none" w:sz="0" w:space="0" w:color="auto"/>
                        <w:right w:val="none" w:sz="0" w:space="0" w:color="auto"/>
                      </w:divBdr>
                      <w:divsChild>
                        <w:div w:id="183709007">
                          <w:marLeft w:val="0"/>
                          <w:marRight w:val="0"/>
                          <w:marTop w:val="0"/>
                          <w:marBottom w:val="0"/>
                          <w:divBdr>
                            <w:top w:val="none" w:sz="0" w:space="0" w:color="auto"/>
                            <w:left w:val="none" w:sz="0" w:space="0" w:color="auto"/>
                            <w:bottom w:val="none" w:sz="0" w:space="0" w:color="auto"/>
                            <w:right w:val="none" w:sz="0" w:space="0" w:color="auto"/>
                          </w:divBdr>
                          <w:divsChild>
                            <w:div w:id="274531178">
                              <w:marLeft w:val="0"/>
                              <w:marRight w:val="0"/>
                              <w:marTop w:val="30"/>
                              <w:marBottom w:val="30"/>
                              <w:divBdr>
                                <w:top w:val="none" w:sz="0" w:space="0" w:color="auto"/>
                                <w:left w:val="none" w:sz="0" w:space="0" w:color="auto"/>
                                <w:bottom w:val="none" w:sz="0" w:space="0" w:color="auto"/>
                                <w:right w:val="none" w:sz="0" w:space="0" w:color="auto"/>
                              </w:divBdr>
                              <w:divsChild>
                                <w:div w:id="229539372">
                                  <w:marLeft w:val="0"/>
                                  <w:marRight w:val="0"/>
                                  <w:marTop w:val="0"/>
                                  <w:marBottom w:val="0"/>
                                  <w:divBdr>
                                    <w:top w:val="none" w:sz="0" w:space="0" w:color="auto"/>
                                    <w:left w:val="none" w:sz="0" w:space="0" w:color="auto"/>
                                    <w:bottom w:val="none" w:sz="0" w:space="0" w:color="auto"/>
                                    <w:right w:val="none" w:sz="0" w:space="0" w:color="auto"/>
                                  </w:divBdr>
                                  <w:divsChild>
                                    <w:div w:id="106513586">
                                      <w:marLeft w:val="0"/>
                                      <w:marRight w:val="0"/>
                                      <w:marTop w:val="0"/>
                                      <w:marBottom w:val="0"/>
                                      <w:divBdr>
                                        <w:top w:val="none" w:sz="0" w:space="0" w:color="auto"/>
                                        <w:left w:val="none" w:sz="0" w:space="0" w:color="auto"/>
                                        <w:bottom w:val="none" w:sz="0" w:space="0" w:color="auto"/>
                                        <w:right w:val="none" w:sz="0" w:space="0" w:color="auto"/>
                                      </w:divBdr>
                                    </w:div>
                                  </w:divsChild>
                                </w:div>
                                <w:div w:id="1130246498">
                                  <w:marLeft w:val="0"/>
                                  <w:marRight w:val="0"/>
                                  <w:marTop w:val="0"/>
                                  <w:marBottom w:val="0"/>
                                  <w:divBdr>
                                    <w:top w:val="none" w:sz="0" w:space="0" w:color="auto"/>
                                    <w:left w:val="none" w:sz="0" w:space="0" w:color="auto"/>
                                    <w:bottom w:val="none" w:sz="0" w:space="0" w:color="auto"/>
                                    <w:right w:val="none" w:sz="0" w:space="0" w:color="auto"/>
                                  </w:divBdr>
                                  <w:divsChild>
                                    <w:div w:id="123844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938862">
                          <w:marLeft w:val="0"/>
                          <w:marRight w:val="0"/>
                          <w:marTop w:val="0"/>
                          <w:marBottom w:val="0"/>
                          <w:divBdr>
                            <w:top w:val="none" w:sz="0" w:space="0" w:color="auto"/>
                            <w:left w:val="none" w:sz="0" w:space="0" w:color="auto"/>
                            <w:bottom w:val="none" w:sz="0" w:space="0" w:color="auto"/>
                            <w:right w:val="none" w:sz="0" w:space="0" w:color="auto"/>
                          </w:divBdr>
                        </w:div>
                      </w:divsChild>
                    </w:div>
                    <w:div w:id="1387023300">
                      <w:marLeft w:val="0"/>
                      <w:marRight w:val="0"/>
                      <w:marTop w:val="0"/>
                      <w:marBottom w:val="0"/>
                      <w:divBdr>
                        <w:top w:val="none" w:sz="0" w:space="0" w:color="auto"/>
                        <w:left w:val="none" w:sz="0" w:space="0" w:color="auto"/>
                        <w:bottom w:val="none" w:sz="0" w:space="0" w:color="auto"/>
                        <w:right w:val="none" w:sz="0" w:space="0" w:color="auto"/>
                      </w:divBdr>
                      <w:divsChild>
                        <w:div w:id="1450971323">
                          <w:marLeft w:val="0"/>
                          <w:marRight w:val="0"/>
                          <w:marTop w:val="0"/>
                          <w:marBottom w:val="0"/>
                          <w:divBdr>
                            <w:top w:val="none" w:sz="0" w:space="0" w:color="auto"/>
                            <w:left w:val="none" w:sz="0" w:space="0" w:color="auto"/>
                            <w:bottom w:val="none" w:sz="0" w:space="0" w:color="auto"/>
                            <w:right w:val="none" w:sz="0" w:space="0" w:color="auto"/>
                          </w:divBdr>
                          <w:divsChild>
                            <w:div w:id="454296899">
                              <w:marLeft w:val="0"/>
                              <w:marRight w:val="0"/>
                              <w:marTop w:val="30"/>
                              <w:marBottom w:val="30"/>
                              <w:divBdr>
                                <w:top w:val="none" w:sz="0" w:space="0" w:color="auto"/>
                                <w:left w:val="none" w:sz="0" w:space="0" w:color="auto"/>
                                <w:bottom w:val="none" w:sz="0" w:space="0" w:color="auto"/>
                                <w:right w:val="none" w:sz="0" w:space="0" w:color="auto"/>
                              </w:divBdr>
                              <w:divsChild>
                                <w:div w:id="640038188">
                                  <w:marLeft w:val="0"/>
                                  <w:marRight w:val="0"/>
                                  <w:marTop w:val="0"/>
                                  <w:marBottom w:val="0"/>
                                  <w:divBdr>
                                    <w:top w:val="none" w:sz="0" w:space="0" w:color="auto"/>
                                    <w:left w:val="none" w:sz="0" w:space="0" w:color="auto"/>
                                    <w:bottom w:val="none" w:sz="0" w:space="0" w:color="auto"/>
                                    <w:right w:val="none" w:sz="0" w:space="0" w:color="auto"/>
                                  </w:divBdr>
                                  <w:divsChild>
                                    <w:div w:id="1709837464">
                                      <w:marLeft w:val="0"/>
                                      <w:marRight w:val="0"/>
                                      <w:marTop w:val="0"/>
                                      <w:marBottom w:val="0"/>
                                      <w:divBdr>
                                        <w:top w:val="none" w:sz="0" w:space="0" w:color="auto"/>
                                        <w:left w:val="none" w:sz="0" w:space="0" w:color="auto"/>
                                        <w:bottom w:val="none" w:sz="0" w:space="0" w:color="auto"/>
                                        <w:right w:val="none" w:sz="0" w:space="0" w:color="auto"/>
                                      </w:divBdr>
                                    </w:div>
                                  </w:divsChild>
                                </w:div>
                                <w:div w:id="1203058234">
                                  <w:marLeft w:val="0"/>
                                  <w:marRight w:val="0"/>
                                  <w:marTop w:val="0"/>
                                  <w:marBottom w:val="0"/>
                                  <w:divBdr>
                                    <w:top w:val="none" w:sz="0" w:space="0" w:color="auto"/>
                                    <w:left w:val="none" w:sz="0" w:space="0" w:color="auto"/>
                                    <w:bottom w:val="none" w:sz="0" w:space="0" w:color="auto"/>
                                    <w:right w:val="none" w:sz="0" w:space="0" w:color="auto"/>
                                  </w:divBdr>
                                  <w:divsChild>
                                    <w:div w:id="11963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602563">
                          <w:marLeft w:val="0"/>
                          <w:marRight w:val="0"/>
                          <w:marTop w:val="0"/>
                          <w:marBottom w:val="0"/>
                          <w:divBdr>
                            <w:top w:val="none" w:sz="0" w:space="0" w:color="auto"/>
                            <w:left w:val="none" w:sz="0" w:space="0" w:color="auto"/>
                            <w:bottom w:val="none" w:sz="0" w:space="0" w:color="auto"/>
                            <w:right w:val="none" w:sz="0" w:space="0" w:color="auto"/>
                          </w:divBdr>
                        </w:div>
                      </w:divsChild>
                    </w:div>
                    <w:div w:id="1413312492">
                      <w:marLeft w:val="0"/>
                      <w:marRight w:val="0"/>
                      <w:marTop w:val="0"/>
                      <w:marBottom w:val="0"/>
                      <w:divBdr>
                        <w:top w:val="none" w:sz="0" w:space="0" w:color="auto"/>
                        <w:left w:val="none" w:sz="0" w:space="0" w:color="auto"/>
                        <w:bottom w:val="none" w:sz="0" w:space="0" w:color="auto"/>
                        <w:right w:val="none" w:sz="0" w:space="0" w:color="auto"/>
                      </w:divBdr>
                      <w:divsChild>
                        <w:div w:id="448670535">
                          <w:marLeft w:val="0"/>
                          <w:marRight w:val="0"/>
                          <w:marTop w:val="0"/>
                          <w:marBottom w:val="0"/>
                          <w:divBdr>
                            <w:top w:val="none" w:sz="0" w:space="0" w:color="auto"/>
                            <w:left w:val="none" w:sz="0" w:space="0" w:color="auto"/>
                            <w:bottom w:val="none" w:sz="0" w:space="0" w:color="auto"/>
                            <w:right w:val="none" w:sz="0" w:space="0" w:color="auto"/>
                          </w:divBdr>
                        </w:div>
                      </w:divsChild>
                    </w:div>
                    <w:div w:id="1489790361">
                      <w:marLeft w:val="0"/>
                      <w:marRight w:val="0"/>
                      <w:marTop w:val="0"/>
                      <w:marBottom w:val="0"/>
                      <w:divBdr>
                        <w:top w:val="none" w:sz="0" w:space="0" w:color="auto"/>
                        <w:left w:val="none" w:sz="0" w:space="0" w:color="auto"/>
                        <w:bottom w:val="none" w:sz="0" w:space="0" w:color="auto"/>
                        <w:right w:val="none" w:sz="0" w:space="0" w:color="auto"/>
                      </w:divBdr>
                      <w:divsChild>
                        <w:div w:id="1605990411">
                          <w:marLeft w:val="0"/>
                          <w:marRight w:val="0"/>
                          <w:marTop w:val="0"/>
                          <w:marBottom w:val="0"/>
                          <w:divBdr>
                            <w:top w:val="none" w:sz="0" w:space="0" w:color="auto"/>
                            <w:left w:val="none" w:sz="0" w:space="0" w:color="auto"/>
                            <w:bottom w:val="none" w:sz="0" w:space="0" w:color="auto"/>
                            <w:right w:val="none" w:sz="0" w:space="0" w:color="auto"/>
                          </w:divBdr>
                          <w:divsChild>
                            <w:div w:id="593783154">
                              <w:marLeft w:val="0"/>
                              <w:marRight w:val="0"/>
                              <w:marTop w:val="30"/>
                              <w:marBottom w:val="30"/>
                              <w:divBdr>
                                <w:top w:val="none" w:sz="0" w:space="0" w:color="auto"/>
                                <w:left w:val="none" w:sz="0" w:space="0" w:color="auto"/>
                                <w:bottom w:val="none" w:sz="0" w:space="0" w:color="auto"/>
                                <w:right w:val="none" w:sz="0" w:space="0" w:color="auto"/>
                              </w:divBdr>
                              <w:divsChild>
                                <w:div w:id="1201240899">
                                  <w:marLeft w:val="0"/>
                                  <w:marRight w:val="0"/>
                                  <w:marTop w:val="0"/>
                                  <w:marBottom w:val="0"/>
                                  <w:divBdr>
                                    <w:top w:val="none" w:sz="0" w:space="0" w:color="auto"/>
                                    <w:left w:val="none" w:sz="0" w:space="0" w:color="auto"/>
                                    <w:bottom w:val="none" w:sz="0" w:space="0" w:color="auto"/>
                                    <w:right w:val="none" w:sz="0" w:space="0" w:color="auto"/>
                                  </w:divBdr>
                                  <w:divsChild>
                                    <w:div w:id="1814171834">
                                      <w:marLeft w:val="0"/>
                                      <w:marRight w:val="0"/>
                                      <w:marTop w:val="0"/>
                                      <w:marBottom w:val="0"/>
                                      <w:divBdr>
                                        <w:top w:val="none" w:sz="0" w:space="0" w:color="auto"/>
                                        <w:left w:val="none" w:sz="0" w:space="0" w:color="auto"/>
                                        <w:bottom w:val="none" w:sz="0" w:space="0" w:color="auto"/>
                                        <w:right w:val="none" w:sz="0" w:space="0" w:color="auto"/>
                                      </w:divBdr>
                                    </w:div>
                                  </w:divsChild>
                                </w:div>
                                <w:div w:id="1924223442">
                                  <w:marLeft w:val="0"/>
                                  <w:marRight w:val="0"/>
                                  <w:marTop w:val="0"/>
                                  <w:marBottom w:val="0"/>
                                  <w:divBdr>
                                    <w:top w:val="none" w:sz="0" w:space="0" w:color="auto"/>
                                    <w:left w:val="none" w:sz="0" w:space="0" w:color="auto"/>
                                    <w:bottom w:val="none" w:sz="0" w:space="0" w:color="auto"/>
                                    <w:right w:val="none" w:sz="0" w:space="0" w:color="auto"/>
                                  </w:divBdr>
                                  <w:divsChild>
                                    <w:div w:id="141597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575077">
                          <w:marLeft w:val="0"/>
                          <w:marRight w:val="0"/>
                          <w:marTop w:val="0"/>
                          <w:marBottom w:val="0"/>
                          <w:divBdr>
                            <w:top w:val="none" w:sz="0" w:space="0" w:color="auto"/>
                            <w:left w:val="none" w:sz="0" w:space="0" w:color="auto"/>
                            <w:bottom w:val="none" w:sz="0" w:space="0" w:color="auto"/>
                            <w:right w:val="none" w:sz="0" w:space="0" w:color="auto"/>
                          </w:divBdr>
                        </w:div>
                      </w:divsChild>
                    </w:div>
                    <w:div w:id="1521620538">
                      <w:marLeft w:val="0"/>
                      <w:marRight w:val="0"/>
                      <w:marTop w:val="0"/>
                      <w:marBottom w:val="0"/>
                      <w:divBdr>
                        <w:top w:val="none" w:sz="0" w:space="0" w:color="auto"/>
                        <w:left w:val="none" w:sz="0" w:space="0" w:color="auto"/>
                        <w:bottom w:val="none" w:sz="0" w:space="0" w:color="auto"/>
                        <w:right w:val="none" w:sz="0" w:space="0" w:color="auto"/>
                      </w:divBdr>
                      <w:divsChild>
                        <w:div w:id="768966197">
                          <w:marLeft w:val="0"/>
                          <w:marRight w:val="0"/>
                          <w:marTop w:val="0"/>
                          <w:marBottom w:val="0"/>
                          <w:divBdr>
                            <w:top w:val="none" w:sz="0" w:space="0" w:color="auto"/>
                            <w:left w:val="none" w:sz="0" w:space="0" w:color="auto"/>
                            <w:bottom w:val="none" w:sz="0" w:space="0" w:color="auto"/>
                            <w:right w:val="none" w:sz="0" w:space="0" w:color="auto"/>
                          </w:divBdr>
                        </w:div>
                      </w:divsChild>
                    </w:div>
                    <w:div w:id="1696080997">
                      <w:marLeft w:val="0"/>
                      <w:marRight w:val="0"/>
                      <w:marTop w:val="0"/>
                      <w:marBottom w:val="0"/>
                      <w:divBdr>
                        <w:top w:val="none" w:sz="0" w:space="0" w:color="auto"/>
                        <w:left w:val="none" w:sz="0" w:space="0" w:color="auto"/>
                        <w:bottom w:val="none" w:sz="0" w:space="0" w:color="auto"/>
                        <w:right w:val="none" w:sz="0" w:space="0" w:color="auto"/>
                      </w:divBdr>
                      <w:divsChild>
                        <w:div w:id="1108353649">
                          <w:marLeft w:val="0"/>
                          <w:marRight w:val="0"/>
                          <w:marTop w:val="0"/>
                          <w:marBottom w:val="0"/>
                          <w:divBdr>
                            <w:top w:val="none" w:sz="0" w:space="0" w:color="auto"/>
                            <w:left w:val="none" w:sz="0" w:space="0" w:color="auto"/>
                            <w:bottom w:val="none" w:sz="0" w:space="0" w:color="auto"/>
                            <w:right w:val="none" w:sz="0" w:space="0" w:color="auto"/>
                          </w:divBdr>
                        </w:div>
                      </w:divsChild>
                    </w:div>
                    <w:div w:id="1759329854">
                      <w:marLeft w:val="0"/>
                      <w:marRight w:val="0"/>
                      <w:marTop w:val="0"/>
                      <w:marBottom w:val="0"/>
                      <w:divBdr>
                        <w:top w:val="none" w:sz="0" w:space="0" w:color="auto"/>
                        <w:left w:val="none" w:sz="0" w:space="0" w:color="auto"/>
                        <w:bottom w:val="none" w:sz="0" w:space="0" w:color="auto"/>
                        <w:right w:val="none" w:sz="0" w:space="0" w:color="auto"/>
                      </w:divBdr>
                      <w:divsChild>
                        <w:div w:id="2036956618">
                          <w:marLeft w:val="0"/>
                          <w:marRight w:val="0"/>
                          <w:marTop w:val="0"/>
                          <w:marBottom w:val="0"/>
                          <w:divBdr>
                            <w:top w:val="none" w:sz="0" w:space="0" w:color="auto"/>
                            <w:left w:val="none" w:sz="0" w:space="0" w:color="auto"/>
                            <w:bottom w:val="none" w:sz="0" w:space="0" w:color="auto"/>
                            <w:right w:val="none" w:sz="0" w:space="0" w:color="auto"/>
                          </w:divBdr>
                        </w:div>
                      </w:divsChild>
                    </w:div>
                    <w:div w:id="1939367572">
                      <w:marLeft w:val="0"/>
                      <w:marRight w:val="0"/>
                      <w:marTop w:val="0"/>
                      <w:marBottom w:val="0"/>
                      <w:divBdr>
                        <w:top w:val="none" w:sz="0" w:space="0" w:color="auto"/>
                        <w:left w:val="none" w:sz="0" w:space="0" w:color="auto"/>
                        <w:bottom w:val="none" w:sz="0" w:space="0" w:color="auto"/>
                        <w:right w:val="none" w:sz="0" w:space="0" w:color="auto"/>
                      </w:divBdr>
                      <w:divsChild>
                        <w:div w:id="1100219906">
                          <w:marLeft w:val="0"/>
                          <w:marRight w:val="0"/>
                          <w:marTop w:val="0"/>
                          <w:marBottom w:val="0"/>
                          <w:divBdr>
                            <w:top w:val="none" w:sz="0" w:space="0" w:color="auto"/>
                            <w:left w:val="none" w:sz="0" w:space="0" w:color="auto"/>
                            <w:bottom w:val="none" w:sz="0" w:space="0" w:color="auto"/>
                            <w:right w:val="none" w:sz="0" w:space="0" w:color="auto"/>
                          </w:divBdr>
                        </w:div>
                      </w:divsChild>
                    </w:div>
                    <w:div w:id="1953241827">
                      <w:marLeft w:val="0"/>
                      <w:marRight w:val="0"/>
                      <w:marTop w:val="0"/>
                      <w:marBottom w:val="0"/>
                      <w:divBdr>
                        <w:top w:val="none" w:sz="0" w:space="0" w:color="auto"/>
                        <w:left w:val="none" w:sz="0" w:space="0" w:color="auto"/>
                        <w:bottom w:val="none" w:sz="0" w:space="0" w:color="auto"/>
                        <w:right w:val="none" w:sz="0" w:space="0" w:color="auto"/>
                      </w:divBdr>
                      <w:divsChild>
                        <w:div w:id="1420911643">
                          <w:marLeft w:val="0"/>
                          <w:marRight w:val="0"/>
                          <w:marTop w:val="0"/>
                          <w:marBottom w:val="0"/>
                          <w:divBdr>
                            <w:top w:val="none" w:sz="0" w:space="0" w:color="auto"/>
                            <w:left w:val="none" w:sz="0" w:space="0" w:color="auto"/>
                            <w:bottom w:val="none" w:sz="0" w:space="0" w:color="auto"/>
                            <w:right w:val="none" w:sz="0" w:space="0" w:color="auto"/>
                          </w:divBdr>
                        </w:div>
                      </w:divsChild>
                    </w:div>
                    <w:div w:id="1998528737">
                      <w:marLeft w:val="0"/>
                      <w:marRight w:val="0"/>
                      <w:marTop w:val="0"/>
                      <w:marBottom w:val="0"/>
                      <w:divBdr>
                        <w:top w:val="none" w:sz="0" w:space="0" w:color="auto"/>
                        <w:left w:val="none" w:sz="0" w:space="0" w:color="auto"/>
                        <w:bottom w:val="none" w:sz="0" w:space="0" w:color="auto"/>
                        <w:right w:val="none" w:sz="0" w:space="0" w:color="auto"/>
                      </w:divBdr>
                      <w:divsChild>
                        <w:div w:id="564874799">
                          <w:marLeft w:val="0"/>
                          <w:marRight w:val="0"/>
                          <w:marTop w:val="0"/>
                          <w:marBottom w:val="0"/>
                          <w:divBdr>
                            <w:top w:val="none" w:sz="0" w:space="0" w:color="auto"/>
                            <w:left w:val="none" w:sz="0" w:space="0" w:color="auto"/>
                            <w:bottom w:val="none" w:sz="0" w:space="0" w:color="auto"/>
                            <w:right w:val="none" w:sz="0" w:space="0" w:color="auto"/>
                          </w:divBdr>
                        </w:div>
                      </w:divsChild>
                    </w:div>
                    <w:div w:id="2000765371">
                      <w:marLeft w:val="0"/>
                      <w:marRight w:val="0"/>
                      <w:marTop w:val="0"/>
                      <w:marBottom w:val="0"/>
                      <w:divBdr>
                        <w:top w:val="none" w:sz="0" w:space="0" w:color="auto"/>
                        <w:left w:val="none" w:sz="0" w:space="0" w:color="auto"/>
                        <w:bottom w:val="none" w:sz="0" w:space="0" w:color="auto"/>
                        <w:right w:val="none" w:sz="0" w:space="0" w:color="auto"/>
                      </w:divBdr>
                      <w:divsChild>
                        <w:div w:id="1803691921">
                          <w:marLeft w:val="0"/>
                          <w:marRight w:val="0"/>
                          <w:marTop w:val="0"/>
                          <w:marBottom w:val="0"/>
                          <w:divBdr>
                            <w:top w:val="none" w:sz="0" w:space="0" w:color="auto"/>
                            <w:left w:val="none" w:sz="0" w:space="0" w:color="auto"/>
                            <w:bottom w:val="none" w:sz="0" w:space="0" w:color="auto"/>
                            <w:right w:val="none" w:sz="0" w:space="0" w:color="auto"/>
                          </w:divBdr>
                        </w:div>
                      </w:divsChild>
                    </w:div>
                    <w:div w:id="2103523466">
                      <w:marLeft w:val="0"/>
                      <w:marRight w:val="0"/>
                      <w:marTop w:val="0"/>
                      <w:marBottom w:val="0"/>
                      <w:divBdr>
                        <w:top w:val="none" w:sz="0" w:space="0" w:color="auto"/>
                        <w:left w:val="none" w:sz="0" w:space="0" w:color="auto"/>
                        <w:bottom w:val="none" w:sz="0" w:space="0" w:color="auto"/>
                        <w:right w:val="none" w:sz="0" w:space="0" w:color="auto"/>
                      </w:divBdr>
                      <w:divsChild>
                        <w:div w:id="423694871">
                          <w:marLeft w:val="0"/>
                          <w:marRight w:val="0"/>
                          <w:marTop w:val="0"/>
                          <w:marBottom w:val="0"/>
                          <w:divBdr>
                            <w:top w:val="none" w:sz="0" w:space="0" w:color="auto"/>
                            <w:left w:val="none" w:sz="0" w:space="0" w:color="auto"/>
                            <w:bottom w:val="none" w:sz="0" w:space="0" w:color="auto"/>
                            <w:right w:val="none" w:sz="0" w:space="0" w:color="auto"/>
                          </w:divBdr>
                        </w:div>
                        <w:div w:id="782261809">
                          <w:marLeft w:val="0"/>
                          <w:marRight w:val="0"/>
                          <w:marTop w:val="0"/>
                          <w:marBottom w:val="0"/>
                          <w:divBdr>
                            <w:top w:val="none" w:sz="0" w:space="0" w:color="auto"/>
                            <w:left w:val="none" w:sz="0" w:space="0" w:color="auto"/>
                            <w:bottom w:val="none" w:sz="0" w:space="0" w:color="auto"/>
                            <w:right w:val="none" w:sz="0" w:space="0" w:color="auto"/>
                          </w:divBdr>
                          <w:divsChild>
                            <w:div w:id="856699038">
                              <w:marLeft w:val="0"/>
                              <w:marRight w:val="0"/>
                              <w:marTop w:val="30"/>
                              <w:marBottom w:val="30"/>
                              <w:divBdr>
                                <w:top w:val="none" w:sz="0" w:space="0" w:color="auto"/>
                                <w:left w:val="none" w:sz="0" w:space="0" w:color="auto"/>
                                <w:bottom w:val="none" w:sz="0" w:space="0" w:color="auto"/>
                                <w:right w:val="none" w:sz="0" w:space="0" w:color="auto"/>
                              </w:divBdr>
                              <w:divsChild>
                                <w:div w:id="1159030695">
                                  <w:marLeft w:val="0"/>
                                  <w:marRight w:val="0"/>
                                  <w:marTop w:val="0"/>
                                  <w:marBottom w:val="0"/>
                                  <w:divBdr>
                                    <w:top w:val="none" w:sz="0" w:space="0" w:color="auto"/>
                                    <w:left w:val="none" w:sz="0" w:space="0" w:color="auto"/>
                                    <w:bottom w:val="none" w:sz="0" w:space="0" w:color="auto"/>
                                    <w:right w:val="none" w:sz="0" w:space="0" w:color="auto"/>
                                  </w:divBdr>
                                  <w:divsChild>
                                    <w:div w:id="984704899">
                                      <w:marLeft w:val="0"/>
                                      <w:marRight w:val="0"/>
                                      <w:marTop w:val="0"/>
                                      <w:marBottom w:val="0"/>
                                      <w:divBdr>
                                        <w:top w:val="none" w:sz="0" w:space="0" w:color="auto"/>
                                        <w:left w:val="none" w:sz="0" w:space="0" w:color="auto"/>
                                        <w:bottom w:val="none" w:sz="0" w:space="0" w:color="auto"/>
                                        <w:right w:val="none" w:sz="0" w:space="0" w:color="auto"/>
                                      </w:divBdr>
                                    </w:div>
                                  </w:divsChild>
                                </w:div>
                                <w:div w:id="1484809425">
                                  <w:marLeft w:val="0"/>
                                  <w:marRight w:val="0"/>
                                  <w:marTop w:val="0"/>
                                  <w:marBottom w:val="0"/>
                                  <w:divBdr>
                                    <w:top w:val="none" w:sz="0" w:space="0" w:color="auto"/>
                                    <w:left w:val="none" w:sz="0" w:space="0" w:color="auto"/>
                                    <w:bottom w:val="none" w:sz="0" w:space="0" w:color="auto"/>
                                    <w:right w:val="none" w:sz="0" w:space="0" w:color="auto"/>
                                  </w:divBdr>
                                  <w:divsChild>
                                    <w:div w:id="222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26060">
                      <w:marLeft w:val="0"/>
                      <w:marRight w:val="0"/>
                      <w:marTop w:val="0"/>
                      <w:marBottom w:val="0"/>
                      <w:divBdr>
                        <w:top w:val="none" w:sz="0" w:space="0" w:color="auto"/>
                        <w:left w:val="none" w:sz="0" w:space="0" w:color="auto"/>
                        <w:bottom w:val="none" w:sz="0" w:space="0" w:color="auto"/>
                        <w:right w:val="none" w:sz="0" w:space="0" w:color="auto"/>
                      </w:divBdr>
                      <w:divsChild>
                        <w:div w:id="385030763">
                          <w:marLeft w:val="0"/>
                          <w:marRight w:val="0"/>
                          <w:marTop w:val="0"/>
                          <w:marBottom w:val="0"/>
                          <w:divBdr>
                            <w:top w:val="none" w:sz="0" w:space="0" w:color="auto"/>
                            <w:left w:val="none" w:sz="0" w:space="0" w:color="auto"/>
                            <w:bottom w:val="none" w:sz="0" w:space="0" w:color="auto"/>
                            <w:right w:val="none" w:sz="0" w:space="0" w:color="auto"/>
                          </w:divBdr>
                        </w:div>
                        <w:div w:id="1061244647">
                          <w:marLeft w:val="0"/>
                          <w:marRight w:val="0"/>
                          <w:marTop w:val="0"/>
                          <w:marBottom w:val="0"/>
                          <w:divBdr>
                            <w:top w:val="none" w:sz="0" w:space="0" w:color="auto"/>
                            <w:left w:val="none" w:sz="0" w:space="0" w:color="auto"/>
                            <w:bottom w:val="none" w:sz="0" w:space="0" w:color="auto"/>
                            <w:right w:val="none" w:sz="0" w:space="0" w:color="auto"/>
                          </w:divBdr>
                          <w:divsChild>
                            <w:div w:id="1791581959">
                              <w:marLeft w:val="0"/>
                              <w:marRight w:val="0"/>
                              <w:marTop w:val="30"/>
                              <w:marBottom w:val="30"/>
                              <w:divBdr>
                                <w:top w:val="none" w:sz="0" w:space="0" w:color="auto"/>
                                <w:left w:val="none" w:sz="0" w:space="0" w:color="auto"/>
                                <w:bottom w:val="none" w:sz="0" w:space="0" w:color="auto"/>
                                <w:right w:val="none" w:sz="0" w:space="0" w:color="auto"/>
                              </w:divBdr>
                              <w:divsChild>
                                <w:div w:id="525827847">
                                  <w:marLeft w:val="0"/>
                                  <w:marRight w:val="0"/>
                                  <w:marTop w:val="0"/>
                                  <w:marBottom w:val="0"/>
                                  <w:divBdr>
                                    <w:top w:val="none" w:sz="0" w:space="0" w:color="auto"/>
                                    <w:left w:val="none" w:sz="0" w:space="0" w:color="auto"/>
                                    <w:bottom w:val="none" w:sz="0" w:space="0" w:color="auto"/>
                                    <w:right w:val="none" w:sz="0" w:space="0" w:color="auto"/>
                                  </w:divBdr>
                                  <w:divsChild>
                                    <w:div w:id="2125028629">
                                      <w:marLeft w:val="0"/>
                                      <w:marRight w:val="0"/>
                                      <w:marTop w:val="0"/>
                                      <w:marBottom w:val="0"/>
                                      <w:divBdr>
                                        <w:top w:val="none" w:sz="0" w:space="0" w:color="auto"/>
                                        <w:left w:val="none" w:sz="0" w:space="0" w:color="auto"/>
                                        <w:bottom w:val="none" w:sz="0" w:space="0" w:color="auto"/>
                                        <w:right w:val="none" w:sz="0" w:space="0" w:color="auto"/>
                                      </w:divBdr>
                                    </w:div>
                                  </w:divsChild>
                                </w:div>
                                <w:div w:id="911961823">
                                  <w:marLeft w:val="0"/>
                                  <w:marRight w:val="0"/>
                                  <w:marTop w:val="0"/>
                                  <w:marBottom w:val="0"/>
                                  <w:divBdr>
                                    <w:top w:val="none" w:sz="0" w:space="0" w:color="auto"/>
                                    <w:left w:val="none" w:sz="0" w:space="0" w:color="auto"/>
                                    <w:bottom w:val="none" w:sz="0" w:space="0" w:color="auto"/>
                                    <w:right w:val="none" w:sz="0" w:space="0" w:color="auto"/>
                                  </w:divBdr>
                                  <w:divsChild>
                                    <w:div w:id="18417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5964129">
          <w:marLeft w:val="0"/>
          <w:marRight w:val="0"/>
          <w:marTop w:val="0"/>
          <w:marBottom w:val="0"/>
          <w:divBdr>
            <w:top w:val="none" w:sz="0" w:space="0" w:color="auto"/>
            <w:left w:val="none" w:sz="0" w:space="0" w:color="auto"/>
            <w:bottom w:val="none" w:sz="0" w:space="0" w:color="auto"/>
            <w:right w:val="none" w:sz="0" w:space="0" w:color="auto"/>
          </w:divBdr>
          <w:divsChild>
            <w:div w:id="1605965374">
              <w:marLeft w:val="0"/>
              <w:marRight w:val="0"/>
              <w:marTop w:val="0"/>
              <w:marBottom w:val="0"/>
              <w:divBdr>
                <w:top w:val="none" w:sz="0" w:space="0" w:color="auto"/>
                <w:left w:val="none" w:sz="0" w:space="0" w:color="auto"/>
                <w:bottom w:val="none" w:sz="0" w:space="0" w:color="auto"/>
                <w:right w:val="none" w:sz="0" w:space="0" w:color="auto"/>
              </w:divBdr>
            </w:div>
          </w:divsChild>
        </w:div>
        <w:div w:id="1512908542">
          <w:marLeft w:val="0"/>
          <w:marRight w:val="0"/>
          <w:marTop w:val="0"/>
          <w:marBottom w:val="0"/>
          <w:divBdr>
            <w:top w:val="none" w:sz="0" w:space="0" w:color="auto"/>
            <w:left w:val="none" w:sz="0" w:space="0" w:color="auto"/>
            <w:bottom w:val="none" w:sz="0" w:space="0" w:color="auto"/>
            <w:right w:val="none" w:sz="0" w:space="0" w:color="auto"/>
          </w:divBdr>
          <w:divsChild>
            <w:div w:id="919221011">
              <w:marLeft w:val="0"/>
              <w:marRight w:val="0"/>
              <w:marTop w:val="0"/>
              <w:marBottom w:val="0"/>
              <w:divBdr>
                <w:top w:val="none" w:sz="0" w:space="0" w:color="auto"/>
                <w:left w:val="none" w:sz="0" w:space="0" w:color="auto"/>
                <w:bottom w:val="none" w:sz="0" w:space="0" w:color="auto"/>
                <w:right w:val="none" w:sz="0" w:space="0" w:color="auto"/>
              </w:divBdr>
              <w:divsChild>
                <w:div w:id="906456613">
                  <w:marLeft w:val="0"/>
                  <w:marRight w:val="0"/>
                  <w:marTop w:val="30"/>
                  <w:marBottom w:val="30"/>
                  <w:divBdr>
                    <w:top w:val="none" w:sz="0" w:space="0" w:color="auto"/>
                    <w:left w:val="none" w:sz="0" w:space="0" w:color="auto"/>
                    <w:bottom w:val="none" w:sz="0" w:space="0" w:color="auto"/>
                    <w:right w:val="none" w:sz="0" w:space="0" w:color="auto"/>
                  </w:divBdr>
                  <w:divsChild>
                    <w:div w:id="564146452">
                      <w:marLeft w:val="0"/>
                      <w:marRight w:val="0"/>
                      <w:marTop w:val="0"/>
                      <w:marBottom w:val="0"/>
                      <w:divBdr>
                        <w:top w:val="none" w:sz="0" w:space="0" w:color="auto"/>
                        <w:left w:val="none" w:sz="0" w:space="0" w:color="auto"/>
                        <w:bottom w:val="none" w:sz="0" w:space="0" w:color="auto"/>
                        <w:right w:val="none" w:sz="0" w:space="0" w:color="auto"/>
                      </w:divBdr>
                      <w:divsChild>
                        <w:div w:id="1497644687">
                          <w:marLeft w:val="0"/>
                          <w:marRight w:val="0"/>
                          <w:marTop w:val="0"/>
                          <w:marBottom w:val="0"/>
                          <w:divBdr>
                            <w:top w:val="none" w:sz="0" w:space="0" w:color="auto"/>
                            <w:left w:val="none" w:sz="0" w:space="0" w:color="auto"/>
                            <w:bottom w:val="none" w:sz="0" w:space="0" w:color="auto"/>
                            <w:right w:val="none" w:sz="0" w:space="0" w:color="auto"/>
                          </w:divBdr>
                        </w:div>
                      </w:divsChild>
                    </w:div>
                    <w:div w:id="586184625">
                      <w:marLeft w:val="0"/>
                      <w:marRight w:val="0"/>
                      <w:marTop w:val="0"/>
                      <w:marBottom w:val="0"/>
                      <w:divBdr>
                        <w:top w:val="none" w:sz="0" w:space="0" w:color="auto"/>
                        <w:left w:val="none" w:sz="0" w:space="0" w:color="auto"/>
                        <w:bottom w:val="none" w:sz="0" w:space="0" w:color="auto"/>
                        <w:right w:val="none" w:sz="0" w:space="0" w:color="auto"/>
                      </w:divBdr>
                      <w:divsChild>
                        <w:div w:id="18471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239239">
              <w:marLeft w:val="0"/>
              <w:marRight w:val="0"/>
              <w:marTop w:val="0"/>
              <w:marBottom w:val="0"/>
              <w:divBdr>
                <w:top w:val="none" w:sz="0" w:space="0" w:color="auto"/>
                <w:left w:val="none" w:sz="0" w:space="0" w:color="auto"/>
                <w:bottom w:val="none" w:sz="0" w:space="0" w:color="auto"/>
                <w:right w:val="none" w:sz="0" w:space="0" w:color="auto"/>
              </w:divBdr>
            </w:div>
          </w:divsChild>
        </w:div>
        <w:div w:id="1517620129">
          <w:marLeft w:val="0"/>
          <w:marRight w:val="0"/>
          <w:marTop w:val="0"/>
          <w:marBottom w:val="0"/>
          <w:divBdr>
            <w:top w:val="none" w:sz="0" w:space="0" w:color="auto"/>
            <w:left w:val="none" w:sz="0" w:space="0" w:color="auto"/>
            <w:bottom w:val="none" w:sz="0" w:space="0" w:color="auto"/>
            <w:right w:val="none" w:sz="0" w:space="0" w:color="auto"/>
          </w:divBdr>
          <w:divsChild>
            <w:div w:id="1812869012">
              <w:marLeft w:val="0"/>
              <w:marRight w:val="0"/>
              <w:marTop w:val="0"/>
              <w:marBottom w:val="0"/>
              <w:divBdr>
                <w:top w:val="none" w:sz="0" w:space="0" w:color="auto"/>
                <w:left w:val="none" w:sz="0" w:space="0" w:color="auto"/>
                <w:bottom w:val="none" w:sz="0" w:space="0" w:color="auto"/>
                <w:right w:val="none" w:sz="0" w:space="0" w:color="auto"/>
              </w:divBdr>
            </w:div>
          </w:divsChild>
        </w:div>
        <w:div w:id="1553149801">
          <w:marLeft w:val="0"/>
          <w:marRight w:val="0"/>
          <w:marTop w:val="0"/>
          <w:marBottom w:val="0"/>
          <w:divBdr>
            <w:top w:val="none" w:sz="0" w:space="0" w:color="auto"/>
            <w:left w:val="none" w:sz="0" w:space="0" w:color="auto"/>
            <w:bottom w:val="none" w:sz="0" w:space="0" w:color="auto"/>
            <w:right w:val="none" w:sz="0" w:space="0" w:color="auto"/>
          </w:divBdr>
          <w:divsChild>
            <w:div w:id="1903564524">
              <w:marLeft w:val="0"/>
              <w:marRight w:val="0"/>
              <w:marTop w:val="0"/>
              <w:marBottom w:val="0"/>
              <w:divBdr>
                <w:top w:val="none" w:sz="0" w:space="0" w:color="auto"/>
                <w:left w:val="none" w:sz="0" w:space="0" w:color="auto"/>
                <w:bottom w:val="none" w:sz="0" w:space="0" w:color="auto"/>
                <w:right w:val="none" w:sz="0" w:space="0" w:color="auto"/>
              </w:divBdr>
            </w:div>
          </w:divsChild>
        </w:div>
        <w:div w:id="1601912823">
          <w:marLeft w:val="0"/>
          <w:marRight w:val="0"/>
          <w:marTop w:val="0"/>
          <w:marBottom w:val="0"/>
          <w:divBdr>
            <w:top w:val="none" w:sz="0" w:space="0" w:color="auto"/>
            <w:left w:val="none" w:sz="0" w:space="0" w:color="auto"/>
            <w:bottom w:val="none" w:sz="0" w:space="0" w:color="auto"/>
            <w:right w:val="none" w:sz="0" w:space="0" w:color="auto"/>
          </w:divBdr>
          <w:divsChild>
            <w:div w:id="458841567">
              <w:marLeft w:val="0"/>
              <w:marRight w:val="0"/>
              <w:marTop w:val="0"/>
              <w:marBottom w:val="0"/>
              <w:divBdr>
                <w:top w:val="none" w:sz="0" w:space="0" w:color="auto"/>
                <w:left w:val="none" w:sz="0" w:space="0" w:color="auto"/>
                <w:bottom w:val="none" w:sz="0" w:space="0" w:color="auto"/>
                <w:right w:val="none" w:sz="0" w:space="0" w:color="auto"/>
              </w:divBdr>
            </w:div>
          </w:divsChild>
        </w:div>
        <w:div w:id="1882129677">
          <w:marLeft w:val="0"/>
          <w:marRight w:val="0"/>
          <w:marTop w:val="0"/>
          <w:marBottom w:val="0"/>
          <w:divBdr>
            <w:top w:val="none" w:sz="0" w:space="0" w:color="auto"/>
            <w:left w:val="none" w:sz="0" w:space="0" w:color="auto"/>
            <w:bottom w:val="none" w:sz="0" w:space="0" w:color="auto"/>
            <w:right w:val="none" w:sz="0" w:space="0" w:color="auto"/>
          </w:divBdr>
          <w:divsChild>
            <w:div w:id="568618818">
              <w:marLeft w:val="0"/>
              <w:marRight w:val="0"/>
              <w:marTop w:val="0"/>
              <w:marBottom w:val="0"/>
              <w:divBdr>
                <w:top w:val="none" w:sz="0" w:space="0" w:color="auto"/>
                <w:left w:val="none" w:sz="0" w:space="0" w:color="auto"/>
                <w:bottom w:val="none" w:sz="0" w:space="0" w:color="auto"/>
                <w:right w:val="none" w:sz="0" w:space="0" w:color="auto"/>
              </w:divBdr>
            </w:div>
            <w:div w:id="620963593">
              <w:marLeft w:val="0"/>
              <w:marRight w:val="0"/>
              <w:marTop w:val="0"/>
              <w:marBottom w:val="0"/>
              <w:divBdr>
                <w:top w:val="none" w:sz="0" w:space="0" w:color="auto"/>
                <w:left w:val="none" w:sz="0" w:space="0" w:color="auto"/>
                <w:bottom w:val="none" w:sz="0" w:space="0" w:color="auto"/>
                <w:right w:val="none" w:sz="0" w:space="0" w:color="auto"/>
              </w:divBdr>
              <w:divsChild>
                <w:div w:id="1787311255">
                  <w:marLeft w:val="0"/>
                  <w:marRight w:val="0"/>
                  <w:marTop w:val="30"/>
                  <w:marBottom w:val="30"/>
                  <w:divBdr>
                    <w:top w:val="none" w:sz="0" w:space="0" w:color="auto"/>
                    <w:left w:val="none" w:sz="0" w:space="0" w:color="auto"/>
                    <w:bottom w:val="none" w:sz="0" w:space="0" w:color="auto"/>
                    <w:right w:val="none" w:sz="0" w:space="0" w:color="auto"/>
                  </w:divBdr>
                  <w:divsChild>
                    <w:div w:id="1286808276">
                      <w:marLeft w:val="0"/>
                      <w:marRight w:val="0"/>
                      <w:marTop w:val="0"/>
                      <w:marBottom w:val="0"/>
                      <w:divBdr>
                        <w:top w:val="none" w:sz="0" w:space="0" w:color="auto"/>
                        <w:left w:val="none" w:sz="0" w:space="0" w:color="auto"/>
                        <w:bottom w:val="none" w:sz="0" w:space="0" w:color="auto"/>
                        <w:right w:val="none" w:sz="0" w:space="0" w:color="auto"/>
                      </w:divBdr>
                      <w:divsChild>
                        <w:div w:id="689525344">
                          <w:marLeft w:val="0"/>
                          <w:marRight w:val="0"/>
                          <w:marTop w:val="0"/>
                          <w:marBottom w:val="0"/>
                          <w:divBdr>
                            <w:top w:val="none" w:sz="0" w:space="0" w:color="auto"/>
                            <w:left w:val="none" w:sz="0" w:space="0" w:color="auto"/>
                            <w:bottom w:val="none" w:sz="0" w:space="0" w:color="auto"/>
                            <w:right w:val="none" w:sz="0" w:space="0" w:color="auto"/>
                          </w:divBdr>
                        </w:div>
                      </w:divsChild>
                    </w:div>
                    <w:div w:id="1920367537">
                      <w:marLeft w:val="0"/>
                      <w:marRight w:val="0"/>
                      <w:marTop w:val="0"/>
                      <w:marBottom w:val="0"/>
                      <w:divBdr>
                        <w:top w:val="none" w:sz="0" w:space="0" w:color="auto"/>
                        <w:left w:val="none" w:sz="0" w:space="0" w:color="auto"/>
                        <w:bottom w:val="none" w:sz="0" w:space="0" w:color="auto"/>
                        <w:right w:val="none" w:sz="0" w:space="0" w:color="auto"/>
                      </w:divBdr>
                      <w:divsChild>
                        <w:div w:id="62543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856268">
      <w:bodyDiv w:val="1"/>
      <w:marLeft w:val="0"/>
      <w:marRight w:val="0"/>
      <w:marTop w:val="0"/>
      <w:marBottom w:val="0"/>
      <w:divBdr>
        <w:top w:val="none" w:sz="0" w:space="0" w:color="auto"/>
        <w:left w:val="none" w:sz="0" w:space="0" w:color="auto"/>
        <w:bottom w:val="none" w:sz="0" w:space="0" w:color="auto"/>
        <w:right w:val="none" w:sz="0" w:space="0" w:color="auto"/>
      </w:divBdr>
      <w:divsChild>
        <w:div w:id="682902883">
          <w:marLeft w:val="0"/>
          <w:marRight w:val="0"/>
          <w:marTop w:val="0"/>
          <w:marBottom w:val="0"/>
          <w:divBdr>
            <w:top w:val="none" w:sz="0" w:space="0" w:color="auto"/>
            <w:left w:val="none" w:sz="0" w:space="0" w:color="auto"/>
            <w:bottom w:val="none" w:sz="0" w:space="0" w:color="auto"/>
            <w:right w:val="none" w:sz="0" w:space="0" w:color="auto"/>
          </w:divBdr>
          <w:divsChild>
            <w:div w:id="1089472363">
              <w:marLeft w:val="0"/>
              <w:marRight w:val="0"/>
              <w:marTop w:val="0"/>
              <w:marBottom w:val="0"/>
              <w:divBdr>
                <w:top w:val="none" w:sz="0" w:space="0" w:color="auto"/>
                <w:left w:val="none" w:sz="0" w:space="0" w:color="auto"/>
                <w:bottom w:val="none" w:sz="0" w:space="0" w:color="auto"/>
                <w:right w:val="none" w:sz="0" w:space="0" w:color="auto"/>
              </w:divBdr>
            </w:div>
          </w:divsChild>
        </w:div>
        <w:div w:id="949627110">
          <w:marLeft w:val="0"/>
          <w:marRight w:val="0"/>
          <w:marTop w:val="0"/>
          <w:marBottom w:val="0"/>
          <w:divBdr>
            <w:top w:val="none" w:sz="0" w:space="0" w:color="auto"/>
            <w:left w:val="none" w:sz="0" w:space="0" w:color="auto"/>
            <w:bottom w:val="none" w:sz="0" w:space="0" w:color="auto"/>
            <w:right w:val="none" w:sz="0" w:space="0" w:color="auto"/>
          </w:divBdr>
          <w:divsChild>
            <w:div w:id="9569412">
              <w:marLeft w:val="0"/>
              <w:marRight w:val="0"/>
              <w:marTop w:val="0"/>
              <w:marBottom w:val="0"/>
              <w:divBdr>
                <w:top w:val="none" w:sz="0" w:space="0" w:color="auto"/>
                <w:left w:val="none" w:sz="0" w:space="0" w:color="auto"/>
                <w:bottom w:val="none" w:sz="0" w:space="0" w:color="auto"/>
                <w:right w:val="none" w:sz="0" w:space="0" w:color="auto"/>
              </w:divBdr>
            </w:div>
          </w:divsChild>
        </w:div>
        <w:div w:id="1142163014">
          <w:marLeft w:val="0"/>
          <w:marRight w:val="0"/>
          <w:marTop w:val="0"/>
          <w:marBottom w:val="0"/>
          <w:divBdr>
            <w:top w:val="none" w:sz="0" w:space="0" w:color="auto"/>
            <w:left w:val="none" w:sz="0" w:space="0" w:color="auto"/>
            <w:bottom w:val="none" w:sz="0" w:space="0" w:color="auto"/>
            <w:right w:val="none" w:sz="0" w:space="0" w:color="auto"/>
          </w:divBdr>
          <w:divsChild>
            <w:div w:id="1789348384">
              <w:marLeft w:val="0"/>
              <w:marRight w:val="0"/>
              <w:marTop w:val="0"/>
              <w:marBottom w:val="0"/>
              <w:divBdr>
                <w:top w:val="none" w:sz="0" w:space="0" w:color="auto"/>
                <w:left w:val="none" w:sz="0" w:space="0" w:color="auto"/>
                <w:bottom w:val="none" w:sz="0" w:space="0" w:color="auto"/>
                <w:right w:val="none" w:sz="0" w:space="0" w:color="auto"/>
              </w:divBdr>
            </w:div>
          </w:divsChild>
        </w:div>
        <w:div w:id="1542016951">
          <w:marLeft w:val="0"/>
          <w:marRight w:val="0"/>
          <w:marTop w:val="0"/>
          <w:marBottom w:val="0"/>
          <w:divBdr>
            <w:top w:val="none" w:sz="0" w:space="0" w:color="auto"/>
            <w:left w:val="none" w:sz="0" w:space="0" w:color="auto"/>
            <w:bottom w:val="none" w:sz="0" w:space="0" w:color="auto"/>
            <w:right w:val="none" w:sz="0" w:space="0" w:color="auto"/>
          </w:divBdr>
          <w:divsChild>
            <w:div w:id="1892110921">
              <w:marLeft w:val="0"/>
              <w:marRight w:val="0"/>
              <w:marTop w:val="0"/>
              <w:marBottom w:val="0"/>
              <w:divBdr>
                <w:top w:val="none" w:sz="0" w:space="0" w:color="auto"/>
                <w:left w:val="none" w:sz="0" w:space="0" w:color="auto"/>
                <w:bottom w:val="none" w:sz="0" w:space="0" w:color="auto"/>
                <w:right w:val="none" w:sz="0" w:space="0" w:color="auto"/>
              </w:divBdr>
            </w:div>
          </w:divsChild>
        </w:div>
        <w:div w:id="1738552629">
          <w:marLeft w:val="0"/>
          <w:marRight w:val="0"/>
          <w:marTop w:val="0"/>
          <w:marBottom w:val="0"/>
          <w:divBdr>
            <w:top w:val="none" w:sz="0" w:space="0" w:color="auto"/>
            <w:left w:val="none" w:sz="0" w:space="0" w:color="auto"/>
            <w:bottom w:val="none" w:sz="0" w:space="0" w:color="auto"/>
            <w:right w:val="none" w:sz="0" w:space="0" w:color="auto"/>
          </w:divBdr>
          <w:divsChild>
            <w:div w:id="159389507">
              <w:marLeft w:val="0"/>
              <w:marRight w:val="0"/>
              <w:marTop w:val="0"/>
              <w:marBottom w:val="0"/>
              <w:divBdr>
                <w:top w:val="none" w:sz="0" w:space="0" w:color="auto"/>
                <w:left w:val="none" w:sz="0" w:space="0" w:color="auto"/>
                <w:bottom w:val="none" w:sz="0" w:space="0" w:color="auto"/>
                <w:right w:val="none" w:sz="0" w:space="0" w:color="auto"/>
              </w:divBdr>
            </w:div>
          </w:divsChild>
        </w:div>
        <w:div w:id="2023362551">
          <w:marLeft w:val="0"/>
          <w:marRight w:val="0"/>
          <w:marTop w:val="0"/>
          <w:marBottom w:val="0"/>
          <w:divBdr>
            <w:top w:val="none" w:sz="0" w:space="0" w:color="auto"/>
            <w:left w:val="none" w:sz="0" w:space="0" w:color="auto"/>
            <w:bottom w:val="none" w:sz="0" w:space="0" w:color="auto"/>
            <w:right w:val="none" w:sz="0" w:space="0" w:color="auto"/>
          </w:divBdr>
          <w:divsChild>
            <w:div w:id="1160003788">
              <w:marLeft w:val="0"/>
              <w:marRight w:val="0"/>
              <w:marTop w:val="0"/>
              <w:marBottom w:val="0"/>
              <w:divBdr>
                <w:top w:val="none" w:sz="0" w:space="0" w:color="auto"/>
                <w:left w:val="none" w:sz="0" w:space="0" w:color="auto"/>
                <w:bottom w:val="none" w:sz="0" w:space="0" w:color="auto"/>
                <w:right w:val="none" w:sz="0" w:space="0" w:color="auto"/>
              </w:divBdr>
            </w:div>
          </w:divsChild>
        </w:div>
        <w:div w:id="2053454235">
          <w:marLeft w:val="0"/>
          <w:marRight w:val="0"/>
          <w:marTop w:val="0"/>
          <w:marBottom w:val="0"/>
          <w:divBdr>
            <w:top w:val="none" w:sz="0" w:space="0" w:color="auto"/>
            <w:left w:val="none" w:sz="0" w:space="0" w:color="auto"/>
            <w:bottom w:val="none" w:sz="0" w:space="0" w:color="auto"/>
            <w:right w:val="none" w:sz="0" w:space="0" w:color="auto"/>
          </w:divBdr>
          <w:divsChild>
            <w:div w:id="1192960839">
              <w:marLeft w:val="0"/>
              <w:marRight w:val="0"/>
              <w:marTop w:val="0"/>
              <w:marBottom w:val="0"/>
              <w:divBdr>
                <w:top w:val="none" w:sz="0" w:space="0" w:color="auto"/>
                <w:left w:val="none" w:sz="0" w:space="0" w:color="auto"/>
                <w:bottom w:val="none" w:sz="0" w:space="0" w:color="auto"/>
                <w:right w:val="none" w:sz="0" w:space="0" w:color="auto"/>
              </w:divBdr>
            </w:div>
            <w:div w:id="1620070974">
              <w:marLeft w:val="0"/>
              <w:marRight w:val="0"/>
              <w:marTop w:val="0"/>
              <w:marBottom w:val="0"/>
              <w:divBdr>
                <w:top w:val="none" w:sz="0" w:space="0" w:color="auto"/>
                <w:left w:val="none" w:sz="0" w:space="0" w:color="auto"/>
                <w:bottom w:val="none" w:sz="0" w:space="0" w:color="auto"/>
                <w:right w:val="none" w:sz="0" w:space="0" w:color="auto"/>
              </w:divBdr>
              <w:divsChild>
                <w:div w:id="1329558966">
                  <w:marLeft w:val="0"/>
                  <w:marRight w:val="0"/>
                  <w:marTop w:val="30"/>
                  <w:marBottom w:val="30"/>
                  <w:divBdr>
                    <w:top w:val="none" w:sz="0" w:space="0" w:color="auto"/>
                    <w:left w:val="none" w:sz="0" w:space="0" w:color="auto"/>
                    <w:bottom w:val="none" w:sz="0" w:space="0" w:color="auto"/>
                    <w:right w:val="none" w:sz="0" w:space="0" w:color="auto"/>
                  </w:divBdr>
                  <w:divsChild>
                    <w:div w:id="244271367">
                      <w:marLeft w:val="0"/>
                      <w:marRight w:val="0"/>
                      <w:marTop w:val="0"/>
                      <w:marBottom w:val="0"/>
                      <w:divBdr>
                        <w:top w:val="none" w:sz="0" w:space="0" w:color="auto"/>
                        <w:left w:val="none" w:sz="0" w:space="0" w:color="auto"/>
                        <w:bottom w:val="none" w:sz="0" w:space="0" w:color="auto"/>
                        <w:right w:val="none" w:sz="0" w:space="0" w:color="auto"/>
                      </w:divBdr>
                      <w:divsChild>
                        <w:div w:id="758872853">
                          <w:marLeft w:val="0"/>
                          <w:marRight w:val="0"/>
                          <w:marTop w:val="0"/>
                          <w:marBottom w:val="0"/>
                          <w:divBdr>
                            <w:top w:val="none" w:sz="0" w:space="0" w:color="auto"/>
                            <w:left w:val="none" w:sz="0" w:space="0" w:color="auto"/>
                            <w:bottom w:val="none" w:sz="0" w:space="0" w:color="auto"/>
                            <w:right w:val="none" w:sz="0" w:space="0" w:color="auto"/>
                          </w:divBdr>
                        </w:div>
                      </w:divsChild>
                    </w:div>
                    <w:div w:id="916481175">
                      <w:marLeft w:val="0"/>
                      <w:marRight w:val="0"/>
                      <w:marTop w:val="0"/>
                      <w:marBottom w:val="0"/>
                      <w:divBdr>
                        <w:top w:val="none" w:sz="0" w:space="0" w:color="auto"/>
                        <w:left w:val="none" w:sz="0" w:space="0" w:color="auto"/>
                        <w:bottom w:val="none" w:sz="0" w:space="0" w:color="auto"/>
                        <w:right w:val="none" w:sz="0" w:space="0" w:color="auto"/>
                      </w:divBdr>
                      <w:divsChild>
                        <w:div w:id="734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187782">
          <w:marLeft w:val="0"/>
          <w:marRight w:val="0"/>
          <w:marTop w:val="0"/>
          <w:marBottom w:val="0"/>
          <w:divBdr>
            <w:top w:val="none" w:sz="0" w:space="0" w:color="auto"/>
            <w:left w:val="none" w:sz="0" w:space="0" w:color="auto"/>
            <w:bottom w:val="none" w:sz="0" w:space="0" w:color="auto"/>
            <w:right w:val="none" w:sz="0" w:space="0" w:color="auto"/>
          </w:divBdr>
          <w:divsChild>
            <w:div w:id="84689507">
              <w:marLeft w:val="0"/>
              <w:marRight w:val="0"/>
              <w:marTop w:val="0"/>
              <w:marBottom w:val="0"/>
              <w:divBdr>
                <w:top w:val="none" w:sz="0" w:space="0" w:color="auto"/>
                <w:left w:val="none" w:sz="0" w:space="0" w:color="auto"/>
                <w:bottom w:val="none" w:sz="0" w:space="0" w:color="auto"/>
                <w:right w:val="none" w:sz="0" w:space="0" w:color="auto"/>
              </w:divBdr>
              <w:divsChild>
                <w:div w:id="316112314">
                  <w:marLeft w:val="0"/>
                  <w:marRight w:val="0"/>
                  <w:marTop w:val="30"/>
                  <w:marBottom w:val="30"/>
                  <w:divBdr>
                    <w:top w:val="none" w:sz="0" w:space="0" w:color="auto"/>
                    <w:left w:val="none" w:sz="0" w:space="0" w:color="auto"/>
                    <w:bottom w:val="none" w:sz="0" w:space="0" w:color="auto"/>
                    <w:right w:val="none" w:sz="0" w:space="0" w:color="auto"/>
                  </w:divBdr>
                  <w:divsChild>
                    <w:div w:id="617175958">
                      <w:marLeft w:val="0"/>
                      <w:marRight w:val="0"/>
                      <w:marTop w:val="0"/>
                      <w:marBottom w:val="0"/>
                      <w:divBdr>
                        <w:top w:val="none" w:sz="0" w:space="0" w:color="auto"/>
                        <w:left w:val="none" w:sz="0" w:space="0" w:color="auto"/>
                        <w:bottom w:val="none" w:sz="0" w:space="0" w:color="auto"/>
                        <w:right w:val="none" w:sz="0" w:space="0" w:color="auto"/>
                      </w:divBdr>
                      <w:divsChild>
                        <w:div w:id="1895040705">
                          <w:marLeft w:val="0"/>
                          <w:marRight w:val="0"/>
                          <w:marTop w:val="0"/>
                          <w:marBottom w:val="0"/>
                          <w:divBdr>
                            <w:top w:val="none" w:sz="0" w:space="0" w:color="auto"/>
                            <w:left w:val="none" w:sz="0" w:space="0" w:color="auto"/>
                            <w:bottom w:val="none" w:sz="0" w:space="0" w:color="auto"/>
                            <w:right w:val="none" w:sz="0" w:space="0" w:color="auto"/>
                          </w:divBdr>
                        </w:div>
                      </w:divsChild>
                    </w:div>
                    <w:div w:id="861938887">
                      <w:marLeft w:val="0"/>
                      <w:marRight w:val="0"/>
                      <w:marTop w:val="0"/>
                      <w:marBottom w:val="0"/>
                      <w:divBdr>
                        <w:top w:val="none" w:sz="0" w:space="0" w:color="auto"/>
                        <w:left w:val="none" w:sz="0" w:space="0" w:color="auto"/>
                        <w:bottom w:val="none" w:sz="0" w:space="0" w:color="auto"/>
                        <w:right w:val="none" w:sz="0" w:space="0" w:color="auto"/>
                      </w:divBdr>
                      <w:divsChild>
                        <w:div w:id="1577745752">
                          <w:marLeft w:val="0"/>
                          <w:marRight w:val="0"/>
                          <w:marTop w:val="0"/>
                          <w:marBottom w:val="0"/>
                          <w:divBdr>
                            <w:top w:val="none" w:sz="0" w:space="0" w:color="auto"/>
                            <w:left w:val="none" w:sz="0" w:space="0" w:color="auto"/>
                            <w:bottom w:val="none" w:sz="0" w:space="0" w:color="auto"/>
                            <w:right w:val="none" w:sz="0" w:space="0" w:color="auto"/>
                          </w:divBdr>
                        </w:div>
                      </w:divsChild>
                    </w:div>
                    <w:div w:id="1204370589">
                      <w:marLeft w:val="0"/>
                      <w:marRight w:val="0"/>
                      <w:marTop w:val="0"/>
                      <w:marBottom w:val="0"/>
                      <w:divBdr>
                        <w:top w:val="none" w:sz="0" w:space="0" w:color="auto"/>
                        <w:left w:val="none" w:sz="0" w:space="0" w:color="auto"/>
                        <w:bottom w:val="none" w:sz="0" w:space="0" w:color="auto"/>
                        <w:right w:val="none" w:sz="0" w:space="0" w:color="auto"/>
                      </w:divBdr>
                      <w:divsChild>
                        <w:div w:id="455880335">
                          <w:marLeft w:val="0"/>
                          <w:marRight w:val="0"/>
                          <w:marTop w:val="0"/>
                          <w:marBottom w:val="0"/>
                          <w:divBdr>
                            <w:top w:val="none" w:sz="0" w:space="0" w:color="auto"/>
                            <w:left w:val="none" w:sz="0" w:space="0" w:color="auto"/>
                            <w:bottom w:val="none" w:sz="0" w:space="0" w:color="auto"/>
                            <w:right w:val="none" w:sz="0" w:space="0" w:color="auto"/>
                          </w:divBdr>
                        </w:div>
                      </w:divsChild>
                    </w:div>
                    <w:div w:id="1403868292">
                      <w:marLeft w:val="0"/>
                      <w:marRight w:val="0"/>
                      <w:marTop w:val="0"/>
                      <w:marBottom w:val="0"/>
                      <w:divBdr>
                        <w:top w:val="none" w:sz="0" w:space="0" w:color="auto"/>
                        <w:left w:val="none" w:sz="0" w:space="0" w:color="auto"/>
                        <w:bottom w:val="none" w:sz="0" w:space="0" w:color="auto"/>
                        <w:right w:val="none" w:sz="0" w:space="0" w:color="auto"/>
                      </w:divBdr>
                      <w:divsChild>
                        <w:div w:id="83458492">
                          <w:marLeft w:val="0"/>
                          <w:marRight w:val="0"/>
                          <w:marTop w:val="0"/>
                          <w:marBottom w:val="0"/>
                          <w:divBdr>
                            <w:top w:val="none" w:sz="0" w:space="0" w:color="auto"/>
                            <w:left w:val="none" w:sz="0" w:space="0" w:color="auto"/>
                            <w:bottom w:val="none" w:sz="0" w:space="0" w:color="auto"/>
                            <w:right w:val="none" w:sz="0" w:space="0" w:color="auto"/>
                          </w:divBdr>
                        </w:div>
                      </w:divsChild>
                    </w:div>
                    <w:div w:id="1670057192">
                      <w:marLeft w:val="0"/>
                      <w:marRight w:val="0"/>
                      <w:marTop w:val="0"/>
                      <w:marBottom w:val="0"/>
                      <w:divBdr>
                        <w:top w:val="none" w:sz="0" w:space="0" w:color="auto"/>
                        <w:left w:val="none" w:sz="0" w:space="0" w:color="auto"/>
                        <w:bottom w:val="none" w:sz="0" w:space="0" w:color="auto"/>
                        <w:right w:val="none" w:sz="0" w:space="0" w:color="auto"/>
                      </w:divBdr>
                      <w:divsChild>
                        <w:div w:id="2147238155">
                          <w:marLeft w:val="0"/>
                          <w:marRight w:val="0"/>
                          <w:marTop w:val="0"/>
                          <w:marBottom w:val="0"/>
                          <w:divBdr>
                            <w:top w:val="none" w:sz="0" w:space="0" w:color="auto"/>
                            <w:left w:val="none" w:sz="0" w:space="0" w:color="auto"/>
                            <w:bottom w:val="none" w:sz="0" w:space="0" w:color="auto"/>
                            <w:right w:val="none" w:sz="0" w:space="0" w:color="auto"/>
                          </w:divBdr>
                        </w:div>
                      </w:divsChild>
                    </w:div>
                    <w:div w:id="1982660911">
                      <w:marLeft w:val="0"/>
                      <w:marRight w:val="0"/>
                      <w:marTop w:val="0"/>
                      <w:marBottom w:val="0"/>
                      <w:divBdr>
                        <w:top w:val="none" w:sz="0" w:space="0" w:color="auto"/>
                        <w:left w:val="none" w:sz="0" w:space="0" w:color="auto"/>
                        <w:bottom w:val="none" w:sz="0" w:space="0" w:color="auto"/>
                        <w:right w:val="none" w:sz="0" w:space="0" w:color="auto"/>
                      </w:divBdr>
                      <w:divsChild>
                        <w:div w:id="10011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6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06616">
      <w:bodyDiv w:val="1"/>
      <w:marLeft w:val="0"/>
      <w:marRight w:val="0"/>
      <w:marTop w:val="0"/>
      <w:marBottom w:val="0"/>
      <w:divBdr>
        <w:top w:val="none" w:sz="0" w:space="0" w:color="auto"/>
        <w:left w:val="none" w:sz="0" w:space="0" w:color="auto"/>
        <w:bottom w:val="none" w:sz="0" w:space="0" w:color="auto"/>
        <w:right w:val="none" w:sz="0" w:space="0" w:color="auto"/>
      </w:divBdr>
      <w:divsChild>
        <w:div w:id="179588278">
          <w:marLeft w:val="0"/>
          <w:marRight w:val="0"/>
          <w:marTop w:val="0"/>
          <w:marBottom w:val="0"/>
          <w:divBdr>
            <w:top w:val="none" w:sz="0" w:space="0" w:color="auto"/>
            <w:left w:val="none" w:sz="0" w:space="0" w:color="auto"/>
            <w:bottom w:val="none" w:sz="0" w:space="0" w:color="auto"/>
            <w:right w:val="none" w:sz="0" w:space="0" w:color="auto"/>
          </w:divBdr>
          <w:divsChild>
            <w:div w:id="194004607">
              <w:marLeft w:val="0"/>
              <w:marRight w:val="0"/>
              <w:marTop w:val="0"/>
              <w:marBottom w:val="0"/>
              <w:divBdr>
                <w:top w:val="none" w:sz="0" w:space="0" w:color="auto"/>
                <w:left w:val="none" w:sz="0" w:space="0" w:color="auto"/>
                <w:bottom w:val="none" w:sz="0" w:space="0" w:color="auto"/>
                <w:right w:val="none" w:sz="0" w:space="0" w:color="auto"/>
              </w:divBdr>
            </w:div>
          </w:divsChild>
        </w:div>
        <w:div w:id="236281342">
          <w:marLeft w:val="0"/>
          <w:marRight w:val="0"/>
          <w:marTop w:val="0"/>
          <w:marBottom w:val="0"/>
          <w:divBdr>
            <w:top w:val="none" w:sz="0" w:space="0" w:color="auto"/>
            <w:left w:val="none" w:sz="0" w:space="0" w:color="auto"/>
            <w:bottom w:val="none" w:sz="0" w:space="0" w:color="auto"/>
            <w:right w:val="none" w:sz="0" w:space="0" w:color="auto"/>
          </w:divBdr>
          <w:divsChild>
            <w:div w:id="1748654226">
              <w:marLeft w:val="0"/>
              <w:marRight w:val="0"/>
              <w:marTop w:val="0"/>
              <w:marBottom w:val="0"/>
              <w:divBdr>
                <w:top w:val="none" w:sz="0" w:space="0" w:color="auto"/>
                <w:left w:val="none" w:sz="0" w:space="0" w:color="auto"/>
                <w:bottom w:val="none" w:sz="0" w:space="0" w:color="auto"/>
                <w:right w:val="none" w:sz="0" w:space="0" w:color="auto"/>
              </w:divBdr>
              <w:divsChild>
                <w:div w:id="827483563">
                  <w:marLeft w:val="0"/>
                  <w:marRight w:val="0"/>
                  <w:marTop w:val="30"/>
                  <w:marBottom w:val="30"/>
                  <w:divBdr>
                    <w:top w:val="none" w:sz="0" w:space="0" w:color="auto"/>
                    <w:left w:val="none" w:sz="0" w:space="0" w:color="auto"/>
                    <w:bottom w:val="none" w:sz="0" w:space="0" w:color="auto"/>
                    <w:right w:val="none" w:sz="0" w:space="0" w:color="auto"/>
                  </w:divBdr>
                  <w:divsChild>
                    <w:div w:id="24989638">
                      <w:marLeft w:val="0"/>
                      <w:marRight w:val="0"/>
                      <w:marTop w:val="0"/>
                      <w:marBottom w:val="0"/>
                      <w:divBdr>
                        <w:top w:val="none" w:sz="0" w:space="0" w:color="auto"/>
                        <w:left w:val="none" w:sz="0" w:space="0" w:color="auto"/>
                        <w:bottom w:val="none" w:sz="0" w:space="0" w:color="auto"/>
                        <w:right w:val="none" w:sz="0" w:space="0" w:color="auto"/>
                      </w:divBdr>
                      <w:divsChild>
                        <w:div w:id="209195816">
                          <w:marLeft w:val="0"/>
                          <w:marRight w:val="0"/>
                          <w:marTop w:val="0"/>
                          <w:marBottom w:val="0"/>
                          <w:divBdr>
                            <w:top w:val="none" w:sz="0" w:space="0" w:color="auto"/>
                            <w:left w:val="none" w:sz="0" w:space="0" w:color="auto"/>
                            <w:bottom w:val="none" w:sz="0" w:space="0" w:color="auto"/>
                            <w:right w:val="none" w:sz="0" w:space="0" w:color="auto"/>
                          </w:divBdr>
                        </w:div>
                      </w:divsChild>
                    </w:div>
                    <w:div w:id="349183682">
                      <w:marLeft w:val="0"/>
                      <w:marRight w:val="0"/>
                      <w:marTop w:val="0"/>
                      <w:marBottom w:val="0"/>
                      <w:divBdr>
                        <w:top w:val="none" w:sz="0" w:space="0" w:color="auto"/>
                        <w:left w:val="none" w:sz="0" w:space="0" w:color="auto"/>
                        <w:bottom w:val="none" w:sz="0" w:space="0" w:color="auto"/>
                        <w:right w:val="none" w:sz="0" w:space="0" w:color="auto"/>
                      </w:divBdr>
                      <w:divsChild>
                        <w:div w:id="15737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960366">
              <w:marLeft w:val="0"/>
              <w:marRight w:val="0"/>
              <w:marTop w:val="0"/>
              <w:marBottom w:val="0"/>
              <w:divBdr>
                <w:top w:val="none" w:sz="0" w:space="0" w:color="auto"/>
                <w:left w:val="none" w:sz="0" w:space="0" w:color="auto"/>
                <w:bottom w:val="none" w:sz="0" w:space="0" w:color="auto"/>
                <w:right w:val="none" w:sz="0" w:space="0" w:color="auto"/>
              </w:divBdr>
            </w:div>
          </w:divsChild>
        </w:div>
        <w:div w:id="689994710">
          <w:marLeft w:val="0"/>
          <w:marRight w:val="0"/>
          <w:marTop w:val="0"/>
          <w:marBottom w:val="0"/>
          <w:divBdr>
            <w:top w:val="none" w:sz="0" w:space="0" w:color="auto"/>
            <w:left w:val="none" w:sz="0" w:space="0" w:color="auto"/>
            <w:bottom w:val="none" w:sz="0" w:space="0" w:color="auto"/>
            <w:right w:val="none" w:sz="0" w:space="0" w:color="auto"/>
          </w:divBdr>
          <w:divsChild>
            <w:div w:id="1270744809">
              <w:marLeft w:val="0"/>
              <w:marRight w:val="0"/>
              <w:marTop w:val="0"/>
              <w:marBottom w:val="0"/>
              <w:divBdr>
                <w:top w:val="none" w:sz="0" w:space="0" w:color="auto"/>
                <w:left w:val="none" w:sz="0" w:space="0" w:color="auto"/>
                <w:bottom w:val="none" w:sz="0" w:space="0" w:color="auto"/>
                <w:right w:val="none" w:sz="0" w:space="0" w:color="auto"/>
              </w:divBdr>
            </w:div>
          </w:divsChild>
        </w:div>
        <w:div w:id="966663371">
          <w:marLeft w:val="0"/>
          <w:marRight w:val="0"/>
          <w:marTop w:val="0"/>
          <w:marBottom w:val="0"/>
          <w:divBdr>
            <w:top w:val="none" w:sz="0" w:space="0" w:color="auto"/>
            <w:left w:val="none" w:sz="0" w:space="0" w:color="auto"/>
            <w:bottom w:val="none" w:sz="0" w:space="0" w:color="auto"/>
            <w:right w:val="none" w:sz="0" w:space="0" w:color="auto"/>
          </w:divBdr>
          <w:divsChild>
            <w:div w:id="1924339902">
              <w:marLeft w:val="0"/>
              <w:marRight w:val="0"/>
              <w:marTop w:val="0"/>
              <w:marBottom w:val="0"/>
              <w:divBdr>
                <w:top w:val="none" w:sz="0" w:space="0" w:color="auto"/>
                <w:left w:val="none" w:sz="0" w:space="0" w:color="auto"/>
                <w:bottom w:val="none" w:sz="0" w:space="0" w:color="auto"/>
                <w:right w:val="none" w:sz="0" w:space="0" w:color="auto"/>
              </w:divBdr>
            </w:div>
          </w:divsChild>
        </w:div>
        <w:div w:id="1575237846">
          <w:marLeft w:val="0"/>
          <w:marRight w:val="0"/>
          <w:marTop w:val="0"/>
          <w:marBottom w:val="0"/>
          <w:divBdr>
            <w:top w:val="none" w:sz="0" w:space="0" w:color="auto"/>
            <w:left w:val="none" w:sz="0" w:space="0" w:color="auto"/>
            <w:bottom w:val="none" w:sz="0" w:space="0" w:color="auto"/>
            <w:right w:val="none" w:sz="0" w:space="0" w:color="auto"/>
          </w:divBdr>
          <w:divsChild>
            <w:div w:id="550115792">
              <w:marLeft w:val="0"/>
              <w:marRight w:val="0"/>
              <w:marTop w:val="0"/>
              <w:marBottom w:val="0"/>
              <w:divBdr>
                <w:top w:val="none" w:sz="0" w:space="0" w:color="auto"/>
                <w:left w:val="none" w:sz="0" w:space="0" w:color="auto"/>
                <w:bottom w:val="none" w:sz="0" w:space="0" w:color="auto"/>
                <w:right w:val="none" w:sz="0" w:space="0" w:color="auto"/>
              </w:divBdr>
            </w:div>
          </w:divsChild>
        </w:div>
        <w:div w:id="1879783478">
          <w:marLeft w:val="0"/>
          <w:marRight w:val="0"/>
          <w:marTop w:val="0"/>
          <w:marBottom w:val="0"/>
          <w:divBdr>
            <w:top w:val="none" w:sz="0" w:space="0" w:color="auto"/>
            <w:left w:val="none" w:sz="0" w:space="0" w:color="auto"/>
            <w:bottom w:val="none" w:sz="0" w:space="0" w:color="auto"/>
            <w:right w:val="none" w:sz="0" w:space="0" w:color="auto"/>
          </w:divBdr>
          <w:divsChild>
            <w:div w:id="1761564461">
              <w:marLeft w:val="0"/>
              <w:marRight w:val="0"/>
              <w:marTop w:val="0"/>
              <w:marBottom w:val="0"/>
              <w:divBdr>
                <w:top w:val="none" w:sz="0" w:space="0" w:color="auto"/>
                <w:left w:val="none" w:sz="0" w:space="0" w:color="auto"/>
                <w:bottom w:val="none" w:sz="0" w:space="0" w:color="auto"/>
                <w:right w:val="none" w:sz="0" w:space="0" w:color="auto"/>
              </w:divBdr>
              <w:divsChild>
                <w:div w:id="962925545">
                  <w:marLeft w:val="0"/>
                  <w:marRight w:val="0"/>
                  <w:marTop w:val="30"/>
                  <w:marBottom w:val="30"/>
                  <w:divBdr>
                    <w:top w:val="none" w:sz="0" w:space="0" w:color="auto"/>
                    <w:left w:val="none" w:sz="0" w:space="0" w:color="auto"/>
                    <w:bottom w:val="none" w:sz="0" w:space="0" w:color="auto"/>
                    <w:right w:val="none" w:sz="0" w:space="0" w:color="auto"/>
                  </w:divBdr>
                  <w:divsChild>
                    <w:div w:id="464352789">
                      <w:marLeft w:val="0"/>
                      <w:marRight w:val="0"/>
                      <w:marTop w:val="0"/>
                      <w:marBottom w:val="0"/>
                      <w:divBdr>
                        <w:top w:val="none" w:sz="0" w:space="0" w:color="auto"/>
                        <w:left w:val="none" w:sz="0" w:space="0" w:color="auto"/>
                        <w:bottom w:val="none" w:sz="0" w:space="0" w:color="auto"/>
                        <w:right w:val="none" w:sz="0" w:space="0" w:color="auto"/>
                      </w:divBdr>
                      <w:divsChild>
                        <w:div w:id="631132470">
                          <w:marLeft w:val="0"/>
                          <w:marRight w:val="0"/>
                          <w:marTop w:val="0"/>
                          <w:marBottom w:val="0"/>
                          <w:divBdr>
                            <w:top w:val="none" w:sz="0" w:space="0" w:color="auto"/>
                            <w:left w:val="none" w:sz="0" w:space="0" w:color="auto"/>
                            <w:bottom w:val="none" w:sz="0" w:space="0" w:color="auto"/>
                            <w:right w:val="none" w:sz="0" w:space="0" w:color="auto"/>
                          </w:divBdr>
                        </w:div>
                      </w:divsChild>
                    </w:div>
                    <w:div w:id="1146513016">
                      <w:marLeft w:val="0"/>
                      <w:marRight w:val="0"/>
                      <w:marTop w:val="0"/>
                      <w:marBottom w:val="0"/>
                      <w:divBdr>
                        <w:top w:val="none" w:sz="0" w:space="0" w:color="auto"/>
                        <w:left w:val="none" w:sz="0" w:space="0" w:color="auto"/>
                        <w:bottom w:val="none" w:sz="0" w:space="0" w:color="auto"/>
                        <w:right w:val="none" w:sz="0" w:space="0" w:color="auto"/>
                      </w:divBdr>
                      <w:divsChild>
                        <w:div w:id="194746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608268">
              <w:marLeft w:val="0"/>
              <w:marRight w:val="0"/>
              <w:marTop w:val="0"/>
              <w:marBottom w:val="0"/>
              <w:divBdr>
                <w:top w:val="none" w:sz="0" w:space="0" w:color="auto"/>
                <w:left w:val="none" w:sz="0" w:space="0" w:color="auto"/>
                <w:bottom w:val="none" w:sz="0" w:space="0" w:color="auto"/>
                <w:right w:val="none" w:sz="0" w:space="0" w:color="auto"/>
              </w:divBdr>
            </w:div>
          </w:divsChild>
        </w:div>
        <w:div w:id="1991515443">
          <w:marLeft w:val="0"/>
          <w:marRight w:val="0"/>
          <w:marTop w:val="0"/>
          <w:marBottom w:val="0"/>
          <w:divBdr>
            <w:top w:val="none" w:sz="0" w:space="0" w:color="auto"/>
            <w:left w:val="none" w:sz="0" w:space="0" w:color="auto"/>
            <w:bottom w:val="none" w:sz="0" w:space="0" w:color="auto"/>
            <w:right w:val="none" w:sz="0" w:space="0" w:color="auto"/>
          </w:divBdr>
          <w:divsChild>
            <w:div w:id="61030604">
              <w:marLeft w:val="0"/>
              <w:marRight w:val="0"/>
              <w:marTop w:val="0"/>
              <w:marBottom w:val="0"/>
              <w:divBdr>
                <w:top w:val="none" w:sz="0" w:space="0" w:color="auto"/>
                <w:left w:val="none" w:sz="0" w:space="0" w:color="auto"/>
                <w:bottom w:val="none" w:sz="0" w:space="0" w:color="auto"/>
                <w:right w:val="none" w:sz="0" w:space="0" w:color="auto"/>
              </w:divBdr>
            </w:div>
          </w:divsChild>
        </w:div>
        <w:div w:id="2020890152">
          <w:marLeft w:val="0"/>
          <w:marRight w:val="0"/>
          <w:marTop w:val="0"/>
          <w:marBottom w:val="0"/>
          <w:divBdr>
            <w:top w:val="none" w:sz="0" w:space="0" w:color="auto"/>
            <w:left w:val="none" w:sz="0" w:space="0" w:color="auto"/>
            <w:bottom w:val="none" w:sz="0" w:space="0" w:color="auto"/>
            <w:right w:val="none" w:sz="0" w:space="0" w:color="auto"/>
          </w:divBdr>
          <w:divsChild>
            <w:div w:id="16940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37114">
      <w:bodyDiv w:val="1"/>
      <w:marLeft w:val="0"/>
      <w:marRight w:val="0"/>
      <w:marTop w:val="0"/>
      <w:marBottom w:val="0"/>
      <w:divBdr>
        <w:top w:val="none" w:sz="0" w:space="0" w:color="auto"/>
        <w:left w:val="none" w:sz="0" w:space="0" w:color="auto"/>
        <w:bottom w:val="none" w:sz="0" w:space="0" w:color="auto"/>
        <w:right w:val="none" w:sz="0" w:space="0" w:color="auto"/>
      </w:divBdr>
      <w:divsChild>
        <w:div w:id="73744695">
          <w:marLeft w:val="0"/>
          <w:marRight w:val="0"/>
          <w:marTop w:val="0"/>
          <w:marBottom w:val="0"/>
          <w:divBdr>
            <w:top w:val="none" w:sz="0" w:space="0" w:color="auto"/>
            <w:left w:val="none" w:sz="0" w:space="0" w:color="auto"/>
            <w:bottom w:val="none" w:sz="0" w:space="0" w:color="auto"/>
            <w:right w:val="none" w:sz="0" w:space="0" w:color="auto"/>
          </w:divBdr>
          <w:divsChild>
            <w:div w:id="1143082839">
              <w:marLeft w:val="0"/>
              <w:marRight w:val="0"/>
              <w:marTop w:val="0"/>
              <w:marBottom w:val="0"/>
              <w:divBdr>
                <w:top w:val="none" w:sz="0" w:space="0" w:color="auto"/>
                <w:left w:val="none" w:sz="0" w:space="0" w:color="auto"/>
                <w:bottom w:val="none" w:sz="0" w:space="0" w:color="auto"/>
                <w:right w:val="none" w:sz="0" w:space="0" w:color="auto"/>
              </w:divBdr>
            </w:div>
          </w:divsChild>
        </w:div>
        <w:div w:id="152989299">
          <w:marLeft w:val="0"/>
          <w:marRight w:val="0"/>
          <w:marTop w:val="0"/>
          <w:marBottom w:val="0"/>
          <w:divBdr>
            <w:top w:val="none" w:sz="0" w:space="0" w:color="auto"/>
            <w:left w:val="none" w:sz="0" w:space="0" w:color="auto"/>
            <w:bottom w:val="none" w:sz="0" w:space="0" w:color="auto"/>
            <w:right w:val="none" w:sz="0" w:space="0" w:color="auto"/>
          </w:divBdr>
          <w:divsChild>
            <w:div w:id="1766195877">
              <w:marLeft w:val="0"/>
              <w:marRight w:val="0"/>
              <w:marTop w:val="0"/>
              <w:marBottom w:val="0"/>
              <w:divBdr>
                <w:top w:val="none" w:sz="0" w:space="0" w:color="auto"/>
                <w:left w:val="none" w:sz="0" w:space="0" w:color="auto"/>
                <w:bottom w:val="none" w:sz="0" w:space="0" w:color="auto"/>
                <w:right w:val="none" w:sz="0" w:space="0" w:color="auto"/>
              </w:divBdr>
            </w:div>
          </w:divsChild>
        </w:div>
        <w:div w:id="632489828">
          <w:marLeft w:val="0"/>
          <w:marRight w:val="0"/>
          <w:marTop w:val="0"/>
          <w:marBottom w:val="0"/>
          <w:divBdr>
            <w:top w:val="none" w:sz="0" w:space="0" w:color="auto"/>
            <w:left w:val="none" w:sz="0" w:space="0" w:color="auto"/>
            <w:bottom w:val="none" w:sz="0" w:space="0" w:color="auto"/>
            <w:right w:val="none" w:sz="0" w:space="0" w:color="auto"/>
          </w:divBdr>
          <w:divsChild>
            <w:div w:id="2000378750">
              <w:marLeft w:val="0"/>
              <w:marRight w:val="0"/>
              <w:marTop w:val="0"/>
              <w:marBottom w:val="0"/>
              <w:divBdr>
                <w:top w:val="none" w:sz="0" w:space="0" w:color="auto"/>
                <w:left w:val="none" w:sz="0" w:space="0" w:color="auto"/>
                <w:bottom w:val="none" w:sz="0" w:space="0" w:color="auto"/>
                <w:right w:val="none" w:sz="0" w:space="0" w:color="auto"/>
              </w:divBdr>
            </w:div>
          </w:divsChild>
        </w:div>
        <w:div w:id="820270379">
          <w:marLeft w:val="0"/>
          <w:marRight w:val="0"/>
          <w:marTop w:val="0"/>
          <w:marBottom w:val="0"/>
          <w:divBdr>
            <w:top w:val="none" w:sz="0" w:space="0" w:color="auto"/>
            <w:left w:val="none" w:sz="0" w:space="0" w:color="auto"/>
            <w:bottom w:val="none" w:sz="0" w:space="0" w:color="auto"/>
            <w:right w:val="none" w:sz="0" w:space="0" w:color="auto"/>
          </w:divBdr>
          <w:divsChild>
            <w:div w:id="209584860">
              <w:marLeft w:val="0"/>
              <w:marRight w:val="0"/>
              <w:marTop w:val="0"/>
              <w:marBottom w:val="0"/>
              <w:divBdr>
                <w:top w:val="none" w:sz="0" w:space="0" w:color="auto"/>
                <w:left w:val="none" w:sz="0" w:space="0" w:color="auto"/>
                <w:bottom w:val="none" w:sz="0" w:space="0" w:color="auto"/>
                <w:right w:val="none" w:sz="0" w:space="0" w:color="auto"/>
              </w:divBdr>
            </w:div>
            <w:div w:id="399524182">
              <w:marLeft w:val="0"/>
              <w:marRight w:val="0"/>
              <w:marTop w:val="0"/>
              <w:marBottom w:val="0"/>
              <w:divBdr>
                <w:top w:val="none" w:sz="0" w:space="0" w:color="auto"/>
                <w:left w:val="none" w:sz="0" w:space="0" w:color="auto"/>
                <w:bottom w:val="none" w:sz="0" w:space="0" w:color="auto"/>
                <w:right w:val="none" w:sz="0" w:space="0" w:color="auto"/>
              </w:divBdr>
              <w:divsChild>
                <w:div w:id="277495606">
                  <w:marLeft w:val="0"/>
                  <w:marRight w:val="0"/>
                  <w:marTop w:val="30"/>
                  <w:marBottom w:val="30"/>
                  <w:divBdr>
                    <w:top w:val="none" w:sz="0" w:space="0" w:color="auto"/>
                    <w:left w:val="none" w:sz="0" w:space="0" w:color="auto"/>
                    <w:bottom w:val="none" w:sz="0" w:space="0" w:color="auto"/>
                    <w:right w:val="none" w:sz="0" w:space="0" w:color="auto"/>
                  </w:divBdr>
                  <w:divsChild>
                    <w:div w:id="94525814">
                      <w:marLeft w:val="0"/>
                      <w:marRight w:val="0"/>
                      <w:marTop w:val="0"/>
                      <w:marBottom w:val="0"/>
                      <w:divBdr>
                        <w:top w:val="none" w:sz="0" w:space="0" w:color="auto"/>
                        <w:left w:val="none" w:sz="0" w:space="0" w:color="auto"/>
                        <w:bottom w:val="none" w:sz="0" w:space="0" w:color="auto"/>
                        <w:right w:val="none" w:sz="0" w:space="0" w:color="auto"/>
                      </w:divBdr>
                      <w:divsChild>
                        <w:div w:id="891573991">
                          <w:marLeft w:val="0"/>
                          <w:marRight w:val="0"/>
                          <w:marTop w:val="0"/>
                          <w:marBottom w:val="0"/>
                          <w:divBdr>
                            <w:top w:val="none" w:sz="0" w:space="0" w:color="auto"/>
                            <w:left w:val="none" w:sz="0" w:space="0" w:color="auto"/>
                            <w:bottom w:val="none" w:sz="0" w:space="0" w:color="auto"/>
                            <w:right w:val="none" w:sz="0" w:space="0" w:color="auto"/>
                          </w:divBdr>
                        </w:div>
                      </w:divsChild>
                    </w:div>
                    <w:div w:id="1476528874">
                      <w:marLeft w:val="0"/>
                      <w:marRight w:val="0"/>
                      <w:marTop w:val="0"/>
                      <w:marBottom w:val="0"/>
                      <w:divBdr>
                        <w:top w:val="none" w:sz="0" w:space="0" w:color="auto"/>
                        <w:left w:val="none" w:sz="0" w:space="0" w:color="auto"/>
                        <w:bottom w:val="none" w:sz="0" w:space="0" w:color="auto"/>
                        <w:right w:val="none" w:sz="0" w:space="0" w:color="auto"/>
                      </w:divBdr>
                      <w:divsChild>
                        <w:div w:id="30143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468112">
          <w:marLeft w:val="0"/>
          <w:marRight w:val="0"/>
          <w:marTop w:val="0"/>
          <w:marBottom w:val="0"/>
          <w:divBdr>
            <w:top w:val="none" w:sz="0" w:space="0" w:color="auto"/>
            <w:left w:val="none" w:sz="0" w:space="0" w:color="auto"/>
            <w:bottom w:val="none" w:sz="0" w:space="0" w:color="auto"/>
            <w:right w:val="none" w:sz="0" w:space="0" w:color="auto"/>
          </w:divBdr>
          <w:divsChild>
            <w:div w:id="1367414610">
              <w:marLeft w:val="0"/>
              <w:marRight w:val="0"/>
              <w:marTop w:val="0"/>
              <w:marBottom w:val="0"/>
              <w:divBdr>
                <w:top w:val="none" w:sz="0" w:space="0" w:color="auto"/>
                <w:left w:val="none" w:sz="0" w:space="0" w:color="auto"/>
                <w:bottom w:val="none" w:sz="0" w:space="0" w:color="auto"/>
                <w:right w:val="none" w:sz="0" w:space="0" w:color="auto"/>
              </w:divBdr>
            </w:div>
          </w:divsChild>
        </w:div>
        <w:div w:id="1291785931">
          <w:marLeft w:val="0"/>
          <w:marRight w:val="0"/>
          <w:marTop w:val="0"/>
          <w:marBottom w:val="0"/>
          <w:divBdr>
            <w:top w:val="none" w:sz="0" w:space="0" w:color="auto"/>
            <w:left w:val="none" w:sz="0" w:space="0" w:color="auto"/>
            <w:bottom w:val="none" w:sz="0" w:space="0" w:color="auto"/>
            <w:right w:val="none" w:sz="0" w:space="0" w:color="auto"/>
          </w:divBdr>
          <w:divsChild>
            <w:div w:id="890772101">
              <w:marLeft w:val="0"/>
              <w:marRight w:val="0"/>
              <w:marTop w:val="0"/>
              <w:marBottom w:val="0"/>
              <w:divBdr>
                <w:top w:val="none" w:sz="0" w:space="0" w:color="auto"/>
                <w:left w:val="none" w:sz="0" w:space="0" w:color="auto"/>
                <w:bottom w:val="none" w:sz="0" w:space="0" w:color="auto"/>
                <w:right w:val="none" w:sz="0" w:space="0" w:color="auto"/>
              </w:divBdr>
              <w:divsChild>
                <w:div w:id="1026520274">
                  <w:marLeft w:val="0"/>
                  <w:marRight w:val="0"/>
                  <w:marTop w:val="30"/>
                  <w:marBottom w:val="30"/>
                  <w:divBdr>
                    <w:top w:val="none" w:sz="0" w:space="0" w:color="auto"/>
                    <w:left w:val="none" w:sz="0" w:space="0" w:color="auto"/>
                    <w:bottom w:val="none" w:sz="0" w:space="0" w:color="auto"/>
                    <w:right w:val="none" w:sz="0" w:space="0" w:color="auto"/>
                  </w:divBdr>
                  <w:divsChild>
                    <w:div w:id="241838710">
                      <w:marLeft w:val="0"/>
                      <w:marRight w:val="0"/>
                      <w:marTop w:val="0"/>
                      <w:marBottom w:val="0"/>
                      <w:divBdr>
                        <w:top w:val="none" w:sz="0" w:space="0" w:color="auto"/>
                        <w:left w:val="none" w:sz="0" w:space="0" w:color="auto"/>
                        <w:bottom w:val="none" w:sz="0" w:space="0" w:color="auto"/>
                        <w:right w:val="none" w:sz="0" w:space="0" w:color="auto"/>
                      </w:divBdr>
                      <w:divsChild>
                        <w:div w:id="1033766235">
                          <w:marLeft w:val="0"/>
                          <w:marRight w:val="0"/>
                          <w:marTop w:val="0"/>
                          <w:marBottom w:val="0"/>
                          <w:divBdr>
                            <w:top w:val="none" w:sz="0" w:space="0" w:color="auto"/>
                            <w:left w:val="none" w:sz="0" w:space="0" w:color="auto"/>
                            <w:bottom w:val="none" w:sz="0" w:space="0" w:color="auto"/>
                            <w:right w:val="none" w:sz="0" w:space="0" w:color="auto"/>
                          </w:divBdr>
                        </w:div>
                      </w:divsChild>
                    </w:div>
                    <w:div w:id="420874266">
                      <w:marLeft w:val="0"/>
                      <w:marRight w:val="0"/>
                      <w:marTop w:val="0"/>
                      <w:marBottom w:val="0"/>
                      <w:divBdr>
                        <w:top w:val="none" w:sz="0" w:space="0" w:color="auto"/>
                        <w:left w:val="none" w:sz="0" w:space="0" w:color="auto"/>
                        <w:bottom w:val="none" w:sz="0" w:space="0" w:color="auto"/>
                        <w:right w:val="none" w:sz="0" w:space="0" w:color="auto"/>
                      </w:divBdr>
                      <w:divsChild>
                        <w:div w:id="1738745359">
                          <w:marLeft w:val="0"/>
                          <w:marRight w:val="0"/>
                          <w:marTop w:val="0"/>
                          <w:marBottom w:val="0"/>
                          <w:divBdr>
                            <w:top w:val="none" w:sz="0" w:space="0" w:color="auto"/>
                            <w:left w:val="none" w:sz="0" w:space="0" w:color="auto"/>
                            <w:bottom w:val="none" w:sz="0" w:space="0" w:color="auto"/>
                            <w:right w:val="none" w:sz="0" w:space="0" w:color="auto"/>
                          </w:divBdr>
                        </w:div>
                      </w:divsChild>
                    </w:div>
                    <w:div w:id="428354615">
                      <w:marLeft w:val="0"/>
                      <w:marRight w:val="0"/>
                      <w:marTop w:val="0"/>
                      <w:marBottom w:val="0"/>
                      <w:divBdr>
                        <w:top w:val="none" w:sz="0" w:space="0" w:color="auto"/>
                        <w:left w:val="none" w:sz="0" w:space="0" w:color="auto"/>
                        <w:bottom w:val="none" w:sz="0" w:space="0" w:color="auto"/>
                        <w:right w:val="none" w:sz="0" w:space="0" w:color="auto"/>
                      </w:divBdr>
                      <w:divsChild>
                        <w:div w:id="1435588975">
                          <w:marLeft w:val="0"/>
                          <w:marRight w:val="0"/>
                          <w:marTop w:val="0"/>
                          <w:marBottom w:val="0"/>
                          <w:divBdr>
                            <w:top w:val="none" w:sz="0" w:space="0" w:color="auto"/>
                            <w:left w:val="none" w:sz="0" w:space="0" w:color="auto"/>
                            <w:bottom w:val="none" w:sz="0" w:space="0" w:color="auto"/>
                            <w:right w:val="none" w:sz="0" w:space="0" w:color="auto"/>
                          </w:divBdr>
                        </w:div>
                      </w:divsChild>
                    </w:div>
                    <w:div w:id="446851358">
                      <w:marLeft w:val="0"/>
                      <w:marRight w:val="0"/>
                      <w:marTop w:val="0"/>
                      <w:marBottom w:val="0"/>
                      <w:divBdr>
                        <w:top w:val="none" w:sz="0" w:space="0" w:color="auto"/>
                        <w:left w:val="none" w:sz="0" w:space="0" w:color="auto"/>
                        <w:bottom w:val="none" w:sz="0" w:space="0" w:color="auto"/>
                        <w:right w:val="none" w:sz="0" w:space="0" w:color="auto"/>
                      </w:divBdr>
                      <w:divsChild>
                        <w:div w:id="2034647902">
                          <w:marLeft w:val="0"/>
                          <w:marRight w:val="0"/>
                          <w:marTop w:val="0"/>
                          <w:marBottom w:val="0"/>
                          <w:divBdr>
                            <w:top w:val="none" w:sz="0" w:space="0" w:color="auto"/>
                            <w:left w:val="none" w:sz="0" w:space="0" w:color="auto"/>
                            <w:bottom w:val="none" w:sz="0" w:space="0" w:color="auto"/>
                            <w:right w:val="none" w:sz="0" w:space="0" w:color="auto"/>
                          </w:divBdr>
                        </w:div>
                      </w:divsChild>
                    </w:div>
                    <w:div w:id="547688058">
                      <w:marLeft w:val="0"/>
                      <w:marRight w:val="0"/>
                      <w:marTop w:val="0"/>
                      <w:marBottom w:val="0"/>
                      <w:divBdr>
                        <w:top w:val="none" w:sz="0" w:space="0" w:color="auto"/>
                        <w:left w:val="none" w:sz="0" w:space="0" w:color="auto"/>
                        <w:bottom w:val="none" w:sz="0" w:space="0" w:color="auto"/>
                        <w:right w:val="none" w:sz="0" w:space="0" w:color="auto"/>
                      </w:divBdr>
                      <w:divsChild>
                        <w:div w:id="246351640">
                          <w:marLeft w:val="0"/>
                          <w:marRight w:val="0"/>
                          <w:marTop w:val="0"/>
                          <w:marBottom w:val="0"/>
                          <w:divBdr>
                            <w:top w:val="none" w:sz="0" w:space="0" w:color="auto"/>
                            <w:left w:val="none" w:sz="0" w:space="0" w:color="auto"/>
                            <w:bottom w:val="none" w:sz="0" w:space="0" w:color="auto"/>
                            <w:right w:val="none" w:sz="0" w:space="0" w:color="auto"/>
                          </w:divBdr>
                        </w:div>
                      </w:divsChild>
                    </w:div>
                    <w:div w:id="621964453">
                      <w:marLeft w:val="0"/>
                      <w:marRight w:val="0"/>
                      <w:marTop w:val="0"/>
                      <w:marBottom w:val="0"/>
                      <w:divBdr>
                        <w:top w:val="none" w:sz="0" w:space="0" w:color="auto"/>
                        <w:left w:val="none" w:sz="0" w:space="0" w:color="auto"/>
                        <w:bottom w:val="none" w:sz="0" w:space="0" w:color="auto"/>
                        <w:right w:val="none" w:sz="0" w:space="0" w:color="auto"/>
                      </w:divBdr>
                      <w:divsChild>
                        <w:div w:id="1497841876">
                          <w:marLeft w:val="0"/>
                          <w:marRight w:val="0"/>
                          <w:marTop w:val="0"/>
                          <w:marBottom w:val="0"/>
                          <w:divBdr>
                            <w:top w:val="none" w:sz="0" w:space="0" w:color="auto"/>
                            <w:left w:val="none" w:sz="0" w:space="0" w:color="auto"/>
                            <w:bottom w:val="none" w:sz="0" w:space="0" w:color="auto"/>
                            <w:right w:val="none" w:sz="0" w:space="0" w:color="auto"/>
                          </w:divBdr>
                        </w:div>
                      </w:divsChild>
                    </w:div>
                    <w:div w:id="1036929673">
                      <w:marLeft w:val="0"/>
                      <w:marRight w:val="0"/>
                      <w:marTop w:val="0"/>
                      <w:marBottom w:val="0"/>
                      <w:divBdr>
                        <w:top w:val="none" w:sz="0" w:space="0" w:color="auto"/>
                        <w:left w:val="none" w:sz="0" w:space="0" w:color="auto"/>
                        <w:bottom w:val="none" w:sz="0" w:space="0" w:color="auto"/>
                        <w:right w:val="none" w:sz="0" w:space="0" w:color="auto"/>
                      </w:divBdr>
                      <w:divsChild>
                        <w:div w:id="1997413022">
                          <w:marLeft w:val="0"/>
                          <w:marRight w:val="0"/>
                          <w:marTop w:val="0"/>
                          <w:marBottom w:val="0"/>
                          <w:divBdr>
                            <w:top w:val="none" w:sz="0" w:space="0" w:color="auto"/>
                            <w:left w:val="none" w:sz="0" w:space="0" w:color="auto"/>
                            <w:bottom w:val="none" w:sz="0" w:space="0" w:color="auto"/>
                            <w:right w:val="none" w:sz="0" w:space="0" w:color="auto"/>
                          </w:divBdr>
                        </w:div>
                      </w:divsChild>
                    </w:div>
                    <w:div w:id="1135369189">
                      <w:marLeft w:val="0"/>
                      <w:marRight w:val="0"/>
                      <w:marTop w:val="0"/>
                      <w:marBottom w:val="0"/>
                      <w:divBdr>
                        <w:top w:val="none" w:sz="0" w:space="0" w:color="auto"/>
                        <w:left w:val="none" w:sz="0" w:space="0" w:color="auto"/>
                        <w:bottom w:val="none" w:sz="0" w:space="0" w:color="auto"/>
                        <w:right w:val="none" w:sz="0" w:space="0" w:color="auto"/>
                      </w:divBdr>
                      <w:divsChild>
                        <w:div w:id="311368194">
                          <w:marLeft w:val="0"/>
                          <w:marRight w:val="0"/>
                          <w:marTop w:val="0"/>
                          <w:marBottom w:val="0"/>
                          <w:divBdr>
                            <w:top w:val="none" w:sz="0" w:space="0" w:color="auto"/>
                            <w:left w:val="none" w:sz="0" w:space="0" w:color="auto"/>
                            <w:bottom w:val="none" w:sz="0" w:space="0" w:color="auto"/>
                            <w:right w:val="none" w:sz="0" w:space="0" w:color="auto"/>
                          </w:divBdr>
                        </w:div>
                      </w:divsChild>
                    </w:div>
                    <w:div w:id="1234269522">
                      <w:marLeft w:val="0"/>
                      <w:marRight w:val="0"/>
                      <w:marTop w:val="0"/>
                      <w:marBottom w:val="0"/>
                      <w:divBdr>
                        <w:top w:val="none" w:sz="0" w:space="0" w:color="auto"/>
                        <w:left w:val="none" w:sz="0" w:space="0" w:color="auto"/>
                        <w:bottom w:val="none" w:sz="0" w:space="0" w:color="auto"/>
                        <w:right w:val="none" w:sz="0" w:space="0" w:color="auto"/>
                      </w:divBdr>
                      <w:divsChild>
                        <w:div w:id="1031152157">
                          <w:marLeft w:val="0"/>
                          <w:marRight w:val="0"/>
                          <w:marTop w:val="0"/>
                          <w:marBottom w:val="0"/>
                          <w:divBdr>
                            <w:top w:val="none" w:sz="0" w:space="0" w:color="auto"/>
                            <w:left w:val="none" w:sz="0" w:space="0" w:color="auto"/>
                            <w:bottom w:val="none" w:sz="0" w:space="0" w:color="auto"/>
                            <w:right w:val="none" w:sz="0" w:space="0" w:color="auto"/>
                          </w:divBdr>
                        </w:div>
                      </w:divsChild>
                    </w:div>
                    <w:div w:id="1495532119">
                      <w:marLeft w:val="0"/>
                      <w:marRight w:val="0"/>
                      <w:marTop w:val="0"/>
                      <w:marBottom w:val="0"/>
                      <w:divBdr>
                        <w:top w:val="none" w:sz="0" w:space="0" w:color="auto"/>
                        <w:left w:val="none" w:sz="0" w:space="0" w:color="auto"/>
                        <w:bottom w:val="none" w:sz="0" w:space="0" w:color="auto"/>
                        <w:right w:val="none" w:sz="0" w:space="0" w:color="auto"/>
                      </w:divBdr>
                      <w:divsChild>
                        <w:div w:id="921719132">
                          <w:marLeft w:val="0"/>
                          <w:marRight w:val="0"/>
                          <w:marTop w:val="0"/>
                          <w:marBottom w:val="0"/>
                          <w:divBdr>
                            <w:top w:val="none" w:sz="0" w:space="0" w:color="auto"/>
                            <w:left w:val="none" w:sz="0" w:space="0" w:color="auto"/>
                            <w:bottom w:val="none" w:sz="0" w:space="0" w:color="auto"/>
                            <w:right w:val="none" w:sz="0" w:space="0" w:color="auto"/>
                          </w:divBdr>
                        </w:div>
                      </w:divsChild>
                    </w:div>
                    <w:div w:id="1702511314">
                      <w:marLeft w:val="0"/>
                      <w:marRight w:val="0"/>
                      <w:marTop w:val="0"/>
                      <w:marBottom w:val="0"/>
                      <w:divBdr>
                        <w:top w:val="none" w:sz="0" w:space="0" w:color="auto"/>
                        <w:left w:val="none" w:sz="0" w:space="0" w:color="auto"/>
                        <w:bottom w:val="none" w:sz="0" w:space="0" w:color="auto"/>
                        <w:right w:val="none" w:sz="0" w:space="0" w:color="auto"/>
                      </w:divBdr>
                      <w:divsChild>
                        <w:div w:id="1073234674">
                          <w:marLeft w:val="0"/>
                          <w:marRight w:val="0"/>
                          <w:marTop w:val="0"/>
                          <w:marBottom w:val="0"/>
                          <w:divBdr>
                            <w:top w:val="none" w:sz="0" w:space="0" w:color="auto"/>
                            <w:left w:val="none" w:sz="0" w:space="0" w:color="auto"/>
                            <w:bottom w:val="none" w:sz="0" w:space="0" w:color="auto"/>
                            <w:right w:val="none" w:sz="0" w:space="0" w:color="auto"/>
                          </w:divBdr>
                        </w:div>
                      </w:divsChild>
                    </w:div>
                    <w:div w:id="1710761022">
                      <w:marLeft w:val="0"/>
                      <w:marRight w:val="0"/>
                      <w:marTop w:val="0"/>
                      <w:marBottom w:val="0"/>
                      <w:divBdr>
                        <w:top w:val="none" w:sz="0" w:space="0" w:color="auto"/>
                        <w:left w:val="none" w:sz="0" w:space="0" w:color="auto"/>
                        <w:bottom w:val="none" w:sz="0" w:space="0" w:color="auto"/>
                        <w:right w:val="none" w:sz="0" w:space="0" w:color="auto"/>
                      </w:divBdr>
                      <w:divsChild>
                        <w:div w:id="1854221745">
                          <w:marLeft w:val="0"/>
                          <w:marRight w:val="0"/>
                          <w:marTop w:val="0"/>
                          <w:marBottom w:val="0"/>
                          <w:divBdr>
                            <w:top w:val="none" w:sz="0" w:space="0" w:color="auto"/>
                            <w:left w:val="none" w:sz="0" w:space="0" w:color="auto"/>
                            <w:bottom w:val="none" w:sz="0" w:space="0" w:color="auto"/>
                            <w:right w:val="none" w:sz="0" w:space="0" w:color="auto"/>
                          </w:divBdr>
                        </w:div>
                      </w:divsChild>
                    </w:div>
                    <w:div w:id="1719622354">
                      <w:marLeft w:val="0"/>
                      <w:marRight w:val="0"/>
                      <w:marTop w:val="0"/>
                      <w:marBottom w:val="0"/>
                      <w:divBdr>
                        <w:top w:val="none" w:sz="0" w:space="0" w:color="auto"/>
                        <w:left w:val="none" w:sz="0" w:space="0" w:color="auto"/>
                        <w:bottom w:val="none" w:sz="0" w:space="0" w:color="auto"/>
                        <w:right w:val="none" w:sz="0" w:space="0" w:color="auto"/>
                      </w:divBdr>
                      <w:divsChild>
                        <w:div w:id="1172601163">
                          <w:marLeft w:val="0"/>
                          <w:marRight w:val="0"/>
                          <w:marTop w:val="0"/>
                          <w:marBottom w:val="0"/>
                          <w:divBdr>
                            <w:top w:val="none" w:sz="0" w:space="0" w:color="auto"/>
                            <w:left w:val="none" w:sz="0" w:space="0" w:color="auto"/>
                            <w:bottom w:val="none" w:sz="0" w:space="0" w:color="auto"/>
                            <w:right w:val="none" w:sz="0" w:space="0" w:color="auto"/>
                          </w:divBdr>
                        </w:div>
                      </w:divsChild>
                    </w:div>
                    <w:div w:id="1873614222">
                      <w:marLeft w:val="0"/>
                      <w:marRight w:val="0"/>
                      <w:marTop w:val="0"/>
                      <w:marBottom w:val="0"/>
                      <w:divBdr>
                        <w:top w:val="none" w:sz="0" w:space="0" w:color="auto"/>
                        <w:left w:val="none" w:sz="0" w:space="0" w:color="auto"/>
                        <w:bottom w:val="none" w:sz="0" w:space="0" w:color="auto"/>
                        <w:right w:val="none" w:sz="0" w:space="0" w:color="auto"/>
                      </w:divBdr>
                      <w:divsChild>
                        <w:div w:id="1223981995">
                          <w:marLeft w:val="0"/>
                          <w:marRight w:val="0"/>
                          <w:marTop w:val="0"/>
                          <w:marBottom w:val="0"/>
                          <w:divBdr>
                            <w:top w:val="none" w:sz="0" w:space="0" w:color="auto"/>
                            <w:left w:val="none" w:sz="0" w:space="0" w:color="auto"/>
                            <w:bottom w:val="none" w:sz="0" w:space="0" w:color="auto"/>
                            <w:right w:val="none" w:sz="0" w:space="0" w:color="auto"/>
                          </w:divBdr>
                        </w:div>
                      </w:divsChild>
                    </w:div>
                    <w:div w:id="1915510622">
                      <w:marLeft w:val="0"/>
                      <w:marRight w:val="0"/>
                      <w:marTop w:val="0"/>
                      <w:marBottom w:val="0"/>
                      <w:divBdr>
                        <w:top w:val="none" w:sz="0" w:space="0" w:color="auto"/>
                        <w:left w:val="none" w:sz="0" w:space="0" w:color="auto"/>
                        <w:bottom w:val="none" w:sz="0" w:space="0" w:color="auto"/>
                        <w:right w:val="none" w:sz="0" w:space="0" w:color="auto"/>
                      </w:divBdr>
                      <w:divsChild>
                        <w:div w:id="1686398426">
                          <w:marLeft w:val="0"/>
                          <w:marRight w:val="0"/>
                          <w:marTop w:val="0"/>
                          <w:marBottom w:val="0"/>
                          <w:divBdr>
                            <w:top w:val="none" w:sz="0" w:space="0" w:color="auto"/>
                            <w:left w:val="none" w:sz="0" w:space="0" w:color="auto"/>
                            <w:bottom w:val="none" w:sz="0" w:space="0" w:color="auto"/>
                            <w:right w:val="none" w:sz="0" w:space="0" w:color="auto"/>
                          </w:divBdr>
                        </w:div>
                      </w:divsChild>
                    </w:div>
                    <w:div w:id="2035299779">
                      <w:marLeft w:val="0"/>
                      <w:marRight w:val="0"/>
                      <w:marTop w:val="0"/>
                      <w:marBottom w:val="0"/>
                      <w:divBdr>
                        <w:top w:val="none" w:sz="0" w:space="0" w:color="auto"/>
                        <w:left w:val="none" w:sz="0" w:space="0" w:color="auto"/>
                        <w:bottom w:val="none" w:sz="0" w:space="0" w:color="auto"/>
                        <w:right w:val="none" w:sz="0" w:space="0" w:color="auto"/>
                      </w:divBdr>
                      <w:divsChild>
                        <w:div w:id="1941796732">
                          <w:marLeft w:val="0"/>
                          <w:marRight w:val="0"/>
                          <w:marTop w:val="0"/>
                          <w:marBottom w:val="0"/>
                          <w:divBdr>
                            <w:top w:val="none" w:sz="0" w:space="0" w:color="auto"/>
                            <w:left w:val="none" w:sz="0" w:space="0" w:color="auto"/>
                            <w:bottom w:val="none" w:sz="0" w:space="0" w:color="auto"/>
                            <w:right w:val="none" w:sz="0" w:space="0" w:color="auto"/>
                          </w:divBdr>
                        </w:div>
                      </w:divsChild>
                    </w:div>
                    <w:div w:id="2040471980">
                      <w:marLeft w:val="0"/>
                      <w:marRight w:val="0"/>
                      <w:marTop w:val="0"/>
                      <w:marBottom w:val="0"/>
                      <w:divBdr>
                        <w:top w:val="none" w:sz="0" w:space="0" w:color="auto"/>
                        <w:left w:val="none" w:sz="0" w:space="0" w:color="auto"/>
                        <w:bottom w:val="none" w:sz="0" w:space="0" w:color="auto"/>
                        <w:right w:val="none" w:sz="0" w:space="0" w:color="auto"/>
                      </w:divBdr>
                      <w:divsChild>
                        <w:div w:id="1570456253">
                          <w:marLeft w:val="0"/>
                          <w:marRight w:val="0"/>
                          <w:marTop w:val="0"/>
                          <w:marBottom w:val="0"/>
                          <w:divBdr>
                            <w:top w:val="none" w:sz="0" w:space="0" w:color="auto"/>
                            <w:left w:val="none" w:sz="0" w:space="0" w:color="auto"/>
                            <w:bottom w:val="none" w:sz="0" w:space="0" w:color="auto"/>
                            <w:right w:val="none" w:sz="0" w:space="0" w:color="auto"/>
                          </w:divBdr>
                        </w:div>
                      </w:divsChild>
                    </w:div>
                    <w:div w:id="2118138826">
                      <w:marLeft w:val="0"/>
                      <w:marRight w:val="0"/>
                      <w:marTop w:val="0"/>
                      <w:marBottom w:val="0"/>
                      <w:divBdr>
                        <w:top w:val="none" w:sz="0" w:space="0" w:color="auto"/>
                        <w:left w:val="none" w:sz="0" w:space="0" w:color="auto"/>
                        <w:bottom w:val="none" w:sz="0" w:space="0" w:color="auto"/>
                        <w:right w:val="none" w:sz="0" w:space="0" w:color="auto"/>
                      </w:divBdr>
                      <w:divsChild>
                        <w:div w:id="1171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0652">
              <w:marLeft w:val="0"/>
              <w:marRight w:val="0"/>
              <w:marTop w:val="0"/>
              <w:marBottom w:val="0"/>
              <w:divBdr>
                <w:top w:val="none" w:sz="0" w:space="0" w:color="auto"/>
                <w:left w:val="none" w:sz="0" w:space="0" w:color="auto"/>
                <w:bottom w:val="none" w:sz="0" w:space="0" w:color="auto"/>
                <w:right w:val="none" w:sz="0" w:space="0" w:color="auto"/>
              </w:divBdr>
            </w:div>
          </w:divsChild>
        </w:div>
        <w:div w:id="1330865801">
          <w:marLeft w:val="0"/>
          <w:marRight w:val="0"/>
          <w:marTop w:val="0"/>
          <w:marBottom w:val="0"/>
          <w:divBdr>
            <w:top w:val="none" w:sz="0" w:space="0" w:color="auto"/>
            <w:left w:val="none" w:sz="0" w:space="0" w:color="auto"/>
            <w:bottom w:val="none" w:sz="0" w:space="0" w:color="auto"/>
            <w:right w:val="none" w:sz="0" w:space="0" w:color="auto"/>
          </w:divBdr>
          <w:divsChild>
            <w:div w:id="1931695005">
              <w:marLeft w:val="0"/>
              <w:marRight w:val="0"/>
              <w:marTop w:val="0"/>
              <w:marBottom w:val="0"/>
              <w:divBdr>
                <w:top w:val="none" w:sz="0" w:space="0" w:color="auto"/>
                <w:left w:val="none" w:sz="0" w:space="0" w:color="auto"/>
                <w:bottom w:val="none" w:sz="0" w:space="0" w:color="auto"/>
                <w:right w:val="none" w:sz="0" w:space="0" w:color="auto"/>
              </w:divBdr>
            </w:div>
          </w:divsChild>
        </w:div>
        <w:div w:id="1470125340">
          <w:marLeft w:val="0"/>
          <w:marRight w:val="0"/>
          <w:marTop w:val="0"/>
          <w:marBottom w:val="0"/>
          <w:divBdr>
            <w:top w:val="none" w:sz="0" w:space="0" w:color="auto"/>
            <w:left w:val="none" w:sz="0" w:space="0" w:color="auto"/>
            <w:bottom w:val="none" w:sz="0" w:space="0" w:color="auto"/>
            <w:right w:val="none" w:sz="0" w:space="0" w:color="auto"/>
          </w:divBdr>
          <w:divsChild>
            <w:div w:id="529954129">
              <w:marLeft w:val="0"/>
              <w:marRight w:val="0"/>
              <w:marTop w:val="0"/>
              <w:marBottom w:val="0"/>
              <w:divBdr>
                <w:top w:val="none" w:sz="0" w:space="0" w:color="auto"/>
                <w:left w:val="none" w:sz="0" w:space="0" w:color="auto"/>
                <w:bottom w:val="none" w:sz="0" w:space="0" w:color="auto"/>
                <w:right w:val="none" w:sz="0" w:space="0" w:color="auto"/>
              </w:divBdr>
              <w:divsChild>
                <w:div w:id="1345136533">
                  <w:marLeft w:val="0"/>
                  <w:marRight w:val="0"/>
                  <w:marTop w:val="30"/>
                  <w:marBottom w:val="30"/>
                  <w:divBdr>
                    <w:top w:val="none" w:sz="0" w:space="0" w:color="auto"/>
                    <w:left w:val="none" w:sz="0" w:space="0" w:color="auto"/>
                    <w:bottom w:val="none" w:sz="0" w:space="0" w:color="auto"/>
                    <w:right w:val="none" w:sz="0" w:space="0" w:color="auto"/>
                  </w:divBdr>
                  <w:divsChild>
                    <w:div w:id="501285748">
                      <w:marLeft w:val="0"/>
                      <w:marRight w:val="0"/>
                      <w:marTop w:val="0"/>
                      <w:marBottom w:val="0"/>
                      <w:divBdr>
                        <w:top w:val="none" w:sz="0" w:space="0" w:color="auto"/>
                        <w:left w:val="none" w:sz="0" w:space="0" w:color="auto"/>
                        <w:bottom w:val="none" w:sz="0" w:space="0" w:color="auto"/>
                        <w:right w:val="none" w:sz="0" w:space="0" w:color="auto"/>
                      </w:divBdr>
                      <w:divsChild>
                        <w:div w:id="130293429">
                          <w:marLeft w:val="0"/>
                          <w:marRight w:val="0"/>
                          <w:marTop w:val="0"/>
                          <w:marBottom w:val="0"/>
                          <w:divBdr>
                            <w:top w:val="none" w:sz="0" w:space="0" w:color="auto"/>
                            <w:left w:val="none" w:sz="0" w:space="0" w:color="auto"/>
                            <w:bottom w:val="none" w:sz="0" w:space="0" w:color="auto"/>
                            <w:right w:val="none" w:sz="0" w:space="0" w:color="auto"/>
                          </w:divBdr>
                        </w:div>
                      </w:divsChild>
                    </w:div>
                    <w:div w:id="1459833343">
                      <w:marLeft w:val="0"/>
                      <w:marRight w:val="0"/>
                      <w:marTop w:val="0"/>
                      <w:marBottom w:val="0"/>
                      <w:divBdr>
                        <w:top w:val="none" w:sz="0" w:space="0" w:color="auto"/>
                        <w:left w:val="none" w:sz="0" w:space="0" w:color="auto"/>
                        <w:bottom w:val="none" w:sz="0" w:space="0" w:color="auto"/>
                        <w:right w:val="none" w:sz="0" w:space="0" w:color="auto"/>
                      </w:divBdr>
                      <w:divsChild>
                        <w:div w:id="8063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71583">
              <w:marLeft w:val="0"/>
              <w:marRight w:val="0"/>
              <w:marTop w:val="0"/>
              <w:marBottom w:val="0"/>
              <w:divBdr>
                <w:top w:val="none" w:sz="0" w:space="0" w:color="auto"/>
                <w:left w:val="none" w:sz="0" w:space="0" w:color="auto"/>
                <w:bottom w:val="none" w:sz="0" w:space="0" w:color="auto"/>
                <w:right w:val="none" w:sz="0" w:space="0" w:color="auto"/>
              </w:divBdr>
            </w:div>
          </w:divsChild>
        </w:div>
        <w:div w:id="1727951084">
          <w:marLeft w:val="0"/>
          <w:marRight w:val="0"/>
          <w:marTop w:val="0"/>
          <w:marBottom w:val="0"/>
          <w:divBdr>
            <w:top w:val="none" w:sz="0" w:space="0" w:color="auto"/>
            <w:left w:val="none" w:sz="0" w:space="0" w:color="auto"/>
            <w:bottom w:val="none" w:sz="0" w:space="0" w:color="auto"/>
            <w:right w:val="none" w:sz="0" w:space="0" w:color="auto"/>
          </w:divBdr>
          <w:divsChild>
            <w:div w:id="1042287476">
              <w:marLeft w:val="0"/>
              <w:marRight w:val="0"/>
              <w:marTop w:val="0"/>
              <w:marBottom w:val="0"/>
              <w:divBdr>
                <w:top w:val="none" w:sz="0" w:space="0" w:color="auto"/>
                <w:left w:val="none" w:sz="0" w:space="0" w:color="auto"/>
                <w:bottom w:val="none" w:sz="0" w:space="0" w:color="auto"/>
                <w:right w:val="none" w:sz="0" w:space="0" w:color="auto"/>
              </w:divBdr>
            </w:div>
          </w:divsChild>
        </w:div>
        <w:div w:id="2048094515">
          <w:marLeft w:val="0"/>
          <w:marRight w:val="0"/>
          <w:marTop w:val="0"/>
          <w:marBottom w:val="0"/>
          <w:divBdr>
            <w:top w:val="none" w:sz="0" w:space="0" w:color="auto"/>
            <w:left w:val="none" w:sz="0" w:space="0" w:color="auto"/>
            <w:bottom w:val="none" w:sz="0" w:space="0" w:color="auto"/>
            <w:right w:val="none" w:sz="0" w:space="0" w:color="auto"/>
          </w:divBdr>
          <w:divsChild>
            <w:div w:id="7442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5009">
      <w:bodyDiv w:val="1"/>
      <w:marLeft w:val="0"/>
      <w:marRight w:val="0"/>
      <w:marTop w:val="0"/>
      <w:marBottom w:val="0"/>
      <w:divBdr>
        <w:top w:val="none" w:sz="0" w:space="0" w:color="auto"/>
        <w:left w:val="none" w:sz="0" w:space="0" w:color="auto"/>
        <w:bottom w:val="none" w:sz="0" w:space="0" w:color="auto"/>
        <w:right w:val="none" w:sz="0" w:space="0" w:color="auto"/>
      </w:divBdr>
      <w:divsChild>
        <w:div w:id="187182922">
          <w:marLeft w:val="0"/>
          <w:marRight w:val="0"/>
          <w:marTop w:val="0"/>
          <w:marBottom w:val="0"/>
          <w:divBdr>
            <w:top w:val="none" w:sz="0" w:space="0" w:color="auto"/>
            <w:left w:val="none" w:sz="0" w:space="0" w:color="auto"/>
            <w:bottom w:val="none" w:sz="0" w:space="0" w:color="auto"/>
            <w:right w:val="none" w:sz="0" w:space="0" w:color="auto"/>
          </w:divBdr>
          <w:divsChild>
            <w:div w:id="1473718151">
              <w:marLeft w:val="0"/>
              <w:marRight w:val="0"/>
              <w:marTop w:val="0"/>
              <w:marBottom w:val="0"/>
              <w:divBdr>
                <w:top w:val="none" w:sz="0" w:space="0" w:color="auto"/>
                <w:left w:val="none" w:sz="0" w:space="0" w:color="auto"/>
                <w:bottom w:val="none" w:sz="0" w:space="0" w:color="auto"/>
                <w:right w:val="none" w:sz="0" w:space="0" w:color="auto"/>
              </w:divBdr>
            </w:div>
          </w:divsChild>
        </w:div>
        <w:div w:id="241305188">
          <w:marLeft w:val="0"/>
          <w:marRight w:val="0"/>
          <w:marTop w:val="0"/>
          <w:marBottom w:val="0"/>
          <w:divBdr>
            <w:top w:val="none" w:sz="0" w:space="0" w:color="auto"/>
            <w:left w:val="none" w:sz="0" w:space="0" w:color="auto"/>
            <w:bottom w:val="none" w:sz="0" w:space="0" w:color="auto"/>
            <w:right w:val="none" w:sz="0" w:space="0" w:color="auto"/>
          </w:divBdr>
          <w:divsChild>
            <w:div w:id="1496727266">
              <w:marLeft w:val="0"/>
              <w:marRight w:val="0"/>
              <w:marTop w:val="0"/>
              <w:marBottom w:val="0"/>
              <w:divBdr>
                <w:top w:val="none" w:sz="0" w:space="0" w:color="auto"/>
                <w:left w:val="none" w:sz="0" w:space="0" w:color="auto"/>
                <w:bottom w:val="none" w:sz="0" w:space="0" w:color="auto"/>
                <w:right w:val="none" w:sz="0" w:space="0" w:color="auto"/>
              </w:divBdr>
            </w:div>
          </w:divsChild>
        </w:div>
        <w:div w:id="1038243260">
          <w:marLeft w:val="0"/>
          <w:marRight w:val="0"/>
          <w:marTop w:val="0"/>
          <w:marBottom w:val="0"/>
          <w:divBdr>
            <w:top w:val="none" w:sz="0" w:space="0" w:color="auto"/>
            <w:left w:val="none" w:sz="0" w:space="0" w:color="auto"/>
            <w:bottom w:val="none" w:sz="0" w:space="0" w:color="auto"/>
            <w:right w:val="none" w:sz="0" w:space="0" w:color="auto"/>
          </w:divBdr>
          <w:divsChild>
            <w:div w:id="355035482">
              <w:marLeft w:val="0"/>
              <w:marRight w:val="0"/>
              <w:marTop w:val="0"/>
              <w:marBottom w:val="0"/>
              <w:divBdr>
                <w:top w:val="none" w:sz="0" w:space="0" w:color="auto"/>
                <w:left w:val="none" w:sz="0" w:space="0" w:color="auto"/>
                <w:bottom w:val="none" w:sz="0" w:space="0" w:color="auto"/>
                <w:right w:val="none" w:sz="0" w:space="0" w:color="auto"/>
              </w:divBdr>
            </w:div>
          </w:divsChild>
        </w:div>
        <w:div w:id="1342009734">
          <w:marLeft w:val="0"/>
          <w:marRight w:val="0"/>
          <w:marTop w:val="0"/>
          <w:marBottom w:val="0"/>
          <w:divBdr>
            <w:top w:val="none" w:sz="0" w:space="0" w:color="auto"/>
            <w:left w:val="none" w:sz="0" w:space="0" w:color="auto"/>
            <w:bottom w:val="none" w:sz="0" w:space="0" w:color="auto"/>
            <w:right w:val="none" w:sz="0" w:space="0" w:color="auto"/>
          </w:divBdr>
          <w:divsChild>
            <w:div w:id="855465616">
              <w:marLeft w:val="0"/>
              <w:marRight w:val="0"/>
              <w:marTop w:val="0"/>
              <w:marBottom w:val="0"/>
              <w:divBdr>
                <w:top w:val="none" w:sz="0" w:space="0" w:color="auto"/>
                <w:left w:val="none" w:sz="0" w:space="0" w:color="auto"/>
                <w:bottom w:val="none" w:sz="0" w:space="0" w:color="auto"/>
                <w:right w:val="none" w:sz="0" w:space="0" w:color="auto"/>
              </w:divBdr>
            </w:div>
          </w:divsChild>
        </w:div>
        <w:div w:id="1371615239">
          <w:marLeft w:val="0"/>
          <w:marRight w:val="0"/>
          <w:marTop w:val="0"/>
          <w:marBottom w:val="0"/>
          <w:divBdr>
            <w:top w:val="none" w:sz="0" w:space="0" w:color="auto"/>
            <w:left w:val="none" w:sz="0" w:space="0" w:color="auto"/>
            <w:bottom w:val="none" w:sz="0" w:space="0" w:color="auto"/>
            <w:right w:val="none" w:sz="0" w:space="0" w:color="auto"/>
          </w:divBdr>
          <w:divsChild>
            <w:div w:id="834807059">
              <w:marLeft w:val="0"/>
              <w:marRight w:val="0"/>
              <w:marTop w:val="0"/>
              <w:marBottom w:val="0"/>
              <w:divBdr>
                <w:top w:val="none" w:sz="0" w:space="0" w:color="auto"/>
                <w:left w:val="none" w:sz="0" w:space="0" w:color="auto"/>
                <w:bottom w:val="none" w:sz="0" w:space="0" w:color="auto"/>
                <w:right w:val="none" w:sz="0" w:space="0" w:color="auto"/>
              </w:divBdr>
            </w:div>
          </w:divsChild>
        </w:div>
        <w:div w:id="1713457321">
          <w:marLeft w:val="0"/>
          <w:marRight w:val="0"/>
          <w:marTop w:val="0"/>
          <w:marBottom w:val="0"/>
          <w:divBdr>
            <w:top w:val="none" w:sz="0" w:space="0" w:color="auto"/>
            <w:left w:val="none" w:sz="0" w:space="0" w:color="auto"/>
            <w:bottom w:val="none" w:sz="0" w:space="0" w:color="auto"/>
            <w:right w:val="none" w:sz="0" w:space="0" w:color="auto"/>
          </w:divBdr>
          <w:divsChild>
            <w:div w:id="1089498606">
              <w:marLeft w:val="0"/>
              <w:marRight w:val="0"/>
              <w:marTop w:val="0"/>
              <w:marBottom w:val="0"/>
              <w:divBdr>
                <w:top w:val="none" w:sz="0" w:space="0" w:color="auto"/>
                <w:left w:val="none" w:sz="0" w:space="0" w:color="auto"/>
                <w:bottom w:val="none" w:sz="0" w:space="0" w:color="auto"/>
                <w:right w:val="none" w:sz="0" w:space="0" w:color="auto"/>
              </w:divBdr>
            </w:div>
          </w:divsChild>
        </w:div>
        <w:div w:id="1742872875">
          <w:marLeft w:val="0"/>
          <w:marRight w:val="0"/>
          <w:marTop w:val="0"/>
          <w:marBottom w:val="0"/>
          <w:divBdr>
            <w:top w:val="none" w:sz="0" w:space="0" w:color="auto"/>
            <w:left w:val="none" w:sz="0" w:space="0" w:color="auto"/>
            <w:bottom w:val="none" w:sz="0" w:space="0" w:color="auto"/>
            <w:right w:val="none" w:sz="0" w:space="0" w:color="auto"/>
          </w:divBdr>
          <w:divsChild>
            <w:div w:id="948853409">
              <w:marLeft w:val="0"/>
              <w:marRight w:val="0"/>
              <w:marTop w:val="0"/>
              <w:marBottom w:val="0"/>
              <w:divBdr>
                <w:top w:val="none" w:sz="0" w:space="0" w:color="auto"/>
                <w:left w:val="none" w:sz="0" w:space="0" w:color="auto"/>
                <w:bottom w:val="none" w:sz="0" w:space="0" w:color="auto"/>
                <w:right w:val="none" w:sz="0" w:space="0" w:color="auto"/>
              </w:divBdr>
            </w:div>
          </w:divsChild>
        </w:div>
        <w:div w:id="2104494500">
          <w:marLeft w:val="0"/>
          <w:marRight w:val="0"/>
          <w:marTop w:val="0"/>
          <w:marBottom w:val="0"/>
          <w:divBdr>
            <w:top w:val="none" w:sz="0" w:space="0" w:color="auto"/>
            <w:left w:val="none" w:sz="0" w:space="0" w:color="auto"/>
            <w:bottom w:val="none" w:sz="0" w:space="0" w:color="auto"/>
            <w:right w:val="none" w:sz="0" w:space="0" w:color="auto"/>
          </w:divBdr>
          <w:divsChild>
            <w:div w:id="564756308">
              <w:marLeft w:val="0"/>
              <w:marRight w:val="0"/>
              <w:marTop w:val="0"/>
              <w:marBottom w:val="0"/>
              <w:divBdr>
                <w:top w:val="none" w:sz="0" w:space="0" w:color="auto"/>
                <w:left w:val="none" w:sz="0" w:space="0" w:color="auto"/>
                <w:bottom w:val="none" w:sz="0" w:space="0" w:color="auto"/>
                <w:right w:val="none" w:sz="0" w:space="0" w:color="auto"/>
              </w:divBdr>
              <w:divsChild>
                <w:div w:id="1661616240">
                  <w:marLeft w:val="0"/>
                  <w:marRight w:val="0"/>
                  <w:marTop w:val="30"/>
                  <w:marBottom w:val="30"/>
                  <w:divBdr>
                    <w:top w:val="none" w:sz="0" w:space="0" w:color="auto"/>
                    <w:left w:val="none" w:sz="0" w:space="0" w:color="auto"/>
                    <w:bottom w:val="none" w:sz="0" w:space="0" w:color="auto"/>
                    <w:right w:val="none" w:sz="0" w:space="0" w:color="auto"/>
                  </w:divBdr>
                  <w:divsChild>
                    <w:div w:id="176578386">
                      <w:marLeft w:val="0"/>
                      <w:marRight w:val="0"/>
                      <w:marTop w:val="0"/>
                      <w:marBottom w:val="0"/>
                      <w:divBdr>
                        <w:top w:val="none" w:sz="0" w:space="0" w:color="auto"/>
                        <w:left w:val="none" w:sz="0" w:space="0" w:color="auto"/>
                        <w:bottom w:val="none" w:sz="0" w:space="0" w:color="auto"/>
                        <w:right w:val="none" w:sz="0" w:space="0" w:color="auto"/>
                      </w:divBdr>
                      <w:divsChild>
                        <w:div w:id="373387869">
                          <w:marLeft w:val="0"/>
                          <w:marRight w:val="0"/>
                          <w:marTop w:val="0"/>
                          <w:marBottom w:val="0"/>
                          <w:divBdr>
                            <w:top w:val="none" w:sz="0" w:space="0" w:color="auto"/>
                            <w:left w:val="none" w:sz="0" w:space="0" w:color="auto"/>
                            <w:bottom w:val="none" w:sz="0" w:space="0" w:color="auto"/>
                            <w:right w:val="none" w:sz="0" w:space="0" w:color="auto"/>
                          </w:divBdr>
                        </w:div>
                      </w:divsChild>
                    </w:div>
                    <w:div w:id="403333814">
                      <w:marLeft w:val="0"/>
                      <w:marRight w:val="0"/>
                      <w:marTop w:val="0"/>
                      <w:marBottom w:val="0"/>
                      <w:divBdr>
                        <w:top w:val="none" w:sz="0" w:space="0" w:color="auto"/>
                        <w:left w:val="none" w:sz="0" w:space="0" w:color="auto"/>
                        <w:bottom w:val="none" w:sz="0" w:space="0" w:color="auto"/>
                        <w:right w:val="none" w:sz="0" w:space="0" w:color="auto"/>
                      </w:divBdr>
                      <w:divsChild>
                        <w:div w:id="2062361873">
                          <w:marLeft w:val="0"/>
                          <w:marRight w:val="0"/>
                          <w:marTop w:val="0"/>
                          <w:marBottom w:val="0"/>
                          <w:divBdr>
                            <w:top w:val="none" w:sz="0" w:space="0" w:color="auto"/>
                            <w:left w:val="none" w:sz="0" w:space="0" w:color="auto"/>
                            <w:bottom w:val="none" w:sz="0" w:space="0" w:color="auto"/>
                            <w:right w:val="none" w:sz="0" w:space="0" w:color="auto"/>
                          </w:divBdr>
                        </w:div>
                      </w:divsChild>
                    </w:div>
                    <w:div w:id="1123308522">
                      <w:marLeft w:val="0"/>
                      <w:marRight w:val="0"/>
                      <w:marTop w:val="0"/>
                      <w:marBottom w:val="0"/>
                      <w:divBdr>
                        <w:top w:val="none" w:sz="0" w:space="0" w:color="auto"/>
                        <w:left w:val="none" w:sz="0" w:space="0" w:color="auto"/>
                        <w:bottom w:val="none" w:sz="0" w:space="0" w:color="auto"/>
                        <w:right w:val="none" w:sz="0" w:space="0" w:color="auto"/>
                      </w:divBdr>
                      <w:divsChild>
                        <w:div w:id="1997489182">
                          <w:marLeft w:val="0"/>
                          <w:marRight w:val="0"/>
                          <w:marTop w:val="0"/>
                          <w:marBottom w:val="0"/>
                          <w:divBdr>
                            <w:top w:val="none" w:sz="0" w:space="0" w:color="auto"/>
                            <w:left w:val="none" w:sz="0" w:space="0" w:color="auto"/>
                            <w:bottom w:val="none" w:sz="0" w:space="0" w:color="auto"/>
                            <w:right w:val="none" w:sz="0" w:space="0" w:color="auto"/>
                          </w:divBdr>
                        </w:div>
                      </w:divsChild>
                    </w:div>
                    <w:div w:id="1528831331">
                      <w:marLeft w:val="0"/>
                      <w:marRight w:val="0"/>
                      <w:marTop w:val="0"/>
                      <w:marBottom w:val="0"/>
                      <w:divBdr>
                        <w:top w:val="none" w:sz="0" w:space="0" w:color="auto"/>
                        <w:left w:val="none" w:sz="0" w:space="0" w:color="auto"/>
                        <w:bottom w:val="none" w:sz="0" w:space="0" w:color="auto"/>
                        <w:right w:val="none" w:sz="0" w:space="0" w:color="auto"/>
                      </w:divBdr>
                      <w:divsChild>
                        <w:div w:id="1388651228">
                          <w:marLeft w:val="0"/>
                          <w:marRight w:val="0"/>
                          <w:marTop w:val="0"/>
                          <w:marBottom w:val="0"/>
                          <w:divBdr>
                            <w:top w:val="none" w:sz="0" w:space="0" w:color="auto"/>
                            <w:left w:val="none" w:sz="0" w:space="0" w:color="auto"/>
                            <w:bottom w:val="none" w:sz="0" w:space="0" w:color="auto"/>
                            <w:right w:val="none" w:sz="0" w:space="0" w:color="auto"/>
                          </w:divBdr>
                        </w:div>
                      </w:divsChild>
                    </w:div>
                    <w:div w:id="1994093091">
                      <w:marLeft w:val="0"/>
                      <w:marRight w:val="0"/>
                      <w:marTop w:val="0"/>
                      <w:marBottom w:val="0"/>
                      <w:divBdr>
                        <w:top w:val="none" w:sz="0" w:space="0" w:color="auto"/>
                        <w:left w:val="none" w:sz="0" w:space="0" w:color="auto"/>
                        <w:bottom w:val="none" w:sz="0" w:space="0" w:color="auto"/>
                        <w:right w:val="none" w:sz="0" w:space="0" w:color="auto"/>
                      </w:divBdr>
                      <w:divsChild>
                        <w:div w:id="13265440">
                          <w:marLeft w:val="0"/>
                          <w:marRight w:val="0"/>
                          <w:marTop w:val="0"/>
                          <w:marBottom w:val="0"/>
                          <w:divBdr>
                            <w:top w:val="none" w:sz="0" w:space="0" w:color="auto"/>
                            <w:left w:val="none" w:sz="0" w:space="0" w:color="auto"/>
                            <w:bottom w:val="none" w:sz="0" w:space="0" w:color="auto"/>
                            <w:right w:val="none" w:sz="0" w:space="0" w:color="auto"/>
                          </w:divBdr>
                        </w:div>
                      </w:divsChild>
                    </w:div>
                    <w:div w:id="2021731788">
                      <w:marLeft w:val="0"/>
                      <w:marRight w:val="0"/>
                      <w:marTop w:val="0"/>
                      <w:marBottom w:val="0"/>
                      <w:divBdr>
                        <w:top w:val="none" w:sz="0" w:space="0" w:color="auto"/>
                        <w:left w:val="none" w:sz="0" w:space="0" w:color="auto"/>
                        <w:bottom w:val="none" w:sz="0" w:space="0" w:color="auto"/>
                        <w:right w:val="none" w:sz="0" w:space="0" w:color="auto"/>
                      </w:divBdr>
                      <w:divsChild>
                        <w:div w:id="730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20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11487">
      <w:bodyDiv w:val="1"/>
      <w:marLeft w:val="0"/>
      <w:marRight w:val="0"/>
      <w:marTop w:val="0"/>
      <w:marBottom w:val="0"/>
      <w:divBdr>
        <w:top w:val="none" w:sz="0" w:space="0" w:color="auto"/>
        <w:left w:val="none" w:sz="0" w:space="0" w:color="auto"/>
        <w:bottom w:val="none" w:sz="0" w:space="0" w:color="auto"/>
        <w:right w:val="none" w:sz="0" w:space="0" w:color="auto"/>
      </w:divBdr>
      <w:divsChild>
        <w:div w:id="311250650">
          <w:marLeft w:val="0"/>
          <w:marRight w:val="0"/>
          <w:marTop w:val="0"/>
          <w:marBottom w:val="0"/>
          <w:divBdr>
            <w:top w:val="none" w:sz="0" w:space="0" w:color="auto"/>
            <w:left w:val="none" w:sz="0" w:space="0" w:color="auto"/>
            <w:bottom w:val="none" w:sz="0" w:space="0" w:color="auto"/>
            <w:right w:val="none" w:sz="0" w:space="0" w:color="auto"/>
          </w:divBdr>
          <w:divsChild>
            <w:div w:id="727462009">
              <w:marLeft w:val="0"/>
              <w:marRight w:val="0"/>
              <w:marTop w:val="0"/>
              <w:marBottom w:val="0"/>
              <w:divBdr>
                <w:top w:val="none" w:sz="0" w:space="0" w:color="auto"/>
                <w:left w:val="none" w:sz="0" w:space="0" w:color="auto"/>
                <w:bottom w:val="none" w:sz="0" w:space="0" w:color="auto"/>
                <w:right w:val="none" w:sz="0" w:space="0" w:color="auto"/>
              </w:divBdr>
              <w:divsChild>
                <w:div w:id="995643959">
                  <w:marLeft w:val="0"/>
                  <w:marRight w:val="0"/>
                  <w:marTop w:val="30"/>
                  <w:marBottom w:val="30"/>
                  <w:divBdr>
                    <w:top w:val="none" w:sz="0" w:space="0" w:color="auto"/>
                    <w:left w:val="none" w:sz="0" w:space="0" w:color="auto"/>
                    <w:bottom w:val="none" w:sz="0" w:space="0" w:color="auto"/>
                    <w:right w:val="none" w:sz="0" w:space="0" w:color="auto"/>
                  </w:divBdr>
                  <w:divsChild>
                    <w:div w:id="639959757">
                      <w:marLeft w:val="0"/>
                      <w:marRight w:val="0"/>
                      <w:marTop w:val="0"/>
                      <w:marBottom w:val="0"/>
                      <w:divBdr>
                        <w:top w:val="none" w:sz="0" w:space="0" w:color="auto"/>
                        <w:left w:val="none" w:sz="0" w:space="0" w:color="auto"/>
                        <w:bottom w:val="none" w:sz="0" w:space="0" w:color="auto"/>
                        <w:right w:val="none" w:sz="0" w:space="0" w:color="auto"/>
                      </w:divBdr>
                      <w:divsChild>
                        <w:div w:id="2132818295">
                          <w:marLeft w:val="0"/>
                          <w:marRight w:val="0"/>
                          <w:marTop w:val="0"/>
                          <w:marBottom w:val="0"/>
                          <w:divBdr>
                            <w:top w:val="none" w:sz="0" w:space="0" w:color="auto"/>
                            <w:left w:val="none" w:sz="0" w:space="0" w:color="auto"/>
                            <w:bottom w:val="none" w:sz="0" w:space="0" w:color="auto"/>
                            <w:right w:val="none" w:sz="0" w:space="0" w:color="auto"/>
                          </w:divBdr>
                        </w:div>
                      </w:divsChild>
                    </w:div>
                    <w:div w:id="1387873204">
                      <w:marLeft w:val="0"/>
                      <w:marRight w:val="0"/>
                      <w:marTop w:val="0"/>
                      <w:marBottom w:val="0"/>
                      <w:divBdr>
                        <w:top w:val="none" w:sz="0" w:space="0" w:color="auto"/>
                        <w:left w:val="none" w:sz="0" w:space="0" w:color="auto"/>
                        <w:bottom w:val="none" w:sz="0" w:space="0" w:color="auto"/>
                        <w:right w:val="none" w:sz="0" w:space="0" w:color="auto"/>
                      </w:divBdr>
                      <w:divsChild>
                        <w:div w:id="1345984699">
                          <w:marLeft w:val="0"/>
                          <w:marRight w:val="0"/>
                          <w:marTop w:val="0"/>
                          <w:marBottom w:val="0"/>
                          <w:divBdr>
                            <w:top w:val="none" w:sz="0" w:space="0" w:color="auto"/>
                            <w:left w:val="none" w:sz="0" w:space="0" w:color="auto"/>
                            <w:bottom w:val="none" w:sz="0" w:space="0" w:color="auto"/>
                            <w:right w:val="none" w:sz="0" w:space="0" w:color="auto"/>
                          </w:divBdr>
                        </w:div>
                      </w:divsChild>
                    </w:div>
                    <w:div w:id="1516379754">
                      <w:marLeft w:val="0"/>
                      <w:marRight w:val="0"/>
                      <w:marTop w:val="0"/>
                      <w:marBottom w:val="0"/>
                      <w:divBdr>
                        <w:top w:val="none" w:sz="0" w:space="0" w:color="auto"/>
                        <w:left w:val="none" w:sz="0" w:space="0" w:color="auto"/>
                        <w:bottom w:val="none" w:sz="0" w:space="0" w:color="auto"/>
                        <w:right w:val="none" w:sz="0" w:space="0" w:color="auto"/>
                      </w:divBdr>
                      <w:divsChild>
                        <w:div w:id="1071389857">
                          <w:marLeft w:val="0"/>
                          <w:marRight w:val="0"/>
                          <w:marTop w:val="0"/>
                          <w:marBottom w:val="0"/>
                          <w:divBdr>
                            <w:top w:val="none" w:sz="0" w:space="0" w:color="auto"/>
                            <w:left w:val="none" w:sz="0" w:space="0" w:color="auto"/>
                            <w:bottom w:val="none" w:sz="0" w:space="0" w:color="auto"/>
                            <w:right w:val="none" w:sz="0" w:space="0" w:color="auto"/>
                          </w:divBdr>
                        </w:div>
                      </w:divsChild>
                    </w:div>
                    <w:div w:id="1678919646">
                      <w:marLeft w:val="0"/>
                      <w:marRight w:val="0"/>
                      <w:marTop w:val="0"/>
                      <w:marBottom w:val="0"/>
                      <w:divBdr>
                        <w:top w:val="none" w:sz="0" w:space="0" w:color="auto"/>
                        <w:left w:val="none" w:sz="0" w:space="0" w:color="auto"/>
                        <w:bottom w:val="none" w:sz="0" w:space="0" w:color="auto"/>
                        <w:right w:val="none" w:sz="0" w:space="0" w:color="auto"/>
                      </w:divBdr>
                      <w:divsChild>
                        <w:div w:id="1345209461">
                          <w:marLeft w:val="0"/>
                          <w:marRight w:val="0"/>
                          <w:marTop w:val="0"/>
                          <w:marBottom w:val="0"/>
                          <w:divBdr>
                            <w:top w:val="none" w:sz="0" w:space="0" w:color="auto"/>
                            <w:left w:val="none" w:sz="0" w:space="0" w:color="auto"/>
                            <w:bottom w:val="none" w:sz="0" w:space="0" w:color="auto"/>
                            <w:right w:val="none" w:sz="0" w:space="0" w:color="auto"/>
                          </w:divBdr>
                        </w:div>
                      </w:divsChild>
                    </w:div>
                    <w:div w:id="1856114999">
                      <w:marLeft w:val="0"/>
                      <w:marRight w:val="0"/>
                      <w:marTop w:val="0"/>
                      <w:marBottom w:val="0"/>
                      <w:divBdr>
                        <w:top w:val="none" w:sz="0" w:space="0" w:color="auto"/>
                        <w:left w:val="none" w:sz="0" w:space="0" w:color="auto"/>
                        <w:bottom w:val="none" w:sz="0" w:space="0" w:color="auto"/>
                        <w:right w:val="none" w:sz="0" w:space="0" w:color="auto"/>
                      </w:divBdr>
                      <w:divsChild>
                        <w:div w:id="1217203484">
                          <w:marLeft w:val="0"/>
                          <w:marRight w:val="0"/>
                          <w:marTop w:val="0"/>
                          <w:marBottom w:val="0"/>
                          <w:divBdr>
                            <w:top w:val="none" w:sz="0" w:space="0" w:color="auto"/>
                            <w:left w:val="none" w:sz="0" w:space="0" w:color="auto"/>
                            <w:bottom w:val="none" w:sz="0" w:space="0" w:color="auto"/>
                            <w:right w:val="none" w:sz="0" w:space="0" w:color="auto"/>
                          </w:divBdr>
                        </w:div>
                      </w:divsChild>
                    </w:div>
                    <w:div w:id="2126146132">
                      <w:marLeft w:val="0"/>
                      <w:marRight w:val="0"/>
                      <w:marTop w:val="0"/>
                      <w:marBottom w:val="0"/>
                      <w:divBdr>
                        <w:top w:val="none" w:sz="0" w:space="0" w:color="auto"/>
                        <w:left w:val="none" w:sz="0" w:space="0" w:color="auto"/>
                        <w:bottom w:val="none" w:sz="0" w:space="0" w:color="auto"/>
                        <w:right w:val="none" w:sz="0" w:space="0" w:color="auto"/>
                      </w:divBdr>
                      <w:divsChild>
                        <w:div w:id="17463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015004">
              <w:marLeft w:val="0"/>
              <w:marRight w:val="0"/>
              <w:marTop w:val="0"/>
              <w:marBottom w:val="0"/>
              <w:divBdr>
                <w:top w:val="none" w:sz="0" w:space="0" w:color="auto"/>
                <w:left w:val="none" w:sz="0" w:space="0" w:color="auto"/>
                <w:bottom w:val="none" w:sz="0" w:space="0" w:color="auto"/>
                <w:right w:val="none" w:sz="0" w:space="0" w:color="auto"/>
              </w:divBdr>
            </w:div>
          </w:divsChild>
        </w:div>
        <w:div w:id="379591901">
          <w:marLeft w:val="0"/>
          <w:marRight w:val="0"/>
          <w:marTop w:val="0"/>
          <w:marBottom w:val="0"/>
          <w:divBdr>
            <w:top w:val="none" w:sz="0" w:space="0" w:color="auto"/>
            <w:left w:val="none" w:sz="0" w:space="0" w:color="auto"/>
            <w:bottom w:val="none" w:sz="0" w:space="0" w:color="auto"/>
            <w:right w:val="none" w:sz="0" w:space="0" w:color="auto"/>
          </w:divBdr>
          <w:divsChild>
            <w:div w:id="2027822973">
              <w:marLeft w:val="0"/>
              <w:marRight w:val="0"/>
              <w:marTop w:val="0"/>
              <w:marBottom w:val="0"/>
              <w:divBdr>
                <w:top w:val="none" w:sz="0" w:space="0" w:color="auto"/>
                <w:left w:val="none" w:sz="0" w:space="0" w:color="auto"/>
                <w:bottom w:val="none" w:sz="0" w:space="0" w:color="auto"/>
                <w:right w:val="none" w:sz="0" w:space="0" w:color="auto"/>
              </w:divBdr>
            </w:div>
          </w:divsChild>
        </w:div>
        <w:div w:id="465047981">
          <w:marLeft w:val="0"/>
          <w:marRight w:val="0"/>
          <w:marTop w:val="0"/>
          <w:marBottom w:val="0"/>
          <w:divBdr>
            <w:top w:val="none" w:sz="0" w:space="0" w:color="auto"/>
            <w:left w:val="none" w:sz="0" w:space="0" w:color="auto"/>
            <w:bottom w:val="none" w:sz="0" w:space="0" w:color="auto"/>
            <w:right w:val="none" w:sz="0" w:space="0" w:color="auto"/>
          </w:divBdr>
          <w:divsChild>
            <w:div w:id="830298129">
              <w:marLeft w:val="0"/>
              <w:marRight w:val="0"/>
              <w:marTop w:val="0"/>
              <w:marBottom w:val="0"/>
              <w:divBdr>
                <w:top w:val="none" w:sz="0" w:space="0" w:color="auto"/>
                <w:left w:val="none" w:sz="0" w:space="0" w:color="auto"/>
                <w:bottom w:val="none" w:sz="0" w:space="0" w:color="auto"/>
                <w:right w:val="none" w:sz="0" w:space="0" w:color="auto"/>
              </w:divBdr>
            </w:div>
          </w:divsChild>
        </w:div>
        <w:div w:id="611597820">
          <w:marLeft w:val="0"/>
          <w:marRight w:val="0"/>
          <w:marTop w:val="0"/>
          <w:marBottom w:val="0"/>
          <w:divBdr>
            <w:top w:val="none" w:sz="0" w:space="0" w:color="auto"/>
            <w:left w:val="none" w:sz="0" w:space="0" w:color="auto"/>
            <w:bottom w:val="none" w:sz="0" w:space="0" w:color="auto"/>
            <w:right w:val="none" w:sz="0" w:space="0" w:color="auto"/>
          </w:divBdr>
          <w:divsChild>
            <w:div w:id="1545869174">
              <w:marLeft w:val="0"/>
              <w:marRight w:val="0"/>
              <w:marTop w:val="0"/>
              <w:marBottom w:val="0"/>
              <w:divBdr>
                <w:top w:val="none" w:sz="0" w:space="0" w:color="auto"/>
                <w:left w:val="none" w:sz="0" w:space="0" w:color="auto"/>
                <w:bottom w:val="none" w:sz="0" w:space="0" w:color="auto"/>
                <w:right w:val="none" w:sz="0" w:space="0" w:color="auto"/>
              </w:divBdr>
            </w:div>
          </w:divsChild>
        </w:div>
        <w:div w:id="659239467">
          <w:marLeft w:val="0"/>
          <w:marRight w:val="0"/>
          <w:marTop w:val="0"/>
          <w:marBottom w:val="0"/>
          <w:divBdr>
            <w:top w:val="none" w:sz="0" w:space="0" w:color="auto"/>
            <w:left w:val="none" w:sz="0" w:space="0" w:color="auto"/>
            <w:bottom w:val="none" w:sz="0" w:space="0" w:color="auto"/>
            <w:right w:val="none" w:sz="0" w:space="0" w:color="auto"/>
          </w:divBdr>
          <w:divsChild>
            <w:div w:id="1690714758">
              <w:marLeft w:val="0"/>
              <w:marRight w:val="0"/>
              <w:marTop w:val="0"/>
              <w:marBottom w:val="0"/>
              <w:divBdr>
                <w:top w:val="none" w:sz="0" w:space="0" w:color="auto"/>
                <w:left w:val="none" w:sz="0" w:space="0" w:color="auto"/>
                <w:bottom w:val="none" w:sz="0" w:space="0" w:color="auto"/>
                <w:right w:val="none" w:sz="0" w:space="0" w:color="auto"/>
              </w:divBdr>
            </w:div>
          </w:divsChild>
        </w:div>
        <w:div w:id="699475505">
          <w:marLeft w:val="0"/>
          <w:marRight w:val="0"/>
          <w:marTop w:val="0"/>
          <w:marBottom w:val="0"/>
          <w:divBdr>
            <w:top w:val="none" w:sz="0" w:space="0" w:color="auto"/>
            <w:left w:val="none" w:sz="0" w:space="0" w:color="auto"/>
            <w:bottom w:val="none" w:sz="0" w:space="0" w:color="auto"/>
            <w:right w:val="none" w:sz="0" w:space="0" w:color="auto"/>
          </w:divBdr>
          <w:divsChild>
            <w:div w:id="1326665287">
              <w:marLeft w:val="0"/>
              <w:marRight w:val="0"/>
              <w:marTop w:val="0"/>
              <w:marBottom w:val="0"/>
              <w:divBdr>
                <w:top w:val="none" w:sz="0" w:space="0" w:color="auto"/>
                <w:left w:val="none" w:sz="0" w:space="0" w:color="auto"/>
                <w:bottom w:val="none" w:sz="0" w:space="0" w:color="auto"/>
                <w:right w:val="none" w:sz="0" w:space="0" w:color="auto"/>
              </w:divBdr>
            </w:div>
            <w:div w:id="1817144787">
              <w:marLeft w:val="0"/>
              <w:marRight w:val="0"/>
              <w:marTop w:val="0"/>
              <w:marBottom w:val="0"/>
              <w:divBdr>
                <w:top w:val="none" w:sz="0" w:space="0" w:color="auto"/>
                <w:left w:val="none" w:sz="0" w:space="0" w:color="auto"/>
                <w:bottom w:val="none" w:sz="0" w:space="0" w:color="auto"/>
                <w:right w:val="none" w:sz="0" w:space="0" w:color="auto"/>
              </w:divBdr>
              <w:divsChild>
                <w:div w:id="94719398">
                  <w:marLeft w:val="0"/>
                  <w:marRight w:val="0"/>
                  <w:marTop w:val="30"/>
                  <w:marBottom w:val="30"/>
                  <w:divBdr>
                    <w:top w:val="none" w:sz="0" w:space="0" w:color="auto"/>
                    <w:left w:val="none" w:sz="0" w:space="0" w:color="auto"/>
                    <w:bottom w:val="none" w:sz="0" w:space="0" w:color="auto"/>
                    <w:right w:val="none" w:sz="0" w:space="0" w:color="auto"/>
                  </w:divBdr>
                  <w:divsChild>
                    <w:div w:id="612246708">
                      <w:marLeft w:val="0"/>
                      <w:marRight w:val="0"/>
                      <w:marTop w:val="0"/>
                      <w:marBottom w:val="0"/>
                      <w:divBdr>
                        <w:top w:val="none" w:sz="0" w:space="0" w:color="auto"/>
                        <w:left w:val="none" w:sz="0" w:space="0" w:color="auto"/>
                        <w:bottom w:val="none" w:sz="0" w:space="0" w:color="auto"/>
                        <w:right w:val="none" w:sz="0" w:space="0" w:color="auto"/>
                      </w:divBdr>
                      <w:divsChild>
                        <w:div w:id="1495490291">
                          <w:marLeft w:val="0"/>
                          <w:marRight w:val="0"/>
                          <w:marTop w:val="0"/>
                          <w:marBottom w:val="0"/>
                          <w:divBdr>
                            <w:top w:val="none" w:sz="0" w:space="0" w:color="auto"/>
                            <w:left w:val="none" w:sz="0" w:space="0" w:color="auto"/>
                            <w:bottom w:val="none" w:sz="0" w:space="0" w:color="auto"/>
                            <w:right w:val="none" w:sz="0" w:space="0" w:color="auto"/>
                          </w:divBdr>
                        </w:div>
                      </w:divsChild>
                    </w:div>
                    <w:div w:id="1379428495">
                      <w:marLeft w:val="0"/>
                      <w:marRight w:val="0"/>
                      <w:marTop w:val="0"/>
                      <w:marBottom w:val="0"/>
                      <w:divBdr>
                        <w:top w:val="none" w:sz="0" w:space="0" w:color="auto"/>
                        <w:left w:val="none" w:sz="0" w:space="0" w:color="auto"/>
                        <w:bottom w:val="none" w:sz="0" w:space="0" w:color="auto"/>
                        <w:right w:val="none" w:sz="0" w:space="0" w:color="auto"/>
                      </w:divBdr>
                      <w:divsChild>
                        <w:div w:id="85296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557849">
          <w:marLeft w:val="0"/>
          <w:marRight w:val="0"/>
          <w:marTop w:val="0"/>
          <w:marBottom w:val="0"/>
          <w:divBdr>
            <w:top w:val="none" w:sz="0" w:space="0" w:color="auto"/>
            <w:left w:val="none" w:sz="0" w:space="0" w:color="auto"/>
            <w:bottom w:val="none" w:sz="0" w:space="0" w:color="auto"/>
            <w:right w:val="none" w:sz="0" w:space="0" w:color="auto"/>
          </w:divBdr>
          <w:divsChild>
            <w:div w:id="885335093">
              <w:marLeft w:val="0"/>
              <w:marRight w:val="0"/>
              <w:marTop w:val="0"/>
              <w:marBottom w:val="0"/>
              <w:divBdr>
                <w:top w:val="none" w:sz="0" w:space="0" w:color="auto"/>
                <w:left w:val="none" w:sz="0" w:space="0" w:color="auto"/>
                <w:bottom w:val="none" w:sz="0" w:space="0" w:color="auto"/>
                <w:right w:val="none" w:sz="0" w:space="0" w:color="auto"/>
              </w:divBdr>
            </w:div>
          </w:divsChild>
        </w:div>
        <w:div w:id="1050690765">
          <w:marLeft w:val="0"/>
          <w:marRight w:val="0"/>
          <w:marTop w:val="0"/>
          <w:marBottom w:val="0"/>
          <w:divBdr>
            <w:top w:val="none" w:sz="0" w:space="0" w:color="auto"/>
            <w:left w:val="none" w:sz="0" w:space="0" w:color="auto"/>
            <w:bottom w:val="none" w:sz="0" w:space="0" w:color="auto"/>
            <w:right w:val="none" w:sz="0" w:space="0" w:color="auto"/>
          </w:divBdr>
          <w:divsChild>
            <w:div w:id="281883950">
              <w:marLeft w:val="0"/>
              <w:marRight w:val="0"/>
              <w:marTop w:val="0"/>
              <w:marBottom w:val="0"/>
              <w:divBdr>
                <w:top w:val="none" w:sz="0" w:space="0" w:color="auto"/>
                <w:left w:val="none" w:sz="0" w:space="0" w:color="auto"/>
                <w:bottom w:val="none" w:sz="0" w:space="0" w:color="auto"/>
                <w:right w:val="none" w:sz="0" w:space="0" w:color="auto"/>
              </w:divBdr>
            </w:div>
          </w:divsChild>
        </w:div>
        <w:div w:id="1285699876">
          <w:marLeft w:val="0"/>
          <w:marRight w:val="0"/>
          <w:marTop w:val="0"/>
          <w:marBottom w:val="0"/>
          <w:divBdr>
            <w:top w:val="none" w:sz="0" w:space="0" w:color="auto"/>
            <w:left w:val="none" w:sz="0" w:space="0" w:color="auto"/>
            <w:bottom w:val="none" w:sz="0" w:space="0" w:color="auto"/>
            <w:right w:val="none" w:sz="0" w:space="0" w:color="auto"/>
          </w:divBdr>
          <w:divsChild>
            <w:div w:id="35855944">
              <w:marLeft w:val="0"/>
              <w:marRight w:val="0"/>
              <w:marTop w:val="0"/>
              <w:marBottom w:val="0"/>
              <w:divBdr>
                <w:top w:val="none" w:sz="0" w:space="0" w:color="auto"/>
                <w:left w:val="none" w:sz="0" w:space="0" w:color="auto"/>
                <w:bottom w:val="none" w:sz="0" w:space="0" w:color="auto"/>
                <w:right w:val="none" w:sz="0" w:space="0" w:color="auto"/>
              </w:divBdr>
            </w:div>
          </w:divsChild>
        </w:div>
        <w:div w:id="1571959387">
          <w:marLeft w:val="0"/>
          <w:marRight w:val="0"/>
          <w:marTop w:val="0"/>
          <w:marBottom w:val="0"/>
          <w:divBdr>
            <w:top w:val="none" w:sz="0" w:space="0" w:color="auto"/>
            <w:left w:val="none" w:sz="0" w:space="0" w:color="auto"/>
            <w:bottom w:val="none" w:sz="0" w:space="0" w:color="auto"/>
            <w:right w:val="none" w:sz="0" w:space="0" w:color="auto"/>
          </w:divBdr>
          <w:divsChild>
            <w:div w:id="6012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34006">
      <w:bodyDiv w:val="1"/>
      <w:marLeft w:val="0"/>
      <w:marRight w:val="0"/>
      <w:marTop w:val="0"/>
      <w:marBottom w:val="0"/>
      <w:divBdr>
        <w:top w:val="none" w:sz="0" w:space="0" w:color="auto"/>
        <w:left w:val="none" w:sz="0" w:space="0" w:color="auto"/>
        <w:bottom w:val="none" w:sz="0" w:space="0" w:color="auto"/>
        <w:right w:val="none" w:sz="0" w:space="0" w:color="auto"/>
      </w:divBdr>
      <w:divsChild>
        <w:div w:id="805514522">
          <w:marLeft w:val="0"/>
          <w:marRight w:val="0"/>
          <w:marTop w:val="0"/>
          <w:marBottom w:val="0"/>
          <w:divBdr>
            <w:top w:val="none" w:sz="0" w:space="0" w:color="auto"/>
            <w:left w:val="none" w:sz="0" w:space="0" w:color="auto"/>
            <w:bottom w:val="none" w:sz="0" w:space="0" w:color="auto"/>
            <w:right w:val="none" w:sz="0" w:space="0" w:color="auto"/>
          </w:divBdr>
          <w:divsChild>
            <w:div w:id="2120710504">
              <w:marLeft w:val="0"/>
              <w:marRight w:val="0"/>
              <w:marTop w:val="0"/>
              <w:marBottom w:val="0"/>
              <w:divBdr>
                <w:top w:val="none" w:sz="0" w:space="0" w:color="auto"/>
                <w:left w:val="none" w:sz="0" w:space="0" w:color="auto"/>
                <w:bottom w:val="none" w:sz="0" w:space="0" w:color="auto"/>
                <w:right w:val="none" w:sz="0" w:space="0" w:color="auto"/>
              </w:divBdr>
            </w:div>
          </w:divsChild>
        </w:div>
        <w:div w:id="1001084233">
          <w:marLeft w:val="0"/>
          <w:marRight w:val="0"/>
          <w:marTop w:val="0"/>
          <w:marBottom w:val="0"/>
          <w:divBdr>
            <w:top w:val="none" w:sz="0" w:space="0" w:color="auto"/>
            <w:left w:val="none" w:sz="0" w:space="0" w:color="auto"/>
            <w:bottom w:val="none" w:sz="0" w:space="0" w:color="auto"/>
            <w:right w:val="none" w:sz="0" w:space="0" w:color="auto"/>
          </w:divBdr>
          <w:divsChild>
            <w:div w:id="1216118020">
              <w:marLeft w:val="0"/>
              <w:marRight w:val="0"/>
              <w:marTop w:val="0"/>
              <w:marBottom w:val="0"/>
              <w:divBdr>
                <w:top w:val="none" w:sz="0" w:space="0" w:color="auto"/>
                <w:left w:val="none" w:sz="0" w:space="0" w:color="auto"/>
                <w:bottom w:val="none" w:sz="0" w:space="0" w:color="auto"/>
                <w:right w:val="none" w:sz="0" w:space="0" w:color="auto"/>
              </w:divBdr>
            </w:div>
          </w:divsChild>
        </w:div>
        <w:div w:id="1006400867">
          <w:marLeft w:val="0"/>
          <w:marRight w:val="0"/>
          <w:marTop w:val="0"/>
          <w:marBottom w:val="0"/>
          <w:divBdr>
            <w:top w:val="none" w:sz="0" w:space="0" w:color="auto"/>
            <w:left w:val="none" w:sz="0" w:space="0" w:color="auto"/>
            <w:bottom w:val="none" w:sz="0" w:space="0" w:color="auto"/>
            <w:right w:val="none" w:sz="0" w:space="0" w:color="auto"/>
          </w:divBdr>
          <w:divsChild>
            <w:div w:id="2036760239">
              <w:marLeft w:val="0"/>
              <w:marRight w:val="0"/>
              <w:marTop w:val="0"/>
              <w:marBottom w:val="0"/>
              <w:divBdr>
                <w:top w:val="none" w:sz="0" w:space="0" w:color="auto"/>
                <w:left w:val="none" w:sz="0" w:space="0" w:color="auto"/>
                <w:bottom w:val="none" w:sz="0" w:space="0" w:color="auto"/>
                <w:right w:val="none" w:sz="0" w:space="0" w:color="auto"/>
              </w:divBdr>
            </w:div>
          </w:divsChild>
        </w:div>
        <w:div w:id="1158037524">
          <w:marLeft w:val="0"/>
          <w:marRight w:val="0"/>
          <w:marTop w:val="0"/>
          <w:marBottom w:val="0"/>
          <w:divBdr>
            <w:top w:val="none" w:sz="0" w:space="0" w:color="auto"/>
            <w:left w:val="none" w:sz="0" w:space="0" w:color="auto"/>
            <w:bottom w:val="none" w:sz="0" w:space="0" w:color="auto"/>
            <w:right w:val="none" w:sz="0" w:space="0" w:color="auto"/>
          </w:divBdr>
          <w:divsChild>
            <w:div w:id="47537410">
              <w:marLeft w:val="0"/>
              <w:marRight w:val="0"/>
              <w:marTop w:val="0"/>
              <w:marBottom w:val="0"/>
              <w:divBdr>
                <w:top w:val="none" w:sz="0" w:space="0" w:color="auto"/>
                <w:left w:val="none" w:sz="0" w:space="0" w:color="auto"/>
                <w:bottom w:val="none" w:sz="0" w:space="0" w:color="auto"/>
                <w:right w:val="none" w:sz="0" w:space="0" w:color="auto"/>
              </w:divBdr>
            </w:div>
          </w:divsChild>
        </w:div>
        <w:div w:id="1348172588">
          <w:marLeft w:val="0"/>
          <w:marRight w:val="0"/>
          <w:marTop w:val="0"/>
          <w:marBottom w:val="0"/>
          <w:divBdr>
            <w:top w:val="none" w:sz="0" w:space="0" w:color="auto"/>
            <w:left w:val="none" w:sz="0" w:space="0" w:color="auto"/>
            <w:bottom w:val="none" w:sz="0" w:space="0" w:color="auto"/>
            <w:right w:val="none" w:sz="0" w:space="0" w:color="auto"/>
          </w:divBdr>
          <w:divsChild>
            <w:div w:id="1390571727">
              <w:marLeft w:val="0"/>
              <w:marRight w:val="0"/>
              <w:marTop w:val="0"/>
              <w:marBottom w:val="0"/>
              <w:divBdr>
                <w:top w:val="none" w:sz="0" w:space="0" w:color="auto"/>
                <w:left w:val="none" w:sz="0" w:space="0" w:color="auto"/>
                <w:bottom w:val="none" w:sz="0" w:space="0" w:color="auto"/>
                <w:right w:val="none" w:sz="0" w:space="0" w:color="auto"/>
              </w:divBdr>
            </w:div>
          </w:divsChild>
        </w:div>
        <w:div w:id="1396006961">
          <w:marLeft w:val="0"/>
          <w:marRight w:val="0"/>
          <w:marTop w:val="0"/>
          <w:marBottom w:val="0"/>
          <w:divBdr>
            <w:top w:val="none" w:sz="0" w:space="0" w:color="auto"/>
            <w:left w:val="none" w:sz="0" w:space="0" w:color="auto"/>
            <w:bottom w:val="none" w:sz="0" w:space="0" w:color="auto"/>
            <w:right w:val="none" w:sz="0" w:space="0" w:color="auto"/>
          </w:divBdr>
          <w:divsChild>
            <w:div w:id="54358840">
              <w:marLeft w:val="0"/>
              <w:marRight w:val="0"/>
              <w:marTop w:val="0"/>
              <w:marBottom w:val="0"/>
              <w:divBdr>
                <w:top w:val="none" w:sz="0" w:space="0" w:color="auto"/>
                <w:left w:val="none" w:sz="0" w:space="0" w:color="auto"/>
                <w:bottom w:val="none" w:sz="0" w:space="0" w:color="auto"/>
                <w:right w:val="none" w:sz="0" w:space="0" w:color="auto"/>
              </w:divBdr>
            </w:div>
            <w:div w:id="869076432">
              <w:marLeft w:val="0"/>
              <w:marRight w:val="0"/>
              <w:marTop w:val="0"/>
              <w:marBottom w:val="0"/>
              <w:divBdr>
                <w:top w:val="none" w:sz="0" w:space="0" w:color="auto"/>
                <w:left w:val="none" w:sz="0" w:space="0" w:color="auto"/>
                <w:bottom w:val="none" w:sz="0" w:space="0" w:color="auto"/>
                <w:right w:val="none" w:sz="0" w:space="0" w:color="auto"/>
              </w:divBdr>
              <w:divsChild>
                <w:div w:id="1811827859">
                  <w:marLeft w:val="0"/>
                  <w:marRight w:val="0"/>
                  <w:marTop w:val="30"/>
                  <w:marBottom w:val="30"/>
                  <w:divBdr>
                    <w:top w:val="none" w:sz="0" w:space="0" w:color="auto"/>
                    <w:left w:val="none" w:sz="0" w:space="0" w:color="auto"/>
                    <w:bottom w:val="none" w:sz="0" w:space="0" w:color="auto"/>
                    <w:right w:val="none" w:sz="0" w:space="0" w:color="auto"/>
                  </w:divBdr>
                  <w:divsChild>
                    <w:div w:id="68575355">
                      <w:marLeft w:val="0"/>
                      <w:marRight w:val="0"/>
                      <w:marTop w:val="0"/>
                      <w:marBottom w:val="0"/>
                      <w:divBdr>
                        <w:top w:val="none" w:sz="0" w:space="0" w:color="auto"/>
                        <w:left w:val="none" w:sz="0" w:space="0" w:color="auto"/>
                        <w:bottom w:val="none" w:sz="0" w:space="0" w:color="auto"/>
                        <w:right w:val="none" w:sz="0" w:space="0" w:color="auto"/>
                      </w:divBdr>
                      <w:divsChild>
                        <w:div w:id="2086797442">
                          <w:marLeft w:val="0"/>
                          <w:marRight w:val="0"/>
                          <w:marTop w:val="0"/>
                          <w:marBottom w:val="0"/>
                          <w:divBdr>
                            <w:top w:val="none" w:sz="0" w:space="0" w:color="auto"/>
                            <w:left w:val="none" w:sz="0" w:space="0" w:color="auto"/>
                            <w:bottom w:val="none" w:sz="0" w:space="0" w:color="auto"/>
                            <w:right w:val="none" w:sz="0" w:space="0" w:color="auto"/>
                          </w:divBdr>
                        </w:div>
                      </w:divsChild>
                    </w:div>
                    <w:div w:id="576138166">
                      <w:marLeft w:val="0"/>
                      <w:marRight w:val="0"/>
                      <w:marTop w:val="0"/>
                      <w:marBottom w:val="0"/>
                      <w:divBdr>
                        <w:top w:val="none" w:sz="0" w:space="0" w:color="auto"/>
                        <w:left w:val="none" w:sz="0" w:space="0" w:color="auto"/>
                        <w:bottom w:val="none" w:sz="0" w:space="0" w:color="auto"/>
                        <w:right w:val="none" w:sz="0" w:space="0" w:color="auto"/>
                      </w:divBdr>
                      <w:divsChild>
                        <w:div w:id="214604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369893">
      <w:bodyDiv w:val="1"/>
      <w:marLeft w:val="0"/>
      <w:marRight w:val="0"/>
      <w:marTop w:val="0"/>
      <w:marBottom w:val="0"/>
      <w:divBdr>
        <w:top w:val="none" w:sz="0" w:space="0" w:color="auto"/>
        <w:left w:val="none" w:sz="0" w:space="0" w:color="auto"/>
        <w:bottom w:val="none" w:sz="0" w:space="0" w:color="auto"/>
        <w:right w:val="none" w:sz="0" w:space="0" w:color="auto"/>
      </w:divBdr>
      <w:divsChild>
        <w:div w:id="162471275">
          <w:marLeft w:val="0"/>
          <w:marRight w:val="0"/>
          <w:marTop w:val="0"/>
          <w:marBottom w:val="0"/>
          <w:divBdr>
            <w:top w:val="none" w:sz="0" w:space="0" w:color="auto"/>
            <w:left w:val="none" w:sz="0" w:space="0" w:color="auto"/>
            <w:bottom w:val="none" w:sz="0" w:space="0" w:color="auto"/>
            <w:right w:val="none" w:sz="0" w:space="0" w:color="auto"/>
          </w:divBdr>
          <w:divsChild>
            <w:div w:id="1640840383">
              <w:marLeft w:val="0"/>
              <w:marRight w:val="0"/>
              <w:marTop w:val="0"/>
              <w:marBottom w:val="0"/>
              <w:divBdr>
                <w:top w:val="none" w:sz="0" w:space="0" w:color="auto"/>
                <w:left w:val="none" w:sz="0" w:space="0" w:color="auto"/>
                <w:bottom w:val="none" w:sz="0" w:space="0" w:color="auto"/>
                <w:right w:val="none" w:sz="0" w:space="0" w:color="auto"/>
              </w:divBdr>
            </w:div>
            <w:div w:id="1887057996">
              <w:marLeft w:val="0"/>
              <w:marRight w:val="0"/>
              <w:marTop w:val="0"/>
              <w:marBottom w:val="0"/>
              <w:divBdr>
                <w:top w:val="none" w:sz="0" w:space="0" w:color="auto"/>
                <w:left w:val="none" w:sz="0" w:space="0" w:color="auto"/>
                <w:bottom w:val="none" w:sz="0" w:space="0" w:color="auto"/>
                <w:right w:val="none" w:sz="0" w:space="0" w:color="auto"/>
              </w:divBdr>
              <w:divsChild>
                <w:div w:id="1434590239">
                  <w:marLeft w:val="0"/>
                  <w:marRight w:val="0"/>
                  <w:marTop w:val="30"/>
                  <w:marBottom w:val="30"/>
                  <w:divBdr>
                    <w:top w:val="none" w:sz="0" w:space="0" w:color="auto"/>
                    <w:left w:val="none" w:sz="0" w:space="0" w:color="auto"/>
                    <w:bottom w:val="none" w:sz="0" w:space="0" w:color="auto"/>
                    <w:right w:val="none" w:sz="0" w:space="0" w:color="auto"/>
                  </w:divBdr>
                  <w:divsChild>
                    <w:div w:id="754939727">
                      <w:marLeft w:val="0"/>
                      <w:marRight w:val="0"/>
                      <w:marTop w:val="0"/>
                      <w:marBottom w:val="0"/>
                      <w:divBdr>
                        <w:top w:val="none" w:sz="0" w:space="0" w:color="auto"/>
                        <w:left w:val="none" w:sz="0" w:space="0" w:color="auto"/>
                        <w:bottom w:val="none" w:sz="0" w:space="0" w:color="auto"/>
                        <w:right w:val="none" w:sz="0" w:space="0" w:color="auto"/>
                      </w:divBdr>
                      <w:divsChild>
                        <w:div w:id="23530107">
                          <w:marLeft w:val="0"/>
                          <w:marRight w:val="0"/>
                          <w:marTop w:val="0"/>
                          <w:marBottom w:val="0"/>
                          <w:divBdr>
                            <w:top w:val="none" w:sz="0" w:space="0" w:color="auto"/>
                            <w:left w:val="none" w:sz="0" w:space="0" w:color="auto"/>
                            <w:bottom w:val="none" w:sz="0" w:space="0" w:color="auto"/>
                            <w:right w:val="none" w:sz="0" w:space="0" w:color="auto"/>
                          </w:divBdr>
                        </w:div>
                      </w:divsChild>
                    </w:div>
                    <w:div w:id="1068577657">
                      <w:marLeft w:val="0"/>
                      <w:marRight w:val="0"/>
                      <w:marTop w:val="0"/>
                      <w:marBottom w:val="0"/>
                      <w:divBdr>
                        <w:top w:val="none" w:sz="0" w:space="0" w:color="auto"/>
                        <w:left w:val="none" w:sz="0" w:space="0" w:color="auto"/>
                        <w:bottom w:val="none" w:sz="0" w:space="0" w:color="auto"/>
                        <w:right w:val="none" w:sz="0" w:space="0" w:color="auto"/>
                      </w:divBdr>
                      <w:divsChild>
                        <w:div w:id="775711680">
                          <w:marLeft w:val="0"/>
                          <w:marRight w:val="0"/>
                          <w:marTop w:val="0"/>
                          <w:marBottom w:val="0"/>
                          <w:divBdr>
                            <w:top w:val="none" w:sz="0" w:space="0" w:color="auto"/>
                            <w:left w:val="none" w:sz="0" w:space="0" w:color="auto"/>
                            <w:bottom w:val="none" w:sz="0" w:space="0" w:color="auto"/>
                            <w:right w:val="none" w:sz="0" w:space="0" w:color="auto"/>
                          </w:divBdr>
                        </w:div>
                      </w:divsChild>
                    </w:div>
                    <w:div w:id="1351834089">
                      <w:marLeft w:val="0"/>
                      <w:marRight w:val="0"/>
                      <w:marTop w:val="0"/>
                      <w:marBottom w:val="0"/>
                      <w:divBdr>
                        <w:top w:val="none" w:sz="0" w:space="0" w:color="auto"/>
                        <w:left w:val="none" w:sz="0" w:space="0" w:color="auto"/>
                        <w:bottom w:val="none" w:sz="0" w:space="0" w:color="auto"/>
                        <w:right w:val="none" w:sz="0" w:space="0" w:color="auto"/>
                      </w:divBdr>
                      <w:divsChild>
                        <w:div w:id="1821537263">
                          <w:marLeft w:val="0"/>
                          <w:marRight w:val="0"/>
                          <w:marTop w:val="0"/>
                          <w:marBottom w:val="0"/>
                          <w:divBdr>
                            <w:top w:val="none" w:sz="0" w:space="0" w:color="auto"/>
                            <w:left w:val="none" w:sz="0" w:space="0" w:color="auto"/>
                            <w:bottom w:val="none" w:sz="0" w:space="0" w:color="auto"/>
                            <w:right w:val="none" w:sz="0" w:space="0" w:color="auto"/>
                          </w:divBdr>
                        </w:div>
                      </w:divsChild>
                    </w:div>
                    <w:div w:id="1386291209">
                      <w:marLeft w:val="0"/>
                      <w:marRight w:val="0"/>
                      <w:marTop w:val="0"/>
                      <w:marBottom w:val="0"/>
                      <w:divBdr>
                        <w:top w:val="none" w:sz="0" w:space="0" w:color="auto"/>
                        <w:left w:val="none" w:sz="0" w:space="0" w:color="auto"/>
                        <w:bottom w:val="none" w:sz="0" w:space="0" w:color="auto"/>
                        <w:right w:val="none" w:sz="0" w:space="0" w:color="auto"/>
                      </w:divBdr>
                      <w:divsChild>
                        <w:div w:id="1904828912">
                          <w:marLeft w:val="0"/>
                          <w:marRight w:val="0"/>
                          <w:marTop w:val="0"/>
                          <w:marBottom w:val="0"/>
                          <w:divBdr>
                            <w:top w:val="none" w:sz="0" w:space="0" w:color="auto"/>
                            <w:left w:val="none" w:sz="0" w:space="0" w:color="auto"/>
                            <w:bottom w:val="none" w:sz="0" w:space="0" w:color="auto"/>
                            <w:right w:val="none" w:sz="0" w:space="0" w:color="auto"/>
                          </w:divBdr>
                        </w:div>
                      </w:divsChild>
                    </w:div>
                    <w:div w:id="1393964441">
                      <w:marLeft w:val="0"/>
                      <w:marRight w:val="0"/>
                      <w:marTop w:val="0"/>
                      <w:marBottom w:val="0"/>
                      <w:divBdr>
                        <w:top w:val="none" w:sz="0" w:space="0" w:color="auto"/>
                        <w:left w:val="none" w:sz="0" w:space="0" w:color="auto"/>
                        <w:bottom w:val="none" w:sz="0" w:space="0" w:color="auto"/>
                        <w:right w:val="none" w:sz="0" w:space="0" w:color="auto"/>
                      </w:divBdr>
                      <w:divsChild>
                        <w:div w:id="380059861">
                          <w:marLeft w:val="0"/>
                          <w:marRight w:val="0"/>
                          <w:marTop w:val="0"/>
                          <w:marBottom w:val="0"/>
                          <w:divBdr>
                            <w:top w:val="none" w:sz="0" w:space="0" w:color="auto"/>
                            <w:left w:val="none" w:sz="0" w:space="0" w:color="auto"/>
                            <w:bottom w:val="none" w:sz="0" w:space="0" w:color="auto"/>
                            <w:right w:val="none" w:sz="0" w:space="0" w:color="auto"/>
                          </w:divBdr>
                        </w:div>
                      </w:divsChild>
                    </w:div>
                    <w:div w:id="1514954439">
                      <w:marLeft w:val="0"/>
                      <w:marRight w:val="0"/>
                      <w:marTop w:val="0"/>
                      <w:marBottom w:val="0"/>
                      <w:divBdr>
                        <w:top w:val="none" w:sz="0" w:space="0" w:color="auto"/>
                        <w:left w:val="none" w:sz="0" w:space="0" w:color="auto"/>
                        <w:bottom w:val="none" w:sz="0" w:space="0" w:color="auto"/>
                        <w:right w:val="none" w:sz="0" w:space="0" w:color="auto"/>
                      </w:divBdr>
                      <w:divsChild>
                        <w:div w:id="9451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081169">
          <w:marLeft w:val="0"/>
          <w:marRight w:val="0"/>
          <w:marTop w:val="0"/>
          <w:marBottom w:val="0"/>
          <w:divBdr>
            <w:top w:val="none" w:sz="0" w:space="0" w:color="auto"/>
            <w:left w:val="none" w:sz="0" w:space="0" w:color="auto"/>
            <w:bottom w:val="none" w:sz="0" w:space="0" w:color="auto"/>
            <w:right w:val="none" w:sz="0" w:space="0" w:color="auto"/>
          </w:divBdr>
          <w:divsChild>
            <w:div w:id="657618095">
              <w:marLeft w:val="0"/>
              <w:marRight w:val="0"/>
              <w:marTop w:val="0"/>
              <w:marBottom w:val="0"/>
              <w:divBdr>
                <w:top w:val="none" w:sz="0" w:space="0" w:color="auto"/>
                <w:left w:val="none" w:sz="0" w:space="0" w:color="auto"/>
                <w:bottom w:val="none" w:sz="0" w:space="0" w:color="auto"/>
                <w:right w:val="none" w:sz="0" w:space="0" w:color="auto"/>
              </w:divBdr>
            </w:div>
          </w:divsChild>
        </w:div>
        <w:div w:id="868835775">
          <w:marLeft w:val="0"/>
          <w:marRight w:val="0"/>
          <w:marTop w:val="0"/>
          <w:marBottom w:val="0"/>
          <w:divBdr>
            <w:top w:val="none" w:sz="0" w:space="0" w:color="auto"/>
            <w:left w:val="none" w:sz="0" w:space="0" w:color="auto"/>
            <w:bottom w:val="none" w:sz="0" w:space="0" w:color="auto"/>
            <w:right w:val="none" w:sz="0" w:space="0" w:color="auto"/>
          </w:divBdr>
          <w:divsChild>
            <w:div w:id="483395205">
              <w:marLeft w:val="0"/>
              <w:marRight w:val="0"/>
              <w:marTop w:val="0"/>
              <w:marBottom w:val="0"/>
              <w:divBdr>
                <w:top w:val="none" w:sz="0" w:space="0" w:color="auto"/>
                <w:left w:val="none" w:sz="0" w:space="0" w:color="auto"/>
                <w:bottom w:val="none" w:sz="0" w:space="0" w:color="auto"/>
                <w:right w:val="none" w:sz="0" w:space="0" w:color="auto"/>
              </w:divBdr>
            </w:div>
            <w:div w:id="1598370697">
              <w:marLeft w:val="0"/>
              <w:marRight w:val="0"/>
              <w:marTop w:val="0"/>
              <w:marBottom w:val="0"/>
              <w:divBdr>
                <w:top w:val="none" w:sz="0" w:space="0" w:color="auto"/>
                <w:left w:val="none" w:sz="0" w:space="0" w:color="auto"/>
                <w:bottom w:val="none" w:sz="0" w:space="0" w:color="auto"/>
                <w:right w:val="none" w:sz="0" w:space="0" w:color="auto"/>
              </w:divBdr>
              <w:divsChild>
                <w:div w:id="543640570">
                  <w:marLeft w:val="0"/>
                  <w:marRight w:val="0"/>
                  <w:marTop w:val="30"/>
                  <w:marBottom w:val="30"/>
                  <w:divBdr>
                    <w:top w:val="none" w:sz="0" w:space="0" w:color="auto"/>
                    <w:left w:val="none" w:sz="0" w:space="0" w:color="auto"/>
                    <w:bottom w:val="none" w:sz="0" w:space="0" w:color="auto"/>
                    <w:right w:val="none" w:sz="0" w:space="0" w:color="auto"/>
                  </w:divBdr>
                  <w:divsChild>
                    <w:div w:id="152793512">
                      <w:marLeft w:val="0"/>
                      <w:marRight w:val="0"/>
                      <w:marTop w:val="0"/>
                      <w:marBottom w:val="0"/>
                      <w:divBdr>
                        <w:top w:val="none" w:sz="0" w:space="0" w:color="auto"/>
                        <w:left w:val="none" w:sz="0" w:space="0" w:color="auto"/>
                        <w:bottom w:val="none" w:sz="0" w:space="0" w:color="auto"/>
                        <w:right w:val="none" w:sz="0" w:space="0" w:color="auto"/>
                      </w:divBdr>
                      <w:divsChild>
                        <w:div w:id="218055101">
                          <w:marLeft w:val="0"/>
                          <w:marRight w:val="0"/>
                          <w:marTop w:val="0"/>
                          <w:marBottom w:val="0"/>
                          <w:divBdr>
                            <w:top w:val="none" w:sz="0" w:space="0" w:color="auto"/>
                            <w:left w:val="none" w:sz="0" w:space="0" w:color="auto"/>
                            <w:bottom w:val="none" w:sz="0" w:space="0" w:color="auto"/>
                            <w:right w:val="none" w:sz="0" w:space="0" w:color="auto"/>
                          </w:divBdr>
                        </w:div>
                      </w:divsChild>
                    </w:div>
                    <w:div w:id="1433821461">
                      <w:marLeft w:val="0"/>
                      <w:marRight w:val="0"/>
                      <w:marTop w:val="0"/>
                      <w:marBottom w:val="0"/>
                      <w:divBdr>
                        <w:top w:val="none" w:sz="0" w:space="0" w:color="auto"/>
                        <w:left w:val="none" w:sz="0" w:space="0" w:color="auto"/>
                        <w:bottom w:val="none" w:sz="0" w:space="0" w:color="auto"/>
                        <w:right w:val="none" w:sz="0" w:space="0" w:color="auto"/>
                      </w:divBdr>
                      <w:divsChild>
                        <w:div w:id="150740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921402">
          <w:marLeft w:val="0"/>
          <w:marRight w:val="0"/>
          <w:marTop w:val="0"/>
          <w:marBottom w:val="0"/>
          <w:divBdr>
            <w:top w:val="none" w:sz="0" w:space="0" w:color="auto"/>
            <w:left w:val="none" w:sz="0" w:space="0" w:color="auto"/>
            <w:bottom w:val="none" w:sz="0" w:space="0" w:color="auto"/>
            <w:right w:val="none" w:sz="0" w:space="0" w:color="auto"/>
          </w:divBdr>
          <w:divsChild>
            <w:div w:id="1964994396">
              <w:marLeft w:val="0"/>
              <w:marRight w:val="0"/>
              <w:marTop w:val="0"/>
              <w:marBottom w:val="0"/>
              <w:divBdr>
                <w:top w:val="none" w:sz="0" w:space="0" w:color="auto"/>
                <w:left w:val="none" w:sz="0" w:space="0" w:color="auto"/>
                <w:bottom w:val="none" w:sz="0" w:space="0" w:color="auto"/>
                <w:right w:val="none" w:sz="0" w:space="0" w:color="auto"/>
              </w:divBdr>
            </w:div>
          </w:divsChild>
        </w:div>
        <w:div w:id="1402486976">
          <w:marLeft w:val="0"/>
          <w:marRight w:val="0"/>
          <w:marTop w:val="0"/>
          <w:marBottom w:val="0"/>
          <w:divBdr>
            <w:top w:val="none" w:sz="0" w:space="0" w:color="auto"/>
            <w:left w:val="none" w:sz="0" w:space="0" w:color="auto"/>
            <w:bottom w:val="none" w:sz="0" w:space="0" w:color="auto"/>
            <w:right w:val="none" w:sz="0" w:space="0" w:color="auto"/>
          </w:divBdr>
          <w:divsChild>
            <w:div w:id="1237089137">
              <w:marLeft w:val="0"/>
              <w:marRight w:val="0"/>
              <w:marTop w:val="0"/>
              <w:marBottom w:val="0"/>
              <w:divBdr>
                <w:top w:val="none" w:sz="0" w:space="0" w:color="auto"/>
                <w:left w:val="none" w:sz="0" w:space="0" w:color="auto"/>
                <w:bottom w:val="none" w:sz="0" w:space="0" w:color="auto"/>
                <w:right w:val="none" w:sz="0" w:space="0" w:color="auto"/>
              </w:divBdr>
            </w:div>
          </w:divsChild>
        </w:div>
        <w:div w:id="1410301102">
          <w:marLeft w:val="0"/>
          <w:marRight w:val="0"/>
          <w:marTop w:val="0"/>
          <w:marBottom w:val="0"/>
          <w:divBdr>
            <w:top w:val="none" w:sz="0" w:space="0" w:color="auto"/>
            <w:left w:val="none" w:sz="0" w:space="0" w:color="auto"/>
            <w:bottom w:val="none" w:sz="0" w:space="0" w:color="auto"/>
            <w:right w:val="none" w:sz="0" w:space="0" w:color="auto"/>
          </w:divBdr>
          <w:divsChild>
            <w:div w:id="682904540">
              <w:marLeft w:val="0"/>
              <w:marRight w:val="0"/>
              <w:marTop w:val="0"/>
              <w:marBottom w:val="0"/>
              <w:divBdr>
                <w:top w:val="none" w:sz="0" w:space="0" w:color="auto"/>
                <w:left w:val="none" w:sz="0" w:space="0" w:color="auto"/>
                <w:bottom w:val="none" w:sz="0" w:space="0" w:color="auto"/>
                <w:right w:val="none" w:sz="0" w:space="0" w:color="auto"/>
              </w:divBdr>
            </w:div>
          </w:divsChild>
        </w:div>
        <w:div w:id="1716733753">
          <w:marLeft w:val="0"/>
          <w:marRight w:val="0"/>
          <w:marTop w:val="0"/>
          <w:marBottom w:val="0"/>
          <w:divBdr>
            <w:top w:val="none" w:sz="0" w:space="0" w:color="auto"/>
            <w:left w:val="none" w:sz="0" w:space="0" w:color="auto"/>
            <w:bottom w:val="none" w:sz="0" w:space="0" w:color="auto"/>
            <w:right w:val="none" w:sz="0" w:space="0" w:color="auto"/>
          </w:divBdr>
          <w:divsChild>
            <w:div w:id="1654603509">
              <w:marLeft w:val="0"/>
              <w:marRight w:val="0"/>
              <w:marTop w:val="0"/>
              <w:marBottom w:val="0"/>
              <w:divBdr>
                <w:top w:val="none" w:sz="0" w:space="0" w:color="auto"/>
                <w:left w:val="none" w:sz="0" w:space="0" w:color="auto"/>
                <w:bottom w:val="none" w:sz="0" w:space="0" w:color="auto"/>
                <w:right w:val="none" w:sz="0" w:space="0" w:color="auto"/>
              </w:divBdr>
            </w:div>
          </w:divsChild>
        </w:div>
        <w:div w:id="1859540716">
          <w:marLeft w:val="0"/>
          <w:marRight w:val="0"/>
          <w:marTop w:val="0"/>
          <w:marBottom w:val="0"/>
          <w:divBdr>
            <w:top w:val="none" w:sz="0" w:space="0" w:color="auto"/>
            <w:left w:val="none" w:sz="0" w:space="0" w:color="auto"/>
            <w:bottom w:val="none" w:sz="0" w:space="0" w:color="auto"/>
            <w:right w:val="none" w:sz="0" w:space="0" w:color="auto"/>
          </w:divBdr>
          <w:divsChild>
            <w:div w:id="212113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10540">
      <w:bodyDiv w:val="1"/>
      <w:marLeft w:val="0"/>
      <w:marRight w:val="0"/>
      <w:marTop w:val="0"/>
      <w:marBottom w:val="0"/>
      <w:divBdr>
        <w:top w:val="none" w:sz="0" w:space="0" w:color="auto"/>
        <w:left w:val="none" w:sz="0" w:space="0" w:color="auto"/>
        <w:bottom w:val="none" w:sz="0" w:space="0" w:color="auto"/>
        <w:right w:val="none" w:sz="0" w:space="0" w:color="auto"/>
      </w:divBdr>
      <w:divsChild>
        <w:div w:id="628900918">
          <w:marLeft w:val="0"/>
          <w:marRight w:val="0"/>
          <w:marTop w:val="0"/>
          <w:marBottom w:val="0"/>
          <w:divBdr>
            <w:top w:val="none" w:sz="0" w:space="0" w:color="auto"/>
            <w:left w:val="none" w:sz="0" w:space="0" w:color="auto"/>
            <w:bottom w:val="none" w:sz="0" w:space="0" w:color="auto"/>
            <w:right w:val="none" w:sz="0" w:space="0" w:color="auto"/>
          </w:divBdr>
          <w:divsChild>
            <w:div w:id="1613590640">
              <w:marLeft w:val="0"/>
              <w:marRight w:val="0"/>
              <w:marTop w:val="0"/>
              <w:marBottom w:val="0"/>
              <w:divBdr>
                <w:top w:val="none" w:sz="0" w:space="0" w:color="auto"/>
                <w:left w:val="none" w:sz="0" w:space="0" w:color="auto"/>
                <w:bottom w:val="none" w:sz="0" w:space="0" w:color="auto"/>
                <w:right w:val="none" w:sz="0" w:space="0" w:color="auto"/>
              </w:divBdr>
            </w:div>
          </w:divsChild>
        </w:div>
        <w:div w:id="694961115">
          <w:marLeft w:val="0"/>
          <w:marRight w:val="0"/>
          <w:marTop w:val="0"/>
          <w:marBottom w:val="0"/>
          <w:divBdr>
            <w:top w:val="none" w:sz="0" w:space="0" w:color="auto"/>
            <w:left w:val="none" w:sz="0" w:space="0" w:color="auto"/>
            <w:bottom w:val="none" w:sz="0" w:space="0" w:color="auto"/>
            <w:right w:val="none" w:sz="0" w:space="0" w:color="auto"/>
          </w:divBdr>
          <w:divsChild>
            <w:div w:id="163085806">
              <w:marLeft w:val="0"/>
              <w:marRight w:val="0"/>
              <w:marTop w:val="0"/>
              <w:marBottom w:val="0"/>
              <w:divBdr>
                <w:top w:val="none" w:sz="0" w:space="0" w:color="auto"/>
                <w:left w:val="none" w:sz="0" w:space="0" w:color="auto"/>
                <w:bottom w:val="none" w:sz="0" w:space="0" w:color="auto"/>
                <w:right w:val="none" w:sz="0" w:space="0" w:color="auto"/>
              </w:divBdr>
              <w:divsChild>
                <w:div w:id="1701513514">
                  <w:marLeft w:val="0"/>
                  <w:marRight w:val="0"/>
                  <w:marTop w:val="30"/>
                  <w:marBottom w:val="30"/>
                  <w:divBdr>
                    <w:top w:val="none" w:sz="0" w:space="0" w:color="auto"/>
                    <w:left w:val="none" w:sz="0" w:space="0" w:color="auto"/>
                    <w:bottom w:val="none" w:sz="0" w:space="0" w:color="auto"/>
                    <w:right w:val="none" w:sz="0" w:space="0" w:color="auto"/>
                  </w:divBdr>
                  <w:divsChild>
                    <w:div w:id="832376389">
                      <w:marLeft w:val="0"/>
                      <w:marRight w:val="0"/>
                      <w:marTop w:val="0"/>
                      <w:marBottom w:val="0"/>
                      <w:divBdr>
                        <w:top w:val="none" w:sz="0" w:space="0" w:color="auto"/>
                        <w:left w:val="none" w:sz="0" w:space="0" w:color="auto"/>
                        <w:bottom w:val="none" w:sz="0" w:space="0" w:color="auto"/>
                        <w:right w:val="none" w:sz="0" w:space="0" w:color="auto"/>
                      </w:divBdr>
                      <w:divsChild>
                        <w:div w:id="73861132">
                          <w:marLeft w:val="0"/>
                          <w:marRight w:val="0"/>
                          <w:marTop w:val="0"/>
                          <w:marBottom w:val="0"/>
                          <w:divBdr>
                            <w:top w:val="none" w:sz="0" w:space="0" w:color="auto"/>
                            <w:left w:val="none" w:sz="0" w:space="0" w:color="auto"/>
                            <w:bottom w:val="none" w:sz="0" w:space="0" w:color="auto"/>
                            <w:right w:val="none" w:sz="0" w:space="0" w:color="auto"/>
                          </w:divBdr>
                        </w:div>
                      </w:divsChild>
                    </w:div>
                    <w:div w:id="1163815633">
                      <w:marLeft w:val="0"/>
                      <w:marRight w:val="0"/>
                      <w:marTop w:val="0"/>
                      <w:marBottom w:val="0"/>
                      <w:divBdr>
                        <w:top w:val="none" w:sz="0" w:space="0" w:color="auto"/>
                        <w:left w:val="none" w:sz="0" w:space="0" w:color="auto"/>
                        <w:bottom w:val="none" w:sz="0" w:space="0" w:color="auto"/>
                        <w:right w:val="none" w:sz="0" w:space="0" w:color="auto"/>
                      </w:divBdr>
                      <w:divsChild>
                        <w:div w:id="15523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843948">
              <w:marLeft w:val="0"/>
              <w:marRight w:val="0"/>
              <w:marTop w:val="0"/>
              <w:marBottom w:val="0"/>
              <w:divBdr>
                <w:top w:val="none" w:sz="0" w:space="0" w:color="auto"/>
                <w:left w:val="none" w:sz="0" w:space="0" w:color="auto"/>
                <w:bottom w:val="none" w:sz="0" w:space="0" w:color="auto"/>
                <w:right w:val="none" w:sz="0" w:space="0" w:color="auto"/>
              </w:divBdr>
            </w:div>
          </w:divsChild>
        </w:div>
        <w:div w:id="1173298654">
          <w:marLeft w:val="0"/>
          <w:marRight w:val="0"/>
          <w:marTop w:val="0"/>
          <w:marBottom w:val="0"/>
          <w:divBdr>
            <w:top w:val="none" w:sz="0" w:space="0" w:color="auto"/>
            <w:left w:val="none" w:sz="0" w:space="0" w:color="auto"/>
            <w:bottom w:val="none" w:sz="0" w:space="0" w:color="auto"/>
            <w:right w:val="none" w:sz="0" w:space="0" w:color="auto"/>
          </w:divBdr>
          <w:divsChild>
            <w:div w:id="60176927">
              <w:marLeft w:val="0"/>
              <w:marRight w:val="0"/>
              <w:marTop w:val="0"/>
              <w:marBottom w:val="0"/>
              <w:divBdr>
                <w:top w:val="none" w:sz="0" w:space="0" w:color="auto"/>
                <w:left w:val="none" w:sz="0" w:space="0" w:color="auto"/>
                <w:bottom w:val="none" w:sz="0" w:space="0" w:color="auto"/>
                <w:right w:val="none" w:sz="0" w:space="0" w:color="auto"/>
              </w:divBdr>
            </w:div>
          </w:divsChild>
        </w:div>
        <w:div w:id="1204713894">
          <w:marLeft w:val="0"/>
          <w:marRight w:val="0"/>
          <w:marTop w:val="0"/>
          <w:marBottom w:val="0"/>
          <w:divBdr>
            <w:top w:val="none" w:sz="0" w:space="0" w:color="auto"/>
            <w:left w:val="none" w:sz="0" w:space="0" w:color="auto"/>
            <w:bottom w:val="none" w:sz="0" w:space="0" w:color="auto"/>
            <w:right w:val="none" w:sz="0" w:space="0" w:color="auto"/>
          </w:divBdr>
          <w:divsChild>
            <w:div w:id="1823161383">
              <w:marLeft w:val="0"/>
              <w:marRight w:val="0"/>
              <w:marTop w:val="0"/>
              <w:marBottom w:val="0"/>
              <w:divBdr>
                <w:top w:val="none" w:sz="0" w:space="0" w:color="auto"/>
                <w:left w:val="none" w:sz="0" w:space="0" w:color="auto"/>
                <w:bottom w:val="none" w:sz="0" w:space="0" w:color="auto"/>
                <w:right w:val="none" w:sz="0" w:space="0" w:color="auto"/>
              </w:divBdr>
            </w:div>
          </w:divsChild>
        </w:div>
        <w:div w:id="1635745136">
          <w:marLeft w:val="0"/>
          <w:marRight w:val="0"/>
          <w:marTop w:val="0"/>
          <w:marBottom w:val="0"/>
          <w:divBdr>
            <w:top w:val="none" w:sz="0" w:space="0" w:color="auto"/>
            <w:left w:val="none" w:sz="0" w:space="0" w:color="auto"/>
            <w:bottom w:val="none" w:sz="0" w:space="0" w:color="auto"/>
            <w:right w:val="none" w:sz="0" w:space="0" w:color="auto"/>
          </w:divBdr>
          <w:divsChild>
            <w:div w:id="1939093627">
              <w:marLeft w:val="0"/>
              <w:marRight w:val="0"/>
              <w:marTop w:val="0"/>
              <w:marBottom w:val="0"/>
              <w:divBdr>
                <w:top w:val="none" w:sz="0" w:space="0" w:color="auto"/>
                <w:left w:val="none" w:sz="0" w:space="0" w:color="auto"/>
                <w:bottom w:val="none" w:sz="0" w:space="0" w:color="auto"/>
                <w:right w:val="none" w:sz="0" w:space="0" w:color="auto"/>
              </w:divBdr>
            </w:div>
          </w:divsChild>
        </w:div>
        <w:div w:id="1770275073">
          <w:marLeft w:val="0"/>
          <w:marRight w:val="0"/>
          <w:marTop w:val="0"/>
          <w:marBottom w:val="0"/>
          <w:divBdr>
            <w:top w:val="none" w:sz="0" w:space="0" w:color="auto"/>
            <w:left w:val="none" w:sz="0" w:space="0" w:color="auto"/>
            <w:bottom w:val="none" w:sz="0" w:space="0" w:color="auto"/>
            <w:right w:val="none" w:sz="0" w:space="0" w:color="auto"/>
          </w:divBdr>
          <w:divsChild>
            <w:div w:id="2438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3300">
      <w:bodyDiv w:val="1"/>
      <w:marLeft w:val="0"/>
      <w:marRight w:val="0"/>
      <w:marTop w:val="0"/>
      <w:marBottom w:val="0"/>
      <w:divBdr>
        <w:top w:val="none" w:sz="0" w:space="0" w:color="auto"/>
        <w:left w:val="none" w:sz="0" w:space="0" w:color="auto"/>
        <w:bottom w:val="none" w:sz="0" w:space="0" w:color="auto"/>
        <w:right w:val="none" w:sz="0" w:space="0" w:color="auto"/>
      </w:divBdr>
      <w:divsChild>
        <w:div w:id="13700233">
          <w:marLeft w:val="0"/>
          <w:marRight w:val="0"/>
          <w:marTop w:val="0"/>
          <w:marBottom w:val="0"/>
          <w:divBdr>
            <w:top w:val="none" w:sz="0" w:space="0" w:color="auto"/>
            <w:left w:val="none" w:sz="0" w:space="0" w:color="auto"/>
            <w:bottom w:val="none" w:sz="0" w:space="0" w:color="auto"/>
            <w:right w:val="none" w:sz="0" w:space="0" w:color="auto"/>
          </w:divBdr>
          <w:divsChild>
            <w:div w:id="1132554437">
              <w:marLeft w:val="0"/>
              <w:marRight w:val="0"/>
              <w:marTop w:val="0"/>
              <w:marBottom w:val="0"/>
              <w:divBdr>
                <w:top w:val="none" w:sz="0" w:space="0" w:color="auto"/>
                <w:left w:val="none" w:sz="0" w:space="0" w:color="auto"/>
                <w:bottom w:val="none" w:sz="0" w:space="0" w:color="auto"/>
                <w:right w:val="none" w:sz="0" w:space="0" w:color="auto"/>
              </w:divBdr>
            </w:div>
          </w:divsChild>
        </w:div>
        <w:div w:id="155611538">
          <w:marLeft w:val="0"/>
          <w:marRight w:val="0"/>
          <w:marTop w:val="0"/>
          <w:marBottom w:val="0"/>
          <w:divBdr>
            <w:top w:val="none" w:sz="0" w:space="0" w:color="auto"/>
            <w:left w:val="none" w:sz="0" w:space="0" w:color="auto"/>
            <w:bottom w:val="none" w:sz="0" w:space="0" w:color="auto"/>
            <w:right w:val="none" w:sz="0" w:space="0" w:color="auto"/>
          </w:divBdr>
          <w:divsChild>
            <w:div w:id="223415681">
              <w:marLeft w:val="0"/>
              <w:marRight w:val="0"/>
              <w:marTop w:val="0"/>
              <w:marBottom w:val="0"/>
              <w:divBdr>
                <w:top w:val="none" w:sz="0" w:space="0" w:color="auto"/>
                <w:left w:val="none" w:sz="0" w:space="0" w:color="auto"/>
                <w:bottom w:val="none" w:sz="0" w:space="0" w:color="auto"/>
                <w:right w:val="none" w:sz="0" w:space="0" w:color="auto"/>
              </w:divBdr>
            </w:div>
          </w:divsChild>
        </w:div>
        <w:div w:id="572279534">
          <w:marLeft w:val="0"/>
          <w:marRight w:val="0"/>
          <w:marTop w:val="0"/>
          <w:marBottom w:val="0"/>
          <w:divBdr>
            <w:top w:val="none" w:sz="0" w:space="0" w:color="auto"/>
            <w:left w:val="none" w:sz="0" w:space="0" w:color="auto"/>
            <w:bottom w:val="none" w:sz="0" w:space="0" w:color="auto"/>
            <w:right w:val="none" w:sz="0" w:space="0" w:color="auto"/>
          </w:divBdr>
          <w:divsChild>
            <w:div w:id="802309797">
              <w:marLeft w:val="0"/>
              <w:marRight w:val="0"/>
              <w:marTop w:val="0"/>
              <w:marBottom w:val="0"/>
              <w:divBdr>
                <w:top w:val="none" w:sz="0" w:space="0" w:color="auto"/>
                <w:left w:val="none" w:sz="0" w:space="0" w:color="auto"/>
                <w:bottom w:val="none" w:sz="0" w:space="0" w:color="auto"/>
                <w:right w:val="none" w:sz="0" w:space="0" w:color="auto"/>
              </w:divBdr>
              <w:divsChild>
                <w:div w:id="1796826741">
                  <w:marLeft w:val="0"/>
                  <w:marRight w:val="0"/>
                  <w:marTop w:val="30"/>
                  <w:marBottom w:val="30"/>
                  <w:divBdr>
                    <w:top w:val="none" w:sz="0" w:space="0" w:color="auto"/>
                    <w:left w:val="none" w:sz="0" w:space="0" w:color="auto"/>
                    <w:bottom w:val="none" w:sz="0" w:space="0" w:color="auto"/>
                    <w:right w:val="none" w:sz="0" w:space="0" w:color="auto"/>
                  </w:divBdr>
                  <w:divsChild>
                    <w:div w:id="862866230">
                      <w:marLeft w:val="0"/>
                      <w:marRight w:val="0"/>
                      <w:marTop w:val="0"/>
                      <w:marBottom w:val="0"/>
                      <w:divBdr>
                        <w:top w:val="none" w:sz="0" w:space="0" w:color="auto"/>
                        <w:left w:val="none" w:sz="0" w:space="0" w:color="auto"/>
                        <w:bottom w:val="none" w:sz="0" w:space="0" w:color="auto"/>
                        <w:right w:val="none" w:sz="0" w:space="0" w:color="auto"/>
                      </w:divBdr>
                      <w:divsChild>
                        <w:div w:id="1406342380">
                          <w:marLeft w:val="0"/>
                          <w:marRight w:val="0"/>
                          <w:marTop w:val="0"/>
                          <w:marBottom w:val="0"/>
                          <w:divBdr>
                            <w:top w:val="none" w:sz="0" w:space="0" w:color="auto"/>
                            <w:left w:val="none" w:sz="0" w:space="0" w:color="auto"/>
                            <w:bottom w:val="none" w:sz="0" w:space="0" w:color="auto"/>
                            <w:right w:val="none" w:sz="0" w:space="0" w:color="auto"/>
                          </w:divBdr>
                        </w:div>
                      </w:divsChild>
                    </w:div>
                    <w:div w:id="1536309394">
                      <w:marLeft w:val="0"/>
                      <w:marRight w:val="0"/>
                      <w:marTop w:val="0"/>
                      <w:marBottom w:val="0"/>
                      <w:divBdr>
                        <w:top w:val="none" w:sz="0" w:space="0" w:color="auto"/>
                        <w:left w:val="none" w:sz="0" w:space="0" w:color="auto"/>
                        <w:bottom w:val="none" w:sz="0" w:space="0" w:color="auto"/>
                        <w:right w:val="none" w:sz="0" w:space="0" w:color="auto"/>
                      </w:divBdr>
                      <w:divsChild>
                        <w:div w:id="64870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39973">
              <w:marLeft w:val="0"/>
              <w:marRight w:val="0"/>
              <w:marTop w:val="0"/>
              <w:marBottom w:val="0"/>
              <w:divBdr>
                <w:top w:val="none" w:sz="0" w:space="0" w:color="auto"/>
                <w:left w:val="none" w:sz="0" w:space="0" w:color="auto"/>
                <w:bottom w:val="none" w:sz="0" w:space="0" w:color="auto"/>
                <w:right w:val="none" w:sz="0" w:space="0" w:color="auto"/>
              </w:divBdr>
            </w:div>
          </w:divsChild>
        </w:div>
        <w:div w:id="907770603">
          <w:marLeft w:val="0"/>
          <w:marRight w:val="0"/>
          <w:marTop w:val="0"/>
          <w:marBottom w:val="0"/>
          <w:divBdr>
            <w:top w:val="none" w:sz="0" w:space="0" w:color="auto"/>
            <w:left w:val="none" w:sz="0" w:space="0" w:color="auto"/>
            <w:bottom w:val="none" w:sz="0" w:space="0" w:color="auto"/>
            <w:right w:val="none" w:sz="0" w:space="0" w:color="auto"/>
          </w:divBdr>
          <w:divsChild>
            <w:div w:id="388110235">
              <w:marLeft w:val="0"/>
              <w:marRight w:val="0"/>
              <w:marTop w:val="0"/>
              <w:marBottom w:val="0"/>
              <w:divBdr>
                <w:top w:val="none" w:sz="0" w:space="0" w:color="auto"/>
                <w:left w:val="none" w:sz="0" w:space="0" w:color="auto"/>
                <w:bottom w:val="none" w:sz="0" w:space="0" w:color="auto"/>
                <w:right w:val="none" w:sz="0" w:space="0" w:color="auto"/>
              </w:divBdr>
            </w:div>
            <w:div w:id="642586546">
              <w:marLeft w:val="0"/>
              <w:marRight w:val="0"/>
              <w:marTop w:val="0"/>
              <w:marBottom w:val="0"/>
              <w:divBdr>
                <w:top w:val="none" w:sz="0" w:space="0" w:color="auto"/>
                <w:left w:val="none" w:sz="0" w:space="0" w:color="auto"/>
                <w:bottom w:val="none" w:sz="0" w:space="0" w:color="auto"/>
                <w:right w:val="none" w:sz="0" w:space="0" w:color="auto"/>
              </w:divBdr>
              <w:divsChild>
                <w:div w:id="900482477">
                  <w:marLeft w:val="0"/>
                  <w:marRight w:val="0"/>
                  <w:marTop w:val="30"/>
                  <w:marBottom w:val="30"/>
                  <w:divBdr>
                    <w:top w:val="none" w:sz="0" w:space="0" w:color="auto"/>
                    <w:left w:val="none" w:sz="0" w:space="0" w:color="auto"/>
                    <w:bottom w:val="none" w:sz="0" w:space="0" w:color="auto"/>
                    <w:right w:val="none" w:sz="0" w:space="0" w:color="auto"/>
                  </w:divBdr>
                  <w:divsChild>
                    <w:div w:id="65038406">
                      <w:marLeft w:val="0"/>
                      <w:marRight w:val="0"/>
                      <w:marTop w:val="0"/>
                      <w:marBottom w:val="0"/>
                      <w:divBdr>
                        <w:top w:val="none" w:sz="0" w:space="0" w:color="auto"/>
                        <w:left w:val="none" w:sz="0" w:space="0" w:color="auto"/>
                        <w:bottom w:val="none" w:sz="0" w:space="0" w:color="auto"/>
                        <w:right w:val="none" w:sz="0" w:space="0" w:color="auto"/>
                      </w:divBdr>
                      <w:divsChild>
                        <w:div w:id="2095203153">
                          <w:marLeft w:val="0"/>
                          <w:marRight w:val="0"/>
                          <w:marTop w:val="0"/>
                          <w:marBottom w:val="0"/>
                          <w:divBdr>
                            <w:top w:val="none" w:sz="0" w:space="0" w:color="auto"/>
                            <w:left w:val="none" w:sz="0" w:space="0" w:color="auto"/>
                            <w:bottom w:val="none" w:sz="0" w:space="0" w:color="auto"/>
                            <w:right w:val="none" w:sz="0" w:space="0" w:color="auto"/>
                          </w:divBdr>
                        </w:div>
                      </w:divsChild>
                    </w:div>
                    <w:div w:id="239095325">
                      <w:marLeft w:val="0"/>
                      <w:marRight w:val="0"/>
                      <w:marTop w:val="0"/>
                      <w:marBottom w:val="0"/>
                      <w:divBdr>
                        <w:top w:val="none" w:sz="0" w:space="0" w:color="auto"/>
                        <w:left w:val="none" w:sz="0" w:space="0" w:color="auto"/>
                        <w:bottom w:val="none" w:sz="0" w:space="0" w:color="auto"/>
                        <w:right w:val="none" w:sz="0" w:space="0" w:color="auto"/>
                      </w:divBdr>
                      <w:divsChild>
                        <w:div w:id="1966112036">
                          <w:marLeft w:val="0"/>
                          <w:marRight w:val="0"/>
                          <w:marTop w:val="0"/>
                          <w:marBottom w:val="0"/>
                          <w:divBdr>
                            <w:top w:val="none" w:sz="0" w:space="0" w:color="auto"/>
                            <w:left w:val="none" w:sz="0" w:space="0" w:color="auto"/>
                            <w:bottom w:val="none" w:sz="0" w:space="0" w:color="auto"/>
                            <w:right w:val="none" w:sz="0" w:space="0" w:color="auto"/>
                          </w:divBdr>
                        </w:div>
                      </w:divsChild>
                    </w:div>
                    <w:div w:id="588513650">
                      <w:marLeft w:val="0"/>
                      <w:marRight w:val="0"/>
                      <w:marTop w:val="0"/>
                      <w:marBottom w:val="0"/>
                      <w:divBdr>
                        <w:top w:val="none" w:sz="0" w:space="0" w:color="auto"/>
                        <w:left w:val="none" w:sz="0" w:space="0" w:color="auto"/>
                        <w:bottom w:val="none" w:sz="0" w:space="0" w:color="auto"/>
                        <w:right w:val="none" w:sz="0" w:space="0" w:color="auto"/>
                      </w:divBdr>
                      <w:divsChild>
                        <w:div w:id="1456364174">
                          <w:marLeft w:val="0"/>
                          <w:marRight w:val="0"/>
                          <w:marTop w:val="0"/>
                          <w:marBottom w:val="0"/>
                          <w:divBdr>
                            <w:top w:val="none" w:sz="0" w:space="0" w:color="auto"/>
                            <w:left w:val="none" w:sz="0" w:space="0" w:color="auto"/>
                            <w:bottom w:val="none" w:sz="0" w:space="0" w:color="auto"/>
                            <w:right w:val="none" w:sz="0" w:space="0" w:color="auto"/>
                          </w:divBdr>
                        </w:div>
                      </w:divsChild>
                    </w:div>
                    <w:div w:id="804469332">
                      <w:marLeft w:val="0"/>
                      <w:marRight w:val="0"/>
                      <w:marTop w:val="0"/>
                      <w:marBottom w:val="0"/>
                      <w:divBdr>
                        <w:top w:val="none" w:sz="0" w:space="0" w:color="auto"/>
                        <w:left w:val="none" w:sz="0" w:space="0" w:color="auto"/>
                        <w:bottom w:val="none" w:sz="0" w:space="0" w:color="auto"/>
                        <w:right w:val="none" w:sz="0" w:space="0" w:color="auto"/>
                      </w:divBdr>
                      <w:divsChild>
                        <w:div w:id="655374411">
                          <w:marLeft w:val="0"/>
                          <w:marRight w:val="0"/>
                          <w:marTop w:val="0"/>
                          <w:marBottom w:val="0"/>
                          <w:divBdr>
                            <w:top w:val="none" w:sz="0" w:space="0" w:color="auto"/>
                            <w:left w:val="none" w:sz="0" w:space="0" w:color="auto"/>
                            <w:bottom w:val="none" w:sz="0" w:space="0" w:color="auto"/>
                            <w:right w:val="none" w:sz="0" w:space="0" w:color="auto"/>
                          </w:divBdr>
                        </w:div>
                      </w:divsChild>
                    </w:div>
                    <w:div w:id="1612585334">
                      <w:marLeft w:val="0"/>
                      <w:marRight w:val="0"/>
                      <w:marTop w:val="0"/>
                      <w:marBottom w:val="0"/>
                      <w:divBdr>
                        <w:top w:val="none" w:sz="0" w:space="0" w:color="auto"/>
                        <w:left w:val="none" w:sz="0" w:space="0" w:color="auto"/>
                        <w:bottom w:val="none" w:sz="0" w:space="0" w:color="auto"/>
                        <w:right w:val="none" w:sz="0" w:space="0" w:color="auto"/>
                      </w:divBdr>
                      <w:divsChild>
                        <w:div w:id="1260142449">
                          <w:marLeft w:val="0"/>
                          <w:marRight w:val="0"/>
                          <w:marTop w:val="0"/>
                          <w:marBottom w:val="0"/>
                          <w:divBdr>
                            <w:top w:val="none" w:sz="0" w:space="0" w:color="auto"/>
                            <w:left w:val="none" w:sz="0" w:space="0" w:color="auto"/>
                            <w:bottom w:val="none" w:sz="0" w:space="0" w:color="auto"/>
                            <w:right w:val="none" w:sz="0" w:space="0" w:color="auto"/>
                          </w:divBdr>
                        </w:div>
                      </w:divsChild>
                    </w:div>
                    <w:div w:id="1843887285">
                      <w:marLeft w:val="0"/>
                      <w:marRight w:val="0"/>
                      <w:marTop w:val="0"/>
                      <w:marBottom w:val="0"/>
                      <w:divBdr>
                        <w:top w:val="none" w:sz="0" w:space="0" w:color="auto"/>
                        <w:left w:val="none" w:sz="0" w:space="0" w:color="auto"/>
                        <w:bottom w:val="none" w:sz="0" w:space="0" w:color="auto"/>
                        <w:right w:val="none" w:sz="0" w:space="0" w:color="auto"/>
                      </w:divBdr>
                      <w:divsChild>
                        <w:div w:id="120863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030444">
          <w:marLeft w:val="0"/>
          <w:marRight w:val="0"/>
          <w:marTop w:val="0"/>
          <w:marBottom w:val="0"/>
          <w:divBdr>
            <w:top w:val="none" w:sz="0" w:space="0" w:color="auto"/>
            <w:left w:val="none" w:sz="0" w:space="0" w:color="auto"/>
            <w:bottom w:val="none" w:sz="0" w:space="0" w:color="auto"/>
            <w:right w:val="none" w:sz="0" w:space="0" w:color="auto"/>
          </w:divBdr>
          <w:divsChild>
            <w:div w:id="963076274">
              <w:marLeft w:val="0"/>
              <w:marRight w:val="0"/>
              <w:marTop w:val="0"/>
              <w:marBottom w:val="0"/>
              <w:divBdr>
                <w:top w:val="none" w:sz="0" w:space="0" w:color="auto"/>
                <w:left w:val="none" w:sz="0" w:space="0" w:color="auto"/>
                <w:bottom w:val="none" w:sz="0" w:space="0" w:color="auto"/>
                <w:right w:val="none" w:sz="0" w:space="0" w:color="auto"/>
              </w:divBdr>
            </w:div>
          </w:divsChild>
        </w:div>
        <w:div w:id="1239705718">
          <w:marLeft w:val="0"/>
          <w:marRight w:val="0"/>
          <w:marTop w:val="0"/>
          <w:marBottom w:val="0"/>
          <w:divBdr>
            <w:top w:val="none" w:sz="0" w:space="0" w:color="auto"/>
            <w:left w:val="none" w:sz="0" w:space="0" w:color="auto"/>
            <w:bottom w:val="none" w:sz="0" w:space="0" w:color="auto"/>
            <w:right w:val="none" w:sz="0" w:space="0" w:color="auto"/>
          </w:divBdr>
          <w:divsChild>
            <w:div w:id="1984187773">
              <w:marLeft w:val="0"/>
              <w:marRight w:val="0"/>
              <w:marTop w:val="0"/>
              <w:marBottom w:val="0"/>
              <w:divBdr>
                <w:top w:val="none" w:sz="0" w:space="0" w:color="auto"/>
                <w:left w:val="none" w:sz="0" w:space="0" w:color="auto"/>
                <w:bottom w:val="none" w:sz="0" w:space="0" w:color="auto"/>
                <w:right w:val="none" w:sz="0" w:space="0" w:color="auto"/>
              </w:divBdr>
            </w:div>
          </w:divsChild>
        </w:div>
        <w:div w:id="1422799411">
          <w:marLeft w:val="0"/>
          <w:marRight w:val="0"/>
          <w:marTop w:val="0"/>
          <w:marBottom w:val="0"/>
          <w:divBdr>
            <w:top w:val="none" w:sz="0" w:space="0" w:color="auto"/>
            <w:left w:val="none" w:sz="0" w:space="0" w:color="auto"/>
            <w:bottom w:val="none" w:sz="0" w:space="0" w:color="auto"/>
            <w:right w:val="none" w:sz="0" w:space="0" w:color="auto"/>
          </w:divBdr>
          <w:divsChild>
            <w:div w:id="1493446184">
              <w:marLeft w:val="0"/>
              <w:marRight w:val="0"/>
              <w:marTop w:val="0"/>
              <w:marBottom w:val="0"/>
              <w:divBdr>
                <w:top w:val="none" w:sz="0" w:space="0" w:color="auto"/>
                <w:left w:val="none" w:sz="0" w:space="0" w:color="auto"/>
                <w:bottom w:val="none" w:sz="0" w:space="0" w:color="auto"/>
                <w:right w:val="none" w:sz="0" w:space="0" w:color="auto"/>
              </w:divBdr>
            </w:div>
          </w:divsChild>
        </w:div>
        <w:div w:id="1594313757">
          <w:marLeft w:val="0"/>
          <w:marRight w:val="0"/>
          <w:marTop w:val="0"/>
          <w:marBottom w:val="0"/>
          <w:divBdr>
            <w:top w:val="none" w:sz="0" w:space="0" w:color="auto"/>
            <w:left w:val="none" w:sz="0" w:space="0" w:color="auto"/>
            <w:bottom w:val="none" w:sz="0" w:space="0" w:color="auto"/>
            <w:right w:val="none" w:sz="0" w:space="0" w:color="auto"/>
          </w:divBdr>
          <w:divsChild>
            <w:div w:id="85005799">
              <w:marLeft w:val="0"/>
              <w:marRight w:val="0"/>
              <w:marTop w:val="0"/>
              <w:marBottom w:val="0"/>
              <w:divBdr>
                <w:top w:val="none" w:sz="0" w:space="0" w:color="auto"/>
                <w:left w:val="none" w:sz="0" w:space="0" w:color="auto"/>
                <w:bottom w:val="none" w:sz="0" w:space="0" w:color="auto"/>
                <w:right w:val="none" w:sz="0" w:space="0" w:color="auto"/>
              </w:divBdr>
            </w:div>
          </w:divsChild>
        </w:div>
        <w:div w:id="1852258788">
          <w:marLeft w:val="0"/>
          <w:marRight w:val="0"/>
          <w:marTop w:val="0"/>
          <w:marBottom w:val="0"/>
          <w:divBdr>
            <w:top w:val="none" w:sz="0" w:space="0" w:color="auto"/>
            <w:left w:val="none" w:sz="0" w:space="0" w:color="auto"/>
            <w:bottom w:val="none" w:sz="0" w:space="0" w:color="auto"/>
            <w:right w:val="none" w:sz="0" w:space="0" w:color="auto"/>
          </w:divBdr>
          <w:divsChild>
            <w:div w:id="846946570">
              <w:marLeft w:val="0"/>
              <w:marRight w:val="0"/>
              <w:marTop w:val="0"/>
              <w:marBottom w:val="0"/>
              <w:divBdr>
                <w:top w:val="none" w:sz="0" w:space="0" w:color="auto"/>
                <w:left w:val="none" w:sz="0" w:space="0" w:color="auto"/>
                <w:bottom w:val="none" w:sz="0" w:space="0" w:color="auto"/>
                <w:right w:val="none" w:sz="0" w:space="0" w:color="auto"/>
              </w:divBdr>
            </w:div>
          </w:divsChild>
        </w:div>
        <w:div w:id="1952742837">
          <w:marLeft w:val="0"/>
          <w:marRight w:val="0"/>
          <w:marTop w:val="0"/>
          <w:marBottom w:val="0"/>
          <w:divBdr>
            <w:top w:val="none" w:sz="0" w:space="0" w:color="auto"/>
            <w:left w:val="none" w:sz="0" w:space="0" w:color="auto"/>
            <w:bottom w:val="none" w:sz="0" w:space="0" w:color="auto"/>
            <w:right w:val="none" w:sz="0" w:space="0" w:color="auto"/>
          </w:divBdr>
          <w:divsChild>
            <w:div w:id="191832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62649">
      <w:bodyDiv w:val="1"/>
      <w:marLeft w:val="0"/>
      <w:marRight w:val="0"/>
      <w:marTop w:val="0"/>
      <w:marBottom w:val="0"/>
      <w:divBdr>
        <w:top w:val="none" w:sz="0" w:space="0" w:color="auto"/>
        <w:left w:val="none" w:sz="0" w:space="0" w:color="auto"/>
        <w:bottom w:val="none" w:sz="0" w:space="0" w:color="auto"/>
        <w:right w:val="none" w:sz="0" w:space="0" w:color="auto"/>
      </w:divBdr>
      <w:divsChild>
        <w:div w:id="264768648">
          <w:marLeft w:val="0"/>
          <w:marRight w:val="0"/>
          <w:marTop w:val="0"/>
          <w:marBottom w:val="0"/>
          <w:divBdr>
            <w:top w:val="none" w:sz="0" w:space="0" w:color="auto"/>
            <w:left w:val="none" w:sz="0" w:space="0" w:color="auto"/>
            <w:bottom w:val="none" w:sz="0" w:space="0" w:color="auto"/>
            <w:right w:val="none" w:sz="0" w:space="0" w:color="auto"/>
          </w:divBdr>
          <w:divsChild>
            <w:div w:id="66194436">
              <w:marLeft w:val="0"/>
              <w:marRight w:val="0"/>
              <w:marTop w:val="0"/>
              <w:marBottom w:val="0"/>
              <w:divBdr>
                <w:top w:val="none" w:sz="0" w:space="0" w:color="auto"/>
                <w:left w:val="none" w:sz="0" w:space="0" w:color="auto"/>
                <w:bottom w:val="none" w:sz="0" w:space="0" w:color="auto"/>
                <w:right w:val="none" w:sz="0" w:space="0" w:color="auto"/>
              </w:divBdr>
            </w:div>
          </w:divsChild>
        </w:div>
        <w:div w:id="665866699">
          <w:marLeft w:val="0"/>
          <w:marRight w:val="0"/>
          <w:marTop w:val="0"/>
          <w:marBottom w:val="0"/>
          <w:divBdr>
            <w:top w:val="none" w:sz="0" w:space="0" w:color="auto"/>
            <w:left w:val="none" w:sz="0" w:space="0" w:color="auto"/>
            <w:bottom w:val="none" w:sz="0" w:space="0" w:color="auto"/>
            <w:right w:val="none" w:sz="0" w:space="0" w:color="auto"/>
          </w:divBdr>
          <w:divsChild>
            <w:div w:id="526604165">
              <w:marLeft w:val="0"/>
              <w:marRight w:val="0"/>
              <w:marTop w:val="0"/>
              <w:marBottom w:val="0"/>
              <w:divBdr>
                <w:top w:val="none" w:sz="0" w:space="0" w:color="auto"/>
                <w:left w:val="none" w:sz="0" w:space="0" w:color="auto"/>
                <w:bottom w:val="none" w:sz="0" w:space="0" w:color="auto"/>
                <w:right w:val="none" w:sz="0" w:space="0" w:color="auto"/>
              </w:divBdr>
            </w:div>
          </w:divsChild>
        </w:div>
        <w:div w:id="790590844">
          <w:marLeft w:val="0"/>
          <w:marRight w:val="0"/>
          <w:marTop w:val="0"/>
          <w:marBottom w:val="0"/>
          <w:divBdr>
            <w:top w:val="none" w:sz="0" w:space="0" w:color="auto"/>
            <w:left w:val="none" w:sz="0" w:space="0" w:color="auto"/>
            <w:bottom w:val="none" w:sz="0" w:space="0" w:color="auto"/>
            <w:right w:val="none" w:sz="0" w:space="0" w:color="auto"/>
          </w:divBdr>
          <w:divsChild>
            <w:div w:id="341276725">
              <w:marLeft w:val="0"/>
              <w:marRight w:val="0"/>
              <w:marTop w:val="0"/>
              <w:marBottom w:val="0"/>
              <w:divBdr>
                <w:top w:val="none" w:sz="0" w:space="0" w:color="auto"/>
                <w:left w:val="none" w:sz="0" w:space="0" w:color="auto"/>
                <w:bottom w:val="none" w:sz="0" w:space="0" w:color="auto"/>
                <w:right w:val="none" w:sz="0" w:space="0" w:color="auto"/>
              </w:divBdr>
              <w:divsChild>
                <w:div w:id="2025280368">
                  <w:marLeft w:val="0"/>
                  <w:marRight w:val="0"/>
                  <w:marTop w:val="30"/>
                  <w:marBottom w:val="30"/>
                  <w:divBdr>
                    <w:top w:val="none" w:sz="0" w:space="0" w:color="auto"/>
                    <w:left w:val="none" w:sz="0" w:space="0" w:color="auto"/>
                    <w:bottom w:val="none" w:sz="0" w:space="0" w:color="auto"/>
                    <w:right w:val="none" w:sz="0" w:space="0" w:color="auto"/>
                  </w:divBdr>
                  <w:divsChild>
                    <w:div w:id="1413159095">
                      <w:marLeft w:val="0"/>
                      <w:marRight w:val="0"/>
                      <w:marTop w:val="0"/>
                      <w:marBottom w:val="0"/>
                      <w:divBdr>
                        <w:top w:val="none" w:sz="0" w:space="0" w:color="auto"/>
                        <w:left w:val="none" w:sz="0" w:space="0" w:color="auto"/>
                        <w:bottom w:val="none" w:sz="0" w:space="0" w:color="auto"/>
                        <w:right w:val="none" w:sz="0" w:space="0" w:color="auto"/>
                      </w:divBdr>
                      <w:divsChild>
                        <w:div w:id="1648558436">
                          <w:marLeft w:val="0"/>
                          <w:marRight w:val="0"/>
                          <w:marTop w:val="0"/>
                          <w:marBottom w:val="0"/>
                          <w:divBdr>
                            <w:top w:val="none" w:sz="0" w:space="0" w:color="auto"/>
                            <w:left w:val="none" w:sz="0" w:space="0" w:color="auto"/>
                            <w:bottom w:val="none" w:sz="0" w:space="0" w:color="auto"/>
                            <w:right w:val="none" w:sz="0" w:space="0" w:color="auto"/>
                          </w:divBdr>
                        </w:div>
                      </w:divsChild>
                    </w:div>
                    <w:div w:id="1692878091">
                      <w:marLeft w:val="0"/>
                      <w:marRight w:val="0"/>
                      <w:marTop w:val="0"/>
                      <w:marBottom w:val="0"/>
                      <w:divBdr>
                        <w:top w:val="none" w:sz="0" w:space="0" w:color="auto"/>
                        <w:left w:val="none" w:sz="0" w:space="0" w:color="auto"/>
                        <w:bottom w:val="none" w:sz="0" w:space="0" w:color="auto"/>
                        <w:right w:val="none" w:sz="0" w:space="0" w:color="auto"/>
                      </w:divBdr>
                      <w:divsChild>
                        <w:div w:id="28963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391360">
              <w:marLeft w:val="0"/>
              <w:marRight w:val="0"/>
              <w:marTop w:val="0"/>
              <w:marBottom w:val="0"/>
              <w:divBdr>
                <w:top w:val="none" w:sz="0" w:space="0" w:color="auto"/>
                <w:left w:val="none" w:sz="0" w:space="0" w:color="auto"/>
                <w:bottom w:val="none" w:sz="0" w:space="0" w:color="auto"/>
                <w:right w:val="none" w:sz="0" w:space="0" w:color="auto"/>
              </w:divBdr>
            </w:div>
          </w:divsChild>
        </w:div>
        <w:div w:id="935553376">
          <w:marLeft w:val="0"/>
          <w:marRight w:val="0"/>
          <w:marTop w:val="0"/>
          <w:marBottom w:val="0"/>
          <w:divBdr>
            <w:top w:val="none" w:sz="0" w:space="0" w:color="auto"/>
            <w:left w:val="none" w:sz="0" w:space="0" w:color="auto"/>
            <w:bottom w:val="none" w:sz="0" w:space="0" w:color="auto"/>
            <w:right w:val="none" w:sz="0" w:space="0" w:color="auto"/>
          </w:divBdr>
          <w:divsChild>
            <w:div w:id="321661417">
              <w:marLeft w:val="0"/>
              <w:marRight w:val="0"/>
              <w:marTop w:val="0"/>
              <w:marBottom w:val="0"/>
              <w:divBdr>
                <w:top w:val="none" w:sz="0" w:space="0" w:color="auto"/>
                <w:left w:val="none" w:sz="0" w:space="0" w:color="auto"/>
                <w:bottom w:val="none" w:sz="0" w:space="0" w:color="auto"/>
                <w:right w:val="none" w:sz="0" w:space="0" w:color="auto"/>
              </w:divBdr>
              <w:divsChild>
                <w:div w:id="446461540">
                  <w:marLeft w:val="0"/>
                  <w:marRight w:val="0"/>
                  <w:marTop w:val="30"/>
                  <w:marBottom w:val="30"/>
                  <w:divBdr>
                    <w:top w:val="none" w:sz="0" w:space="0" w:color="auto"/>
                    <w:left w:val="none" w:sz="0" w:space="0" w:color="auto"/>
                    <w:bottom w:val="none" w:sz="0" w:space="0" w:color="auto"/>
                    <w:right w:val="none" w:sz="0" w:space="0" w:color="auto"/>
                  </w:divBdr>
                  <w:divsChild>
                    <w:div w:id="1572085630">
                      <w:marLeft w:val="0"/>
                      <w:marRight w:val="0"/>
                      <w:marTop w:val="0"/>
                      <w:marBottom w:val="0"/>
                      <w:divBdr>
                        <w:top w:val="none" w:sz="0" w:space="0" w:color="auto"/>
                        <w:left w:val="none" w:sz="0" w:space="0" w:color="auto"/>
                        <w:bottom w:val="none" w:sz="0" w:space="0" w:color="auto"/>
                        <w:right w:val="none" w:sz="0" w:space="0" w:color="auto"/>
                      </w:divBdr>
                      <w:divsChild>
                        <w:div w:id="1253389805">
                          <w:marLeft w:val="0"/>
                          <w:marRight w:val="0"/>
                          <w:marTop w:val="0"/>
                          <w:marBottom w:val="0"/>
                          <w:divBdr>
                            <w:top w:val="none" w:sz="0" w:space="0" w:color="auto"/>
                            <w:left w:val="none" w:sz="0" w:space="0" w:color="auto"/>
                            <w:bottom w:val="none" w:sz="0" w:space="0" w:color="auto"/>
                            <w:right w:val="none" w:sz="0" w:space="0" w:color="auto"/>
                          </w:divBdr>
                        </w:div>
                      </w:divsChild>
                    </w:div>
                    <w:div w:id="1612124490">
                      <w:marLeft w:val="0"/>
                      <w:marRight w:val="0"/>
                      <w:marTop w:val="0"/>
                      <w:marBottom w:val="0"/>
                      <w:divBdr>
                        <w:top w:val="none" w:sz="0" w:space="0" w:color="auto"/>
                        <w:left w:val="none" w:sz="0" w:space="0" w:color="auto"/>
                        <w:bottom w:val="none" w:sz="0" w:space="0" w:color="auto"/>
                        <w:right w:val="none" w:sz="0" w:space="0" w:color="auto"/>
                      </w:divBdr>
                      <w:divsChild>
                        <w:div w:id="70275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863604">
              <w:marLeft w:val="0"/>
              <w:marRight w:val="0"/>
              <w:marTop w:val="0"/>
              <w:marBottom w:val="0"/>
              <w:divBdr>
                <w:top w:val="none" w:sz="0" w:space="0" w:color="auto"/>
                <w:left w:val="none" w:sz="0" w:space="0" w:color="auto"/>
                <w:bottom w:val="none" w:sz="0" w:space="0" w:color="auto"/>
                <w:right w:val="none" w:sz="0" w:space="0" w:color="auto"/>
              </w:divBdr>
            </w:div>
          </w:divsChild>
        </w:div>
        <w:div w:id="1310934985">
          <w:marLeft w:val="0"/>
          <w:marRight w:val="0"/>
          <w:marTop w:val="0"/>
          <w:marBottom w:val="0"/>
          <w:divBdr>
            <w:top w:val="none" w:sz="0" w:space="0" w:color="auto"/>
            <w:left w:val="none" w:sz="0" w:space="0" w:color="auto"/>
            <w:bottom w:val="none" w:sz="0" w:space="0" w:color="auto"/>
            <w:right w:val="none" w:sz="0" w:space="0" w:color="auto"/>
          </w:divBdr>
          <w:divsChild>
            <w:div w:id="501892463">
              <w:marLeft w:val="0"/>
              <w:marRight w:val="0"/>
              <w:marTop w:val="0"/>
              <w:marBottom w:val="0"/>
              <w:divBdr>
                <w:top w:val="none" w:sz="0" w:space="0" w:color="auto"/>
                <w:left w:val="none" w:sz="0" w:space="0" w:color="auto"/>
                <w:bottom w:val="none" w:sz="0" w:space="0" w:color="auto"/>
                <w:right w:val="none" w:sz="0" w:space="0" w:color="auto"/>
              </w:divBdr>
            </w:div>
          </w:divsChild>
        </w:div>
        <w:div w:id="1791970704">
          <w:marLeft w:val="0"/>
          <w:marRight w:val="0"/>
          <w:marTop w:val="0"/>
          <w:marBottom w:val="0"/>
          <w:divBdr>
            <w:top w:val="none" w:sz="0" w:space="0" w:color="auto"/>
            <w:left w:val="none" w:sz="0" w:space="0" w:color="auto"/>
            <w:bottom w:val="none" w:sz="0" w:space="0" w:color="auto"/>
            <w:right w:val="none" w:sz="0" w:space="0" w:color="auto"/>
          </w:divBdr>
          <w:divsChild>
            <w:div w:id="1378429761">
              <w:marLeft w:val="0"/>
              <w:marRight w:val="0"/>
              <w:marTop w:val="0"/>
              <w:marBottom w:val="0"/>
              <w:divBdr>
                <w:top w:val="none" w:sz="0" w:space="0" w:color="auto"/>
                <w:left w:val="none" w:sz="0" w:space="0" w:color="auto"/>
                <w:bottom w:val="none" w:sz="0" w:space="0" w:color="auto"/>
                <w:right w:val="none" w:sz="0" w:space="0" w:color="auto"/>
              </w:divBdr>
            </w:div>
          </w:divsChild>
        </w:div>
        <w:div w:id="1880819383">
          <w:marLeft w:val="0"/>
          <w:marRight w:val="0"/>
          <w:marTop w:val="0"/>
          <w:marBottom w:val="0"/>
          <w:divBdr>
            <w:top w:val="none" w:sz="0" w:space="0" w:color="auto"/>
            <w:left w:val="none" w:sz="0" w:space="0" w:color="auto"/>
            <w:bottom w:val="none" w:sz="0" w:space="0" w:color="auto"/>
            <w:right w:val="none" w:sz="0" w:space="0" w:color="auto"/>
          </w:divBdr>
          <w:divsChild>
            <w:div w:id="983433472">
              <w:marLeft w:val="0"/>
              <w:marRight w:val="0"/>
              <w:marTop w:val="0"/>
              <w:marBottom w:val="0"/>
              <w:divBdr>
                <w:top w:val="none" w:sz="0" w:space="0" w:color="auto"/>
                <w:left w:val="none" w:sz="0" w:space="0" w:color="auto"/>
                <w:bottom w:val="none" w:sz="0" w:space="0" w:color="auto"/>
                <w:right w:val="none" w:sz="0" w:space="0" w:color="auto"/>
              </w:divBdr>
            </w:div>
          </w:divsChild>
        </w:div>
        <w:div w:id="1910728786">
          <w:marLeft w:val="0"/>
          <w:marRight w:val="0"/>
          <w:marTop w:val="0"/>
          <w:marBottom w:val="0"/>
          <w:divBdr>
            <w:top w:val="none" w:sz="0" w:space="0" w:color="auto"/>
            <w:left w:val="none" w:sz="0" w:space="0" w:color="auto"/>
            <w:bottom w:val="none" w:sz="0" w:space="0" w:color="auto"/>
            <w:right w:val="none" w:sz="0" w:space="0" w:color="auto"/>
          </w:divBdr>
          <w:divsChild>
            <w:div w:id="150648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7254">
      <w:bodyDiv w:val="1"/>
      <w:marLeft w:val="0"/>
      <w:marRight w:val="0"/>
      <w:marTop w:val="0"/>
      <w:marBottom w:val="0"/>
      <w:divBdr>
        <w:top w:val="none" w:sz="0" w:space="0" w:color="auto"/>
        <w:left w:val="none" w:sz="0" w:space="0" w:color="auto"/>
        <w:bottom w:val="none" w:sz="0" w:space="0" w:color="auto"/>
        <w:right w:val="none" w:sz="0" w:space="0" w:color="auto"/>
      </w:divBdr>
      <w:divsChild>
        <w:div w:id="98332876">
          <w:marLeft w:val="0"/>
          <w:marRight w:val="0"/>
          <w:marTop w:val="0"/>
          <w:marBottom w:val="0"/>
          <w:divBdr>
            <w:top w:val="none" w:sz="0" w:space="0" w:color="auto"/>
            <w:left w:val="none" w:sz="0" w:space="0" w:color="auto"/>
            <w:bottom w:val="none" w:sz="0" w:space="0" w:color="auto"/>
            <w:right w:val="none" w:sz="0" w:space="0" w:color="auto"/>
          </w:divBdr>
          <w:divsChild>
            <w:div w:id="1628463177">
              <w:marLeft w:val="0"/>
              <w:marRight w:val="0"/>
              <w:marTop w:val="0"/>
              <w:marBottom w:val="0"/>
              <w:divBdr>
                <w:top w:val="none" w:sz="0" w:space="0" w:color="auto"/>
                <w:left w:val="none" w:sz="0" w:space="0" w:color="auto"/>
                <w:bottom w:val="none" w:sz="0" w:space="0" w:color="auto"/>
                <w:right w:val="none" w:sz="0" w:space="0" w:color="auto"/>
              </w:divBdr>
            </w:div>
          </w:divsChild>
        </w:div>
        <w:div w:id="247084368">
          <w:marLeft w:val="0"/>
          <w:marRight w:val="0"/>
          <w:marTop w:val="0"/>
          <w:marBottom w:val="0"/>
          <w:divBdr>
            <w:top w:val="none" w:sz="0" w:space="0" w:color="auto"/>
            <w:left w:val="none" w:sz="0" w:space="0" w:color="auto"/>
            <w:bottom w:val="none" w:sz="0" w:space="0" w:color="auto"/>
            <w:right w:val="none" w:sz="0" w:space="0" w:color="auto"/>
          </w:divBdr>
          <w:divsChild>
            <w:div w:id="1207915726">
              <w:marLeft w:val="0"/>
              <w:marRight w:val="0"/>
              <w:marTop w:val="0"/>
              <w:marBottom w:val="0"/>
              <w:divBdr>
                <w:top w:val="none" w:sz="0" w:space="0" w:color="auto"/>
                <w:left w:val="none" w:sz="0" w:space="0" w:color="auto"/>
                <w:bottom w:val="none" w:sz="0" w:space="0" w:color="auto"/>
                <w:right w:val="none" w:sz="0" w:space="0" w:color="auto"/>
              </w:divBdr>
            </w:div>
          </w:divsChild>
        </w:div>
        <w:div w:id="578057986">
          <w:marLeft w:val="0"/>
          <w:marRight w:val="0"/>
          <w:marTop w:val="0"/>
          <w:marBottom w:val="0"/>
          <w:divBdr>
            <w:top w:val="none" w:sz="0" w:space="0" w:color="auto"/>
            <w:left w:val="none" w:sz="0" w:space="0" w:color="auto"/>
            <w:bottom w:val="none" w:sz="0" w:space="0" w:color="auto"/>
            <w:right w:val="none" w:sz="0" w:space="0" w:color="auto"/>
          </w:divBdr>
          <w:divsChild>
            <w:div w:id="952856698">
              <w:marLeft w:val="0"/>
              <w:marRight w:val="0"/>
              <w:marTop w:val="0"/>
              <w:marBottom w:val="0"/>
              <w:divBdr>
                <w:top w:val="none" w:sz="0" w:space="0" w:color="auto"/>
                <w:left w:val="none" w:sz="0" w:space="0" w:color="auto"/>
                <w:bottom w:val="none" w:sz="0" w:space="0" w:color="auto"/>
                <w:right w:val="none" w:sz="0" w:space="0" w:color="auto"/>
              </w:divBdr>
            </w:div>
          </w:divsChild>
        </w:div>
        <w:div w:id="803349189">
          <w:marLeft w:val="0"/>
          <w:marRight w:val="0"/>
          <w:marTop w:val="0"/>
          <w:marBottom w:val="0"/>
          <w:divBdr>
            <w:top w:val="none" w:sz="0" w:space="0" w:color="auto"/>
            <w:left w:val="none" w:sz="0" w:space="0" w:color="auto"/>
            <w:bottom w:val="none" w:sz="0" w:space="0" w:color="auto"/>
            <w:right w:val="none" w:sz="0" w:space="0" w:color="auto"/>
          </w:divBdr>
          <w:divsChild>
            <w:div w:id="331028628">
              <w:marLeft w:val="0"/>
              <w:marRight w:val="0"/>
              <w:marTop w:val="0"/>
              <w:marBottom w:val="0"/>
              <w:divBdr>
                <w:top w:val="none" w:sz="0" w:space="0" w:color="auto"/>
                <w:left w:val="none" w:sz="0" w:space="0" w:color="auto"/>
                <w:bottom w:val="none" w:sz="0" w:space="0" w:color="auto"/>
                <w:right w:val="none" w:sz="0" w:space="0" w:color="auto"/>
              </w:divBdr>
              <w:divsChild>
                <w:div w:id="1220435341">
                  <w:marLeft w:val="0"/>
                  <w:marRight w:val="0"/>
                  <w:marTop w:val="30"/>
                  <w:marBottom w:val="30"/>
                  <w:divBdr>
                    <w:top w:val="none" w:sz="0" w:space="0" w:color="auto"/>
                    <w:left w:val="none" w:sz="0" w:space="0" w:color="auto"/>
                    <w:bottom w:val="none" w:sz="0" w:space="0" w:color="auto"/>
                    <w:right w:val="none" w:sz="0" w:space="0" w:color="auto"/>
                  </w:divBdr>
                  <w:divsChild>
                    <w:div w:id="698968686">
                      <w:marLeft w:val="0"/>
                      <w:marRight w:val="0"/>
                      <w:marTop w:val="0"/>
                      <w:marBottom w:val="0"/>
                      <w:divBdr>
                        <w:top w:val="none" w:sz="0" w:space="0" w:color="auto"/>
                        <w:left w:val="none" w:sz="0" w:space="0" w:color="auto"/>
                        <w:bottom w:val="none" w:sz="0" w:space="0" w:color="auto"/>
                        <w:right w:val="none" w:sz="0" w:space="0" w:color="auto"/>
                      </w:divBdr>
                      <w:divsChild>
                        <w:div w:id="837773287">
                          <w:marLeft w:val="0"/>
                          <w:marRight w:val="0"/>
                          <w:marTop w:val="0"/>
                          <w:marBottom w:val="0"/>
                          <w:divBdr>
                            <w:top w:val="none" w:sz="0" w:space="0" w:color="auto"/>
                            <w:left w:val="none" w:sz="0" w:space="0" w:color="auto"/>
                            <w:bottom w:val="none" w:sz="0" w:space="0" w:color="auto"/>
                            <w:right w:val="none" w:sz="0" w:space="0" w:color="auto"/>
                          </w:divBdr>
                        </w:div>
                      </w:divsChild>
                    </w:div>
                    <w:div w:id="863130023">
                      <w:marLeft w:val="0"/>
                      <w:marRight w:val="0"/>
                      <w:marTop w:val="0"/>
                      <w:marBottom w:val="0"/>
                      <w:divBdr>
                        <w:top w:val="none" w:sz="0" w:space="0" w:color="auto"/>
                        <w:left w:val="none" w:sz="0" w:space="0" w:color="auto"/>
                        <w:bottom w:val="none" w:sz="0" w:space="0" w:color="auto"/>
                        <w:right w:val="none" w:sz="0" w:space="0" w:color="auto"/>
                      </w:divBdr>
                      <w:divsChild>
                        <w:div w:id="1574704010">
                          <w:marLeft w:val="0"/>
                          <w:marRight w:val="0"/>
                          <w:marTop w:val="0"/>
                          <w:marBottom w:val="0"/>
                          <w:divBdr>
                            <w:top w:val="none" w:sz="0" w:space="0" w:color="auto"/>
                            <w:left w:val="none" w:sz="0" w:space="0" w:color="auto"/>
                            <w:bottom w:val="none" w:sz="0" w:space="0" w:color="auto"/>
                            <w:right w:val="none" w:sz="0" w:space="0" w:color="auto"/>
                          </w:divBdr>
                        </w:div>
                      </w:divsChild>
                    </w:div>
                    <w:div w:id="978727601">
                      <w:marLeft w:val="0"/>
                      <w:marRight w:val="0"/>
                      <w:marTop w:val="0"/>
                      <w:marBottom w:val="0"/>
                      <w:divBdr>
                        <w:top w:val="none" w:sz="0" w:space="0" w:color="auto"/>
                        <w:left w:val="none" w:sz="0" w:space="0" w:color="auto"/>
                        <w:bottom w:val="none" w:sz="0" w:space="0" w:color="auto"/>
                        <w:right w:val="none" w:sz="0" w:space="0" w:color="auto"/>
                      </w:divBdr>
                      <w:divsChild>
                        <w:div w:id="1372611416">
                          <w:marLeft w:val="0"/>
                          <w:marRight w:val="0"/>
                          <w:marTop w:val="0"/>
                          <w:marBottom w:val="0"/>
                          <w:divBdr>
                            <w:top w:val="none" w:sz="0" w:space="0" w:color="auto"/>
                            <w:left w:val="none" w:sz="0" w:space="0" w:color="auto"/>
                            <w:bottom w:val="none" w:sz="0" w:space="0" w:color="auto"/>
                            <w:right w:val="none" w:sz="0" w:space="0" w:color="auto"/>
                          </w:divBdr>
                        </w:div>
                      </w:divsChild>
                    </w:div>
                    <w:div w:id="1035691124">
                      <w:marLeft w:val="0"/>
                      <w:marRight w:val="0"/>
                      <w:marTop w:val="0"/>
                      <w:marBottom w:val="0"/>
                      <w:divBdr>
                        <w:top w:val="none" w:sz="0" w:space="0" w:color="auto"/>
                        <w:left w:val="none" w:sz="0" w:space="0" w:color="auto"/>
                        <w:bottom w:val="none" w:sz="0" w:space="0" w:color="auto"/>
                        <w:right w:val="none" w:sz="0" w:space="0" w:color="auto"/>
                      </w:divBdr>
                      <w:divsChild>
                        <w:div w:id="897787254">
                          <w:marLeft w:val="0"/>
                          <w:marRight w:val="0"/>
                          <w:marTop w:val="0"/>
                          <w:marBottom w:val="0"/>
                          <w:divBdr>
                            <w:top w:val="none" w:sz="0" w:space="0" w:color="auto"/>
                            <w:left w:val="none" w:sz="0" w:space="0" w:color="auto"/>
                            <w:bottom w:val="none" w:sz="0" w:space="0" w:color="auto"/>
                            <w:right w:val="none" w:sz="0" w:space="0" w:color="auto"/>
                          </w:divBdr>
                        </w:div>
                      </w:divsChild>
                    </w:div>
                    <w:div w:id="1066761836">
                      <w:marLeft w:val="0"/>
                      <w:marRight w:val="0"/>
                      <w:marTop w:val="0"/>
                      <w:marBottom w:val="0"/>
                      <w:divBdr>
                        <w:top w:val="none" w:sz="0" w:space="0" w:color="auto"/>
                        <w:left w:val="none" w:sz="0" w:space="0" w:color="auto"/>
                        <w:bottom w:val="none" w:sz="0" w:space="0" w:color="auto"/>
                        <w:right w:val="none" w:sz="0" w:space="0" w:color="auto"/>
                      </w:divBdr>
                      <w:divsChild>
                        <w:div w:id="474421278">
                          <w:marLeft w:val="0"/>
                          <w:marRight w:val="0"/>
                          <w:marTop w:val="0"/>
                          <w:marBottom w:val="0"/>
                          <w:divBdr>
                            <w:top w:val="none" w:sz="0" w:space="0" w:color="auto"/>
                            <w:left w:val="none" w:sz="0" w:space="0" w:color="auto"/>
                            <w:bottom w:val="none" w:sz="0" w:space="0" w:color="auto"/>
                            <w:right w:val="none" w:sz="0" w:space="0" w:color="auto"/>
                          </w:divBdr>
                        </w:div>
                      </w:divsChild>
                    </w:div>
                    <w:div w:id="1970937016">
                      <w:marLeft w:val="0"/>
                      <w:marRight w:val="0"/>
                      <w:marTop w:val="0"/>
                      <w:marBottom w:val="0"/>
                      <w:divBdr>
                        <w:top w:val="none" w:sz="0" w:space="0" w:color="auto"/>
                        <w:left w:val="none" w:sz="0" w:space="0" w:color="auto"/>
                        <w:bottom w:val="none" w:sz="0" w:space="0" w:color="auto"/>
                        <w:right w:val="none" w:sz="0" w:space="0" w:color="auto"/>
                      </w:divBdr>
                      <w:divsChild>
                        <w:div w:id="37369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86561">
              <w:marLeft w:val="0"/>
              <w:marRight w:val="0"/>
              <w:marTop w:val="0"/>
              <w:marBottom w:val="0"/>
              <w:divBdr>
                <w:top w:val="none" w:sz="0" w:space="0" w:color="auto"/>
                <w:left w:val="none" w:sz="0" w:space="0" w:color="auto"/>
                <w:bottom w:val="none" w:sz="0" w:space="0" w:color="auto"/>
                <w:right w:val="none" w:sz="0" w:space="0" w:color="auto"/>
              </w:divBdr>
            </w:div>
          </w:divsChild>
        </w:div>
        <w:div w:id="867110056">
          <w:marLeft w:val="0"/>
          <w:marRight w:val="0"/>
          <w:marTop w:val="0"/>
          <w:marBottom w:val="0"/>
          <w:divBdr>
            <w:top w:val="none" w:sz="0" w:space="0" w:color="auto"/>
            <w:left w:val="none" w:sz="0" w:space="0" w:color="auto"/>
            <w:bottom w:val="none" w:sz="0" w:space="0" w:color="auto"/>
            <w:right w:val="none" w:sz="0" w:space="0" w:color="auto"/>
          </w:divBdr>
          <w:divsChild>
            <w:div w:id="95757219">
              <w:marLeft w:val="0"/>
              <w:marRight w:val="0"/>
              <w:marTop w:val="0"/>
              <w:marBottom w:val="0"/>
              <w:divBdr>
                <w:top w:val="none" w:sz="0" w:space="0" w:color="auto"/>
                <w:left w:val="none" w:sz="0" w:space="0" w:color="auto"/>
                <w:bottom w:val="none" w:sz="0" w:space="0" w:color="auto"/>
                <w:right w:val="none" w:sz="0" w:space="0" w:color="auto"/>
              </w:divBdr>
              <w:divsChild>
                <w:div w:id="1910924202">
                  <w:marLeft w:val="0"/>
                  <w:marRight w:val="0"/>
                  <w:marTop w:val="30"/>
                  <w:marBottom w:val="30"/>
                  <w:divBdr>
                    <w:top w:val="none" w:sz="0" w:space="0" w:color="auto"/>
                    <w:left w:val="none" w:sz="0" w:space="0" w:color="auto"/>
                    <w:bottom w:val="none" w:sz="0" w:space="0" w:color="auto"/>
                    <w:right w:val="none" w:sz="0" w:space="0" w:color="auto"/>
                  </w:divBdr>
                  <w:divsChild>
                    <w:div w:id="1404330909">
                      <w:marLeft w:val="0"/>
                      <w:marRight w:val="0"/>
                      <w:marTop w:val="0"/>
                      <w:marBottom w:val="0"/>
                      <w:divBdr>
                        <w:top w:val="none" w:sz="0" w:space="0" w:color="auto"/>
                        <w:left w:val="none" w:sz="0" w:space="0" w:color="auto"/>
                        <w:bottom w:val="none" w:sz="0" w:space="0" w:color="auto"/>
                        <w:right w:val="none" w:sz="0" w:space="0" w:color="auto"/>
                      </w:divBdr>
                      <w:divsChild>
                        <w:div w:id="105317955">
                          <w:marLeft w:val="0"/>
                          <w:marRight w:val="0"/>
                          <w:marTop w:val="0"/>
                          <w:marBottom w:val="0"/>
                          <w:divBdr>
                            <w:top w:val="none" w:sz="0" w:space="0" w:color="auto"/>
                            <w:left w:val="none" w:sz="0" w:space="0" w:color="auto"/>
                            <w:bottom w:val="none" w:sz="0" w:space="0" w:color="auto"/>
                            <w:right w:val="none" w:sz="0" w:space="0" w:color="auto"/>
                          </w:divBdr>
                        </w:div>
                      </w:divsChild>
                    </w:div>
                    <w:div w:id="2088335639">
                      <w:marLeft w:val="0"/>
                      <w:marRight w:val="0"/>
                      <w:marTop w:val="0"/>
                      <w:marBottom w:val="0"/>
                      <w:divBdr>
                        <w:top w:val="none" w:sz="0" w:space="0" w:color="auto"/>
                        <w:left w:val="none" w:sz="0" w:space="0" w:color="auto"/>
                        <w:bottom w:val="none" w:sz="0" w:space="0" w:color="auto"/>
                        <w:right w:val="none" w:sz="0" w:space="0" w:color="auto"/>
                      </w:divBdr>
                      <w:divsChild>
                        <w:div w:id="10755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697130">
              <w:marLeft w:val="0"/>
              <w:marRight w:val="0"/>
              <w:marTop w:val="0"/>
              <w:marBottom w:val="0"/>
              <w:divBdr>
                <w:top w:val="none" w:sz="0" w:space="0" w:color="auto"/>
                <w:left w:val="none" w:sz="0" w:space="0" w:color="auto"/>
                <w:bottom w:val="none" w:sz="0" w:space="0" w:color="auto"/>
                <w:right w:val="none" w:sz="0" w:space="0" w:color="auto"/>
              </w:divBdr>
            </w:div>
          </w:divsChild>
        </w:div>
        <w:div w:id="871310220">
          <w:marLeft w:val="0"/>
          <w:marRight w:val="0"/>
          <w:marTop w:val="0"/>
          <w:marBottom w:val="0"/>
          <w:divBdr>
            <w:top w:val="none" w:sz="0" w:space="0" w:color="auto"/>
            <w:left w:val="none" w:sz="0" w:space="0" w:color="auto"/>
            <w:bottom w:val="none" w:sz="0" w:space="0" w:color="auto"/>
            <w:right w:val="none" w:sz="0" w:space="0" w:color="auto"/>
          </w:divBdr>
          <w:divsChild>
            <w:div w:id="1940943654">
              <w:marLeft w:val="0"/>
              <w:marRight w:val="0"/>
              <w:marTop w:val="0"/>
              <w:marBottom w:val="0"/>
              <w:divBdr>
                <w:top w:val="none" w:sz="0" w:space="0" w:color="auto"/>
                <w:left w:val="none" w:sz="0" w:space="0" w:color="auto"/>
                <w:bottom w:val="none" w:sz="0" w:space="0" w:color="auto"/>
                <w:right w:val="none" w:sz="0" w:space="0" w:color="auto"/>
              </w:divBdr>
            </w:div>
          </w:divsChild>
        </w:div>
        <w:div w:id="1143697598">
          <w:marLeft w:val="0"/>
          <w:marRight w:val="0"/>
          <w:marTop w:val="0"/>
          <w:marBottom w:val="0"/>
          <w:divBdr>
            <w:top w:val="none" w:sz="0" w:space="0" w:color="auto"/>
            <w:left w:val="none" w:sz="0" w:space="0" w:color="auto"/>
            <w:bottom w:val="none" w:sz="0" w:space="0" w:color="auto"/>
            <w:right w:val="none" w:sz="0" w:space="0" w:color="auto"/>
          </w:divBdr>
          <w:divsChild>
            <w:div w:id="1826435704">
              <w:marLeft w:val="0"/>
              <w:marRight w:val="0"/>
              <w:marTop w:val="0"/>
              <w:marBottom w:val="0"/>
              <w:divBdr>
                <w:top w:val="none" w:sz="0" w:space="0" w:color="auto"/>
                <w:left w:val="none" w:sz="0" w:space="0" w:color="auto"/>
                <w:bottom w:val="none" w:sz="0" w:space="0" w:color="auto"/>
                <w:right w:val="none" w:sz="0" w:space="0" w:color="auto"/>
              </w:divBdr>
            </w:div>
          </w:divsChild>
        </w:div>
        <w:div w:id="1399934156">
          <w:marLeft w:val="0"/>
          <w:marRight w:val="0"/>
          <w:marTop w:val="0"/>
          <w:marBottom w:val="0"/>
          <w:divBdr>
            <w:top w:val="none" w:sz="0" w:space="0" w:color="auto"/>
            <w:left w:val="none" w:sz="0" w:space="0" w:color="auto"/>
            <w:bottom w:val="none" w:sz="0" w:space="0" w:color="auto"/>
            <w:right w:val="none" w:sz="0" w:space="0" w:color="auto"/>
          </w:divBdr>
          <w:divsChild>
            <w:div w:id="1219197279">
              <w:marLeft w:val="0"/>
              <w:marRight w:val="0"/>
              <w:marTop w:val="0"/>
              <w:marBottom w:val="0"/>
              <w:divBdr>
                <w:top w:val="none" w:sz="0" w:space="0" w:color="auto"/>
                <w:left w:val="none" w:sz="0" w:space="0" w:color="auto"/>
                <w:bottom w:val="none" w:sz="0" w:space="0" w:color="auto"/>
                <w:right w:val="none" w:sz="0" w:space="0" w:color="auto"/>
              </w:divBdr>
            </w:div>
          </w:divsChild>
        </w:div>
        <w:div w:id="1595436314">
          <w:marLeft w:val="0"/>
          <w:marRight w:val="0"/>
          <w:marTop w:val="0"/>
          <w:marBottom w:val="0"/>
          <w:divBdr>
            <w:top w:val="none" w:sz="0" w:space="0" w:color="auto"/>
            <w:left w:val="none" w:sz="0" w:space="0" w:color="auto"/>
            <w:bottom w:val="none" w:sz="0" w:space="0" w:color="auto"/>
            <w:right w:val="none" w:sz="0" w:space="0" w:color="auto"/>
          </w:divBdr>
          <w:divsChild>
            <w:div w:id="743378881">
              <w:marLeft w:val="0"/>
              <w:marRight w:val="0"/>
              <w:marTop w:val="0"/>
              <w:marBottom w:val="0"/>
              <w:divBdr>
                <w:top w:val="none" w:sz="0" w:space="0" w:color="auto"/>
                <w:left w:val="none" w:sz="0" w:space="0" w:color="auto"/>
                <w:bottom w:val="none" w:sz="0" w:space="0" w:color="auto"/>
                <w:right w:val="none" w:sz="0" w:space="0" w:color="auto"/>
              </w:divBdr>
            </w:div>
          </w:divsChild>
        </w:div>
        <w:div w:id="1833175312">
          <w:marLeft w:val="0"/>
          <w:marRight w:val="0"/>
          <w:marTop w:val="0"/>
          <w:marBottom w:val="0"/>
          <w:divBdr>
            <w:top w:val="none" w:sz="0" w:space="0" w:color="auto"/>
            <w:left w:val="none" w:sz="0" w:space="0" w:color="auto"/>
            <w:bottom w:val="none" w:sz="0" w:space="0" w:color="auto"/>
            <w:right w:val="none" w:sz="0" w:space="0" w:color="auto"/>
          </w:divBdr>
          <w:divsChild>
            <w:div w:id="11615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3820">
      <w:bodyDiv w:val="1"/>
      <w:marLeft w:val="0"/>
      <w:marRight w:val="0"/>
      <w:marTop w:val="0"/>
      <w:marBottom w:val="0"/>
      <w:divBdr>
        <w:top w:val="none" w:sz="0" w:space="0" w:color="auto"/>
        <w:left w:val="none" w:sz="0" w:space="0" w:color="auto"/>
        <w:bottom w:val="none" w:sz="0" w:space="0" w:color="auto"/>
        <w:right w:val="none" w:sz="0" w:space="0" w:color="auto"/>
      </w:divBdr>
      <w:divsChild>
        <w:div w:id="48462248">
          <w:marLeft w:val="0"/>
          <w:marRight w:val="0"/>
          <w:marTop w:val="0"/>
          <w:marBottom w:val="0"/>
          <w:divBdr>
            <w:top w:val="none" w:sz="0" w:space="0" w:color="auto"/>
            <w:left w:val="none" w:sz="0" w:space="0" w:color="auto"/>
            <w:bottom w:val="none" w:sz="0" w:space="0" w:color="auto"/>
            <w:right w:val="none" w:sz="0" w:space="0" w:color="auto"/>
          </w:divBdr>
          <w:divsChild>
            <w:div w:id="1167131682">
              <w:marLeft w:val="0"/>
              <w:marRight w:val="0"/>
              <w:marTop w:val="0"/>
              <w:marBottom w:val="0"/>
              <w:divBdr>
                <w:top w:val="none" w:sz="0" w:space="0" w:color="auto"/>
                <w:left w:val="none" w:sz="0" w:space="0" w:color="auto"/>
                <w:bottom w:val="none" w:sz="0" w:space="0" w:color="auto"/>
                <w:right w:val="none" w:sz="0" w:space="0" w:color="auto"/>
              </w:divBdr>
            </w:div>
          </w:divsChild>
        </w:div>
        <w:div w:id="792527334">
          <w:marLeft w:val="0"/>
          <w:marRight w:val="0"/>
          <w:marTop w:val="0"/>
          <w:marBottom w:val="0"/>
          <w:divBdr>
            <w:top w:val="none" w:sz="0" w:space="0" w:color="auto"/>
            <w:left w:val="none" w:sz="0" w:space="0" w:color="auto"/>
            <w:bottom w:val="none" w:sz="0" w:space="0" w:color="auto"/>
            <w:right w:val="none" w:sz="0" w:space="0" w:color="auto"/>
          </w:divBdr>
          <w:divsChild>
            <w:div w:id="711153288">
              <w:marLeft w:val="0"/>
              <w:marRight w:val="0"/>
              <w:marTop w:val="0"/>
              <w:marBottom w:val="0"/>
              <w:divBdr>
                <w:top w:val="none" w:sz="0" w:space="0" w:color="auto"/>
                <w:left w:val="none" w:sz="0" w:space="0" w:color="auto"/>
                <w:bottom w:val="none" w:sz="0" w:space="0" w:color="auto"/>
                <w:right w:val="none" w:sz="0" w:space="0" w:color="auto"/>
              </w:divBdr>
            </w:div>
          </w:divsChild>
        </w:div>
        <w:div w:id="871261656">
          <w:marLeft w:val="0"/>
          <w:marRight w:val="0"/>
          <w:marTop w:val="0"/>
          <w:marBottom w:val="0"/>
          <w:divBdr>
            <w:top w:val="none" w:sz="0" w:space="0" w:color="auto"/>
            <w:left w:val="none" w:sz="0" w:space="0" w:color="auto"/>
            <w:bottom w:val="none" w:sz="0" w:space="0" w:color="auto"/>
            <w:right w:val="none" w:sz="0" w:space="0" w:color="auto"/>
          </w:divBdr>
          <w:divsChild>
            <w:div w:id="1567299410">
              <w:marLeft w:val="0"/>
              <w:marRight w:val="0"/>
              <w:marTop w:val="0"/>
              <w:marBottom w:val="0"/>
              <w:divBdr>
                <w:top w:val="none" w:sz="0" w:space="0" w:color="auto"/>
                <w:left w:val="none" w:sz="0" w:space="0" w:color="auto"/>
                <w:bottom w:val="none" w:sz="0" w:space="0" w:color="auto"/>
                <w:right w:val="none" w:sz="0" w:space="0" w:color="auto"/>
              </w:divBdr>
            </w:div>
          </w:divsChild>
        </w:div>
        <w:div w:id="1097798431">
          <w:marLeft w:val="0"/>
          <w:marRight w:val="0"/>
          <w:marTop w:val="0"/>
          <w:marBottom w:val="0"/>
          <w:divBdr>
            <w:top w:val="none" w:sz="0" w:space="0" w:color="auto"/>
            <w:left w:val="none" w:sz="0" w:space="0" w:color="auto"/>
            <w:bottom w:val="none" w:sz="0" w:space="0" w:color="auto"/>
            <w:right w:val="none" w:sz="0" w:space="0" w:color="auto"/>
          </w:divBdr>
          <w:divsChild>
            <w:div w:id="814949901">
              <w:marLeft w:val="0"/>
              <w:marRight w:val="0"/>
              <w:marTop w:val="0"/>
              <w:marBottom w:val="0"/>
              <w:divBdr>
                <w:top w:val="none" w:sz="0" w:space="0" w:color="auto"/>
                <w:left w:val="none" w:sz="0" w:space="0" w:color="auto"/>
                <w:bottom w:val="none" w:sz="0" w:space="0" w:color="auto"/>
                <w:right w:val="none" w:sz="0" w:space="0" w:color="auto"/>
              </w:divBdr>
            </w:div>
          </w:divsChild>
        </w:div>
        <w:div w:id="1126193403">
          <w:marLeft w:val="0"/>
          <w:marRight w:val="0"/>
          <w:marTop w:val="0"/>
          <w:marBottom w:val="0"/>
          <w:divBdr>
            <w:top w:val="none" w:sz="0" w:space="0" w:color="auto"/>
            <w:left w:val="none" w:sz="0" w:space="0" w:color="auto"/>
            <w:bottom w:val="none" w:sz="0" w:space="0" w:color="auto"/>
            <w:right w:val="none" w:sz="0" w:space="0" w:color="auto"/>
          </w:divBdr>
          <w:divsChild>
            <w:div w:id="210503782">
              <w:marLeft w:val="0"/>
              <w:marRight w:val="0"/>
              <w:marTop w:val="0"/>
              <w:marBottom w:val="0"/>
              <w:divBdr>
                <w:top w:val="none" w:sz="0" w:space="0" w:color="auto"/>
                <w:left w:val="none" w:sz="0" w:space="0" w:color="auto"/>
                <w:bottom w:val="none" w:sz="0" w:space="0" w:color="auto"/>
                <w:right w:val="none" w:sz="0" w:space="0" w:color="auto"/>
              </w:divBdr>
            </w:div>
          </w:divsChild>
        </w:div>
        <w:div w:id="1363744650">
          <w:marLeft w:val="0"/>
          <w:marRight w:val="0"/>
          <w:marTop w:val="0"/>
          <w:marBottom w:val="0"/>
          <w:divBdr>
            <w:top w:val="none" w:sz="0" w:space="0" w:color="auto"/>
            <w:left w:val="none" w:sz="0" w:space="0" w:color="auto"/>
            <w:bottom w:val="none" w:sz="0" w:space="0" w:color="auto"/>
            <w:right w:val="none" w:sz="0" w:space="0" w:color="auto"/>
          </w:divBdr>
          <w:divsChild>
            <w:div w:id="237715269">
              <w:marLeft w:val="0"/>
              <w:marRight w:val="0"/>
              <w:marTop w:val="0"/>
              <w:marBottom w:val="0"/>
              <w:divBdr>
                <w:top w:val="none" w:sz="0" w:space="0" w:color="auto"/>
                <w:left w:val="none" w:sz="0" w:space="0" w:color="auto"/>
                <w:bottom w:val="none" w:sz="0" w:space="0" w:color="auto"/>
                <w:right w:val="none" w:sz="0" w:space="0" w:color="auto"/>
              </w:divBdr>
              <w:divsChild>
                <w:div w:id="603460456">
                  <w:marLeft w:val="0"/>
                  <w:marRight w:val="0"/>
                  <w:marTop w:val="30"/>
                  <w:marBottom w:val="30"/>
                  <w:divBdr>
                    <w:top w:val="none" w:sz="0" w:space="0" w:color="auto"/>
                    <w:left w:val="none" w:sz="0" w:space="0" w:color="auto"/>
                    <w:bottom w:val="none" w:sz="0" w:space="0" w:color="auto"/>
                    <w:right w:val="none" w:sz="0" w:space="0" w:color="auto"/>
                  </w:divBdr>
                  <w:divsChild>
                    <w:div w:id="1118256906">
                      <w:marLeft w:val="0"/>
                      <w:marRight w:val="0"/>
                      <w:marTop w:val="0"/>
                      <w:marBottom w:val="0"/>
                      <w:divBdr>
                        <w:top w:val="none" w:sz="0" w:space="0" w:color="auto"/>
                        <w:left w:val="none" w:sz="0" w:space="0" w:color="auto"/>
                        <w:bottom w:val="none" w:sz="0" w:space="0" w:color="auto"/>
                        <w:right w:val="none" w:sz="0" w:space="0" w:color="auto"/>
                      </w:divBdr>
                      <w:divsChild>
                        <w:div w:id="697003521">
                          <w:marLeft w:val="0"/>
                          <w:marRight w:val="0"/>
                          <w:marTop w:val="0"/>
                          <w:marBottom w:val="0"/>
                          <w:divBdr>
                            <w:top w:val="none" w:sz="0" w:space="0" w:color="auto"/>
                            <w:left w:val="none" w:sz="0" w:space="0" w:color="auto"/>
                            <w:bottom w:val="none" w:sz="0" w:space="0" w:color="auto"/>
                            <w:right w:val="none" w:sz="0" w:space="0" w:color="auto"/>
                          </w:divBdr>
                        </w:div>
                      </w:divsChild>
                    </w:div>
                    <w:div w:id="1399397413">
                      <w:marLeft w:val="0"/>
                      <w:marRight w:val="0"/>
                      <w:marTop w:val="0"/>
                      <w:marBottom w:val="0"/>
                      <w:divBdr>
                        <w:top w:val="none" w:sz="0" w:space="0" w:color="auto"/>
                        <w:left w:val="none" w:sz="0" w:space="0" w:color="auto"/>
                        <w:bottom w:val="none" w:sz="0" w:space="0" w:color="auto"/>
                        <w:right w:val="none" w:sz="0" w:space="0" w:color="auto"/>
                      </w:divBdr>
                      <w:divsChild>
                        <w:div w:id="184185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935490">
              <w:marLeft w:val="0"/>
              <w:marRight w:val="0"/>
              <w:marTop w:val="0"/>
              <w:marBottom w:val="0"/>
              <w:divBdr>
                <w:top w:val="none" w:sz="0" w:space="0" w:color="auto"/>
                <w:left w:val="none" w:sz="0" w:space="0" w:color="auto"/>
                <w:bottom w:val="none" w:sz="0" w:space="0" w:color="auto"/>
                <w:right w:val="none" w:sz="0" w:space="0" w:color="auto"/>
              </w:divBdr>
            </w:div>
          </w:divsChild>
        </w:div>
        <w:div w:id="1862545153">
          <w:marLeft w:val="0"/>
          <w:marRight w:val="0"/>
          <w:marTop w:val="0"/>
          <w:marBottom w:val="0"/>
          <w:divBdr>
            <w:top w:val="none" w:sz="0" w:space="0" w:color="auto"/>
            <w:left w:val="none" w:sz="0" w:space="0" w:color="auto"/>
            <w:bottom w:val="none" w:sz="0" w:space="0" w:color="auto"/>
            <w:right w:val="none" w:sz="0" w:space="0" w:color="auto"/>
          </w:divBdr>
          <w:divsChild>
            <w:div w:id="1404336519">
              <w:marLeft w:val="0"/>
              <w:marRight w:val="0"/>
              <w:marTop w:val="0"/>
              <w:marBottom w:val="0"/>
              <w:divBdr>
                <w:top w:val="none" w:sz="0" w:space="0" w:color="auto"/>
                <w:left w:val="none" w:sz="0" w:space="0" w:color="auto"/>
                <w:bottom w:val="none" w:sz="0" w:space="0" w:color="auto"/>
                <w:right w:val="none" w:sz="0" w:space="0" w:color="auto"/>
              </w:divBdr>
              <w:divsChild>
                <w:div w:id="2010983646">
                  <w:marLeft w:val="0"/>
                  <w:marRight w:val="0"/>
                  <w:marTop w:val="30"/>
                  <w:marBottom w:val="30"/>
                  <w:divBdr>
                    <w:top w:val="none" w:sz="0" w:space="0" w:color="auto"/>
                    <w:left w:val="none" w:sz="0" w:space="0" w:color="auto"/>
                    <w:bottom w:val="none" w:sz="0" w:space="0" w:color="auto"/>
                    <w:right w:val="none" w:sz="0" w:space="0" w:color="auto"/>
                  </w:divBdr>
                  <w:divsChild>
                    <w:div w:id="1022364696">
                      <w:marLeft w:val="0"/>
                      <w:marRight w:val="0"/>
                      <w:marTop w:val="0"/>
                      <w:marBottom w:val="0"/>
                      <w:divBdr>
                        <w:top w:val="none" w:sz="0" w:space="0" w:color="auto"/>
                        <w:left w:val="none" w:sz="0" w:space="0" w:color="auto"/>
                        <w:bottom w:val="none" w:sz="0" w:space="0" w:color="auto"/>
                        <w:right w:val="none" w:sz="0" w:space="0" w:color="auto"/>
                      </w:divBdr>
                      <w:divsChild>
                        <w:div w:id="965895507">
                          <w:marLeft w:val="0"/>
                          <w:marRight w:val="0"/>
                          <w:marTop w:val="0"/>
                          <w:marBottom w:val="0"/>
                          <w:divBdr>
                            <w:top w:val="none" w:sz="0" w:space="0" w:color="auto"/>
                            <w:left w:val="none" w:sz="0" w:space="0" w:color="auto"/>
                            <w:bottom w:val="none" w:sz="0" w:space="0" w:color="auto"/>
                            <w:right w:val="none" w:sz="0" w:space="0" w:color="auto"/>
                          </w:divBdr>
                        </w:div>
                      </w:divsChild>
                    </w:div>
                    <w:div w:id="2075008150">
                      <w:marLeft w:val="0"/>
                      <w:marRight w:val="0"/>
                      <w:marTop w:val="0"/>
                      <w:marBottom w:val="0"/>
                      <w:divBdr>
                        <w:top w:val="none" w:sz="0" w:space="0" w:color="auto"/>
                        <w:left w:val="none" w:sz="0" w:space="0" w:color="auto"/>
                        <w:bottom w:val="none" w:sz="0" w:space="0" w:color="auto"/>
                        <w:right w:val="none" w:sz="0" w:space="0" w:color="auto"/>
                      </w:divBdr>
                      <w:divsChild>
                        <w:div w:id="101681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694037">
              <w:marLeft w:val="0"/>
              <w:marRight w:val="0"/>
              <w:marTop w:val="0"/>
              <w:marBottom w:val="0"/>
              <w:divBdr>
                <w:top w:val="none" w:sz="0" w:space="0" w:color="auto"/>
                <w:left w:val="none" w:sz="0" w:space="0" w:color="auto"/>
                <w:bottom w:val="none" w:sz="0" w:space="0" w:color="auto"/>
                <w:right w:val="none" w:sz="0" w:space="0" w:color="auto"/>
              </w:divBdr>
            </w:div>
          </w:divsChild>
        </w:div>
        <w:div w:id="1972975167">
          <w:marLeft w:val="0"/>
          <w:marRight w:val="0"/>
          <w:marTop w:val="0"/>
          <w:marBottom w:val="0"/>
          <w:divBdr>
            <w:top w:val="none" w:sz="0" w:space="0" w:color="auto"/>
            <w:left w:val="none" w:sz="0" w:space="0" w:color="auto"/>
            <w:bottom w:val="none" w:sz="0" w:space="0" w:color="auto"/>
            <w:right w:val="none" w:sz="0" w:space="0" w:color="auto"/>
          </w:divBdr>
          <w:divsChild>
            <w:div w:id="498614399">
              <w:marLeft w:val="0"/>
              <w:marRight w:val="0"/>
              <w:marTop w:val="0"/>
              <w:marBottom w:val="0"/>
              <w:divBdr>
                <w:top w:val="none" w:sz="0" w:space="0" w:color="auto"/>
                <w:left w:val="none" w:sz="0" w:space="0" w:color="auto"/>
                <w:bottom w:val="none" w:sz="0" w:space="0" w:color="auto"/>
                <w:right w:val="none" w:sz="0" w:space="0" w:color="auto"/>
              </w:divBdr>
            </w:div>
          </w:divsChild>
        </w:div>
        <w:div w:id="2008244625">
          <w:marLeft w:val="0"/>
          <w:marRight w:val="0"/>
          <w:marTop w:val="0"/>
          <w:marBottom w:val="0"/>
          <w:divBdr>
            <w:top w:val="none" w:sz="0" w:space="0" w:color="auto"/>
            <w:left w:val="none" w:sz="0" w:space="0" w:color="auto"/>
            <w:bottom w:val="none" w:sz="0" w:space="0" w:color="auto"/>
            <w:right w:val="none" w:sz="0" w:space="0" w:color="auto"/>
          </w:divBdr>
          <w:divsChild>
            <w:div w:id="1520896541">
              <w:marLeft w:val="0"/>
              <w:marRight w:val="0"/>
              <w:marTop w:val="0"/>
              <w:marBottom w:val="0"/>
              <w:divBdr>
                <w:top w:val="none" w:sz="0" w:space="0" w:color="auto"/>
                <w:left w:val="none" w:sz="0" w:space="0" w:color="auto"/>
                <w:bottom w:val="none" w:sz="0" w:space="0" w:color="auto"/>
                <w:right w:val="none" w:sz="0" w:space="0" w:color="auto"/>
              </w:divBdr>
            </w:div>
          </w:divsChild>
        </w:div>
        <w:div w:id="2122216350">
          <w:marLeft w:val="0"/>
          <w:marRight w:val="0"/>
          <w:marTop w:val="0"/>
          <w:marBottom w:val="0"/>
          <w:divBdr>
            <w:top w:val="none" w:sz="0" w:space="0" w:color="auto"/>
            <w:left w:val="none" w:sz="0" w:space="0" w:color="auto"/>
            <w:bottom w:val="none" w:sz="0" w:space="0" w:color="auto"/>
            <w:right w:val="none" w:sz="0" w:space="0" w:color="auto"/>
          </w:divBdr>
          <w:divsChild>
            <w:div w:id="70537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6167">
      <w:bodyDiv w:val="1"/>
      <w:marLeft w:val="0"/>
      <w:marRight w:val="0"/>
      <w:marTop w:val="0"/>
      <w:marBottom w:val="0"/>
      <w:divBdr>
        <w:top w:val="none" w:sz="0" w:space="0" w:color="auto"/>
        <w:left w:val="none" w:sz="0" w:space="0" w:color="auto"/>
        <w:bottom w:val="none" w:sz="0" w:space="0" w:color="auto"/>
        <w:right w:val="none" w:sz="0" w:space="0" w:color="auto"/>
      </w:divBdr>
      <w:divsChild>
        <w:div w:id="221914878">
          <w:marLeft w:val="0"/>
          <w:marRight w:val="0"/>
          <w:marTop w:val="0"/>
          <w:marBottom w:val="0"/>
          <w:divBdr>
            <w:top w:val="none" w:sz="0" w:space="0" w:color="auto"/>
            <w:left w:val="none" w:sz="0" w:space="0" w:color="auto"/>
            <w:bottom w:val="none" w:sz="0" w:space="0" w:color="auto"/>
            <w:right w:val="none" w:sz="0" w:space="0" w:color="auto"/>
          </w:divBdr>
          <w:divsChild>
            <w:div w:id="1038120825">
              <w:marLeft w:val="0"/>
              <w:marRight w:val="0"/>
              <w:marTop w:val="30"/>
              <w:marBottom w:val="30"/>
              <w:divBdr>
                <w:top w:val="none" w:sz="0" w:space="0" w:color="auto"/>
                <w:left w:val="none" w:sz="0" w:space="0" w:color="auto"/>
                <w:bottom w:val="none" w:sz="0" w:space="0" w:color="auto"/>
                <w:right w:val="none" w:sz="0" w:space="0" w:color="auto"/>
              </w:divBdr>
              <w:divsChild>
                <w:div w:id="8459385">
                  <w:marLeft w:val="0"/>
                  <w:marRight w:val="0"/>
                  <w:marTop w:val="0"/>
                  <w:marBottom w:val="0"/>
                  <w:divBdr>
                    <w:top w:val="none" w:sz="0" w:space="0" w:color="auto"/>
                    <w:left w:val="none" w:sz="0" w:space="0" w:color="auto"/>
                    <w:bottom w:val="none" w:sz="0" w:space="0" w:color="auto"/>
                    <w:right w:val="none" w:sz="0" w:space="0" w:color="auto"/>
                  </w:divBdr>
                  <w:divsChild>
                    <w:div w:id="7800702">
                      <w:marLeft w:val="0"/>
                      <w:marRight w:val="0"/>
                      <w:marTop w:val="0"/>
                      <w:marBottom w:val="0"/>
                      <w:divBdr>
                        <w:top w:val="none" w:sz="0" w:space="0" w:color="auto"/>
                        <w:left w:val="none" w:sz="0" w:space="0" w:color="auto"/>
                        <w:bottom w:val="none" w:sz="0" w:space="0" w:color="auto"/>
                        <w:right w:val="none" w:sz="0" w:space="0" w:color="auto"/>
                      </w:divBdr>
                    </w:div>
                  </w:divsChild>
                </w:div>
                <w:div w:id="94907234">
                  <w:marLeft w:val="0"/>
                  <w:marRight w:val="0"/>
                  <w:marTop w:val="0"/>
                  <w:marBottom w:val="0"/>
                  <w:divBdr>
                    <w:top w:val="none" w:sz="0" w:space="0" w:color="auto"/>
                    <w:left w:val="none" w:sz="0" w:space="0" w:color="auto"/>
                    <w:bottom w:val="none" w:sz="0" w:space="0" w:color="auto"/>
                    <w:right w:val="none" w:sz="0" w:space="0" w:color="auto"/>
                  </w:divBdr>
                  <w:divsChild>
                    <w:div w:id="1488205484">
                      <w:marLeft w:val="0"/>
                      <w:marRight w:val="0"/>
                      <w:marTop w:val="0"/>
                      <w:marBottom w:val="0"/>
                      <w:divBdr>
                        <w:top w:val="none" w:sz="0" w:space="0" w:color="auto"/>
                        <w:left w:val="none" w:sz="0" w:space="0" w:color="auto"/>
                        <w:bottom w:val="none" w:sz="0" w:space="0" w:color="auto"/>
                        <w:right w:val="none" w:sz="0" w:space="0" w:color="auto"/>
                      </w:divBdr>
                    </w:div>
                  </w:divsChild>
                </w:div>
                <w:div w:id="140386008">
                  <w:marLeft w:val="0"/>
                  <w:marRight w:val="0"/>
                  <w:marTop w:val="0"/>
                  <w:marBottom w:val="0"/>
                  <w:divBdr>
                    <w:top w:val="none" w:sz="0" w:space="0" w:color="auto"/>
                    <w:left w:val="none" w:sz="0" w:space="0" w:color="auto"/>
                    <w:bottom w:val="none" w:sz="0" w:space="0" w:color="auto"/>
                    <w:right w:val="none" w:sz="0" w:space="0" w:color="auto"/>
                  </w:divBdr>
                  <w:divsChild>
                    <w:div w:id="2104566763">
                      <w:marLeft w:val="0"/>
                      <w:marRight w:val="0"/>
                      <w:marTop w:val="0"/>
                      <w:marBottom w:val="0"/>
                      <w:divBdr>
                        <w:top w:val="none" w:sz="0" w:space="0" w:color="auto"/>
                        <w:left w:val="none" w:sz="0" w:space="0" w:color="auto"/>
                        <w:bottom w:val="none" w:sz="0" w:space="0" w:color="auto"/>
                        <w:right w:val="none" w:sz="0" w:space="0" w:color="auto"/>
                      </w:divBdr>
                    </w:div>
                  </w:divsChild>
                </w:div>
                <w:div w:id="204369469">
                  <w:marLeft w:val="0"/>
                  <w:marRight w:val="0"/>
                  <w:marTop w:val="0"/>
                  <w:marBottom w:val="0"/>
                  <w:divBdr>
                    <w:top w:val="none" w:sz="0" w:space="0" w:color="auto"/>
                    <w:left w:val="none" w:sz="0" w:space="0" w:color="auto"/>
                    <w:bottom w:val="none" w:sz="0" w:space="0" w:color="auto"/>
                    <w:right w:val="none" w:sz="0" w:space="0" w:color="auto"/>
                  </w:divBdr>
                  <w:divsChild>
                    <w:div w:id="1872111896">
                      <w:marLeft w:val="0"/>
                      <w:marRight w:val="0"/>
                      <w:marTop w:val="0"/>
                      <w:marBottom w:val="0"/>
                      <w:divBdr>
                        <w:top w:val="none" w:sz="0" w:space="0" w:color="auto"/>
                        <w:left w:val="none" w:sz="0" w:space="0" w:color="auto"/>
                        <w:bottom w:val="none" w:sz="0" w:space="0" w:color="auto"/>
                        <w:right w:val="none" w:sz="0" w:space="0" w:color="auto"/>
                      </w:divBdr>
                    </w:div>
                  </w:divsChild>
                </w:div>
                <w:div w:id="315646807">
                  <w:marLeft w:val="0"/>
                  <w:marRight w:val="0"/>
                  <w:marTop w:val="0"/>
                  <w:marBottom w:val="0"/>
                  <w:divBdr>
                    <w:top w:val="none" w:sz="0" w:space="0" w:color="auto"/>
                    <w:left w:val="none" w:sz="0" w:space="0" w:color="auto"/>
                    <w:bottom w:val="none" w:sz="0" w:space="0" w:color="auto"/>
                    <w:right w:val="none" w:sz="0" w:space="0" w:color="auto"/>
                  </w:divBdr>
                  <w:divsChild>
                    <w:div w:id="1860704615">
                      <w:marLeft w:val="0"/>
                      <w:marRight w:val="0"/>
                      <w:marTop w:val="0"/>
                      <w:marBottom w:val="0"/>
                      <w:divBdr>
                        <w:top w:val="none" w:sz="0" w:space="0" w:color="auto"/>
                        <w:left w:val="none" w:sz="0" w:space="0" w:color="auto"/>
                        <w:bottom w:val="none" w:sz="0" w:space="0" w:color="auto"/>
                        <w:right w:val="none" w:sz="0" w:space="0" w:color="auto"/>
                      </w:divBdr>
                    </w:div>
                  </w:divsChild>
                </w:div>
                <w:div w:id="540019753">
                  <w:marLeft w:val="0"/>
                  <w:marRight w:val="0"/>
                  <w:marTop w:val="0"/>
                  <w:marBottom w:val="0"/>
                  <w:divBdr>
                    <w:top w:val="none" w:sz="0" w:space="0" w:color="auto"/>
                    <w:left w:val="none" w:sz="0" w:space="0" w:color="auto"/>
                    <w:bottom w:val="none" w:sz="0" w:space="0" w:color="auto"/>
                    <w:right w:val="none" w:sz="0" w:space="0" w:color="auto"/>
                  </w:divBdr>
                  <w:divsChild>
                    <w:div w:id="163935924">
                      <w:marLeft w:val="0"/>
                      <w:marRight w:val="0"/>
                      <w:marTop w:val="0"/>
                      <w:marBottom w:val="0"/>
                      <w:divBdr>
                        <w:top w:val="none" w:sz="0" w:space="0" w:color="auto"/>
                        <w:left w:val="none" w:sz="0" w:space="0" w:color="auto"/>
                        <w:bottom w:val="none" w:sz="0" w:space="0" w:color="auto"/>
                        <w:right w:val="none" w:sz="0" w:space="0" w:color="auto"/>
                      </w:divBdr>
                    </w:div>
                    <w:div w:id="1412776860">
                      <w:marLeft w:val="0"/>
                      <w:marRight w:val="0"/>
                      <w:marTop w:val="0"/>
                      <w:marBottom w:val="0"/>
                      <w:divBdr>
                        <w:top w:val="none" w:sz="0" w:space="0" w:color="auto"/>
                        <w:left w:val="none" w:sz="0" w:space="0" w:color="auto"/>
                        <w:bottom w:val="none" w:sz="0" w:space="0" w:color="auto"/>
                        <w:right w:val="none" w:sz="0" w:space="0" w:color="auto"/>
                      </w:divBdr>
                    </w:div>
                    <w:div w:id="1571964490">
                      <w:marLeft w:val="0"/>
                      <w:marRight w:val="0"/>
                      <w:marTop w:val="0"/>
                      <w:marBottom w:val="0"/>
                      <w:divBdr>
                        <w:top w:val="none" w:sz="0" w:space="0" w:color="auto"/>
                        <w:left w:val="none" w:sz="0" w:space="0" w:color="auto"/>
                        <w:bottom w:val="none" w:sz="0" w:space="0" w:color="auto"/>
                        <w:right w:val="none" w:sz="0" w:space="0" w:color="auto"/>
                      </w:divBdr>
                    </w:div>
                  </w:divsChild>
                </w:div>
                <w:div w:id="676687903">
                  <w:marLeft w:val="0"/>
                  <w:marRight w:val="0"/>
                  <w:marTop w:val="0"/>
                  <w:marBottom w:val="0"/>
                  <w:divBdr>
                    <w:top w:val="none" w:sz="0" w:space="0" w:color="auto"/>
                    <w:left w:val="none" w:sz="0" w:space="0" w:color="auto"/>
                    <w:bottom w:val="none" w:sz="0" w:space="0" w:color="auto"/>
                    <w:right w:val="none" w:sz="0" w:space="0" w:color="auto"/>
                  </w:divBdr>
                  <w:divsChild>
                    <w:div w:id="468397971">
                      <w:marLeft w:val="0"/>
                      <w:marRight w:val="0"/>
                      <w:marTop w:val="0"/>
                      <w:marBottom w:val="0"/>
                      <w:divBdr>
                        <w:top w:val="none" w:sz="0" w:space="0" w:color="auto"/>
                        <w:left w:val="none" w:sz="0" w:space="0" w:color="auto"/>
                        <w:bottom w:val="none" w:sz="0" w:space="0" w:color="auto"/>
                        <w:right w:val="none" w:sz="0" w:space="0" w:color="auto"/>
                      </w:divBdr>
                    </w:div>
                  </w:divsChild>
                </w:div>
                <w:div w:id="761797756">
                  <w:marLeft w:val="0"/>
                  <w:marRight w:val="0"/>
                  <w:marTop w:val="0"/>
                  <w:marBottom w:val="0"/>
                  <w:divBdr>
                    <w:top w:val="none" w:sz="0" w:space="0" w:color="auto"/>
                    <w:left w:val="none" w:sz="0" w:space="0" w:color="auto"/>
                    <w:bottom w:val="none" w:sz="0" w:space="0" w:color="auto"/>
                    <w:right w:val="none" w:sz="0" w:space="0" w:color="auto"/>
                  </w:divBdr>
                  <w:divsChild>
                    <w:div w:id="576405102">
                      <w:marLeft w:val="0"/>
                      <w:marRight w:val="0"/>
                      <w:marTop w:val="0"/>
                      <w:marBottom w:val="0"/>
                      <w:divBdr>
                        <w:top w:val="none" w:sz="0" w:space="0" w:color="auto"/>
                        <w:left w:val="none" w:sz="0" w:space="0" w:color="auto"/>
                        <w:bottom w:val="none" w:sz="0" w:space="0" w:color="auto"/>
                        <w:right w:val="none" w:sz="0" w:space="0" w:color="auto"/>
                      </w:divBdr>
                    </w:div>
                    <w:div w:id="1684630676">
                      <w:marLeft w:val="0"/>
                      <w:marRight w:val="0"/>
                      <w:marTop w:val="0"/>
                      <w:marBottom w:val="0"/>
                      <w:divBdr>
                        <w:top w:val="none" w:sz="0" w:space="0" w:color="auto"/>
                        <w:left w:val="none" w:sz="0" w:space="0" w:color="auto"/>
                        <w:bottom w:val="none" w:sz="0" w:space="0" w:color="auto"/>
                        <w:right w:val="none" w:sz="0" w:space="0" w:color="auto"/>
                      </w:divBdr>
                    </w:div>
                  </w:divsChild>
                </w:div>
                <w:div w:id="889538755">
                  <w:marLeft w:val="0"/>
                  <w:marRight w:val="0"/>
                  <w:marTop w:val="0"/>
                  <w:marBottom w:val="0"/>
                  <w:divBdr>
                    <w:top w:val="none" w:sz="0" w:space="0" w:color="auto"/>
                    <w:left w:val="none" w:sz="0" w:space="0" w:color="auto"/>
                    <w:bottom w:val="none" w:sz="0" w:space="0" w:color="auto"/>
                    <w:right w:val="none" w:sz="0" w:space="0" w:color="auto"/>
                  </w:divBdr>
                  <w:divsChild>
                    <w:div w:id="1898734520">
                      <w:marLeft w:val="0"/>
                      <w:marRight w:val="0"/>
                      <w:marTop w:val="0"/>
                      <w:marBottom w:val="0"/>
                      <w:divBdr>
                        <w:top w:val="none" w:sz="0" w:space="0" w:color="auto"/>
                        <w:left w:val="none" w:sz="0" w:space="0" w:color="auto"/>
                        <w:bottom w:val="none" w:sz="0" w:space="0" w:color="auto"/>
                        <w:right w:val="none" w:sz="0" w:space="0" w:color="auto"/>
                      </w:divBdr>
                    </w:div>
                  </w:divsChild>
                </w:div>
                <w:div w:id="994840456">
                  <w:marLeft w:val="0"/>
                  <w:marRight w:val="0"/>
                  <w:marTop w:val="0"/>
                  <w:marBottom w:val="0"/>
                  <w:divBdr>
                    <w:top w:val="none" w:sz="0" w:space="0" w:color="auto"/>
                    <w:left w:val="none" w:sz="0" w:space="0" w:color="auto"/>
                    <w:bottom w:val="none" w:sz="0" w:space="0" w:color="auto"/>
                    <w:right w:val="none" w:sz="0" w:space="0" w:color="auto"/>
                  </w:divBdr>
                  <w:divsChild>
                    <w:div w:id="140733776">
                      <w:marLeft w:val="0"/>
                      <w:marRight w:val="0"/>
                      <w:marTop w:val="0"/>
                      <w:marBottom w:val="0"/>
                      <w:divBdr>
                        <w:top w:val="none" w:sz="0" w:space="0" w:color="auto"/>
                        <w:left w:val="none" w:sz="0" w:space="0" w:color="auto"/>
                        <w:bottom w:val="none" w:sz="0" w:space="0" w:color="auto"/>
                        <w:right w:val="none" w:sz="0" w:space="0" w:color="auto"/>
                      </w:divBdr>
                    </w:div>
                  </w:divsChild>
                </w:div>
                <w:div w:id="1386759456">
                  <w:marLeft w:val="0"/>
                  <w:marRight w:val="0"/>
                  <w:marTop w:val="0"/>
                  <w:marBottom w:val="0"/>
                  <w:divBdr>
                    <w:top w:val="none" w:sz="0" w:space="0" w:color="auto"/>
                    <w:left w:val="none" w:sz="0" w:space="0" w:color="auto"/>
                    <w:bottom w:val="none" w:sz="0" w:space="0" w:color="auto"/>
                    <w:right w:val="none" w:sz="0" w:space="0" w:color="auto"/>
                  </w:divBdr>
                  <w:divsChild>
                    <w:div w:id="1695379152">
                      <w:marLeft w:val="0"/>
                      <w:marRight w:val="0"/>
                      <w:marTop w:val="0"/>
                      <w:marBottom w:val="0"/>
                      <w:divBdr>
                        <w:top w:val="none" w:sz="0" w:space="0" w:color="auto"/>
                        <w:left w:val="none" w:sz="0" w:space="0" w:color="auto"/>
                        <w:bottom w:val="none" w:sz="0" w:space="0" w:color="auto"/>
                        <w:right w:val="none" w:sz="0" w:space="0" w:color="auto"/>
                      </w:divBdr>
                    </w:div>
                  </w:divsChild>
                </w:div>
                <w:div w:id="1438285340">
                  <w:marLeft w:val="0"/>
                  <w:marRight w:val="0"/>
                  <w:marTop w:val="0"/>
                  <w:marBottom w:val="0"/>
                  <w:divBdr>
                    <w:top w:val="none" w:sz="0" w:space="0" w:color="auto"/>
                    <w:left w:val="none" w:sz="0" w:space="0" w:color="auto"/>
                    <w:bottom w:val="none" w:sz="0" w:space="0" w:color="auto"/>
                    <w:right w:val="none" w:sz="0" w:space="0" w:color="auto"/>
                  </w:divBdr>
                  <w:divsChild>
                    <w:div w:id="387263843">
                      <w:marLeft w:val="0"/>
                      <w:marRight w:val="0"/>
                      <w:marTop w:val="0"/>
                      <w:marBottom w:val="0"/>
                      <w:divBdr>
                        <w:top w:val="none" w:sz="0" w:space="0" w:color="auto"/>
                        <w:left w:val="none" w:sz="0" w:space="0" w:color="auto"/>
                        <w:bottom w:val="none" w:sz="0" w:space="0" w:color="auto"/>
                        <w:right w:val="none" w:sz="0" w:space="0" w:color="auto"/>
                      </w:divBdr>
                    </w:div>
                  </w:divsChild>
                </w:div>
                <w:div w:id="1551501862">
                  <w:marLeft w:val="0"/>
                  <w:marRight w:val="0"/>
                  <w:marTop w:val="0"/>
                  <w:marBottom w:val="0"/>
                  <w:divBdr>
                    <w:top w:val="none" w:sz="0" w:space="0" w:color="auto"/>
                    <w:left w:val="none" w:sz="0" w:space="0" w:color="auto"/>
                    <w:bottom w:val="none" w:sz="0" w:space="0" w:color="auto"/>
                    <w:right w:val="none" w:sz="0" w:space="0" w:color="auto"/>
                  </w:divBdr>
                  <w:divsChild>
                    <w:div w:id="1453203964">
                      <w:marLeft w:val="0"/>
                      <w:marRight w:val="0"/>
                      <w:marTop w:val="0"/>
                      <w:marBottom w:val="0"/>
                      <w:divBdr>
                        <w:top w:val="none" w:sz="0" w:space="0" w:color="auto"/>
                        <w:left w:val="none" w:sz="0" w:space="0" w:color="auto"/>
                        <w:bottom w:val="none" w:sz="0" w:space="0" w:color="auto"/>
                        <w:right w:val="none" w:sz="0" w:space="0" w:color="auto"/>
                      </w:divBdr>
                    </w:div>
                  </w:divsChild>
                </w:div>
                <w:div w:id="1617904035">
                  <w:marLeft w:val="0"/>
                  <w:marRight w:val="0"/>
                  <w:marTop w:val="0"/>
                  <w:marBottom w:val="0"/>
                  <w:divBdr>
                    <w:top w:val="none" w:sz="0" w:space="0" w:color="auto"/>
                    <w:left w:val="none" w:sz="0" w:space="0" w:color="auto"/>
                    <w:bottom w:val="none" w:sz="0" w:space="0" w:color="auto"/>
                    <w:right w:val="none" w:sz="0" w:space="0" w:color="auto"/>
                  </w:divBdr>
                  <w:divsChild>
                    <w:div w:id="1237088731">
                      <w:marLeft w:val="0"/>
                      <w:marRight w:val="0"/>
                      <w:marTop w:val="0"/>
                      <w:marBottom w:val="0"/>
                      <w:divBdr>
                        <w:top w:val="none" w:sz="0" w:space="0" w:color="auto"/>
                        <w:left w:val="none" w:sz="0" w:space="0" w:color="auto"/>
                        <w:bottom w:val="none" w:sz="0" w:space="0" w:color="auto"/>
                        <w:right w:val="none" w:sz="0" w:space="0" w:color="auto"/>
                      </w:divBdr>
                    </w:div>
                  </w:divsChild>
                </w:div>
                <w:div w:id="1707291027">
                  <w:marLeft w:val="0"/>
                  <w:marRight w:val="0"/>
                  <w:marTop w:val="0"/>
                  <w:marBottom w:val="0"/>
                  <w:divBdr>
                    <w:top w:val="none" w:sz="0" w:space="0" w:color="auto"/>
                    <w:left w:val="none" w:sz="0" w:space="0" w:color="auto"/>
                    <w:bottom w:val="none" w:sz="0" w:space="0" w:color="auto"/>
                    <w:right w:val="none" w:sz="0" w:space="0" w:color="auto"/>
                  </w:divBdr>
                  <w:divsChild>
                    <w:div w:id="2075544587">
                      <w:marLeft w:val="0"/>
                      <w:marRight w:val="0"/>
                      <w:marTop w:val="0"/>
                      <w:marBottom w:val="0"/>
                      <w:divBdr>
                        <w:top w:val="none" w:sz="0" w:space="0" w:color="auto"/>
                        <w:left w:val="none" w:sz="0" w:space="0" w:color="auto"/>
                        <w:bottom w:val="none" w:sz="0" w:space="0" w:color="auto"/>
                        <w:right w:val="none" w:sz="0" w:space="0" w:color="auto"/>
                      </w:divBdr>
                    </w:div>
                  </w:divsChild>
                </w:div>
                <w:div w:id="1726370067">
                  <w:marLeft w:val="0"/>
                  <w:marRight w:val="0"/>
                  <w:marTop w:val="0"/>
                  <w:marBottom w:val="0"/>
                  <w:divBdr>
                    <w:top w:val="none" w:sz="0" w:space="0" w:color="auto"/>
                    <w:left w:val="none" w:sz="0" w:space="0" w:color="auto"/>
                    <w:bottom w:val="none" w:sz="0" w:space="0" w:color="auto"/>
                    <w:right w:val="none" w:sz="0" w:space="0" w:color="auto"/>
                  </w:divBdr>
                  <w:divsChild>
                    <w:div w:id="210577056">
                      <w:marLeft w:val="0"/>
                      <w:marRight w:val="0"/>
                      <w:marTop w:val="0"/>
                      <w:marBottom w:val="0"/>
                      <w:divBdr>
                        <w:top w:val="none" w:sz="0" w:space="0" w:color="auto"/>
                        <w:left w:val="none" w:sz="0" w:space="0" w:color="auto"/>
                        <w:bottom w:val="none" w:sz="0" w:space="0" w:color="auto"/>
                        <w:right w:val="none" w:sz="0" w:space="0" w:color="auto"/>
                      </w:divBdr>
                    </w:div>
                  </w:divsChild>
                </w:div>
                <w:div w:id="1821388997">
                  <w:marLeft w:val="0"/>
                  <w:marRight w:val="0"/>
                  <w:marTop w:val="0"/>
                  <w:marBottom w:val="0"/>
                  <w:divBdr>
                    <w:top w:val="none" w:sz="0" w:space="0" w:color="auto"/>
                    <w:left w:val="none" w:sz="0" w:space="0" w:color="auto"/>
                    <w:bottom w:val="none" w:sz="0" w:space="0" w:color="auto"/>
                    <w:right w:val="none" w:sz="0" w:space="0" w:color="auto"/>
                  </w:divBdr>
                  <w:divsChild>
                    <w:div w:id="903101844">
                      <w:marLeft w:val="0"/>
                      <w:marRight w:val="0"/>
                      <w:marTop w:val="0"/>
                      <w:marBottom w:val="0"/>
                      <w:divBdr>
                        <w:top w:val="none" w:sz="0" w:space="0" w:color="auto"/>
                        <w:left w:val="none" w:sz="0" w:space="0" w:color="auto"/>
                        <w:bottom w:val="none" w:sz="0" w:space="0" w:color="auto"/>
                        <w:right w:val="none" w:sz="0" w:space="0" w:color="auto"/>
                      </w:divBdr>
                    </w:div>
                  </w:divsChild>
                </w:div>
                <w:div w:id="1857839450">
                  <w:marLeft w:val="0"/>
                  <w:marRight w:val="0"/>
                  <w:marTop w:val="0"/>
                  <w:marBottom w:val="0"/>
                  <w:divBdr>
                    <w:top w:val="none" w:sz="0" w:space="0" w:color="auto"/>
                    <w:left w:val="none" w:sz="0" w:space="0" w:color="auto"/>
                    <w:bottom w:val="none" w:sz="0" w:space="0" w:color="auto"/>
                    <w:right w:val="none" w:sz="0" w:space="0" w:color="auto"/>
                  </w:divBdr>
                  <w:divsChild>
                    <w:div w:id="1503400120">
                      <w:marLeft w:val="0"/>
                      <w:marRight w:val="0"/>
                      <w:marTop w:val="0"/>
                      <w:marBottom w:val="0"/>
                      <w:divBdr>
                        <w:top w:val="none" w:sz="0" w:space="0" w:color="auto"/>
                        <w:left w:val="none" w:sz="0" w:space="0" w:color="auto"/>
                        <w:bottom w:val="none" w:sz="0" w:space="0" w:color="auto"/>
                        <w:right w:val="none" w:sz="0" w:space="0" w:color="auto"/>
                      </w:divBdr>
                    </w:div>
                  </w:divsChild>
                </w:div>
                <w:div w:id="2000187502">
                  <w:marLeft w:val="0"/>
                  <w:marRight w:val="0"/>
                  <w:marTop w:val="0"/>
                  <w:marBottom w:val="0"/>
                  <w:divBdr>
                    <w:top w:val="none" w:sz="0" w:space="0" w:color="auto"/>
                    <w:left w:val="none" w:sz="0" w:space="0" w:color="auto"/>
                    <w:bottom w:val="none" w:sz="0" w:space="0" w:color="auto"/>
                    <w:right w:val="none" w:sz="0" w:space="0" w:color="auto"/>
                  </w:divBdr>
                  <w:divsChild>
                    <w:div w:id="998574951">
                      <w:marLeft w:val="0"/>
                      <w:marRight w:val="0"/>
                      <w:marTop w:val="0"/>
                      <w:marBottom w:val="0"/>
                      <w:divBdr>
                        <w:top w:val="none" w:sz="0" w:space="0" w:color="auto"/>
                        <w:left w:val="none" w:sz="0" w:space="0" w:color="auto"/>
                        <w:bottom w:val="none" w:sz="0" w:space="0" w:color="auto"/>
                        <w:right w:val="none" w:sz="0" w:space="0" w:color="auto"/>
                      </w:divBdr>
                    </w:div>
                  </w:divsChild>
                </w:div>
                <w:div w:id="2118521010">
                  <w:marLeft w:val="0"/>
                  <w:marRight w:val="0"/>
                  <w:marTop w:val="0"/>
                  <w:marBottom w:val="0"/>
                  <w:divBdr>
                    <w:top w:val="none" w:sz="0" w:space="0" w:color="auto"/>
                    <w:left w:val="none" w:sz="0" w:space="0" w:color="auto"/>
                    <w:bottom w:val="none" w:sz="0" w:space="0" w:color="auto"/>
                    <w:right w:val="none" w:sz="0" w:space="0" w:color="auto"/>
                  </w:divBdr>
                  <w:divsChild>
                    <w:div w:id="163467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431939">
          <w:marLeft w:val="0"/>
          <w:marRight w:val="0"/>
          <w:marTop w:val="0"/>
          <w:marBottom w:val="0"/>
          <w:divBdr>
            <w:top w:val="none" w:sz="0" w:space="0" w:color="auto"/>
            <w:left w:val="none" w:sz="0" w:space="0" w:color="auto"/>
            <w:bottom w:val="none" w:sz="0" w:space="0" w:color="auto"/>
            <w:right w:val="none" w:sz="0" w:space="0" w:color="auto"/>
          </w:divBdr>
          <w:divsChild>
            <w:div w:id="436101496">
              <w:marLeft w:val="0"/>
              <w:marRight w:val="0"/>
              <w:marTop w:val="0"/>
              <w:marBottom w:val="0"/>
              <w:divBdr>
                <w:top w:val="none" w:sz="0" w:space="0" w:color="auto"/>
                <w:left w:val="none" w:sz="0" w:space="0" w:color="auto"/>
                <w:bottom w:val="none" w:sz="0" w:space="0" w:color="auto"/>
                <w:right w:val="none" w:sz="0" w:space="0" w:color="auto"/>
              </w:divBdr>
            </w:div>
            <w:div w:id="1514341585">
              <w:marLeft w:val="0"/>
              <w:marRight w:val="0"/>
              <w:marTop w:val="0"/>
              <w:marBottom w:val="0"/>
              <w:divBdr>
                <w:top w:val="none" w:sz="0" w:space="0" w:color="auto"/>
                <w:left w:val="none" w:sz="0" w:space="0" w:color="auto"/>
                <w:bottom w:val="none" w:sz="0" w:space="0" w:color="auto"/>
                <w:right w:val="none" w:sz="0" w:space="0" w:color="auto"/>
              </w:divBdr>
            </w:div>
          </w:divsChild>
        </w:div>
        <w:div w:id="1716616537">
          <w:marLeft w:val="0"/>
          <w:marRight w:val="0"/>
          <w:marTop w:val="0"/>
          <w:marBottom w:val="0"/>
          <w:divBdr>
            <w:top w:val="none" w:sz="0" w:space="0" w:color="auto"/>
            <w:left w:val="none" w:sz="0" w:space="0" w:color="auto"/>
            <w:bottom w:val="none" w:sz="0" w:space="0" w:color="auto"/>
            <w:right w:val="none" w:sz="0" w:space="0" w:color="auto"/>
          </w:divBdr>
          <w:divsChild>
            <w:div w:id="835461498">
              <w:marLeft w:val="0"/>
              <w:marRight w:val="0"/>
              <w:marTop w:val="0"/>
              <w:marBottom w:val="0"/>
              <w:divBdr>
                <w:top w:val="none" w:sz="0" w:space="0" w:color="auto"/>
                <w:left w:val="none" w:sz="0" w:space="0" w:color="auto"/>
                <w:bottom w:val="none" w:sz="0" w:space="0" w:color="auto"/>
                <w:right w:val="none" w:sz="0" w:space="0" w:color="auto"/>
              </w:divBdr>
            </w:div>
            <w:div w:id="1662388264">
              <w:marLeft w:val="0"/>
              <w:marRight w:val="0"/>
              <w:marTop w:val="0"/>
              <w:marBottom w:val="0"/>
              <w:divBdr>
                <w:top w:val="none" w:sz="0" w:space="0" w:color="auto"/>
                <w:left w:val="none" w:sz="0" w:space="0" w:color="auto"/>
                <w:bottom w:val="none" w:sz="0" w:space="0" w:color="auto"/>
                <w:right w:val="none" w:sz="0" w:space="0" w:color="auto"/>
              </w:divBdr>
            </w:div>
            <w:div w:id="1869247986">
              <w:marLeft w:val="0"/>
              <w:marRight w:val="0"/>
              <w:marTop w:val="0"/>
              <w:marBottom w:val="0"/>
              <w:divBdr>
                <w:top w:val="none" w:sz="0" w:space="0" w:color="auto"/>
                <w:left w:val="none" w:sz="0" w:space="0" w:color="auto"/>
                <w:bottom w:val="none" w:sz="0" w:space="0" w:color="auto"/>
                <w:right w:val="none" w:sz="0" w:space="0" w:color="auto"/>
              </w:divBdr>
            </w:div>
            <w:div w:id="203472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3703">
      <w:bodyDiv w:val="1"/>
      <w:marLeft w:val="0"/>
      <w:marRight w:val="0"/>
      <w:marTop w:val="0"/>
      <w:marBottom w:val="0"/>
      <w:divBdr>
        <w:top w:val="none" w:sz="0" w:space="0" w:color="auto"/>
        <w:left w:val="none" w:sz="0" w:space="0" w:color="auto"/>
        <w:bottom w:val="none" w:sz="0" w:space="0" w:color="auto"/>
        <w:right w:val="none" w:sz="0" w:space="0" w:color="auto"/>
      </w:divBdr>
      <w:divsChild>
        <w:div w:id="181631785">
          <w:marLeft w:val="0"/>
          <w:marRight w:val="0"/>
          <w:marTop w:val="0"/>
          <w:marBottom w:val="0"/>
          <w:divBdr>
            <w:top w:val="none" w:sz="0" w:space="0" w:color="auto"/>
            <w:left w:val="none" w:sz="0" w:space="0" w:color="auto"/>
            <w:bottom w:val="none" w:sz="0" w:space="0" w:color="auto"/>
            <w:right w:val="none" w:sz="0" w:space="0" w:color="auto"/>
          </w:divBdr>
          <w:divsChild>
            <w:div w:id="160630955">
              <w:marLeft w:val="0"/>
              <w:marRight w:val="0"/>
              <w:marTop w:val="0"/>
              <w:marBottom w:val="0"/>
              <w:divBdr>
                <w:top w:val="none" w:sz="0" w:space="0" w:color="auto"/>
                <w:left w:val="none" w:sz="0" w:space="0" w:color="auto"/>
                <w:bottom w:val="none" w:sz="0" w:space="0" w:color="auto"/>
                <w:right w:val="none" w:sz="0" w:space="0" w:color="auto"/>
              </w:divBdr>
            </w:div>
          </w:divsChild>
        </w:div>
        <w:div w:id="718943289">
          <w:marLeft w:val="0"/>
          <w:marRight w:val="0"/>
          <w:marTop w:val="0"/>
          <w:marBottom w:val="0"/>
          <w:divBdr>
            <w:top w:val="none" w:sz="0" w:space="0" w:color="auto"/>
            <w:left w:val="none" w:sz="0" w:space="0" w:color="auto"/>
            <w:bottom w:val="none" w:sz="0" w:space="0" w:color="auto"/>
            <w:right w:val="none" w:sz="0" w:space="0" w:color="auto"/>
          </w:divBdr>
          <w:divsChild>
            <w:div w:id="482085750">
              <w:marLeft w:val="0"/>
              <w:marRight w:val="0"/>
              <w:marTop w:val="0"/>
              <w:marBottom w:val="0"/>
              <w:divBdr>
                <w:top w:val="none" w:sz="0" w:space="0" w:color="auto"/>
                <w:left w:val="none" w:sz="0" w:space="0" w:color="auto"/>
                <w:bottom w:val="none" w:sz="0" w:space="0" w:color="auto"/>
                <w:right w:val="none" w:sz="0" w:space="0" w:color="auto"/>
              </w:divBdr>
            </w:div>
            <w:div w:id="806049101">
              <w:marLeft w:val="0"/>
              <w:marRight w:val="0"/>
              <w:marTop w:val="0"/>
              <w:marBottom w:val="0"/>
              <w:divBdr>
                <w:top w:val="none" w:sz="0" w:space="0" w:color="auto"/>
                <w:left w:val="none" w:sz="0" w:space="0" w:color="auto"/>
                <w:bottom w:val="none" w:sz="0" w:space="0" w:color="auto"/>
                <w:right w:val="none" w:sz="0" w:space="0" w:color="auto"/>
              </w:divBdr>
              <w:divsChild>
                <w:div w:id="2033216621">
                  <w:marLeft w:val="0"/>
                  <w:marRight w:val="0"/>
                  <w:marTop w:val="30"/>
                  <w:marBottom w:val="30"/>
                  <w:divBdr>
                    <w:top w:val="none" w:sz="0" w:space="0" w:color="auto"/>
                    <w:left w:val="none" w:sz="0" w:space="0" w:color="auto"/>
                    <w:bottom w:val="none" w:sz="0" w:space="0" w:color="auto"/>
                    <w:right w:val="none" w:sz="0" w:space="0" w:color="auto"/>
                  </w:divBdr>
                  <w:divsChild>
                    <w:div w:id="757021755">
                      <w:marLeft w:val="0"/>
                      <w:marRight w:val="0"/>
                      <w:marTop w:val="0"/>
                      <w:marBottom w:val="0"/>
                      <w:divBdr>
                        <w:top w:val="none" w:sz="0" w:space="0" w:color="auto"/>
                        <w:left w:val="none" w:sz="0" w:space="0" w:color="auto"/>
                        <w:bottom w:val="none" w:sz="0" w:space="0" w:color="auto"/>
                        <w:right w:val="none" w:sz="0" w:space="0" w:color="auto"/>
                      </w:divBdr>
                      <w:divsChild>
                        <w:div w:id="2047833424">
                          <w:marLeft w:val="0"/>
                          <w:marRight w:val="0"/>
                          <w:marTop w:val="0"/>
                          <w:marBottom w:val="0"/>
                          <w:divBdr>
                            <w:top w:val="none" w:sz="0" w:space="0" w:color="auto"/>
                            <w:left w:val="none" w:sz="0" w:space="0" w:color="auto"/>
                            <w:bottom w:val="none" w:sz="0" w:space="0" w:color="auto"/>
                            <w:right w:val="none" w:sz="0" w:space="0" w:color="auto"/>
                          </w:divBdr>
                        </w:div>
                      </w:divsChild>
                    </w:div>
                    <w:div w:id="1224754569">
                      <w:marLeft w:val="0"/>
                      <w:marRight w:val="0"/>
                      <w:marTop w:val="0"/>
                      <w:marBottom w:val="0"/>
                      <w:divBdr>
                        <w:top w:val="none" w:sz="0" w:space="0" w:color="auto"/>
                        <w:left w:val="none" w:sz="0" w:space="0" w:color="auto"/>
                        <w:bottom w:val="none" w:sz="0" w:space="0" w:color="auto"/>
                        <w:right w:val="none" w:sz="0" w:space="0" w:color="auto"/>
                      </w:divBdr>
                      <w:divsChild>
                        <w:div w:id="88364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79236">
          <w:marLeft w:val="0"/>
          <w:marRight w:val="0"/>
          <w:marTop w:val="0"/>
          <w:marBottom w:val="0"/>
          <w:divBdr>
            <w:top w:val="none" w:sz="0" w:space="0" w:color="auto"/>
            <w:left w:val="none" w:sz="0" w:space="0" w:color="auto"/>
            <w:bottom w:val="none" w:sz="0" w:space="0" w:color="auto"/>
            <w:right w:val="none" w:sz="0" w:space="0" w:color="auto"/>
          </w:divBdr>
          <w:divsChild>
            <w:div w:id="54937109">
              <w:marLeft w:val="0"/>
              <w:marRight w:val="0"/>
              <w:marTop w:val="0"/>
              <w:marBottom w:val="0"/>
              <w:divBdr>
                <w:top w:val="none" w:sz="0" w:space="0" w:color="auto"/>
                <w:left w:val="none" w:sz="0" w:space="0" w:color="auto"/>
                <w:bottom w:val="none" w:sz="0" w:space="0" w:color="auto"/>
                <w:right w:val="none" w:sz="0" w:space="0" w:color="auto"/>
              </w:divBdr>
              <w:divsChild>
                <w:div w:id="783574083">
                  <w:marLeft w:val="0"/>
                  <w:marRight w:val="0"/>
                  <w:marTop w:val="30"/>
                  <w:marBottom w:val="30"/>
                  <w:divBdr>
                    <w:top w:val="none" w:sz="0" w:space="0" w:color="auto"/>
                    <w:left w:val="none" w:sz="0" w:space="0" w:color="auto"/>
                    <w:bottom w:val="none" w:sz="0" w:space="0" w:color="auto"/>
                    <w:right w:val="none" w:sz="0" w:space="0" w:color="auto"/>
                  </w:divBdr>
                  <w:divsChild>
                    <w:div w:id="324168605">
                      <w:marLeft w:val="0"/>
                      <w:marRight w:val="0"/>
                      <w:marTop w:val="0"/>
                      <w:marBottom w:val="0"/>
                      <w:divBdr>
                        <w:top w:val="none" w:sz="0" w:space="0" w:color="auto"/>
                        <w:left w:val="none" w:sz="0" w:space="0" w:color="auto"/>
                        <w:bottom w:val="none" w:sz="0" w:space="0" w:color="auto"/>
                        <w:right w:val="none" w:sz="0" w:space="0" w:color="auto"/>
                      </w:divBdr>
                      <w:divsChild>
                        <w:div w:id="1291550135">
                          <w:marLeft w:val="0"/>
                          <w:marRight w:val="0"/>
                          <w:marTop w:val="0"/>
                          <w:marBottom w:val="0"/>
                          <w:divBdr>
                            <w:top w:val="none" w:sz="0" w:space="0" w:color="auto"/>
                            <w:left w:val="none" w:sz="0" w:space="0" w:color="auto"/>
                            <w:bottom w:val="none" w:sz="0" w:space="0" w:color="auto"/>
                            <w:right w:val="none" w:sz="0" w:space="0" w:color="auto"/>
                          </w:divBdr>
                        </w:div>
                      </w:divsChild>
                    </w:div>
                    <w:div w:id="2136631482">
                      <w:marLeft w:val="0"/>
                      <w:marRight w:val="0"/>
                      <w:marTop w:val="0"/>
                      <w:marBottom w:val="0"/>
                      <w:divBdr>
                        <w:top w:val="none" w:sz="0" w:space="0" w:color="auto"/>
                        <w:left w:val="none" w:sz="0" w:space="0" w:color="auto"/>
                        <w:bottom w:val="none" w:sz="0" w:space="0" w:color="auto"/>
                        <w:right w:val="none" w:sz="0" w:space="0" w:color="auto"/>
                      </w:divBdr>
                      <w:divsChild>
                        <w:div w:id="19908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933448">
              <w:marLeft w:val="0"/>
              <w:marRight w:val="0"/>
              <w:marTop w:val="0"/>
              <w:marBottom w:val="0"/>
              <w:divBdr>
                <w:top w:val="none" w:sz="0" w:space="0" w:color="auto"/>
                <w:left w:val="none" w:sz="0" w:space="0" w:color="auto"/>
                <w:bottom w:val="none" w:sz="0" w:space="0" w:color="auto"/>
                <w:right w:val="none" w:sz="0" w:space="0" w:color="auto"/>
              </w:divBdr>
            </w:div>
          </w:divsChild>
        </w:div>
        <w:div w:id="1003430197">
          <w:marLeft w:val="0"/>
          <w:marRight w:val="0"/>
          <w:marTop w:val="0"/>
          <w:marBottom w:val="0"/>
          <w:divBdr>
            <w:top w:val="none" w:sz="0" w:space="0" w:color="auto"/>
            <w:left w:val="none" w:sz="0" w:space="0" w:color="auto"/>
            <w:bottom w:val="none" w:sz="0" w:space="0" w:color="auto"/>
            <w:right w:val="none" w:sz="0" w:space="0" w:color="auto"/>
          </w:divBdr>
          <w:divsChild>
            <w:div w:id="125517039">
              <w:marLeft w:val="0"/>
              <w:marRight w:val="0"/>
              <w:marTop w:val="0"/>
              <w:marBottom w:val="0"/>
              <w:divBdr>
                <w:top w:val="none" w:sz="0" w:space="0" w:color="auto"/>
                <w:left w:val="none" w:sz="0" w:space="0" w:color="auto"/>
                <w:bottom w:val="none" w:sz="0" w:space="0" w:color="auto"/>
                <w:right w:val="none" w:sz="0" w:space="0" w:color="auto"/>
              </w:divBdr>
            </w:div>
          </w:divsChild>
        </w:div>
        <w:div w:id="1124470237">
          <w:marLeft w:val="0"/>
          <w:marRight w:val="0"/>
          <w:marTop w:val="0"/>
          <w:marBottom w:val="0"/>
          <w:divBdr>
            <w:top w:val="none" w:sz="0" w:space="0" w:color="auto"/>
            <w:left w:val="none" w:sz="0" w:space="0" w:color="auto"/>
            <w:bottom w:val="none" w:sz="0" w:space="0" w:color="auto"/>
            <w:right w:val="none" w:sz="0" w:space="0" w:color="auto"/>
          </w:divBdr>
          <w:divsChild>
            <w:div w:id="1696997303">
              <w:marLeft w:val="0"/>
              <w:marRight w:val="0"/>
              <w:marTop w:val="0"/>
              <w:marBottom w:val="0"/>
              <w:divBdr>
                <w:top w:val="none" w:sz="0" w:space="0" w:color="auto"/>
                <w:left w:val="none" w:sz="0" w:space="0" w:color="auto"/>
                <w:bottom w:val="none" w:sz="0" w:space="0" w:color="auto"/>
                <w:right w:val="none" w:sz="0" w:space="0" w:color="auto"/>
              </w:divBdr>
            </w:div>
          </w:divsChild>
        </w:div>
        <w:div w:id="1445466580">
          <w:marLeft w:val="0"/>
          <w:marRight w:val="0"/>
          <w:marTop w:val="0"/>
          <w:marBottom w:val="0"/>
          <w:divBdr>
            <w:top w:val="none" w:sz="0" w:space="0" w:color="auto"/>
            <w:left w:val="none" w:sz="0" w:space="0" w:color="auto"/>
            <w:bottom w:val="none" w:sz="0" w:space="0" w:color="auto"/>
            <w:right w:val="none" w:sz="0" w:space="0" w:color="auto"/>
          </w:divBdr>
          <w:divsChild>
            <w:div w:id="1958640080">
              <w:marLeft w:val="0"/>
              <w:marRight w:val="0"/>
              <w:marTop w:val="0"/>
              <w:marBottom w:val="0"/>
              <w:divBdr>
                <w:top w:val="none" w:sz="0" w:space="0" w:color="auto"/>
                <w:left w:val="none" w:sz="0" w:space="0" w:color="auto"/>
                <w:bottom w:val="none" w:sz="0" w:space="0" w:color="auto"/>
                <w:right w:val="none" w:sz="0" w:space="0" w:color="auto"/>
              </w:divBdr>
            </w:div>
          </w:divsChild>
        </w:div>
        <w:div w:id="1903902844">
          <w:marLeft w:val="0"/>
          <w:marRight w:val="0"/>
          <w:marTop w:val="0"/>
          <w:marBottom w:val="0"/>
          <w:divBdr>
            <w:top w:val="none" w:sz="0" w:space="0" w:color="auto"/>
            <w:left w:val="none" w:sz="0" w:space="0" w:color="auto"/>
            <w:bottom w:val="none" w:sz="0" w:space="0" w:color="auto"/>
            <w:right w:val="none" w:sz="0" w:space="0" w:color="auto"/>
          </w:divBdr>
          <w:divsChild>
            <w:div w:id="1809056424">
              <w:marLeft w:val="0"/>
              <w:marRight w:val="0"/>
              <w:marTop w:val="0"/>
              <w:marBottom w:val="0"/>
              <w:divBdr>
                <w:top w:val="none" w:sz="0" w:space="0" w:color="auto"/>
                <w:left w:val="none" w:sz="0" w:space="0" w:color="auto"/>
                <w:bottom w:val="none" w:sz="0" w:space="0" w:color="auto"/>
                <w:right w:val="none" w:sz="0" w:space="0" w:color="auto"/>
              </w:divBdr>
            </w:div>
          </w:divsChild>
        </w:div>
        <w:div w:id="2091734562">
          <w:marLeft w:val="0"/>
          <w:marRight w:val="0"/>
          <w:marTop w:val="0"/>
          <w:marBottom w:val="0"/>
          <w:divBdr>
            <w:top w:val="none" w:sz="0" w:space="0" w:color="auto"/>
            <w:left w:val="none" w:sz="0" w:space="0" w:color="auto"/>
            <w:bottom w:val="none" w:sz="0" w:space="0" w:color="auto"/>
            <w:right w:val="none" w:sz="0" w:space="0" w:color="auto"/>
          </w:divBdr>
          <w:divsChild>
            <w:div w:id="160669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footer" Target="footer3.xml"/><Relationship Id="rId26" Type="http://schemas.openxmlformats.org/officeDocument/2006/relationships/image" Target="media/image6.emf"/><Relationship Id="rId39" Type="http://schemas.openxmlformats.org/officeDocument/2006/relationships/image" Target="media/image17.emf"/><Relationship Id="rId21" Type="http://schemas.openxmlformats.org/officeDocument/2006/relationships/image" Target="media/image1.png"/><Relationship Id="rId34" Type="http://schemas.openxmlformats.org/officeDocument/2006/relationships/image" Target="media/image14.emf"/><Relationship Id="rId42" Type="http://schemas.openxmlformats.org/officeDocument/2006/relationships/image" Target="media/image20.png"/><Relationship Id="rId47" Type="http://schemas.openxmlformats.org/officeDocument/2006/relationships/hyperlink" Target="https://unece.org/trade/uncefact/cl-recommendations" TargetMode="External"/><Relationship Id="rId50" Type="http://schemas.openxmlformats.org/officeDocument/2006/relationships/header" Target="header5.xml"/><Relationship Id="rId55"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9.emf"/><Relationship Id="rId11" Type="http://schemas.openxmlformats.org/officeDocument/2006/relationships/comments" Target="comment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www.qudt.org/" TargetMode="External"/><Relationship Id="rId53" Type="http://schemas.microsoft.com/office/2011/relationships/people" Target="peop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11.emf"/><Relationship Id="rId44" Type="http://schemas.openxmlformats.org/officeDocument/2006/relationships/hyperlink" Target="https://epsg.org/ellipsoid_7030/WGS-84.html"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2.png"/><Relationship Id="rId27" Type="http://schemas.openxmlformats.org/officeDocument/2006/relationships/image" Target="media/image7.emf"/><Relationship Id="rId30" Type="http://schemas.openxmlformats.org/officeDocument/2006/relationships/image" Target="media/image10.emf"/><Relationship Id="rId35" Type="http://schemas.openxmlformats.org/officeDocument/2006/relationships/hyperlink" Target="http://ww.iana.org/assignments/language-subtag-registry" TargetMode="External"/><Relationship Id="rId43" Type="http://schemas.openxmlformats.org/officeDocument/2006/relationships/hyperlink" Target="https://github.com/ADAPT/ADAPT/blob/develop/source/Representation/Resources/UnitSystem.xml" TargetMode="External"/><Relationship Id="rId48"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footer" Target="footer7.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6.emf"/><Relationship Id="rId46" Type="http://schemas.openxmlformats.org/officeDocument/2006/relationships/hyperlink" Target="https://ucum.org/ucum" TargetMode="External"/><Relationship Id="rId20" Type="http://schemas.openxmlformats.org/officeDocument/2006/relationships/footer" Target="footer4.xml"/><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emf"/><Relationship Id="rId36" Type="http://schemas.openxmlformats.org/officeDocument/2006/relationships/hyperlink" Target="https://www.w3.org/international/articles/language-tags/index.en" TargetMode="External"/><Relationship Id="rId49"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lsh\AppData\Local\Temp\Temp1_basic3.zip\basicen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TBClassification>
  <attrValue xml:space="preserve">Public</attrValue>
  <customPropName>Classification</customPropName>
  <timestamp>3/2/2024 11:26:33 AM</timestamp>
  <userName>NAFTA\t968961</userName>
  <computerName>USRSL5CG94465B1.NAFTA.SYNGENTA.ORG</computerName>
  <guid>{7dded2bd-9eab-4c88-a282-3b7d132deeaa}</guid>
</GTBClassification>
</file>

<file path=customXml/itemProps1.xml><?xml version="1.0" encoding="utf-8"?>
<ds:datastoreItem xmlns:ds="http://schemas.openxmlformats.org/officeDocument/2006/customXml" ds:itemID="{7DFE32F8-9E8D-4F3F-8BA9-8555B1F52FDE}">
  <ds:schemaRefs>
    <ds:schemaRef ds:uri="http://schemas.openxmlformats.org/officeDocument/2006/bibliography"/>
  </ds:schemaRefs>
</ds:datastoreItem>
</file>

<file path=customXml/itemProps2.xml><?xml version="1.0" encoding="utf-8"?>
<ds:datastoreItem xmlns:ds="http://schemas.openxmlformats.org/officeDocument/2006/customXml" ds:itemID="{6EEDF71C-A631-4D4B-A005-222471E8F1EF}">
  <ds:schemaRefs/>
</ds:datastoreItem>
</file>

<file path=docProps/app.xml><?xml version="1.0" encoding="utf-8"?>
<Properties xmlns="http://schemas.openxmlformats.org/officeDocument/2006/extended-properties" xmlns:vt="http://schemas.openxmlformats.org/officeDocument/2006/docPropsVTypes">
  <Template>basicen3.dot</Template>
  <TotalTime>1</TotalTime>
  <Pages>43</Pages>
  <Words>14549</Words>
  <Characters>88923</Characters>
  <Application>Microsoft Office Word</Application>
  <DocSecurity>4</DocSecurity>
  <Lines>741</Lines>
  <Paragraphs>206</Paragraphs>
  <ScaleCrop>false</ScaleCrop>
  <HeadingPairs>
    <vt:vector size="2" baseType="variant">
      <vt:variant>
        <vt:lpstr>Title</vt:lpstr>
      </vt:variant>
      <vt:variant>
        <vt:i4>1</vt:i4>
      </vt:variant>
    </vt:vector>
  </HeadingPairs>
  <TitlesOfParts>
    <vt:vector size="1" baseType="lpstr">
      <vt:lpstr>Basic template for the development of ISO and ISO/IEC documents</vt:lpstr>
    </vt:vector>
  </TitlesOfParts>
  <Company>ISO</Company>
  <LinksUpToDate>false</LinksUpToDate>
  <CharactersWithSpaces>103266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template for the development of ISO and ISO/IEC documents</dc:title>
  <dc:subject/>
  <dc:creator>Jean Walsh</dc:creator>
  <cp:keywords>ClassificationData:&lt;Classification:Public&gt;</cp:keywords>
  <dc:description>Corrections additionnelles_x000d_
Claude_x000d_
2002-06-17</dc:description>
  <cp:lastModifiedBy>Ben Craker</cp:lastModifiedBy>
  <cp:revision>2</cp:revision>
  <cp:lastPrinted>2023-09-21T04:26:00Z</cp:lastPrinted>
  <dcterms:created xsi:type="dcterms:W3CDTF">2024-03-11T22:03:00Z</dcterms:created>
  <dcterms:modified xsi:type="dcterms:W3CDTF">2024-03-11T22:03:00Z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61c01665dce57fa8032ced5741133f27b23b86c368154662103a0d0190694cac</vt:lpwstr>
  </property>
  <property fmtid="{D5CDD505-2E9C-101B-9397-08002B2CF9AE}" pid="3" name="Classification">
    <vt:lpwstr>Public</vt:lpwstr>
  </property>
  <property fmtid="{D5CDD505-2E9C-101B-9397-08002B2CF9AE}" pid="4" name="ClassifiedBy">
    <vt:lpwstr>NAFTA\t968961</vt:lpwstr>
  </property>
  <property fmtid="{D5CDD505-2E9C-101B-9397-08002B2CF9AE}" pid="5" name="ClassificationHost">
    <vt:lpwstr>USRSL5CG94465B1.NAFTA.SYNGENTA.ORG</vt:lpwstr>
  </property>
  <property fmtid="{D5CDD505-2E9C-101B-9397-08002B2CF9AE}" pid="6" name="ClassificationDate">
    <vt:lpwstr>3/2/2024 11:26:33 AM</vt:lpwstr>
  </property>
  <property fmtid="{D5CDD505-2E9C-101B-9397-08002B2CF9AE}" pid="7" name="ClassificationGUID">
    <vt:lpwstr>{7dded2bd-9eab-4c88-a282-3b7d132deeaa}</vt:lpwstr>
  </property>
</Properties>
</file>